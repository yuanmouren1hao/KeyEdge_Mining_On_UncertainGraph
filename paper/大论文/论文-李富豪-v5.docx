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617134"/>
      <w:bookmarkEnd w:id="0"/>
      <w:r>
        <w:rPr>
          <w:rFonts w:hint="eastAsia"/>
        </w:rPr>
        <w:lastRenderedPageBreak/>
        <w:t>摘</w:t>
      </w:r>
      <w:r>
        <w:rPr>
          <w:rFonts w:hint="eastAsia"/>
        </w:rPr>
        <w:t xml:space="preserve">  </w:t>
      </w:r>
      <w:r>
        <w:rPr>
          <w:rFonts w:hint="eastAsia"/>
        </w:rPr>
        <w:t>要</w:t>
      </w:r>
      <w:bookmarkEnd w:id="1"/>
    </w:p>
    <w:p w:rsidR="00CF56A7" w:rsidRPr="004678AB" w:rsidRDefault="007B4F87" w:rsidP="00030393">
      <w:pPr>
        <w:pStyle w:val="af"/>
        <w:spacing w:line="288" w:lineRule="auto"/>
        <w:ind w:firstLineChars="200" w:firstLine="468"/>
        <w:rPr>
          <w:rFonts w:ascii="宋体" w:eastAsia="宋体" w:hAnsi="宋体"/>
          <w:noProof/>
          <w:color w:val="000000"/>
          <w:szCs w:val="21"/>
        </w:rPr>
      </w:pPr>
      <w:r w:rsidRPr="004678AB">
        <w:rPr>
          <w:rFonts w:ascii="宋体" w:eastAsia="宋体" w:hAnsi="宋体" w:hint="eastAsia"/>
          <w:noProof/>
          <w:color w:val="000000"/>
          <w:szCs w:val="21"/>
        </w:rPr>
        <w:t>关于不确定图的研究</w:t>
      </w:r>
      <w:r w:rsidR="00DC1E04" w:rsidRPr="004678AB">
        <w:rPr>
          <w:rFonts w:ascii="宋体" w:eastAsia="宋体" w:hAnsi="宋体" w:hint="eastAsia"/>
          <w:noProof/>
          <w:color w:val="000000"/>
          <w:szCs w:val="21"/>
        </w:rPr>
        <w:t>是当下的一个热点。</w:t>
      </w:r>
      <w:r w:rsidR="00877E92" w:rsidRPr="009C58B9">
        <w:rPr>
          <w:rFonts w:ascii="宋体" w:eastAsia="宋体" w:hAnsi="宋体"/>
          <w:noProof/>
          <w:color w:val="3366FF"/>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Pr="004678AB">
        <w:rPr>
          <w:rFonts w:ascii="宋体" w:eastAsia="宋体" w:hAnsi="宋体"/>
          <w:noProof/>
          <w:color w:val="000000"/>
          <w:szCs w:val="21"/>
        </w:rPr>
        <w:t>故障，将对整个网络的信息传输产生巨大影响，甚至导致整个网络瘫痪</w:t>
      </w:r>
      <w:r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B82C60">
        <w:rPr>
          <w:rFonts w:ascii="宋体" w:eastAsia="宋体" w:hAnsi="宋体" w:hint="eastAsia"/>
          <w:noProof/>
          <w:color w:val="000000"/>
          <w:szCs w:val="21"/>
        </w:rPr>
        <w:t>的决策和指导意义</w:t>
      </w:r>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A57108">
        <w:rPr>
          <w:rFonts w:ascii="宋体" w:eastAsia="宋体" w:hAnsi="宋体" w:hint="eastAsia"/>
          <w:noProof/>
          <w:color w:val="3366FF"/>
          <w:szCs w:val="21"/>
        </w:rPr>
        <w:t>但在不确定图领域鲜少</w:t>
      </w:r>
      <w:r w:rsidR="000F789E" w:rsidRPr="00A57108">
        <w:rPr>
          <w:rFonts w:ascii="宋体" w:eastAsia="宋体" w:hAnsi="宋体" w:hint="eastAsia"/>
          <w:noProof/>
          <w:color w:val="3366FF"/>
          <w:szCs w:val="21"/>
        </w:rPr>
        <w:t>有</w:t>
      </w:r>
      <w:r w:rsidR="002B2083" w:rsidRPr="00A57108">
        <w:rPr>
          <w:rFonts w:ascii="宋体" w:eastAsia="宋体" w:hAnsi="宋体" w:hint="eastAsia"/>
          <w:noProof/>
          <w:color w:val="3366FF"/>
          <w:szCs w:val="21"/>
        </w:rPr>
        <w:t>关于边的关键度评估的案例</w:t>
      </w:r>
      <w:r w:rsidR="0034510D">
        <w:rPr>
          <w:rFonts w:ascii="宋体" w:eastAsia="宋体" w:hAnsi="宋体" w:hint="eastAsia"/>
          <w:noProof/>
          <w:color w:val="3366FF"/>
          <w:szCs w:val="21"/>
        </w:rPr>
        <w:t>，</w:t>
      </w:r>
      <w:r w:rsidR="009C58B9">
        <w:rPr>
          <w:rFonts w:ascii="宋体" w:eastAsia="宋体" w:hAnsi="宋体" w:hint="eastAsia"/>
          <w:noProof/>
          <w:color w:val="000000"/>
          <w:szCs w:val="21"/>
        </w:rPr>
        <w:t>为此，本文</w:t>
      </w:r>
      <w:r w:rsidR="0034510D">
        <w:rPr>
          <w:rFonts w:ascii="宋体" w:eastAsia="宋体" w:hAnsi="宋体" w:hint="eastAsia"/>
          <w:noProof/>
          <w:color w:val="000000"/>
          <w:szCs w:val="21"/>
        </w:rPr>
        <w:t>构建了基于流量和可靠性的不确定图关键边模型，并设计算法获取关键百年。具体的，</w:t>
      </w:r>
      <w:r w:rsidR="003B0637"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9E74EC" w:rsidRDefault="00305B9E" w:rsidP="009E74EC">
      <w:pPr>
        <w:pStyle w:val="a3"/>
        <w:numPr>
          <w:ins w:id="2" w:author="User" w:date="2016-04-28T17:13:00Z"/>
        </w:numPr>
        <w:spacing w:line="288" w:lineRule="auto"/>
        <w:ind w:firstLine="468"/>
        <w:rPr>
          <w:ins w:id="3" w:author="User" w:date="2016-04-28T17:12:00Z"/>
        </w:rPr>
      </w:pPr>
      <w:r>
        <w:rPr>
          <w:rFonts w:hint="eastAsia"/>
        </w:rPr>
        <w:t>（</w:t>
      </w:r>
      <w:r>
        <w:rPr>
          <w:rFonts w:hint="eastAsia"/>
        </w:rPr>
        <w:t>2</w:t>
      </w:r>
      <w:r>
        <w:rPr>
          <w:rFonts w:hint="eastAsia"/>
        </w:rPr>
        <w:t>）</w:t>
      </w:r>
      <w:r w:rsidR="009E74EC">
        <w:rPr>
          <w:rFonts w:hint="eastAsia"/>
        </w:rPr>
        <w:t>针对</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3609C4" w:rsidRPr="003609C4">
        <w:rPr>
          <w:rFonts w:hint="eastAsia"/>
        </w:rPr>
        <w:t>针对边移除之后，相对流量和分布可靠性的减少量来衡量</w:t>
      </w:r>
      <w:r w:rsidR="00A733C6">
        <w:rPr>
          <w:rFonts w:hint="eastAsia"/>
        </w:rPr>
        <w:t>。</w:t>
      </w:r>
      <w:ins w:id="4" w:author="User" w:date="2016-04-28T17:13:00Z">
        <w:r w:rsidR="009E74EC" w:rsidRPr="00A5567F">
          <w:rPr>
            <w:rFonts w:hint="eastAsia"/>
          </w:rPr>
          <w:t>提出增量算法</w:t>
        </w:r>
        <w:r w:rsidR="009E74EC" w:rsidRPr="00A5567F">
          <w:rPr>
            <w:rFonts w:hint="eastAsia"/>
          </w:rPr>
          <w:t>ICA_FDP</w:t>
        </w:r>
        <w:r w:rsidR="009E74EC">
          <w:rPr>
            <w:rFonts w:hint="eastAsia"/>
          </w:rPr>
          <w:t>，</w:t>
        </w:r>
        <w:r w:rsidR="009E74EC" w:rsidRPr="003E51F6">
          <w:rPr>
            <w:rFonts w:hint="eastAsia"/>
          </w:rPr>
          <w:t>针对不确定图关键边增量算法的优化策略</w:t>
        </w:r>
        <w:r w:rsidR="009E74EC">
          <w:rPr>
            <w:rFonts w:hint="eastAsia"/>
          </w:rPr>
          <w:t>。</w:t>
        </w:r>
        <w:r w:rsidR="009E74EC" w:rsidRPr="003E51F6">
          <w:rPr>
            <w:rFonts w:hint="eastAsia"/>
          </w:rPr>
          <w:t>首先，考虑到传统状态划分算法需要划分的状态空间较大，提出</w:t>
        </w:r>
        <w:r w:rsidR="009E74EC">
          <w:rPr>
            <w:rFonts w:hint="eastAsia"/>
          </w:rPr>
          <w:t>了</w:t>
        </w:r>
        <w:r w:rsidR="009E74EC" w:rsidRPr="003E51F6">
          <w:rPr>
            <w:rFonts w:hint="eastAsia"/>
          </w:rPr>
          <w:t>一种</w:t>
        </w:r>
        <w:bookmarkStart w:id="5" w:name="_GoBack"/>
        <w:bookmarkEnd w:id="5"/>
        <w:r w:rsidR="009E74EC" w:rsidRPr="003E51F6">
          <w:rPr>
            <w:rFonts w:hint="eastAsia"/>
          </w:rPr>
          <w:t>基于确定边过滤的状态划分算法，这些确定边包括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t>
        </w:r>
      </w:ins>
    </w:p>
    <w:p w:rsidR="009E74EC" w:rsidRPr="009E74EC" w:rsidRDefault="009E74EC" w:rsidP="00030393">
      <w:pPr>
        <w:pStyle w:val="a3"/>
        <w:numPr>
          <w:ins w:id="6" w:author="User" w:date="2016-04-28T17:12:00Z"/>
        </w:numPr>
        <w:spacing w:line="288" w:lineRule="auto"/>
        <w:ind w:firstLine="468"/>
        <w:rPr>
          <w:ins w:id="7" w:author="User" w:date="2016-04-28T17:12:00Z"/>
        </w:rPr>
      </w:pPr>
    </w:p>
    <w:p w:rsidR="009E74EC" w:rsidRDefault="009E74EC" w:rsidP="00030393">
      <w:pPr>
        <w:pStyle w:val="a3"/>
        <w:numPr>
          <w:ins w:id="8" w:author="User" w:date="2016-04-28T17:12:00Z"/>
        </w:numPr>
        <w:spacing w:line="288" w:lineRule="auto"/>
        <w:ind w:firstLine="468"/>
        <w:rPr>
          <w:ins w:id="9" w:author="User" w:date="2016-04-28T17:14:00Z"/>
        </w:rPr>
      </w:pPr>
      <w:ins w:id="10" w:author="User" w:date="2016-04-28T17:12:00Z">
        <w:r>
          <w:rPr>
            <w:rFonts w:hint="eastAsia"/>
          </w:rPr>
          <w:t>（</w:t>
        </w:r>
        <w:r>
          <w:rPr>
            <w:rFonts w:hint="eastAsia"/>
          </w:rPr>
          <w:t>3</w:t>
        </w:r>
        <w:r>
          <w:rPr>
            <w:rFonts w:hint="eastAsia"/>
          </w:rPr>
          <w:t>）</w:t>
        </w:r>
        <w:r>
          <w:rPr>
            <w:rFonts w:hint="eastAsia"/>
          </w:rPr>
          <w:t xml:space="preserve"> </w:t>
        </w:r>
        <w:r>
          <w:rPr>
            <w:rFonts w:hint="eastAsia"/>
          </w:rPr>
          <w:t>近似算</w:t>
        </w:r>
      </w:ins>
      <w:ins w:id="11" w:author="User" w:date="2016-04-28T17:13:00Z">
        <w:r>
          <w:rPr>
            <w:rFonts w:hint="eastAsia"/>
          </w:rPr>
          <w:t>法</w:t>
        </w:r>
      </w:ins>
      <w:ins w:id="12" w:author="User" w:date="2016-04-28T17:14:00Z">
        <w:r>
          <w:rPr>
            <w:rFonts w:hint="eastAsia"/>
          </w:rPr>
          <w:t>。</w:t>
        </w:r>
        <w:r w:rsidRPr="00A733C6">
          <w:rPr>
            <w:rFonts w:hint="eastAsia"/>
          </w:rPr>
          <w:t>设计了算法</w:t>
        </w:r>
        <w:r w:rsidRPr="00A733C6">
          <w:rPr>
            <w:rFonts w:hint="eastAsia"/>
          </w:rPr>
          <w:t>BASE_FDP</w:t>
        </w:r>
        <w:r>
          <w:rPr>
            <w:rFonts w:hint="eastAsia"/>
          </w:rPr>
          <w:t>，并</w:t>
        </w:r>
        <w:r w:rsidRPr="00A5567F">
          <w:rPr>
            <w:rFonts w:hint="eastAsia"/>
          </w:rPr>
          <w:t>提出增量算法</w:t>
        </w:r>
        <w:r w:rsidRPr="00A5567F">
          <w:rPr>
            <w:rFonts w:hint="eastAsia"/>
          </w:rPr>
          <w:t>ICA_FDP</w:t>
        </w:r>
        <w:r>
          <w:rPr>
            <w:rFonts w:hint="eastAsia"/>
          </w:rPr>
          <w:t>。同时，因为计算不确定图的分布可靠性依然是一个</w:t>
        </w:r>
        <w:r>
          <w:rPr>
            <w:rFonts w:hint="eastAsia"/>
          </w:rPr>
          <w:t>NP-Hard</w:t>
        </w:r>
        <w:r>
          <w:rPr>
            <w:rFonts w:hint="eastAsia"/>
          </w:rPr>
          <w:t>问题，又提出一种</w:t>
        </w:r>
        <w:r w:rsidRPr="00083043">
          <w:rPr>
            <w:rFonts w:hint="eastAsia"/>
          </w:rPr>
          <w:t>基于增广路径添加的近似算法</w:t>
        </w:r>
        <w:r>
          <w:rPr>
            <w:rFonts w:hint="eastAsia"/>
          </w:rPr>
          <w:t>ACES_APA</w:t>
        </w:r>
        <w:r>
          <w:rPr>
            <w:rFonts w:hint="eastAsia"/>
          </w:rPr>
          <w:t>，给出了近似算法和精确算法的相似度度量，并分析了近似算法的下界。</w:t>
        </w:r>
      </w:ins>
    </w:p>
    <w:p w:rsidR="009E74EC" w:rsidRDefault="009E74EC" w:rsidP="00030393">
      <w:pPr>
        <w:pStyle w:val="a3"/>
        <w:numPr>
          <w:ins w:id="13" w:author="User" w:date="2016-04-28T17:14:00Z"/>
        </w:numPr>
        <w:spacing w:line="288" w:lineRule="auto"/>
        <w:ind w:firstLine="468"/>
        <w:rPr>
          <w:ins w:id="14" w:author="User" w:date="2016-04-28T17:13:00Z"/>
        </w:rPr>
      </w:pPr>
    </w:p>
    <w:p w:rsidR="009E74EC" w:rsidRDefault="009E74EC" w:rsidP="00030393">
      <w:pPr>
        <w:pStyle w:val="a3"/>
        <w:numPr>
          <w:ins w:id="15" w:author="User" w:date="2016-04-28T17:13:00Z"/>
        </w:numPr>
        <w:spacing w:line="288" w:lineRule="auto"/>
        <w:ind w:firstLine="468"/>
        <w:rPr>
          <w:ins w:id="16" w:author="User" w:date="2016-04-28T17:12:00Z"/>
        </w:rPr>
      </w:pPr>
    </w:p>
    <w:p w:rsidR="00305B9E" w:rsidRDefault="00A733C6" w:rsidP="00030393">
      <w:pPr>
        <w:pStyle w:val="a3"/>
        <w:numPr>
          <w:ins w:id="17" w:author="User" w:date="2016-04-28T17:12:00Z"/>
        </w:numPr>
        <w:spacing w:line="288" w:lineRule="auto"/>
        <w:ind w:firstLine="468"/>
      </w:pPr>
      <w:r w:rsidRPr="00A733C6">
        <w:rPr>
          <w:rFonts w:hint="eastAsia"/>
        </w:rPr>
        <w:t>设计了算法</w:t>
      </w:r>
      <w:r w:rsidRPr="00A733C6">
        <w:rPr>
          <w:rFonts w:hint="eastAsia"/>
        </w:rPr>
        <w:t>BASE_FDP</w:t>
      </w:r>
      <w:r w:rsidR="00A5567F">
        <w:rPr>
          <w:rFonts w:hint="eastAsia"/>
        </w:rPr>
        <w:t>，</w:t>
      </w:r>
      <w:r w:rsidR="002973B6">
        <w:rPr>
          <w:rFonts w:hint="eastAsia"/>
        </w:rPr>
        <w:t>并</w:t>
      </w:r>
      <w:r w:rsidR="00A5567F" w:rsidRPr="00A5567F">
        <w:rPr>
          <w:rFonts w:hint="eastAsia"/>
        </w:rPr>
        <w:t>提出增量算法</w:t>
      </w:r>
      <w:r w:rsidR="00A5567F" w:rsidRPr="00A5567F">
        <w:rPr>
          <w:rFonts w:hint="eastAsia"/>
        </w:rPr>
        <w:t>ICA_FDP</w:t>
      </w:r>
      <w:r w:rsidR="00766614">
        <w:rPr>
          <w:rFonts w:hint="eastAsia"/>
        </w:rPr>
        <w:t>。</w:t>
      </w:r>
      <w:r w:rsidR="00D97359">
        <w:rPr>
          <w:rFonts w:hint="eastAsia"/>
        </w:rPr>
        <w:t>同时</w:t>
      </w:r>
      <w:r w:rsidR="009510A4">
        <w:rPr>
          <w:rFonts w:hint="eastAsia"/>
        </w:rPr>
        <w:t>，</w:t>
      </w:r>
      <w:r w:rsidR="00221E9A">
        <w:rPr>
          <w:rFonts w:hint="eastAsia"/>
        </w:rPr>
        <w:t>因为计算不确定图的分布可靠性依然是一个</w:t>
      </w:r>
      <w:r w:rsidR="00221E9A">
        <w:rPr>
          <w:rFonts w:hint="eastAsia"/>
        </w:rPr>
        <w:t>NP-Hard</w:t>
      </w:r>
      <w:r w:rsidR="00221E9A">
        <w:rPr>
          <w:rFonts w:hint="eastAsia"/>
        </w:rPr>
        <w:t>问题，又提出一种</w:t>
      </w:r>
      <w:r w:rsidR="00083043" w:rsidRPr="00083043">
        <w:rPr>
          <w:rFonts w:hint="eastAsia"/>
        </w:rPr>
        <w:t>基于增广路径添加的近似算法</w:t>
      </w:r>
      <w:r w:rsidR="00221E9A">
        <w:rPr>
          <w:rFonts w:hint="eastAsia"/>
        </w:rPr>
        <w:t>ACES_APA</w:t>
      </w:r>
      <w:r w:rsidR="00E15CC0">
        <w:rPr>
          <w:rFonts w:hint="eastAsia"/>
        </w:rPr>
        <w:t>，给出了近似算法和精确算法的相似度度量，并分析了近似算法的下界</w:t>
      </w:r>
      <w:r w:rsidR="00937698">
        <w:rPr>
          <w:rFonts w:hint="eastAsia"/>
        </w:rPr>
        <w:t>。通过实验分析比较，</w:t>
      </w:r>
      <w:r w:rsidR="00937698" w:rsidRPr="00937698">
        <w:rPr>
          <w:rFonts w:hint="eastAsia"/>
        </w:rPr>
        <w:t>ICA_FDP</w:t>
      </w:r>
      <w:r w:rsidR="00937698" w:rsidRPr="00937698">
        <w:rPr>
          <w:rFonts w:hint="eastAsia"/>
        </w:rPr>
        <w:t>相对于</w:t>
      </w:r>
      <w:r w:rsidR="00937698" w:rsidRPr="00937698">
        <w:rPr>
          <w:rFonts w:hint="eastAsia"/>
        </w:rPr>
        <w:t>BASE_FDP</w:t>
      </w:r>
      <w:r w:rsidR="00C1149E">
        <w:rPr>
          <w:rFonts w:hint="eastAsia"/>
        </w:rPr>
        <w:t>在</w:t>
      </w:r>
      <w:r w:rsidR="00937698" w:rsidRPr="00937698">
        <w:rPr>
          <w:rFonts w:hint="eastAsia"/>
        </w:rPr>
        <w:t>空间复杂度有一定的增加，但是时间复杂度方面具有较大的优势。</w:t>
      </w:r>
      <w:r w:rsidR="00937698" w:rsidRPr="00937698">
        <w:rPr>
          <w:rFonts w:hint="eastAsia"/>
        </w:rPr>
        <w:t>ICA_FDP</w:t>
      </w:r>
      <w:r w:rsidR="00937698" w:rsidRPr="00937698">
        <w:rPr>
          <w:rFonts w:hint="eastAsia"/>
        </w:rPr>
        <w:t>相较于</w:t>
      </w:r>
      <w:r w:rsidR="00937698" w:rsidRPr="00937698">
        <w:rPr>
          <w:rFonts w:hint="eastAsia"/>
        </w:rPr>
        <w:t>ICA_FCP</w:t>
      </w:r>
      <w:r w:rsidR="00937698" w:rsidRPr="00937698">
        <w:rPr>
          <w:rFonts w:hint="eastAsia"/>
        </w:rPr>
        <w:t>在时间和空间复杂度上都有了优化。</w:t>
      </w:r>
      <w:r w:rsidR="00B76894">
        <w:rPr>
          <w:rFonts w:hint="eastAsia"/>
        </w:rPr>
        <w:t>ACES_APA</w:t>
      </w:r>
      <w:r w:rsidR="00937698" w:rsidRPr="00937698">
        <w:rPr>
          <w:rFonts w:hint="eastAsia"/>
        </w:rPr>
        <w:t>的波动性不强，能够适应不同图规模和稠密度的图。</w:t>
      </w:r>
    </w:p>
    <w:p w:rsidR="00CC0E6C" w:rsidDel="009E74EC" w:rsidRDefault="00CC0E6C" w:rsidP="00C031E7">
      <w:pPr>
        <w:pStyle w:val="a3"/>
        <w:spacing w:line="288" w:lineRule="auto"/>
        <w:ind w:firstLine="468"/>
        <w:rPr>
          <w:del w:id="18" w:author="User" w:date="2016-04-28T17:13:00Z"/>
        </w:rPr>
      </w:pPr>
      <w:r>
        <w:rPr>
          <w:rFonts w:hint="eastAsia"/>
        </w:rPr>
        <w:lastRenderedPageBreak/>
        <w:t>（</w:t>
      </w:r>
      <w:r>
        <w:rPr>
          <w:rFonts w:hint="eastAsia"/>
        </w:rPr>
        <w:t>3</w:t>
      </w:r>
      <w:r>
        <w:rPr>
          <w:rFonts w:hint="eastAsia"/>
        </w:rPr>
        <w:t>）</w:t>
      </w:r>
      <w:del w:id="19" w:author="User" w:date="2016-04-28T17:13:00Z">
        <w:r w:rsidR="003E51F6" w:rsidRPr="003E51F6" w:rsidDel="009E74EC">
          <w:rPr>
            <w:rFonts w:hint="eastAsia"/>
          </w:rPr>
          <w:delText>针对不确定图关键边增量算法的优化策略</w:delText>
        </w:r>
        <w:r w:rsidR="000D2866" w:rsidDel="009E74EC">
          <w:rPr>
            <w:rFonts w:hint="eastAsia"/>
          </w:rPr>
          <w:delText>。</w:delText>
        </w:r>
        <w:r w:rsidR="003E51F6" w:rsidRPr="003E51F6" w:rsidDel="009E74EC">
          <w:rPr>
            <w:rFonts w:hint="eastAsia"/>
          </w:rPr>
          <w:delText>首先，考虑到传统状态划分算法需要划分的状态空间较大，提出</w:delText>
        </w:r>
        <w:r w:rsidR="00A9696C" w:rsidDel="009E74EC">
          <w:rPr>
            <w:rFonts w:hint="eastAsia"/>
          </w:rPr>
          <w:delText>了</w:delText>
        </w:r>
        <w:r w:rsidR="003E51F6" w:rsidRPr="003E51F6" w:rsidDel="009E74EC">
          <w:rPr>
            <w:rFonts w:hint="eastAsia"/>
          </w:rPr>
          <w:delText>一种基于确定边过滤的状态划分算法，这些确定边包括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delText>
        </w:r>
      </w:del>
    </w:p>
    <w:p w:rsidR="00837083" w:rsidRPr="000D2866" w:rsidRDefault="00837083" w:rsidP="00C031E7">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0" w:name="_Toc449617135"/>
      <w:r w:rsidRPr="00DB5271">
        <w:rPr>
          <w:rFonts w:ascii="Times New Roman" w:hAnsi="Times New Roman" w:cs="Times New Roman"/>
        </w:rPr>
        <w:lastRenderedPageBreak/>
        <w:t>Abstract</w:t>
      </w:r>
      <w:bookmarkEnd w:id="20"/>
    </w:p>
    <w:p w:rsidR="00E95213" w:rsidRDefault="00E95213" w:rsidP="00DB5271">
      <w:pPr>
        <w:pStyle w:val="Abstract"/>
        <w:spacing w:beforeLines="50" w:before="163" w:line="288" w:lineRule="auto"/>
        <w:ind w:firstLineChars="200" w:firstLine="468"/>
        <w:rPr>
          <w:rFonts w:hint="eastAsia"/>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21" w:name="_Toc449617136"/>
      <w:r>
        <w:rPr>
          <w:lang w:val="zh-CN"/>
        </w:rPr>
        <w:lastRenderedPageBreak/>
        <w:t>目录</w:t>
      </w:r>
      <w:bookmarkEnd w:id="21"/>
    </w:p>
    <w:p w:rsidR="00F44A0B" w:rsidRPr="004678AB" w:rsidRDefault="001628D1">
      <w:pPr>
        <w:pStyle w:val="15"/>
        <w:tabs>
          <w:tab w:val="right" w:leader="dot" w:pos="9061"/>
        </w:tabs>
        <w:rPr>
          <w:rFonts w:ascii="Calibri" w:hAnsi="Calibri"/>
          <w:noProof/>
          <w:spacing w:val="0"/>
          <w:kern w:val="2"/>
          <w:sz w:val="21"/>
          <w:szCs w:val="22"/>
        </w:rPr>
      </w:pPr>
      <w:r>
        <w:fldChar w:fldCharType="begin"/>
      </w:r>
      <w:r>
        <w:instrText xml:space="preserve"> TOC \o "1-3" \h \z \u </w:instrText>
      </w:r>
      <w:r>
        <w:fldChar w:fldCharType="separate"/>
      </w:r>
      <w:hyperlink w:anchor="_Toc449617134" w:history="1">
        <w:r w:rsidR="00F44A0B" w:rsidRPr="007A4654">
          <w:rPr>
            <w:rStyle w:val="afb"/>
            <w:rFonts w:hint="eastAsia"/>
            <w:noProof/>
          </w:rPr>
          <w:t>摘</w:t>
        </w:r>
        <w:r w:rsidR="00F44A0B" w:rsidRPr="007A4654">
          <w:rPr>
            <w:rStyle w:val="afb"/>
            <w:noProof/>
          </w:rPr>
          <w:t xml:space="preserve">  </w:t>
        </w:r>
        <w:r w:rsidR="00F44A0B" w:rsidRPr="007A4654">
          <w:rPr>
            <w:rStyle w:val="afb"/>
            <w:rFonts w:hint="eastAsia"/>
            <w:noProof/>
          </w:rPr>
          <w:t>要</w:t>
        </w:r>
        <w:r w:rsidR="00F44A0B">
          <w:rPr>
            <w:noProof/>
            <w:webHidden/>
          </w:rPr>
          <w:tab/>
        </w:r>
        <w:r w:rsidR="00F44A0B">
          <w:rPr>
            <w:noProof/>
            <w:webHidden/>
          </w:rPr>
          <w:fldChar w:fldCharType="begin"/>
        </w:r>
        <w:r w:rsidR="00F44A0B">
          <w:rPr>
            <w:noProof/>
            <w:webHidden/>
          </w:rPr>
          <w:instrText xml:space="preserve"> PAGEREF _Toc449617134 \h </w:instrText>
        </w:r>
        <w:r w:rsidR="00F44A0B">
          <w:rPr>
            <w:noProof/>
            <w:webHidden/>
          </w:rPr>
        </w:r>
        <w:r w:rsidR="00F44A0B">
          <w:rPr>
            <w:noProof/>
            <w:webHidden/>
          </w:rPr>
          <w:fldChar w:fldCharType="separate"/>
        </w:r>
        <w:r w:rsidR="00F44A0B">
          <w:rPr>
            <w:noProof/>
            <w:webHidden/>
          </w:rPr>
          <w:t>I</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35" w:history="1">
        <w:r w:rsidR="00F44A0B" w:rsidRPr="007A4654">
          <w:rPr>
            <w:rStyle w:val="afb"/>
            <w:noProof/>
          </w:rPr>
          <w:t>Abstract</w:t>
        </w:r>
        <w:r w:rsidR="00F44A0B">
          <w:rPr>
            <w:noProof/>
            <w:webHidden/>
          </w:rPr>
          <w:tab/>
        </w:r>
        <w:r w:rsidR="00F44A0B">
          <w:rPr>
            <w:noProof/>
            <w:webHidden/>
          </w:rPr>
          <w:fldChar w:fldCharType="begin"/>
        </w:r>
        <w:r w:rsidR="00F44A0B">
          <w:rPr>
            <w:noProof/>
            <w:webHidden/>
          </w:rPr>
          <w:instrText xml:space="preserve"> PAGEREF _Toc449617135 \h </w:instrText>
        </w:r>
        <w:r w:rsidR="00F44A0B">
          <w:rPr>
            <w:noProof/>
            <w:webHidden/>
          </w:rPr>
        </w:r>
        <w:r w:rsidR="00F44A0B">
          <w:rPr>
            <w:noProof/>
            <w:webHidden/>
          </w:rPr>
          <w:fldChar w:fldCharType="separate"/>
        </w:r>
        <w:r w:rsidR="00F44A0B">
          <w:rPr>
            <w:noProof/>
            <w:webHidden/>
          </w:rPr>
          <w:t>II</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36" w:history="1">
        <w:r w:rsidR="00F44A0B" w:rsidRPr="007A4654">
          <w:rPr>
            <w:rStyle w:val="afb"/>
            <w:rFonts w:hint="eastAsia"/>
            <w:noProof/>
            <w:lang w:val="zh-CN"/>
          </w:rPr>
          <w:t>目录</w:t>
        </w:r>
        <w:r w:rsidR="00F44A0B">
          <w:rPr>
            <w:noProof/>
            <w:webHidden/>
          </w:rPr>
          <w:tab/>
        </w:r>
        <w:r w:rsidR="00F44A0B">
          <w:rPr>
            <w:noProof/>
            <w:webHidden/>
          </w:rPr>
          <w:fldChar w:fldCharType="begin"/>
        </w:r>
        <w:r w:rsidR="00F44A0B">
          <w:rPr>
            <w:noProof/>
            <w:webHidden/>
          </w:rPr>
          <w:instrText xml:space="preserve"> PAGEREF _Toc449617136 \h </w:instrText>
        </w:r>
        <w:r w:rsidR="00F44A0B">
          <w:rPr>
            <w:noProof/>
            <w:webHidden/>
          </w:rPr>
        </w:r>
        <w:r w:rsidR="00F44A0B">
          <w:rPr>
            <w:noProof/>
            <w:webHidden/>
          </w:rPr>
          <w:fldChar w:fldCharType="separate"/>
        </w:r>
        <w:r w:rsidR="00F44A0B">
          <w:rPr>
            <w:noProof/>
            <w:webHidden/>
          </w:rPr>
          <w:t>III</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37" w:history="1">
        <w:r w:rsidR="00F44A0B" w:rsidRPr="007A4654">
          <w:rPr>
            <w:rStyle w:val="afb"/>
            <w:rFonts w:hint="eastAsia"/>
            <w:noProof/>
          </w:rPr>
          <w:t>第</w:t>
        </w:r>
        <w:r w:rsidR="00F44A0B" w:rsidRPr="007A4654">
          <w:rPr>
            <w:rStyle w:val="afb"/>
            <w:noProof/>
          </w:rPr>
          <w:t>1</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绪论</w:t>
        </w:r>
        <w:r w:rsidR="00F44A0B">
          <w:rPr>
            <w:noProof/>
            <w:webHidden/>
          </w:rPr>
          <w:tab/>
        </w:r>
        <w:r w:rsidR="00F44A0B">
          <w:rPr>
            <w:noProof/>
            <w:webHidden/>
          </w:rPr>
          <w:fldChar w:fldCharType="begin"/>
        </w:r>
        <w:r w:rsidR="00F44A0B">
          <w:rPr>
            <w:noProof/>
            <w:webHidden/>
          </w:rPr>
          <w:instrText xml:space="preserve"> PAGEREF _Toc449617137 \h </w:instrText>
        </w:r>
        <w:r w:rsidR="00F44A0B">
          <w:rPr>
            <w:noProof/>
            <w:webHidden/>
          </w:rPr>
        </w:r>
        <w:r w:rsidR="00F44A0B">
          <w:rPr>
            <w:noProof/>
            <w:webHidden/>
          </w:rPr>
          <w:fldChar w:fldCharType="separate"/>
        </w:r>
        <w:r w:rsidR="00F44A0B">
          <w:rPr>
            <w:noProof/>
            <w:webHidden/>
          </w:rPr>
          <w:t>1</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38" w:history="1">
        <w:r w:rsidR="00F44A0B" w:rsidRPr="007A4654">
          <w:rPr>
            <w:rStyle w:val="afb"/>
            <w:noProof/>
          </w:rPr>
          <w:t xml:space="preserve">1.1 </w:t>
        </w:r>
        <w:r w:rsidR="00F44A0B" w:rsidRPr="007A4654">
          <w:rPr>
            <w:rStyle w:val="afb"/>
            <w:rFonts w:hint="eastAsia"/>
            <w:noProof/>
          </w:rPr>
          <w:t>问题研究背景与意义</w:t>
        </w:r>
        <w:r w:rsidR="00F44A0B">
          <w:rPr>
            <w:noProof/>
            <w:webHidden/>
          </w:rPr>
          <w:tab/>
        </w:r>
        <w:r w:rsidR="00F44A0B">
          <w:rPr>
            <w:noProof/>
            <w:webHidden/>
          </w:rPr>
          <w:fldChar w:fldCharType="begin"/>
        </w:r>
        <w:r w:rsidR="00F44A0B">
          <w:rPr>
            <w:noProof/>
            <w:webHidden/>
          </w:rPr>
          <w:instrText xml:space="preserve"> PAGEREF _Toc449617138 \h </w:instrText>
        </w:r>
        <w:r w:rsidR="00F44A0B">
          <w:rPr>
            <w:noProof/>
            <w:webHidden/>
          </w:rPr>
        </w:r>
        <w:r w:rsidR="00F44A0B">
          <w:rPr>
            <w:noProof/>
            <w:webHidden/>
          </w:rPr>
          <w:fldChar w:fldCharType="separate"/>
        </w:r>
        <w:r w:rsidR="00F44A0B">
          <w:rPr>
            <w:noProof/>
            <w:webHidden/>
          </w:rPr>
          <w:t>1</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39" w:history="1">
        <w:r w:rsidR="00F44A0B" w:rsidRPr="007A4654">
          <w:rPr>
            <w:rStyle w:val="afb"/>
            <w:noProof/>
          </w:rPr>
          <w:t xml:space="preserve">1.2 </w:t>
        </w:r>
        <w:r w:rsidR="00F44A0B" w:rsidRPr="007A4654">
          <w:rPr>
            <w:rStyle w:val="afb"/>
            <w:rFonts w:hint="eastAsia"/>
            <w:noProof/>
          </w:rPr>
          <w:t>研究现状</w:t>
        </w:r>
        <w:r w:rsidR="00F44A0B">
          <w:rPr>
            <w:noProof/>
            <w:webHidden/>
          </w:rPr>
          <w:tab/>
        </w:r>
        <w:r w:rsidR="00F44A0B">
          <w:rPr>
            <w:noProof/>
            <w:webHidden/>
          </w:rPr>
          <w:fldChar w:fldCharType="begin"/>
        </w:r>
        <w:r w:rsidR="00F44A0B">
          <w:rPr>
            <w:noProof/>
            <w:webHidden/>
          </w:rPr>
          <w:instrText xml:space="preserve"> PAGEREF _Toc449617139 \h </w:instrText>
        </w:r>
        <w:r w:rsidR="00F44A0B">
          <w:rPr>
            <w:noProof/>
            <w:webHidden/>
          </w:rPr>
        </w:r>
        <w:r w:rsidR="00F44A0B">
          <w:rPr>
            <w:noProof/>
            <w:webHidden/>
          </w:rPr>
          <w:fldChar w:fldCharType="separate"/>
        </w:r>
        <w:r w:rsidR="00F44A0B">
          <w:rPr>
            <w:noProof/>
            <w:webHidden/>
          </w:rPr>
          <w:t>2</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40" w:history="1">
        <w:r w:rsidR="00F44A0B" w:rsidRPr="007A4654">
          <w:rPr>
            <w:rStyle w:val="afb"/>
            <w:noProof/>
          </w:rPr>
          <w:t xml:space="preserve">1.3 </w:t>
        </w:r>
        <w:r w:rsidR="00F44A0B" w:rsidRPr="007A4654">
          <w:rPr>
            <w:rStyle w:val="afb"/>
            <w:rFonts w:hint="eastAsia"/>
            <w:noProof/>
          </w:rPr>
          <w:t>研究内容</w:t>
        </w:r>
        <w:r w:rsidR="00F44A0B">
          <w:rPr>
            <w:noProof/>
            <w:webHidden/>
          </w:rPr>
          <w:tab/>
        </w:r>
        <w:r w:rsidR="00F44A0B">
          <w:rPr>
            <w:noProof/>
            <w:webHidden/>
          </w:rPr>
          <w:fldChar w:fldCharType="begin"/>
        </w:r>
        <w:r w:rsidR="00F44A0B">
          <w:rPr>
            <w:noProof/>
            <w:webHidden/>
          </w:rPr>
          <w:instrText xml:space="preserve"> PAGEREF _Toc449617140 \h </w:instrText>
        </w:r>
        <w:r w:rsidR="00F44A0B">
          <w:rPr>
            <w:noProof/>
            <w:webHidden/>
          </w:rPr>
        </w:r>
        <w:r w:rsidR="00F44A0B">
          <w:rPr>
            <w:noProof/>
            <w:webHidden/>
          </w:rPr>
          <w:fldChar w:fldCharType="separate"/>
        </w:r>
        <w:r w:rsidR="00F44A0B">
          <w:rPr>
            <w:noProof/>
            <w:webHidden/>
          </w:rPr>
          <w:t>4</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41" w:history="1">
        <w:r w:rsidR="00F44A0B" w:rsidRPr="007A4654">
          <w:rPr>
            <w:rStyle w:val="afb"/>
            <w:noProof/>
          </w:rPr>
          <w:t xml:space="preserve">1.4 </w:t>
        </w:r>
        <w:r w:rsidR="00F44A0B" w:rsidRPr="007A4654">
          <w:rPr>
            <w:rStyle w:val="afb"/>
            <w:rFonts w:hint="eastAsia"/>
            <w:noProof/>
          </w:rPr>
          <w:t>本文内容组织</w:t>
        </w:r>
        <w:r w:rsidR="00F44A0B">
          <w:rPr>
            <w:noProof/>
            <w:webHidden/>
          </w:rPr>
          <w:tab/>
        </w:r>
        <w:r w:rsidR="00F44A0B">
          <w:rPr>
            <w:noProof/>
            <w:webHidden/>
          </w:rPr>
          <w:fldChar w:fldCharType="begin"/>
        </w:r>
        <w:r w:rsidR="00F44A0B">
          <w:rPr>
            <w:noProof/>
            <w:webHidden/>
          </w:rPr>
          <w:instrText xml:space="preserve"> PAGEREF _Toc449617141 \h </w:instrText>
        </w:r>
        <w:r w:rsidR="00F44A0B">
          <w:rPr>
            <w:noProof/>
            <w:webHidden/>
          </w:rPr>
        </w:r>
        <w:r w:rsidR="00F44A0B">
          <w:rPr>
            <w:noProof/>
            <w:webHidden/>
          </w:rPr>
          <w:fldChar w:fldCharType="separate"/>
        </w:r>
        <w:r w:rsidR="00F44A0B">
          <w:rPr>
            <w:noProof/>
            <w:webHidden/>
          </w:rPr>
          <w:t>5</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42" w:history="1">
        <w:r w:rsidR="00F44A0B" w:rsidRPr="007A4654">
          <w:rPr>
            <w:rStyle w:val="afb"/>
            <w:rFonts w:hint="eastAsia"/>
            <w:noProof/>
          </w:rPr>
          <w:t>第</w:t>
        </w:r>
        <w:r w:rsidR="00F44A0B" w:rsidRPr="007A4654">
          <w:rPr>
            <w:rStyle w:val="afb"/>
            <w:noProof/>
          </w:rPr>
          <w:t>2</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不确定图及关键边相关理论</w:t>
        </w:r>
        <w:r w:rsidR="00F44A0B">
          <w:rPr>
            <w:noProof/>
            <w:webHidden/>
          </w:rPr>
          <w:tab/>
        </w:r>
        <w:r w:rsidR="00F44A0B">
          <w:rPr>
            <w:noProof/>
            <w:webHidden/>
          </w:rPr>
          <w:fldChar w:fldCharType="begin"/>
        </w:r>
        <w:r w:rsidR="00F44A0B">
          <w:rPr>
            <w:noProof/>
            <w:webHidden/>
          </w:rPr>
          <w:instrText xml:space="preserve"> PAGEREF _Toc449617142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43" w:history="1">
        <w:r w:rsidR="00F44A0B" w:rsidRPr="007A4654">
          <w:rPr>
            <w:rStyle w:val="afb"/>
            <w:noProof/>
          </w:rPr>
          <w:t xml:space="preserve">2.1 </w:t>
        </w:r>
        <w:r w:rsidR="00F44A0B" w:rsidRPr="007A4654">
          <w:rPr>
            <w:rStyle w:val="afb"/>
            <w:rFonts w:hint="eastAsia"/>
            <w:noProof/>
          </w:rPr>
          <w:t>最大流问题</w:t>
        </w:r>
        <w:r w:rsidR="00F44A0B">
          <w:rPr>
            <w:noProof/>
            <w:webHidden/>
          </w:rPr>
          <w:tab/>
        </w:r>
        <w:r w:rsidR="00F44A0B">
          <w:rPr>
            <w:noProof/>
            <w:webHidden/>
          </w:rPr>
          <w:fldChar w:fldCharType="begin"/>
        </w:r>
        <w:r w:rsidR="00F44A0B">
          <w:rPr>
            <w:noProof/>
            <w:webHidden/>
          </w:rPr>
          <w:instrText xml:space="preserve"> PAGEREF _Toc449617143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44" w:history="1">
        <w:r w:rsidR="00F44A0B" w:rsidRPr="007A4654">
          <w:rPr>
            <w:rStyle w:val="afb"/>
            <w:noProof/>
          </w:rPr>
          <w:t xml:space="preserve">2.1.1 </w:t>
        </w:r>
        <w:r w:rsidR="00F44A0B" w:rsidRPr="007A4654">
          <w:rPr>
            <w:rStyle w:val="afb"/>
            <w:rFonts w:hint="eastAsia"/>
            <w:noProof/>
          </w:rPr>
          <w:t>基本概念和相关定义</w:t>
        </w:r>
        <w:r w:rsidR="00F44A0B">
          <w:rPr>
            <w:noProof/>
            <w:webHidden/>
          </w:rPr>
          <w:tab/>
        </w:r>
        <w:r w:rsidR="00F44A0B">
          <w:rPr>
            <w:noProof/>
            <w:webHidden/>
          </w:rPr>
          <w:fldChar w:fldCharType="begin"/>
        </w:r>
        <w:r w:rsidR="00F44A0B">
          <w:rPr>
            <w:noProof/>
            <w:webHidden/>
          </w:rPr>
          <w:instrText xml:space="preserve"> PAGEREF _Toc449617144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45" w:history="1">
        <w:r w:rsidR="00F44A0B" w:rsidRPr="007A4654">
          <w:rPr>
            <w:rStyle w:val="afb"/>
            <w:noProof/>
          </w:rPr>
          <w:t xml:space="preserve">2.1.2 </w:t>
        </w:r>
        <w:r w:rsidR="00F44A0B" w:rsidRPr="007A4654">
          <w:rPr>
            <w:rStyle w:val="afb"/>
            <w:rFonts w:hint="eastAsia"/>
            <w:noProof/>
          </w:rPr>
          <w:t>常见的最大流算法</w:t>
        </w:r>
        <w:r w:rsidR="00F44A0B">
          <w:rPr>
            <w:noProof/>
            <w:webHidden/>
          </w:rPr>
          <w:tab/>
        </w:r>
        <w:r w:rsidR="00F44A0B">
          <w:rPr>
            <w:noProof/>
            <w:webHidden/>
          </w:rPr>
          <w:fldChar w:fldCharType="begin"/>
        </w:r>
        <w:r w:rsidR="00F44A0B">
          <w:rPr>
            <w:noProof/>
            <w:webHidden/>
          </w:rPr>
          <w:instrText xml:space="preserve"> PAGEREF _Toc449617145 \h </w:instrText>
        </w:r>
        <w:r w:rsidR="00F44A0B">
          <w:rPr>
            <w:noProof/>
            <w:webHidden/>
          </w:rPr>
        </w:r>
        <w:r w:rsidR="00F44A0B">
          <w:rPr>
            <w:noProof/>
            <w:webHidden/>
          </w:rPr>
          <w:fldChar w:fldCharType="separate"/>
        </w:r>
        <w:r w:rsidR="00F44A0B">
          <w:rPr>
            <w:noProof/>
            <w:webHidden/>
          </w:rPr>
          <w:t>8</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46" w:history="1">
        <w:r w:rsidR="00F44A0B" w:rsidRPr="007A4654">
          <w:rPr>
            <w:rStyle w:val="afb"/>
            <w:noProof/>
          </w:rPr>
          <w:t xml:space="preserve">2.2 </w:t>
        </w:r>
        <w:r w:rsidR="00F44A0B" w:rsidRPr="007A4654">
          <w:rPr>
            <w:rStyle w:val="afb"/>
            <w:rFonts w:hint="eastAsia"/>
            <w:noProof/>
          </w:rPr>
          <w:t>随机流网络可靠性相关问题</w:t>
        </w:r>
        <w:r w:rsidR="00F44A0B">
          <w:rPr>
            <w:noProof/>
            <w:webHidden/>
          </w:rPr>
          <w:tab/>
        </w:r>
        <w:r w:rsidR="00F44A0B">
          <w:rPr>
            <w:noProof/>
            <w:webHidden/>
          </w:rPr>
          <w:fldChar w:fldCharType="begin"/>
        </w:r>
        <w:r w:rsidR="00F44A0B">
          <w:rPr>
            <w:noProof/>
            <w:webHidden/>
          </w:rPr>
          <w:instrText xml:space="preserve"> PAGEREF _Toc449617146 \h </w:instrText>
        </w:r>
        <w:r w:rsidR="00F44A0B">
          <w:rPr>
            <w:noProof/>
            <w:webHidden/>
          </w:rPr>
        </w:r>
        <w:r w:rsidR="00F44A0B">
          <w:rPr>
            <w:noProof/>
            <w:webHidden/>
          </w:rPr>
          <w:fldChar w:fldCharType="separate"/>
        </w:r>
        <w:r w:rsidR="00F44A0B">
          <w:rPr>
            <w:noProof/>
            <w:webHidden/>
          </w:rPr>
          <w:t>10</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47" w:history="1">
        <w:r w:rsidR="00F44A0B" w:rsidRPr="007A4654">
          <w:rPr>
            <w:rStyle w:val="afb"/>
            <w:noProof/>
          </w:rPr>
          <w:t xml:space="preserve">2.2.1 </w:t>
        </w:r>
        <w:r w:rsidR="00F44A0B" w:rsidRPr="007A4654">
          <w:rPr>
            <w:rStyle w:val="afb"/>
            <w:rFonts w:hint="eastAsia"/>
            <w:noProof/>
          </w:rPr>
          <w:t>基本概念和相关定义</w:t>
        </w:r>
        <w:r w:rsidR="00F44A0B">
          <w:rPr>
            <w:noProof/>
            <w:webHidden/>
          </w:rPr>
          <w:tab/>
        </w:r>
        <w:r w:rsidR="00F44A0B">
          <w:rPr>
            <w:noProof/>
            <w:webHidden/>
          </w:rPr>
          <w:fldChar w:fldCharType="begin"/>
        </w:r>
        <w:r w:rsidR="00F44A0B">
          <w:rPr>
            <w:noProof/>
            <w:webHidden/>
          </w:rPr>
          <w:instrText xml:space="preserve"> PAGEREF _Toc449617147 \h </w:instrText>
        </w:r>
        <w:r w:rsidR="00F44A0B">
          <w:rPr>
            <w:noProof/>
            <w:webHidden/>
          </w:rPr>
        </w:r>
        <w:r w:rsidR="00F44A0B">
          <w:rPr>
            <w:noProof/>
            <w:webHidden/>
          </w:rPr>
          <w:fldChar w:fldCharType="separate"/>
        </w:r>
        <w:r w:rsidR="00F44A0B">
          <w:rPr>
            <w:noProof/>
            <w:webHidden/>
          </w:rPr>
          <w:t>10</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48" w:history="1">
        <w:r w:rsidR="00F44A0B" w:rsidRPr="007A4654">
          <w:rPr>
            <w:rStyle w:val="afb"/>
            <w:noProof/>
          </w:rPr>
          <w:t>2.2.2</w:t>
        </w:r>
        <w:r w:rsidR="00F44A0B" w:rsidRPr="007A4654">
          <w:rPr>
            <w:rStyle w:val="afb"/>
            <w:rFonts w:hint="eastAsia"/>
            <w:noProof/>
          </w:rPr>
          <w:t>常见的随机流网络容量可靠性算法</w:t>
        </w:r>
        <w:r w:rsidR="00F44A0B">
          <w:rPr>
            <w:noProof/>
            <w:webHidden/>
          </w:rPr>
          <w:tab/>
        </w:r>
        <w:r w:rsidR="00F44A0B">
          <w:rPr>
            <w:noProof/>
            <w:webHidden/>
          </w:rPr>
          <w:fldChar w:fldCharType="begin"/>
        </w:r>
        <w:r w:rsidR="00F44A0B">
          <w:rPr>
            <w:noProof/>
            <w:webHidden/>
          </w:rPr>
          <w:instrText xml:space="preserve"> PAGEREF _Toc449617148 \h </w:instrText>
        </w:r>
        <w:r w:rsidR="00F44A0B">
          <w:rPr>
            <w:noProof/>
            <w:webHidden/>
          </w:rPr>
        </w:r>
        <w:r w:rsidR="00F44A0B">
          <w:rPr>
            <w:noProof/>
            <w:webHidden/>
          </w:rPr>
          <w:fldChar w:fldCharType="separate"/>
        </w:r>
        <w:r w:rsidR="00F44A0B">
          <w:rPr>
            <w:noProof/>
            <w:webHidden/>
          </w:rPr>
          <w:t>11</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49" w:history="1">
        <w:r w:rsidR="00F44A0B" w:rsidRPr="007A4654">
          <w:rPr>
            <w:rStyle w:val="afb"/>
            <w:noProof/>
          </w:rPr>
          <w:t xml:space="preserve">2.3 </w:t>
        </w:r>
        <w:r w:rsidR="00F44A0B" w:rsidRPr="007A4654">
          <w:rPr>
            <w:rStyle w:val="afb"/>
            <w:rFonts w:hint="eastAsia"/>
            <w:noProof/>
          </w:rPr>
          <w:t>不确定图数据</w:t>
        </w:r>
        <w:r w:rsidR="00F44A0B">
          <w:rPr>
            <w:noProof/>
            <w:webHidden/>
          </w:rPr>
          <w:tab/>
        </w:r>
        <w:r w:rsidR="00F44A0B">
          <w:rPr>
            <w:noProof/>
            <w:webHidden/>
          </w:rPr>
          <w:fldChar w:fldCharType="begin"/>
        </w:r>
        <w:r w:rsidR="00F44A0B">
          <w:rPr>
            <w:noProof/>
            <w:webHidden/>
          </w:rPr>
          <w:instrText xml:space="preserve"> PAGEREF _Toc449617149 \h </w:instrText>
        </w:r>
        <w:r w:rsidR="00F44A0B">
          <w:rPr>
            <w:noProof/>
            <w:webHidden/>
          </w:rPr>
        </w:r>
        <w:r w:rsidR="00F44A0B">
          <w:rPr>
            <w:noProof/>
            <w:webHidden/>
          </w:rPr>
          <w:fldChar w:fldCharType="separate"/>
        </w:r>
        <w:r w:rsidR="00F44A0B">
          <w:rPr>
            <w:noProof/>
            <w:webHidden/>
          </w:rPr>
          <w:t>12</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50" w:history="1">
        <w:r w:rsidR="00F44A0B" w:rsidRPr="007A4654">
          <w:rPr>
            <w:rStyle w:val="afb"/>
            <w:noProof/>
          </w:rPr>
          <w:t xml:space="preserve">2.3.1 </w:t>
        </w:r>
        <w:r w:rsidR="00F44A0B" w:rsidRPr="007A4654">
          <w:rPr>
            <w:rStyle w:val="afb"/>
            <w:rFonts w:hint="eastAsia"/>
            <w:noProof/>
          </w:rPr>
          <w:t>不确定图及可能世界模型</w:t>
        </w:r>
        <w:r w:rsidR="00F44A0B">
          <w:rPr>
            <w:noProof/>
            <w:webHidden/>
          </w:rPr>
          <w:tab/>
        </w:r>
        <w:r w:rsidR="00F44A0B">
          <w:rPr>
            <w:noProof/>
            <w:webHidden/>
          </w:rPr>
          <w:fldChar w:fldCharType="begin"/>
        </w:r>
        <w:r w:rsidR="00F44A0B">
          <w:rPr>
            <w:noProof/>
            <w:webHidden/>
          </w:rPr>
          <w:instrText xml:space="preserve"> PAGEREF _Toc449617150 \h </w:instrText>
        </w:r>
        <w:r w:rsidR="00F44A0B">
          <w:rPr>
            <w:noProof/>
            <w:webHidden/>
          </w:rPr>
        </w:r>
        <w:r w:rsidR="00F44A0B">
          <w:rPr>
            <w:noProof/>
            <w:webHidden/>
          </w:rPr>
          <w:fldChar w:fldCharType="separate"/>
        </w:r>
        <w:r w:rsidR="00F44A0B">
          <w:rPr>
            <w:noProof/>
            <w:webHidden/>
          </w:rPr>
          <w:t>12</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51" w:history="1">
        <w:r w:rsidR="00F44A0B" w:rsidRPr="007A4654">
          <w:rPr>
            <w:rStyle w:val="afb"/>
            <w:noProof/>
          </w:rPr>
          <w:t xml:space="preserve">2.3.2 </w:t>
        </w:r>
        <w:r w:rsidR="00F44A0B" w:rsidRPr="007A4654">
          <w:rPr>
            <w:rStyle w:val="afb"/>
            <w:rFonts w:hint="eastAsia"/>
            <w:noProof/>
          </w:rPr>
          <w:t>不确定图分布可靠性</w:t>
        </w:r>
        <w:r w:rsidR="00F44A0B">
          <w:rPr>
            <w:noProof/>
            <w:webHidden/>
          </w:rPr>
          <w:tab/>
        </w:r>
        <w:r w:rsidR="00F44A0B">
          <w:rPr>
            <w:noProof/>
            <w:webHidden/>
          </w:rPr>
          <w:fldChar w:fldCharType="begin"/>
        </w:r>
        <w:r w:rsidR="00F44A0B">
          <w:rPr>
            <w:noProof/>
            <w:webHidden/>
          </w:rPr>
          <w:instrText xml:space="preserve"> PAGEREF _Toc449617151 \h </w:instrText>
        </w:r>
        <w:r w:rsidR="00F44A0B">
          <w:rPr>
            <w:noProof/>
            <w:webHidden/>
          </w:rPr>
        </w:r>
        <w:r w:rsidR="00F44A0B">
          <w:rPr>
            <w:noProof/>
            <w:webHidden/>
          </w:rPr>
          <w:fldChar w:fldCharType="separate"/>
        </w:r>
        <w:r w:rsidR="00F44A0B">
          <w:rPr>
            <w:noProof/>
            <w:webHidden/>
          </w:rPr>
          <w:t>13</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52" w:history="1">
        <w:r w:rsidR="00F44A0B" w:rsidRPr="007A4654">
          <w:rPr>
            <w:rStyle w:val="afb"/>
            <w:noProof/>
          </w:rPr>
          <w:t xml:space="preserve">2.3.3 </w:t>
        </w:r>
        <w:r w:rsidR="00F44A0B" w:rsidRPr="007A4654">
          <w:rPr>
            <w:rStyle w:val="afb"/>
            <w:rFonts w:hint="eastAsia"/>
            <w:noProof/>
          </w:rPr>
          <w:t>不确定图容量可靠性</w:t>
        </w:r>
        <w:r w:rsidR="00F44A0B">
          <w:rPr>
            <w:noProof/>
            <w:webHidden/>
          </w:rPr>
          <w:tab/>
        </w:r>
        <w:r w:rsidR="00F44A0B">
          <w:rPr>
            <w:noProof/>
            <w:webHidden/>
          </w:rPr>
          <w:fldChar w:fldCharType="begin"/>
        </w:r>
        <w:r w:rsidR="00F44A0B">
          <w:rPr>
            <w:noProof/>
            <w:webHidden/>
          </w:rPr>
          <w:instrText xml:space="preserve"> PAGEREF _Toc449617152 \h </w:instrText>
        </w:r>
        <w:r w:rsidR="00F44A0B">
          <w:rPr>
            <w:noProof/>
            <w:webHidden/>
          </w:rPr>
        </w:r>
        <w:r w:rsidR="00F44A0B">
          <w:rPr>
            <w:noProof/>
            <w:webHidden/>
          </w:rPr>
          <w:fldChar w:fldCharType="separate"/>
        </w:r>
        <w:r w:rsidR="00F44A0B">
          <w:rPr>
            <w:noProof/>
            <w:webHidden/>
          </w:rPr>
          <w:t>15</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53" w:history="1">
        <w:r w:rsidR="00F44A0B" w:rsidRPr="007A4654">
          <w:rPr>
            <w:rStyle w:val="afb"/>
            <w:noProof/>
          </w:rPr>
          <w:t xml:space="preserve">2.4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_Toc449617153 \h </w:instrText>
        </w:r>
        <w:r w:rsidR="00F44A0B">
          <w:rPr>
            <w:noProof/>
            <w:webHidden/>
          </w:rPr>
        </w:r>
        <w:r w:rsidR="00F44A0B">
          <w:rPr>
            <w:noProof/>
            <w:webHidden/>
          </w:rPr>
          <w:fldChar w:fldCharType="separate"/>
        </w:r>
        <w:r w:rsidR="00F44A0B">
          <w:rPr>
            <w:noProof/>
            <w:webHidden/>
          </w:rPr>
          <w:t>16</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54" w:history="1">
        <w:r w:rsidR="00F44A0B" w:rsidRPr="007A4654">
          <w:rPr>
            <w:rStyle w:val="afb"/>
            <w:rFonts w:hint="eastAsia"/>
            <w:noProof/>
          </w:rPr>
          <w:t>第</w:t>
        </w:r>
        <w:r w:rsidR="00F44A0B" w:rsidRPr="007A4654">
          <w:rPr>
            <w:rStyle w:val="afb"/>
            <w:noProof/>
          </w:rPr>
          <w:t>3</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基于流量和容量可靠性的关键边衡量方法</w:t>
        </w:r>
        <w:r w:rsidR="00F44A0B">
          <w:rPr>
            <w:noProof/>
            <w:webHidden/>
          </w:rPr>
          <w:tab/>
        </w:r>
        <w:r w:rsidR="00F44A0B">
          <w:rPr>
            <w:noProof/>
            <w:webHidden/>
          </w:rPr>
          <w:fldChar w:fldCharType="begin"/>
        </w:r>
        <w:r w:rsidR="00F44A0B">
          <w:rPr>
            <w:noProof/>
            <w:webHidden/>
          </w:rPr>
          <w:instrText xml:space="preserve"> PAGEREF _Toc449617154 \h </w:instrText>
        </w:r>
        <w:r w:rsidR="00F44A0B">
          <w:rPr>
            <w:noProof/>
            <w:webHidden/>
          </w:rPr>
        </w:r>
        <w:r w:rsidR="00F44A0B">
          <w:rPr>
            <w:noProof/>
            <w:webHidden/>
          </w:rPr>
          <w:fldChar w:fldCharType="separate"/>
        </w:r>
        <w:r w:rsidR="00F44A0B">
          <w:rPr>
            <w:noProof/>
            <w:webHidden/>
          </w:rPr>
          <w:t>17</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55" w:history="1">
        <w:r w:rsidR="00F44A0B" w:rsidRPr="007A4654">
          <w:rPr>
            <w:rStyle w:val="afb"/>
            <w:noProof/>
          </w:rPr>
          <w:t xml:space="preserve">3.1 </w:t>
        </w:r>
        <w:r w:rsidR="00F44A0B" w:rsidRPr="007A4654">
          <w:rPr>
            <w:rStyle w:val="afb"/>
            <w:rFonts w:hint="eastAsia"/>
            <w:noProof/>
          </w:rPr>
          <w:t>基于流量和容量可靠性的不确定图边关键度衡量模型</w:t>
        </w:r>
        <w:r w:rsidR="00F44A0B">
          <w:rPr>
            <w:noProof/>
            <w:webHidden/>
          </w:rPr>
          <w:tab/>
        </w:r>
        <w:r w:rsidR="00F44A0B">
          <w:rPr>
            <w:noProof/>
            <w:webHidden/>
          </w:rPr>
          <w:fldChar w:fldCharType="begin"/>
        </w:r>
        <w:r w:rsidR="00F44A0B">
          <w:rPr>
            <w:noProof/>
            <w:webHidden/>
          </w:rPr>
          <w:instrText xml:space="preserve"> PAGEREF _Toc449617155 \h </w:instrText>
        </w:r>
        <w:r w:rsidR="00F44A0B">
          <w:rPr>
            <w:noProof/>
            <w:webHidden/>
          </w:rPr>
        </w:r>
        <w:r w:rsidR="00F44A0B">
          <w:rPr>
            <w:noProof/>
            <w:webHidden/>
          </w:rPr>
          <w:fldChar w:fldCharType="separate"/>
        </w:r>
        <w:r w:rsidR="00F44A0B">
          <w:rPr>
            <w:noProof/>
            <w:webHidden/>
          </w:rPr>
          <w:t>17</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56" w:history="1">
        <w:r w:rsidR="00F44A0B" w:rsidRPr="007A4654">
          <w:rPr>
            <w:rStyle w:val="afb"/>
            <w:noProof/>
          </w:rPr>
          <w:t xml:space="preserve">3.2 </w:t>
        </w:r>
        <w:r w:rsidR="00F44A0B" w:rsidRPr="007A4654">
          <w:rPr>
            <w:rStyle w:val="afb"/>
            <w:rFonts w:hint="eastAsia"/>
            <w:noProof/>
          </w:rPr>
          <w:t>基于重复计算的</w:t>
        </w:r>
        <w:r w:rsidR="00F44A0B" w:rsidRPr="007A4654">
          <w:rPr>
            <w:rStyle w:val="afb"/>
            <w:noProof/>
          </w:rPr>
          <w:t>BASE_FCP</w:t>
        </w:r>
        <w:r w:rsidR="00F44A0B" w:rsidRPr="007A4654">
          <w:rPr>
            <w:rStyle w:val="afb"/>
            <w:rFonts w:hint="eastAsia"/>
            <w:noProof/>
          </w:rPr>
          <w:t>算法</w:t>
        </w:r>
        <w:r w:rsidR="00F44A0B">
          <w:rPr>
            <w:noProof/>
            <w:webHidden/>
          </w:rPr>
          <w:tab/>
        </w:r>
        <w:r w:rsidR="00F44A0B">
          <w:rPr>
            <w:noProof/>
            <w:webHidden/>
          </w:rPr>
          <w:fldChar w:fldCharType="begin"/>
        </w:r>
        <w:r w:rsidR="00F44A0B">
          <w:rPr>
            <w:noProof/>
            <w:webHidden/>
          </w:rPr>
          <w:instrText xml:space="preserve"> PAGEREF _Toc449617156 \h </w:instrText>
        </w:r>
        <w:r w:rsidR="00F44A0B">
          <w:rPr>
            <w:noProof/>
            <w:webHidden/>
          </w:rPr>
        </w:r>
        <w:r w:rsidR="00F44A0B">
          <w:rPr>
            <w:noProof/>
            <w:webHidden/>
          </w:rPr>
          <w:fldChar w:fldCharType="separate"/>
        </w:r>
        <w:r w:rsidR="00F44A0B">
          <w:rPr>
            <w:noProof/>
            <w:webHidden/>
          </w:rPr>
          <w:t>20</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57" w:history="1">
        <w:r w:rsidR="00F44A0B" w:rsidRPr="007A4654">
          <w:rPr>
            <w:rStyle w:val="afb"/>
            <w:noProof/>
          </w:rPr>
          <w:t xml:space="preserve">3.3 </w:t>
        </w:r>
        <w:r w:rsidR="00F44A0B" w:rsidRPr="007A4654">
          <w:rPr>
            <w:rStyle w:val="afb"/>
            <w:rFonts w:hint="eastAsia"/>
            <w:noProof/>
          </w:rPr>
          <w:t>基于流量和容量可靠性的不确定图关键边增量算法</w:t>
        </w:r>
        <w:r w:rsidR="00F44A0B" w:rsidRPr="007A4654">
          <w:rPr>
            <w:rStyle w:val="afb"/>
            <w:noProof/>
          </w:rPr>
          <w:t>ICA_FCP</w:t>
        </w:r>
        <w:r w:rsidR="00F44A0B">
          <w:rPr>
            <w:noProof/>
            <w:webHidden/>
          </w:rPr>
          <w:tab/>
        </w:r>
        <w:r w:rsidR="00F44A0B">
          <w:rPr>
            <w:noProof/>
            <w:webHidden/>
          </w:rPr>
          <w:fldChar w:fldCharType="begin"/>
        </w:r>
        <w:r w:rsidR="00F44A0B">
          <w:rPr>
            <w:noProof/>
            <w:webHidden/>
          </w:rPr>
          <w:instrText xml:space="preserve"> PAGEREF _Toc449617157 \h </w:instrText>
        </w:r>
        <w:r w:rsidR="00F44A0B">
          <w:rPr>
            <w:noProof/>
            <w:webHidden/>
          </w:rPr>
        </w:r>
        <w:r w:rsidR="00F44A0B">
          <w:rPr>
            <w:noProof/>
            <w:webHidden/>
          </w:rPr>
          <w:fldChar w:fldCharType="separate"/>
        </w:r>
        <w:r w:rsidR="00F44A0B">
          <w:rPr>
            <w:noProof/>
            <w:webHidden/>
          </w:rPr>
          <w:t>21</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58" w:history="1">
        <w:r w:rsidR="00F44A0B" w:rsidRPr="007A4654">
          <w:rPr>
            <w:rStyle w:val="afb"/>
            <w:noProof/>
          </w:rPr>
          <w:t xml:space="preserve">3.3.1 </w:t>
        </w:r>
        <w:r w:rsidR="00F44A0B" w:rsidRPr="007A4654">
          <w:rPr>
            <w:rStyle w:val="afb"/>
            <w:rFonts w:hint="eastAsia"/>
            <w:noProof/>
          </w:rPr>
          <w:t>算法思想</w:t>
        </w:r>
        <w:r w:rsidR="00F44A0B">
          <w:rPr>
            <w:noProof/>
            <w:webHidden/>
          </w:rPr>
          <w:tab/>
        </w:r>
        <w:r w:rsidR="00F44A0B">
          <w:rPr>
            <w:noProof/>
            <w:webHidden/>
          </w:rPr>
          <w:fldChar w:fldCharType="begin"/>
        </w:r>
        <w:r w:rsidR="00F44A0B">
          <w:rPr>
            <w:noProof/>
            <w:webHidden/>
          </w:rPr>
          <w:instrText xml:space="preserve"> PAGEREF _Toc449617158 \h </w:instrText>
        </w:r>
        <w:r w:rsidR="00F44A0B">
          <w:rPr>
            <w:noProof/>
            <w:webHidden/>
          </w:rPr>
        </w:r>
        <w:r w:rsidR="00F44A0B">
          <w:rPr>
            <w:noProof/>
            <w:webHidden/>
          </w:rPr>
          <w:fldChar w:fldCharType="separate"/>
        </w:r>
        <w:r w:rsidR="00F44A0B">
          <w:rPr>
            <w:noProof/>
            <w:webHidden/>
          </w:rPr>
          <w:t>21</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59" w:history="1">
        <w:r w:rsidR="00F44A0B" w:rsidRPr="007A4654">
          <w:rPr>
            <w:rStyle w:val="afb"/>
            <w:noProof/>
          </w:rPr>
          <w:t xml:space="preserve">3.3.2 </w:t>
        </w:r>
        <w:r w:rsidR="00F44A0B" w:rsidRPr="007A4654">
          <w:rPr>
            <w:rStyle w:val="afb"/>
            <w:rFonts w:hint="eastAsia"/>
            <w:noProof/>
          </w:rPr>
          <w:t>基于割集的状态树剪枝</w:t>
        </w:r>
        <w:r w:rsidR="00F44A0B" w:rsidRPr="007A4654">
          <w:rPr>
            <w:rStyle w:val="afb"/>
            <w:noProof/>
          </w:rPr>
          <w:t>A</w:t>
        </w:r>
        <w:r w:rsidR="00F44A0B" w:rsidRPr="007A4654">
          <w:rPr>
            <w:rStyle w:val="afb"/>
            <w:rFonts w:hint="eastAsia"/>
            <w:noProof/>
          </w:rPr>
          <w:t>边算法</w:t>
        </w:r>
        <w:r w:rsidR="00F44A0B" w:rsidRPr="007A4654">
          <w:rPr>
            <w:rStyle w:val="afb"/>
            <w:noProof/>
          </w:rPr>
          <w:t>STPA_FCP</w:t>
        </w:r>
        <w:r w:rsidR="00F44A0B">
          <w:rPr>
            <w:noProof/>
            <w:webHidden/>
          </w:rPr>
          <w:tab/>
        </w:r>
        <w:r w:rsidR="00F44A0B">
          <w:rPr>
            <w:noProof/>
            <w:webHidden/>
          </w:rPr>
          <w:fldChar w:fldCharType="begin"/>
        </w:r>
        <w:r w:rsidR="00F44A0B">
          <w:rPr>
            <w:noProof/>
            <w:webHidden/>
          </w:rPr>
          <w:instrText xml:space="preserve"> PAGEREF _Toc449617159 \h </w:instrText>
        </w:r>
        <w:r w:rsidR="00F44A0B">
          <w:rPr>
            <w:noProof/>
            <w:webHidden/>
          </w:rPr>
        </w:r>
        <w:r w:rsidR="00F44A0B">
          <w:rPr>
            <w:noProof/>
            <w:webHidden/>
          </w:rPr>
          <w:fldChar w:fldCharType="separate"/>
        </w:r>
        <w:r w:rsidR="00F44A0B">
          <w:rPr>
            <w:noProof/>
            <w:webHidden/>
          </w:rPr>
          <w:t>22</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60" w:history="1">
        <w:r w:rsidR="00F44A0B" w:rsidRPr="007A4654">
          <w:rPr>
            <w:rStyle w:val="afb"/>
            <w:noProof/>
          </w:rPr>
          <w:t>3.3.3 B</w:t>
        </w:r>
        <w:r w:rsidR="00F44A0B" w:rsidRPr="007A4654">
          <w:rPr>
            <w:rStyle w:val="afb"/>
            <w:rFonts w:hint="eastAsia"/>
            <w:noProof/>
          </w:rPr>
          <w:t>类边搜索算法</w:t>
        </w:r>
        <w:r w:rsidR="00F44A0B" w:rsidRPr="007A4654">
          <w:rPr>
            <w:rStyle w:val="afb"/>
            <w:noProof/>
          </w:rPr>
          <w:t>BSA_FCP</w:t>
        </w:r>
        <w:r w:rsidR="00F44A0B">
          <w:rPr>
            <w:noProof/>
            <w:webHidden/>
          </w:rPr>
          <w:tab/>
        </w:r>
        <w:r w:rsidR="00F44A0B">
          <w:rPr>
            <w:noProof/>
            <w:webHidden/>
          </w:rPr>
          <w:fldChar w:fldCharType="begin"/>
        </w:r>
        <w:r w:rsidR="00F44A0B">
          <w:rPr>
            <w:noProof/>
            <w:webHidden/>
          </w:rPr>
          <w:instrText xml:space="preserve"> PAGEREF _Toc449617160 \h </w:instrText>
        </w:r>
        <w:r w:rsidR="00F44A0B">
          <w:rPr>
            <w:noProof/>
            <w:webHidden/>
          </w:rPr>
        </w:r>
        <w:r w:rsidR="00F44A0B">
          <w:rPr>
            <w:noProof/>
            <w:webHidden/>
          </w:rPr>
          <w:fldChar w:fldCharType="separate"/>
        </w:r>
        <w:r w:rsidR="00F44A0B">
          <w:rPr>
            <w:noProof/>
            <w:webHidden/>
          </w:rPr>
          <w:t>24</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61" w:history="1">
        <w:r w:rsidR="00F44A0B" w:rsidRPr="007A4654">
          <w:rPr>
            <w:rStyle w:val="afb"/>
            <w:noProof/>
          </w:rPr>
          <w:t xml:space="preserve">3.3.4 </w:t>
        </w:r>
        <w:r w:rsidR="00F44A0B" w:rsidRPr="007A4654">
          <w:rPr>
            <w:rStyle w:val="afb"/>
            <w:rFonts w:hint="eastAsia"/>
            <w:noProof/>
          </w:rPr>
          <w:t>算法复杂度分析</w:t>
        </w:r>
        <w:r w:rsidR="00F44A0B">
          <w:rPr>
            <w:noProof/>
            <w:webHidden/>
          </w:rPr>
          <w:tab/>
        </w:r>
        <w:r w:rsidR="00F44A0B">
          <w:rPr>
            <w:noProof/>
            <w:webHidden/>
          </w:rPr>
          <w:fldChar w:fldCharType="begin"/>
        </w:r>
        <w:r w:rsidR="00F44A0B">
          <w:rPr>
            <w:noProof/>
            <w:webHidden/>
          </w:rPr>
          <w:instrText xml:space="preserve"> PAGEREF _Toc449617161 \h </w:instrText>
        </w:r>
        <w:r w:rsidR="00F44A0B">
          <w:rPr>
            <w:noProof/>
            <w:webHidden/>
          </w:rPr>
        </w:r>
        <w:r w:rsidR="00F44A0B">
          <w:rPr>
            <w:noProof/>
            <w:webHidden/>
          </w:rPr>
          <w:fldChar w:fldCharType="separate"/>
        </w:r>
        <w:r w:rsidR="00F44A0B">
          <w:rPr>
            <w:noProof/>
            <w:webHidden/>
          </w:rPr>
          <w:t>25</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62" w:history="1">
        <w:r w:rsidR="00F44A0B" w:rsidRPr="007A4654">
          <w:rPr>
            <w:rStyle w:val="afb"/>
            <w:noProof/>
          </w:rPr>
          <w:t xml:space="preserve">3.4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_Toc449617162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63" w:history="1">
        <w:r w:rsidR="00F44A0B" w:rsidRPr="007A4654">
          <w:rPr>
            <w:rStyle w:val="afb"/>
            <w:noProof/>
          </w:rPr>
          <w:t xml:space="preserve">3.4.1 </w:t>
        </w:r>
        <w:r w:rsidR="00F44A0B" w:rsidRPr="007A4654">
          <w:rPr>
            <w:rStyle w:val="afb"/>
            <w:rFonts w:hint="eastAsia"/>
            <w:noProof/>
          </w:rPr>
          <w:t>实验数据</w:t>
        </w:r>
        <w:r w:rsidR="00F44A0B">
          <w:rPr>
            <w:noProof/>
            <w:webHidden/>
          </w:rPr>
          <w:tab/>
        </w:r>
        <w:r w:rsidR="00F44A0B">
          <w:rPr>
            <w:noProof/>
            <w:webHidden/>
          </w:rPr>
          <w:fldChar w:fldCharType="begin"/>
        </w:r>
        <w:r w:rsidR="00F44A0B">
          <w:rPr>
            <w:noProof/>
            <w:webHidden/>
          </w:rPr>
          <w:instrText xml:space="preserve"> PAGEREF _Toc449617163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64" w:history="1">
        <w:r w:rsidR="00F44A0B" w:rsidRPr="007A4654">
          <w:rPr>
            <w:rStyle w:val="afb"/>
            <w:noProof/>
          </w:rPr>
          <w:t xml:space="preserve">3.4.2 </w:t>
        </w:r>
        <w:r w:rsidR="00F44A0B" w:rsidRPr="007A4654">
          <w:rPr>
            <w:rStyle w:val="afb"/>
            <w:rFonts w:hint="eastAsia"/>
            <w:noProof/>
          </w:rPr>
          <w:t>实验结果与分析</w:t>
        </w:r>
        <w:r w:rsidR="00F44A0B">
          <w:rPr>
            <w:noProof/>
            <w:webHidden/>
          </w:rPr>
          <w:tab/>
        </w:r>
        <w:r w:rsidR="00F44A0B">
          <w:rPr>
            <w:noProof/>
            <w:webHidden/>
          </w:rPr>
          <w:fldChar w:fldCharType="begin"/>
        </w:r>
        <w:r w:rsidR="00F44A0B">
          <w:rPr>
            <w:noProof/>
            <w:webHidden/>
          </w:rPr>
          <w:instrText xml:space="preserve"> PAGEREF _Toc449617164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65" w:history="1">
        <w:r w:rsidR="00F44A0B" w:rsidRPr="007A4654">
          <w:rPr>
            <w:rStyle w:val="afb"/>
            <w:noProof/>
          </w:rPr>
          <w:t xml:space="preserve">3.5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_Toc449617165 \h </w:instrText>
        </w:r>
        <w:r w:rsidR="00F44A0B">
          <w:rPr>
            <w:noProof/>
            <w:webHidden/>
          </w:rPr>
        </w:r>
        <w:r w:rsidR="00F44A0B">
          <w:rPr>
            <w:noProof/>
            <w:webHidden/>
          </w:rPr>
          <w:fldChar w:fldCharType="separate"/>
        </w:r>
        <w:r w:rsidR="00F44A0B">
          <w:rPr>
            <w:noProof/>
            <w:webHidden/>
          </w:rPr>
          <w:t>27</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66" w:history="1">
        <w:r w:rsidR="00F44A0B" w:rsidRPr="007A4654">
          <w:rPr>
            <w:rStyle w:val="afb"/>
            <w:rFonts w:hint="eastAsia"/>
            <w:noProof/>
          </w:rPr>
          <w:t>第</w:t>
        </w:r>
        <w:r w:rsidR="00F44A0B" w:rsidRPr="007A4654">
          <w:rPr>
            <w:rStyle w:val="afb"/>
            <w:noProof/>
          </w:rPr>
          <w:t>4</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基于流量和分布可靠性的关键边衡量方法</w:t>
        </w:r>
        <w:r w:rsidR="00F44A0B">
          <w:rPr>
            <w:noProof/>
            <w:webHidden/>
          </w:rPr>
          <w:tab/>
        </w:r>
        <w:r w:rsidR="00F44A0B">
          <w:rPr>
            <w:noProof/>
            <w:webHidden/>
          </w:rPr>
          <w:fldChar w:fldCharType="begin"/>
        </w:r>
        <w:r w:rsidR="00F44A0B">
          <w:rPr>
            <w:noProof/>
            <w:webHidden/>
          </w:rPr>
          <w:instrText xml:space="preserve"> PAGEREF _Toc449617166 \h </w:instrText>
        </w:r>
        <w:r w:rsidR="00F44A0B">
          <w:rPr>
            <w:noProof/>
            <w:webHidden/>
          </w:rPr>
        </w:r>
        <w:r w:rsidR="00F44A0B">
          <w:rPr>
            <w:noProof/>
            <w:webHidden/>
          </w:rPr>
          <w:fldChar w:fldCharType="separate"/>
        </w:r>
        <w:r w:rsidR="00F44A0B">
          <w:rPr>
            <w:noProof/>
            <w:webHidden/>
          </w:rPr>
          <w:t>29</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67" w:history="1">
        <w:r w:rsidR="00F44A0B" w:rsidRPr="007A4654">
          <w:rPr>
            <w:rStyle w:val="afb"/>
            <w:noProof/>
          </w:rPr>
          <w:t xml:space="preserve">4.1 </w:t>
        </w:r>
        <w:r w:rsidR="00F44A0B" w:rsidRPr="007A4654">
          <w:rPr>
            <w:rStyle w:val="afb"/>
            <w:rFonts w:hint="eastAsia"/>
            <w:noProof/>
          </w:rPr>
          <w:t>基于流量和分布可靠性的不确定图边关键度衡量模型</w:t>
        </w:r>
        <w:r w:rsidR="00F44A0B">
          <w:rPr>
            <w:noProof/>
            <w:webHidden/>
          </w:rPr>
          <w:tab/>
        </w:r>
        <w:r w:rsidR="00F44A0B">
          <w:rPr>
            <w:noProof/>
            <w:webHidden/>
          </w:rPr>
          <w:fldChar w:fldCharType="begin"/>
        </w:r>
        <w:r w:rsidR="00F44A0B">
          <w:rPr>
            <w:noProof/>
            <w:webHidden/>
          </w:rPr>
          <w:instrText xml:space="preserve"> PAGEREF _Toc449617167 \h </w:instrText>
        </w:r>
        <w:r w:rsidR="00F44A0B">
          <w:rPr>
            <w:noProof/>
            <w:webHidden/>
          </w:rPr>
        </w:r>
        <w:r w:rsidR="00F44A0B">
          <w:rPr>
            <w:noProof/>
            <w:webHidden/>
          </w:rPr>
          <w:fldChar w:fldCharType="separate"/>
        </w:r>
        <w:r w:rsidR="00F44A0B">
          <w:rPr>
            <w:noProof/>
            <w:webHidden/>
          </w:rPr>
          <w:t>29</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68" w:history="1">
        <w:r w:rsidR="00F44A0B" w:rsidRPr="007A4654">
          <w:rPr>
            <w:rStyle w:val="afb"/>
            <w:noProof/>
          </w:rPr>
          <w:t xml:space="preserve">4.2 </w:t>
        </w:r>
        <w:r w:rsidR="00F44A0B" w:rsidRPr="007A4654">
          <w:rPr>
            <w:rStyle w:val="afb"/>
            <w:rFonts w:hint="eastAsia"/>
            <w:noProof/>
          </w:rPr>
          <w:t>基于重复计算的</w:t>
        </w:r>
        <w:r w:rsidR="00F44A0B" w:rsidRPr="007A4654">
          <w:rPr>
            <w:rStyle w:val="afb"/>
            <w:noProof/>
          </w:rPr>
          <w:t>BASE_FDP</w:t>
        </w:r>
        <w:r w:rsidR="00F44A0B" w:rsidRPr="007A4654">
          <w:rPr>
            <w:rStyle w:val="afb"/>
            <w:rFonts w:hint="eastAsia"/>
            <w:noProof/>
          </w:rPr>
          <w:t>算法</w:t>
        </w:r>
        <w:r w:rsidR="00F44A0B">
          <w:rPr>
            <w:noProof/>
            <w:webHidden/>
          </w:rPr>
          <w:tab/>
        </w:r>
        <w:r w:rsidR="00F44A0B">
          <w:rPr>
            <w:noProof/>
            <w:webHidden/>
          </w:rPr>
          <w:fldChar w:fldCharType="begin"/>
        </w:r>
        <w:r w:rsidR="00F44A0B">
          <w:rPr>
            <w:noProof/>
            <w:webHidden/>
          </w:rPr>
          <w:instrText xml:space="preserve"> PAGEREF _Toc449617168 \h </w:instrText>
        </w:r>
        <w:r w:rsidR="00F44A0B">
          <w:rPr>
            <w:noProof/>
            <w:webHidden/>
          </w:rPr>
        </w:r>
        <w:r w:rsidR="00F44A0B">
          <w:rPr>
            <w:noProof/>
            <w:webHidden/>
          </w:rPr>
          <w:fldChar w:fldCharType="separate"/>
        </w:r>
        <w:r w:rsidR="00F44A0B">
          <w:rPr>
            <w:noProof/>
            <w:webHidden/>
          </w:rPr>
          <w:t>31</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69" w:history="1">
        <w:r w:rsidR="00F44A0B" w:rsidRPr="007A4654">
          <w:rPr>
            <w:rStyle w:val="afb"/>
            <w:noProof/>
          </w:rPr>
          <w:t xml:space="preserve">4.3 </w:t>
        </w:r>
        <w:r w:rsidR="00F44A0B" w:rsidRPr="007A4654">
          <w:rPr>
            <w:rStyle w:val="afb"/>
            <w:rFonts w:hint="eastAsia"/>
            <w:noProof/>
          </w:rPr>
          <w:t>基于流量和分布可靠性的不确定图的关键边增量算法</w:t>
        </w:r>
        <w:r w:rsidR="00F44A0B" w:rsidRPr="007A4654">
          <w:rPr>
            <w:rStyle w:val="afb"/>
            <w:noProof/>
          </w:rPr>
          <w:t>ICA_FDP</w:t>
        </w:r>
        <w:r w:rsidR="00F44A0B">
          <w:rPr>
            <w:noProof/>
            <w:webHidden/>
          </w:rPr>
          <w:tab/>
        </w:r>
        <w:r w:rsidR="00F44A0B">
          <w:rPr>
            <w:noProof/>
            <w:webHidden/>
          </w:rPr>
          <w:fldChar w:fldCharType="begin"/>
        </w:r>
        <w:r w:rsidR="00F44A0B">
          <w:rPr>
            <w:noProof/>
            <w:webHidden/>
          </w:rPr>
          <w:instrText xml:space="preserve"> PAGEREF _Toc449617169 \h </w:instrText>
        </w:r>
        <w:r w:rsidR="00F44A0B">
          <w:rPr>
            <w:noProof/>
            <w:webHidden/>
          </w:rPr>
        </w:r>
        <w:r w:rsidR="00F44A0B">
          <w:rPr>
            <w:noProof/>
            <w:webHidden/>
          </w:rPr>
          <w:fldChar w:fldCharType="separate"/>
        </w:r>
        <w:r w:rsidR="00F44A0B">
          <w:rPr>
            <w:noProof/>
            <w:webHidden/>
          </w:rPr>
          <w:t>32</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0" w:history="1">
        <w:r w:rsidR="00F44A0B" w:rsidRPr="007A4654">
          <w:rPr>
            <w:rStyle w:val="afb"/>
            <w:noProof/>
          </w:rPr>
          <w:t xml:space="preserve">4.3.1 </w:t>
        </w:r>
        <w:r w:rsidR="00F44A0B" w:rsidRPr="007A4654">
          <w:rPr>
            <w:rStyle w:val="afb"/>
            <w:rFonts w:hint="eastAsia"/>
            <w:noProof/>
          </w:rPr>
          <w:t>算法思想</w:t>
        </w:r>
        <w:r w:rsidR="00F44A0B">
          <w:rPr>
            <w:noProof/>
            <w:webHidden/>
          </w:rPr>
          <w:tab/>
        </w:r>
        <w:r w:rsidR="00F44A0B">
          <w:rPr>
            <w:noProof/>
            <w:webHidden/>
          </w:rPr>
          <w:fldChar w:fldCharType="begin"/>
        </w:r>
        <w:r w:rsidR="00F44A0B">
          <w:rPr>
            <w:noProof/>
            <w:webHidden/>
          </w:rPr>
          <w:instrText xml:space="preserve"> PAGEREF _Toc449617170 \h </w:instrText>
        </w:r>
        <w:r w:rsidR="00F44A0B">
          <w:rPr>
            <w:noProof/>
            <w:webHidden/>
          </w:rPr>
        </w:r>
        <w:r w:rsidR="00F44A0B">
          <w:rPr>
            <w:noProof/>
            <w:webHidden/>
          </w:rPr>
          <w:fldChar w:fldCharType="separate"/>
        </w:r>
        <w:r w:rsidR="00F44A0B">
          <w:rPr>
            <w:noProof/>
            <w:webHidden/>
          </w:rPr>
          <w:t>32</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1" w:history="1">
        <w:r w:rsidR="00F44A0B" w:rsidRPr="007A4654">
          <w:rPr>
            <w:rStyle w:val="afb"/>
            <w:noProof/>
          </w:rPr>
          <w:t>4.3.2 A</w:t>
        </w:r>
        <w:r w:rsidR="00F44A0B" w:rsidRPr="007A4654">
          <w:rPr>
            <w:rStyle w:val="afb"/>
            <w:rFonts w:hint="eastAsia"/>
            <w:noProof/>
          </w:rPr>
          <w:t>类边计算</w:t>
        </w:r>
        <w:r w:rsidR="00F44A0B">
          <w:rPr>
            <w:noProof/>
            <w:webHidden/>
          </w:rPr>
          <w:tab/>
        </w:r>
        <w:r w:rsidR="00F44A0B">
          <w:rPr>
            <w:noProof/>
            <w:webHidden/>
          </w:rPr>
          <w:fldChar w:fldCharType="begin"/>
        </w:r>
        <w:r w:rsidR="00F44A0B">
          <w:rPr>
            <w:noProof/>
            <w:webHidden/>
          </w:rPr>
          <w:instrText xml:space="preserve"> PAGEREF _Toc449617171 \h </w:instrText>
        </w:r>
        <w:r w:rsidR="00F44A0B">
          <w:rPr>
            <w:noProof/>
            <w:webHidden/>
          </w:rPr>
        </w:r>
        <w:r w:rsidR="00F44A0B">
          <w:rPr>
            <w:noProof/>
            <w:webHidden/>
          </w:rPr>
          <w:fldChar w:fldCharType="separate"/>
        </w:r>
        <w:r w:rsidR="00F44A0B">
          <w:rPr>
            <w:noProof/>
            <w:webHidden/>
          </w:rPr>
          <w:t>33</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2" w:history="1">
        <w:r w:rsidR="00F44A0B" w:rsidRPr="007A4654">
          <w:rPr>
            <w:rStyle w:val="afb"/>
            <w:noProof/>
          </w:rPr>
          <w:t>4.3.3 B</w:t>
        </w:r>
        <w:r w:rsidR="00F44A0B" w:rsidRPr="007A4654">
          <w:rPr>
            <w:rStyle w:val="afb"/>
            <w:rFonts w:hint="eastAsia"/>
            <w:noProof/>
          </w:rPr>
          <w:t>类边计算</w:t>
        </w:r>
        <w:r w:rsidR="00F44A0B">
          <w:rPr>
            <w:noProof/>
            <w:webHidden/>
          </w:rPr>
          <w:tab/>
        </w:r>
        <w:r w:rsidR="00F44A0B">
          <w:rPr>
            <w:noProof/>
            <w:webHidden/>
          </w:rPr>
          <w:fldChar w:fldCharType="begin"/>
        </w:r>
        <w:r w:rsidR="00F44A0B">
          <w:rPr>
            <w:noProof/>
            <w:webHidden/>
          </w:rPr>
          <w:instrText xml:space="preserve"> PAGEREF _Toc449617172 \h </w:instrText>
        </w:r>
        <w:r w:rsidR="00F44A0B">
          <w:rPr>
            <w:noProof/>
            <w:webHidden/>
          </w:rPr>
        </w:r>
        <w:r w:rsidR="00F44A0B">
          <w:rPr>
            <w:noProof/>
            <w:webHidden/>
          </w:rPr>
          <w:fldChar w:fldCharType="separate"/>
        </w:r>
        <w:r w:rsidR="00F44A0B">
          <w:rPr>
            <w:noProof/>
            <w:webHidden/>
          </w:rPr>
          <w:t>33</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3" w:history="1">
        <w:r w:rsidR="00F44A0B" w:rsidRPr="007A4654">
          <w:rPr>
            <w:rStyle w:val="afb"/>
            <w:noProof/>
          </w:rPr>
          <w:t xml:space="preserve">4.3.4 </w:t>
        </w:r>
        <w:r w:rsidR="00F44A0B" w:rsidRPr="007A4654">
          <w:rPr>
            <w:rStyle w:val="afb"/>
            <w:rFonts w:hint="eastAsia"/>
            <w:noProof/>
          </w:rPr>
          <w:t>算法复杂度分析</w:t>
        </w:r>
        <w:r w:rsidR="00F44A0B">
          <w:rPr>
            <w:noProof/>
            <w:webHidden/>
          </w:rPr>
          <w:tab/>
        </w:r>
        <w:r w:rsidR="00F44A0B">
          <w:rPr>
            <w:noProof/>
            <w:webHidden/>
          </w:rPr>
          <w:fldChar w:fldCharType="begin"/>
        </w:r>
        <w:r w:rsidR="00F44A0B">
          <w:rPr>
            <w:noProof/>
            <w:webHidden/>
          </w:rPr>
          <w:instrText xml:space="preserve"> PAGEREF _Toc449617173 \h </w:instrText>
        </w:r>
        <w:r w:rsidR="00F44A0B">
          <w:rPr>
            <w:noProof/>
            <w:webHidden/>
          </w:rPr>
        </w:r>
        <w:r w:rsidR="00F44A0B">
          <w:rPr>
            <w:noProof/>
            <w:webHidden/>
          </w:rPr>
          <w:fldChar w:fldCharType="separate"/>
        </w:r>
        <w:r w:rsidR="00F44A0B">
          <w:rPr>
            <w:noProof/>
            <w:webHidden/>
          </w:rPr>
          <w:t>35</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74" w:history="1">
        <w:r w:rsidR="00F44A0B" w:rsidRPr="007A4654">
          <w:rPr>
            <w:rStyle w:val="afb"/>
            <w:noProof/>
          </w:rPr>
          <w:t xml:space="preserve">4.4 </w:t>
        </w:r>
        <w:r w:rsidR="00F44A0B" w:rsidRPr="007A4654">
          <w:rPr>
            <w:rStyle w:val="afb"/>
            <w:rFonts w:hint="eastAsia"/>
            <w:noProof/>
          </w:rPr>
          <w:t>基于增广路径添加的近似算法</w:t>
        </w:r>
        <w:r w:rsidR="00F44A0B" w:rsidRPr="007A4654">
          <w:rPr>
            <w:rStyle w:val="afb"/>
            <w:noProof/>
          </w:rPr>
          <w:t>ACES_APA</w:t>
        </w:r>
        <w:r w:rsidR="00F44A0B">
          <w:rPr>
            <w:noProof/>
            <w:webHidden/>
          </w:rPr>
          <w:tab/>
        </w:r>
        <w:r w:rsidR="00F44A0B">
          <w:rPr>
            <w:noProof/>
            <w:webHidden/>
          </w:rPr>
          <w:fldChar w:fldCharType="begin"/>
        </w:r>
        <w:r w:rsidR="00F44A0B">
          <w:rPr>
            <w:noProof/>
            <w:webHidden/>
          </w:rPr>
          <w:instrText xml:space="preserve"> PAGEREF _Toc449617174 \h </w:instrText>
        </w:r>
        <w:r w:rsidR="00F44A0B">
          <w:rPr>
            <w:noProof/>
            <w:webHidden/>
          </w:rPr>
        </w:r>
        <w:r w:rsidR="00F44A0B">
          <w:rPr>
            <w:noProof/>
            <w:webHidden/>
          </w:rPr>
          <w:fldChar w:fldCharType="separate"/>
        </w:r>
        <w:r w:rsidR="00F44A0B">
          <w:rPr>
            <w:noProof/>
            <w:webHidden/>
          </w:rPr>
          <w:t>36</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5" w:history="1">
        <w:r w:rsidR="00F44A0B" w:rsidRPr="007A4654">
          <w:rPr>
            <w:rStyle w:val="afb"/>
            <w:noProof/>
          </w:rPr>
          <w:t xml:space="preserve">4.4.1 </w:t>
        </w:r>
        <w:r w:rsidR="00F44A0B" w:rsidRPr="007A4654">
          <w:rPr>
            <w:rStyle w:val="afb"/>
            <w:rFonts w:hint="eastAsia"/>
            <w:noProof/>
          </w:rPr>
          <w:t>算法基本思想</w:t>
        </w:r>
        <w:r w:rsidR="00F44A0B">
          <w:rPr>
            <w:noProof/>
            <w:webHidden/>
          </w:rPr>
          <w:tab/>
        </w:r>
        <w:r w:rsidR="00F44A0B">
          <w:rPr>
            <w:noProof/>
            <w:webHidden/>
          </w:rPr>
          <w:fldChar w:fldCharType="begin"/>
        </w:r>
        <w:r w:rsidR="00F44A0B">
          <w:rPr>
            <w:noProof/>
            <w:webHidden/>
          </w:rPr>
          <w:instrText xml:space="preserve"> PAGEREF _Toc449617175 \h </w:instrText>
        </w:r>
        <w:r w:rsidR="00F44A0B">
          <w:rPr>
            <w:noProof/>
            <w:webHidden/>
          </w:rPr>
        </w:r>
        <w:r w:rsidR="00F44A0B">
          <w:rPr>
            <w:noProof/>
            <w:webHidden/>
          </w:rPr>
          <w:fldChar w:fldCharType="separate"/>
        </w:r>
        <w:r w:rsidR="00F44A0B">
          <w:rPr>
            <w:noProof/>
            <w:webHidden/>
          </w:rPr>
          <w:t>36</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6" w:history="1">
        <w:r w:rsidR="00F44A0B" w:rsidRPr="007A4654">
          <w:rPr>
            <w:rStyle w:val="afb"/>
            <w:noProof/>
          </w:rPr>
          <w:t xml:space="preserve">4.4.2 </w:t>
        </w:r>
        <w:r w:rsidR="00F44A0B" w:rsidRPr="007A4654">
          <w:rPr>
            <w:rStyle w:val="afb"/>
            <w:rFonts w:hint="eastAsia"/>
            <w:noProof/>
          </w:rPr>
          <w:t>算法实现与分析</w:t>
        </w:r>
        <w:r w:rsidR="00F44A0B">
          <w:rPr>
            <w:noProof/>
            <w:webHidden/>
          </w:rPr>
          <w:tab/>
        </w:r>
        <w:r w:rsidR="00F44A0B">
          <w:rPr>
            <w:noProof/>
            <w:webHidden/>
          </w:rPr>
          <w:fldChar w:fldCharType="begin"/>
        </w:r>
        <w:r w:rsidR="00F44A0B">
          <w:rPr>
            <w:noProof/>
            <w:webHidden/>
          </w:rPr>
          <w:instrText xml:space="preserve"> PAGEREF _Toc449617176 \h </w:instrText>
        </w:r>
        <w:r w:rsidR="00F44A0B">
          <w:rPr>
            <w:noProof/>
            <w:webHidden/>
          </w:rPr>
        </w:r>
        <w:r w:rsidR="00F44A0B">
          <w:rPr>
            <w:noProof/>
            <w:webHidden/>
          </w:rPr>
          <w:fldChar w:fldCharType="separate"/>
        </w:r>
        <w:r w:rsidR="00F44A0B">
          <w:rPr>
            <w:noProof/>
            <w:webHidden/>
          </w:rPr>
          <w:t>37</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7" w:history="1">
        <w:r w:rsidR="00F44A0B" w:rsidRPr="007A4654">
          <w:rPr>
            <w:rStyle w:val="afb"/>
            <w:noProof/>
          </w:rPr>
          <w:t xml:space="preserve">4.4.3 </w:t>
        </w:r>
        <w:r w:rsidR="00F44A0B" w:rsidRPr="007A4654">
          <w:rPr>
            <w:rStyle w:val="afb"/>
            <w:rFonts w:hint="eastAsia"/>
            <w:noProof/>
          </w:rPr>
          <w:t>近似算法相似度</w:t>
        </w:r>
        <w:r w:rsidR="00F44A0B">
          <w:rPr>
            <w:noProof/>
            <w:webHidden/>
          </w:rPr>
          <w:tab/>
        </w:r>
        <w:r w:rsidR="00F44A0B">
          <w:rPr>
            <w:noProof/>
            <w:webHidden/>
          </w:rPr>
          <w:fldChar w:fldCharType="begin"/>
        </w:r>
        <w:r w:rsidR="00F44A0B">
          <w:rPr>
            <w:noProof/>
            <w:webHidden/>
          </w:rPr>
          <w:instrText xml:space="preserve"> PAGEREF _Toc449617177 \h </w:instrText>
        </w:r>
        <w:r w:rsidR="00F44A0B">
          <w:rPr>
            <w:noProof/>
            <w:webHidden/>
          </w:rPr>
        </w:r>
        <w:r w:rsidR="00F44A0B">
          <w:rPr>
            <w:noProof/>
            <w:webHidden/>
          </w:rPr>
          <w:fldChar w:fldCharType="separate"/>
        </w:r>
        <w:r w:rsidR="00F44A0B">
          <w:rPr>
            <w:noProof/>
            <w:webHidden/>
          </w:rPr>
          <w:t>38</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78" w:history="1">
        <w:r w:rsidR="00F44A0B" w:rsidRPr="007A4654">
          <w:rPr>
            <w:rStyle w:val="afb"/>
            <w:noProof/>
          </w:rPr>
          <w:t xml:space="preserve">4.4.4 </w:t>
        </w:r>
        <w:r w:rsidR="00F44A0B" w:rsidRPr="007A4654">
          <w:rPr>
            <w:rStyle w:val="afb"/>
            <w:rFonts w:hint="eastAsia"/>
            <w:noProof/>
          </w:rPr>
          <w:t>近似算法下界</w:t>
        </w:r>
        <w:r w:rsidR="00F44A0B">
          <w:rPr>
            <w:noProof/>
            <w:webHidden/>
          </w:rPr>
          <w:tab/>
        </w:r>
        <w:r w:rsidR="00F44A0B">
          <w:rPr>
            <w:noProof/>
            <w:webHidden/>
          </w:rPr>
          <w:fldChar w:fldCharType="begin"/>
        </w:r>
        <w:r w:rsidR="00F44A0B">
          <w:rPr>
            <w:noProof/>
            <w:webHidden/>
          </w:rPr>
          <w:instrText xml:space="preserve"> PAGEREF _Toc449617178 \h </w:instrText>
        </w:r>
        <w:r w:rsidR="00F44A0B">
          <w:rPr>
            <w:noProof/>
            <w:webHidden/>
          </w:rPr>
        </w:r>
        <w:r w:rsidR="00F44A0B">
          <w:rPr>
            <w:noProof/>
            <w:webHidden/>
          </w:rPr>
          <w:fldChar w:fldCharType="separate"/>
        </w:r>
        <w:r w:rsidR="00F44A0B">
          <w:rPr>
            <w:noProof/>
            <w:webHidden/>
          </w:rPr>
          <w:t>38</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79" w:history="1">
        <w:r w:rsidR="00F44A0B" w:rsidRPr="007A4654">
          <w:rPr>
            <w:rStyle w:val="afb"/>
            <w:noProof/>
          </w:rPr>
          <w:t xml:space="preserve">4.5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_Toc449617179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80" w:history="1">
        <w:r w:rsidR="00F44A0B" w:rsidRPr="007A4654">
          <w:rPr>
            <w:rStyle w:val="afb"/>
            <w:noProof/>
          </w:rPr>
          <w:t xml:space="preserve">4.5.1 </w:t>
        </w:r>
        <w:r w:rsidR="00F44A0B" w:rsidRPr="007A4654">
          <w:rPr>
            <w:rStyle w:val="afb"/>
            <w:rFonts w:hint="eastAsia"/>
            <w:noProof/>
          </w:rPr>
          <w:t>实验数据</w:t>
        </w:r>
        <w:r w:rsidR="00F44A0B">
          <w:rPr>
            <w:noProof/>
            <w:webHidden/>
          </w:rPr>
          <w:tab/>
        </w:r>
        <w:r w:rsidR="00F44A0B">
          <w:rPr>
            <w:noProof/>
            <w:webHidden/>
          </w:rPr>
          <w:fldChar w:fldCharType="begin"/>
        </w:r>
        <w:r w:rsidR="00F44A0B">
          <w:rPr>
            <w:noProof/>
            <w:webHidden/>
          </w:rPr>
          <w:instrText xml:space="preserve"> PAGEREF _Toc449617180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81" w:history="1">
        <w:r w:rsidR="00F44A0B" w:rsidRPr="007A4654">
          <w:rPr>
            <w:rStyle w:val="afb"/>
            <w:noProof/>
          </w:rPr>
          <w:t xml:space="preserve">4.5.2 </w:t>
        </w:r>
        <w:r w:rsidR="00F44A0B" w:rsidRPr="007A4654">
          <w:rPr>
            <w:rStyle w:val="afb"/>
            <w:rFonts w:hint="eastAsia"/>
            <w:noProof/>
          </w:rPr>
          <w:t>实验结果与分析</w:t>
        </w:r>
        <w:r w:rsidR="00F44A0B">
          <w:rPr>
            <w:noProof/>
            <w:webHidden/>
          </w:rPr>
          <w:tab/>
        </w:r>
        <w:r w:rsidR="00F44A0B">
          <w:rPr>
            <w:noProof/>
            <w:webHidden/>
          </w:rPr>
          <w:fldChar w:fldCharType="begin"/>
        </w:r>
        <w:r w:rsidR="00F44A0B">
          <w:rPr>
            <w:noProof/>
            <w:webHidden/>
          </w:rPr>
          <w:instrText xml:space="preserve"> PAGEREF _Toc449617181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82" w:history="1">
        <w:r w:rsidR="00F44A0B" w:rsidRPr="007A4654">
          <w:rPr>
            <w:rStyle w:val="afb"/>
            <w:noProof/>
          </w:rPr>
          <w:t xml:space="preserve">4.6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_Toc449617182 \h </w:instrText>
        </w:r>
        <w:r w:rsidR="00F44A0B">
          <w:rPr>
            <w:noProof/>
            <w:webHidden/>
          </w:rPr>
        </w:r>
        <w:r w:rsidR="00F44A0B">
          <w:rPr>
            <w:noProof/>
            <w:webHidden/>
          </w:rPr>
          <w:fldChar w:fldCharType="separate"/>
        </w:r>
        <w:r w:rsidR="00F44A0B">
          <w:rPr>
            <w:noProof/>
            <w:webHidden/>
          </w:rPr>
          <w:t>43</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83" w:history="1">
        <w:r w:rsidR="00F44A0B" w:rsidRPr="007A4654">
          <w:rPr>
            <w:rStyle w:val="afb"/>
            <w:rFonts w:hint="eastAsia"/>
            <w:noProof/>
          </w:rPr>
          <w:t>第</w:t>
        </w:r>
        <w:r w:rsidR="00F44A0B" w:rsidRPr="007A4654">
          <w:rPr>
            <w:rStyle w:val="afb"/>
            <w:noProof/>
          </w:rPr>
          <w:t>5</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不确定图关键边增量算法优化策略</w:t>
        </w:r>
        <w:r w:rsidR="00F44A0B">
          <w:rPr>
            <w:noProof/>
            <w:webHidden/>
          </w:rPr>
          <w:tab/>
        </w:r>
        <w:r w:rsidR="00F44A0B">
          <w:rPr>
            <w:noProof/>
            <w:webHidden/>
          </w:rPr>
          <w:fldChar w:fldCharType="begin"/>
        </w:r>
        <w:r w:rsidR="00F44A0B">
          <w:rPr>
            <w:noProof/>
            <w:webHidden/>
          </w:rPr>
          <w:instrText xml:space="preserve"> PAGEREF _Toc449617183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84" w:history="1">
        <w:r w:rsidR="00F44A0B" w:rsidRPr="007A4654">
          <w:rPr>
            <w:rStyle w:val="afb"/>
            <w:noProof/>
          </w:rPr>
          <w:t xml:space="preserve">5.1 </w:t>
        </w:r>
        <w:r w:rsidR="00F44A0B" w:rsidRPr="007A4654">
          <w:rPr>
            <w:rStyle w:val="afb"/>
            <w:rFonts w:hint="eastAsia"/>
            <w:noProof/>
          </w:rPr>
          <w:t>基于确定边过滤的增量算法</w:t>
        </w:r>
        <w:r w:rsidR="00F44A0B" w:rsidRPr="007A4654">
          <w:rPr>
            <w:rStyle w:val="afb"/>
            <w:noProof/>
          </w:rPr>
          <w:t>ICA_FEA</w:t>
        </w:r>
        <w:r w:rsidR="00F44A0B">
          <w:rPr>
            <w:noProof/>
            <w:webHidden/>
          </w:rPr>
          <w:tab/>
        </w:r>
        <w:r w:rsidR="00F44A0B">
          <w:rPr>
            <w:noProof/>
            <w:webHidden/>
          </w:rPr>
          <w:fldChar w:fldCharType="begin"/>
        </w:r>
        <w:r w:rsidR="00F44A0B">
          <w:rPr>
            <w:noProof/>
            <w:webHidden/>
          </w:rPr>
          <w:instrText xml:space="preserve"> PAGEREF _Toc449617184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85" w:history="1">
        <w:r w:rsidR="00F44A0B" w:rsidRPr="007A4654">
          <w:rPr>
            <w:rStyle w:val="afb"/>
            <w:noProof/>
          </w:rPr>
          <w:t xml:space="preserve">5.1.1 </w:t>
        </w:r>
        <w:r w:rsidR="00F44A0B" w:rsidRPr="007A4654">
          <w:rPr>
            <w:rStyle w:val="afb"/>
            <w:rFonts w:hint="eastAsia"/>
            <w:noProof/>
          </w:rPr>
          <w:t>算法基本思想</w:t>
        </w:r>
        <w:r w:rsidR="00F44A0B">
          <w:rPr>
            <w:noProof/>
            <w:webHidden/>
          </w:rPr>
          <w:tab/>
        </w:r>
        <w:r w:rsidR="00F44A0B">
          <w:rPr>
            <w:noProof/>
            <w:webHidden/>
          </w:rPr>
          <w:fldChar w:fldCharType="begin"/>
        </w:r>
        <w:r w:rsidR="00F44A0B">
          <w:rPr>
            <w:noProof/>
            <w:webHidden/>
          </w:rPr>
          <w:instrText xml:space="preserve"> PAGEREF _Toc449617185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86" w:history="1">
        <w:r w:rsidR="00F44A0B" w:rsidRPr="007A4654">
          <w:rPr>
            <w:rStyle w:val="afb"/>
            <w:noProof/>
          </w:rPr>
          <w:t xml:space="preserve">5.1.2 </w:t>
        </w:r>
        <w:r w:rsidR="00F44A0B" w:rsidRPr="007A4654">
          <w:rPr>
            <w:rStyle w:val="afb"/>
            <w:rFonts w:hint="eastAsia"/>
            <w:noProof/>
          </w:rPr>
          <w:t>割集中的边计算</w:t>
        </w:r>
        <w:r w:rsidR="00F44A0B">
          <w:rPr>
            <w:noProof/>
            <w:webHidden/>
          </w:rPr>
          <w:tab/>
        </w:r>
        <w:r w:rsidR="00F44A0B">
          <w:rPr>
            <w:noProof/>
            <w:webHidden/>
          </w:rPr>
          <w:fldChar w:fldCharType="begin"/>
        </w:r>
        <w:r w:rsidR="00F44A0B">
          <w:rPr>
            <w:noProof/>
            <w:webHidden/>
          </w:rPr>
          <w:instrText xml:space="preserve"> PAGEREF _Toc449617186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87" w:history="1">
        <w:r w:rsidR="00F44A0B" w:rsidRPr="007A4654">
          <w:rPr>
            <w:rStyle w:val="afb"/>
            <w:noProof/>
          </w:rPr>
          <w:t xml:space="preserve">5.1.3 </w:t>
        </w:r>
        <w:r w:rsidR="00F44A0B" w:rsidRPr="007A4654">
          <w:rPr>
            <w:rStyle w:val="afb"/>
            <w:rFonts w:hint="eastAsia"/>
            <w:noProof/>
          </w:rPr>
          <w:t>悬挂边的计算</w:t>
        </w:r>
        <w:r w:rsidR="00F44A0B">
          <w:rPr>
            <w:noProof/>
            <w:webHidden/>
          </w:rPr>
          <w:tab/>
        </w:r>
        <w:r w:rsidR="00F44A0B">
          <w:rPr>
            <w:noProof/>
            <w:webHidden/>
          </w:rPr>
          <w:fldChar w:fldCharType="begin"/>
        </w:r>
        <w:r w:rsidR="00F44A0B">
          <w:rPr>
            <w:noProof/>
            <w:webHidden/>
          </w:rPr>
          <w:instrText xml:space="preserve"> PAGEREF _Toc449617187 \h </w:instrText>
        </w:r>
        <w:r w:rsidR="00F44A0B">
          <w:rPr>
            <w:noProof/>
            <w:webHidden/>
          </w:rPr>
        </w:r>
        <w:r w:rsidR="00F44A0B">
          <w:rPr>
            <w:noProof/>
            <w:webHidden/>
          </w:rPr>
          <w:fldChar w:fldCharType="separate"/>
        </w:r>
        <w:r w:rsidR="00F44A0B">
          <w:rPr>
            <w:noProof/>
            <w:webHidden/>
          </w:rPr>
          <w:t>47</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88" w:history="1">
        <w:r w:rsidR="00F44A0B" w:rsidRPr="007A4654">
          <w:rPr>
            <w:rStyle w:val="afb"/>
            <w:noProof/>
          </w:rPr>
          <w:t xml:space="preserve">5.1.4 </w:t>
        </w:r>
        <w:r w:rsidR="00F44A0B" w:rsidRPr="007A4654">
          <w:rPr>
            <w:rStyle w:val="afb"/>
            <w:rFonts w:hint="eastAsia"/>
            <w:noProof/>
          </w:rPr>
          <w:t>算法实现及分析</w:t>
        </w:r>
        <w:r w:rsidR="00F44A0B">
          <w:rPr>
            <w:noProof/>
            <w:webHidden/>
          </w:rPr>
          <w:tab/>
        </w:r>
        <w:r w:rsidR="00F44A0B">
          <w:rPr>
            <w:noProof/>
            <w:webHidden/>
          </w:rPr>
          <w:fldChar w:fldCharType="begin"/>
        </w:r>
        <w:r w:rsidR="00F44A0B">
          <w:rPr>
            <w:noProof/>
            <w:webHidden/>
          </w:rPr>
          <w:instrText xml:space="preserve"> PAGEREF _Toc449617188 \h </w:instrText>
        </w:r>
        <w:r w:rsidR="00F44A0B">
          <w:rPr>
            <w:noProof/>
            <w:webHidden/>
          </w:rPr>
        </w:r>
        <w:r w:rsidR="00F44A0B">
          <w:rPr>
            <w:noProof/>
            <w:webHidden/>
          </w:rPr>
          <w:fldChar w:fldCharType="separate"/>
        </w:r>
        <w:r w:rsidR="00F44A0B">
          <w:rPr>
            <w:noProof/>
            <w:webHidden/>
          </w:rPr>
          <w:t>48</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89" w:history="1">
        <w:r w:rsidR="00F44A0B" w:rsidRPr="007A4654">
          <w:rPr>
            <w:rStyle w:val="afb"/>
            <w:noProof/>
          </w:rPr>
          <w:t xml:space="preserve">5.1.5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_Toc449617189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90" w:history="1">
        <w:r w:rsidR="00F44A0B" w:rsidRPr="007A4654">
          <w:rPr>
            <w:rStyle w:val="afb"/>
            <w:noProof/>
          </w:rPr>
          <w:t xml:space="preserve">5.2 </w:t>
        </w:r>
        <w:r w:rsidR="00F44A0B" w:rsidRPr="007A4654">
          <w:rPr>
            <w:rStyle w:val="afb"/>
            <w:rFonts w:hint="eastAsia"/>
            <w:noProof/>
          </w:rPr>
          <w:t>基于下界子图树的增量优化算法</w:t>
        </w:r>
        <w:r w:rsidR="00F44A0B">
          <w:rPr>
            <w:noProof/>
            <w:webHidden/>
          </w:rPr>
          <w:tab/>
        </w:r>
        <w:r w:rsidR="00F44A0B">
          <w:rPr>
            <w:noProof/>
            <w:webHidden/>
          </w:rPr>
          <w:fldChar w:fldCharType="begin"/>
        </w:r>
        <w:r w:rsidR="00F44A0B">
          <w:rPr>
            <w:noProof/>
            <w:webHidden/>
          </w:rPr>
          <w:instrText xml:space="preserve"> PAGEREF _Toc449617190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91" w:history="1">
        <w:r w:rsidR="00F44A0B" w:rsidRPr="007A4654">
          <w:rPr>
            <w:rStyle w:val="afb"/>
            <w:noProof/>
          </w:rPr>
          <w:t xml:space="preserve">5.2.1 </w:t>
        </w:r>
        <w:r w:rsidR="00F44A0B" w:rsidRPr="007A4654">
          <w:rPr>
            <w:rStyle w:val="afb"/>
            <w:rFonts w:hint="eastAsia"/>
            <w:noProof/>
          </w:rPr>
          <w:t>算法的基本思想</w:t>
        </w:r>
        <w:r w:rsidR="00F44A0B">
          <w:rPr>
            <w:noProof/>
            <w:webHidden/>
          </w:rPr>
          <w:tab/>
        </w:r>
        <w:r w:rsidR="00F44A0B">
          <w:rPr>
            <w:noProof/>
            <w:webHidden/>
          </w:rPr>
          <w:fldChar w:fldCharType="begin"/>
        </w:r>
        <w:r w:rsidR="00F44A0B">
          <w:rPr>
            <w:noProof/>
            <w:webHidden/>
          </w:rPr>
          <w:instrText xml:space="preserve"> PAGEREF _Toc449617191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92" w:history="1">
        <w:r w:rsidR="00F44A0B" w:rsidRPr="007A4654">
          <w:rPr>
            <w:rStyle w:val="afb"/>
            <w:noProof/>
          </w:rPr>
          <w:t xml:space="preserve">5.2.2 </w:t>
        </w:r>
        <w:r w:rsidR="00F44A0B" w:rsidRPr="007A4654">
          <w:rPr>
            <w:rStyle w:val="afb"/>
            <w:rFonts w:hint="eastAsia"/>
            <w:noProof/>
          </w:rPr>
          <w:t>构造下界子图树与子树搜索过程</w:t>
        </w:r>
        <w:r w:rsidR="00F44A0B">
          <w:rPr>
            <w:noProof/>
            <w:webHidden/>
          </w:rPr>
          <w:tab/>
        </w:r>
        <w:r w:rsidR="00F44A0B">
          <w:rPr>
            <w:noProof/>
            <w:webHidden/>
          </w:rPr>
          <w:fldChar w:fldCharType="begin"/>
        </w:r>
        <w:r w:rsidR="00F44A0B">
          <w:rPr>
            <w:noProof/>
            <w:webHidden/>
          </w:rPr>
          <w:instrText xml:space="preserve"> PAGEREF _Toc449617192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6D7A46" w:rsidP="00F44A0B">
      <w:pPr>
        <w:pStyle w:val="34"/>
        <w:tabs>
          <w:tab w:val="right" w:leader="dot" w:pos="9061"/>
        </w:tabs>
        <w:ind w:left="936"/>
        <w:rPr>
          <w:rFonts w:ascii="Calibri" w:hAnsi="Calibri"/>
          <w:noProof/>
          <w:spacing w:val="0"/>
          <w:kern w:val="2"/>
          <w:sz w:val="21"/>
          <w:szCs w:val="22"/>
        </w:rPr>
      </w:pPr>
      <w:hyperlink w:anchor="_Toc449617193" w:history="1">
        <w:r w:rsidR="00F44A0B" w:rsidRPr="007A4654">
          <w:rPr>
            <w:rStyle w:val="afb"/>
            <w:noProof/>
          </w:rPr>
          <w:t xml:space="preserve">5.2.3 </w:t>
        </w:r>
        <w:r w:rsidR="00F44A0B" w:rsidRPr="007A4654">
          <w:rPr>
            <w:rStyle w:val="afb"/>
            <w:rFonts w:hint="eastAsia"/>
            <w:noProof/>
          </w:rPr>
          <w:t>实验结果及分析</w:t>
        </w:r>
        <w:r w:rsidR="00F44A0B">
          <w:rPr>
            <w:noProof/>
            <w:webHidden/>
          </w:rPr>
          <w:tab/>
        </w:r>
        <w:r w:rsidR="00F44A0B">
          <w:rPr>
            <w:noProof/>
            <w:webHidden/>
          </w:rPr>
          <w:fldChar w:fldCharType="begin"/>
        </w:r>
        <w:r w:rsidR="00F44A0B">
          <w:rPr>
            <w:noProof/>
            <w:webHidden/>
          </w:rPr>
          <w:instrText xml:space="preserve"> PAGEREF _Toc449617193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6D7A46" w:rsidP="00F44A0B">
      <w:pPr>
        <w:pStyle w:val="26"/>
        <w:tabs>
          <w:tab w:val="right" w:leader="dot" w:pos="9061"/>
        </w:tabs>
        <w:ind w:left="468"/>
        <w:rPr>
          <w:rFonts w:ascii="Calibri" w:hAnsi="Calibri"/>
          <w:noProof/>
          <w:spacing w:val="0"/>
          <w:kern w:val="2"/>
          <w:sz w:val="21"/>
          <w:szCs w:val="22"/>
        </w:rPr>
      </w:pPr>
      <w:hyperlink w:anchor="_Toc449617194" w:history="1">
        <w:r w:rsidR="00F44A0B" w:rsidRPr="007A4654">
          <w:rPr>
            <w:rStyle w:val="afb"/>
            <w:noProof/>
          </w:rPr>
          <w:t xml:space="preserve">5.3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_Toc449617194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95" w:history="1">
        <w:r w:rsidR="00F44A0B" w:rsidRPr="007A4654">
          <w:rPr>
            <w:rStyle w:val="afb"/>
            <w:rFonts w:hint="eastAsia"/>
            <w:noProof/>
          </w:rPr>
          <w:t>第</w:t>
        </w:r>
        <w:r w:rsidR="00F44A0B" w:rsidRPr="007A4654">
          <w:rPr>
            <w:rStyle w:val="afb"/>
            <w:noProof/>
          </w:rPr>
          <w:t>6</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总结和展望</w:t>
        </w:r>
        <w:r w:rsidR="00F44A0B">
          <w:rPr>
            <w:noProof/>
            <w:webHidden/>
          </w:rPr>
          <w:tab/>
        </w:r>
        <w:r w:rsidR="00F44A0B">
          <w:rPr>
            <w:noProof/>
            <w:webHidden/>
          </w:rPr>
          <w:fldChar w:fldCharType="begin"/>
        </w:r>
        <w:r w:rsidR="00F44A0B">
          <w:rPr>
            <w:noProof/>
            <w:webHidden/>
          </w:rPr>
          <w:instrText xml:space="preserve"> PAGEREF _Toc449617195 \h </w:instrText>
        </w:r>
        <w:r w:rsidR="00F44A0B">
          <w:rPr>
            <w:noProof/>
            <w:webHidden/>
          </w:rPr>
        </w:r>
        <w:r w:rsidR="00F44A0B">
          <w:rPr>
            <w:noProof/>
            <w:webHidden/>
          </w:rPr>
          <w:fldChar w:fldCharType="separate"/>
        </w:r>
        <w:r w:rsidR="00F44A0B">
          <w:rPr>
            <w:noProof/>
            <w:webHidden/>
          </w:rPr>
          <w:t>50</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96" w:history="1">
        <w:r w:rsidR="00F44A0B" w:rsidRPr="007A4654">
          <w:rPr>
            <w:rStyle w:val="afb"/>
            <w:rFonts w:hint="eastAsia"/>
            <w:noProof/>
          </w:rPr>
          <w:t>致谢</w:t>
        </w:r>
        <w:r w:rsidR="00F44A0B">
          <w:rPr>
            <w:noProof/>
            <w:webHidden/>
          </w:rPr>
          <w:tab/>
        </w:r>
        <w:r w:rsidR="00F44A0B">
          <w:rPr>
            <w:noProof/>
            <w:webHidden/>
          </w:rPr>
          <w:fldChar w:fldCharType="begin"/>
        </w:r>
        <w:r w:rsidR="00F44A0B">
          <w:rPr>
            <w:noProof/>
            <w:webHidden/>
          </w:rPr>
          <w:instrText xml:space="preserve"> PAGEREF _Toc449617196 \h </w:instrText>
        </w:r>
        <w:r w:rsidR="00F44A0B">
          <w:rPr>
            <w:noProof/>
            <w:webHidden/>
          </w:rPr>
        </w:r>
        <w:r w:rsidR="00F44A0B">
          <w:rPr>
            <w:noProof/>
            <w:webHidden/>
          </w:rPr>
          <w:fldChar w:fldCharType="separate"/>
        </w:r>
        <w:r w:rsidR="00F44A0B">
          <w:rPr>
            <w:noProof/>
            <w:webHidden/>
          </w:rPr>
          <w:t>51</w:t>
        </w:r>
        <w:r w:rsidR="00F44A0B">
          <w:rPr>
            <w:noProof/>
            <w:webHidden/>
          </w:rPr>
          <w:fldChar w:fldCharType="end"/>
        </w:r>
      </w:hyperlink>
    </w:p>
    <w:p w:rsidR="00F44A0B" w:rsidRPr="004678AB" w:rsidRDefault="006D7A46">
      <w:pPr>
        <w:pStyle w:val="15"/>
        <w:tabs>
          <w:tab w:val="right" w:leader="dot" w:pos="9061"/>
        </w:tabs>
        <w:rPr>
          <w:rFonts w:ascii="Calibri" w:hAnsi="Calibri"/>
          <w:noProof/>
          <w:spacing w:val="0"/>
          <w:kern w:val="2"/>
          <w:sz w:val="21"/>
          <w:szCs w:val="22"/>
        </w:rPr>
      </w:pPr>
      <w:hyperlink w:anchor="_Toc449617197" w:history="1">
        <w:r w:rsidR="00F44A0B" w:rsidRPr="007A4654">
          <w:rPr>
            <w:rStyle w:val="afb"/>
            <w:rFonts w:hint="eastAsia"/>
            <w:noProof/>
          </w:rPr>
          <w:t>参考文献</w:t>
        </w:r>
        <w:r w:rsidR="00F44A0B">
          <w:rPr>
            <w:noProof/>
            <w:webHidden/>
          </w:rPr>
          <w:tab/>
        </w:r>
        <w:r w:rsidR="00F44A0B">
          <w:rPr>
            <w:noProof/>
            <w:webHidden/>
          </w:rPr>
          <w:fldChar w:fldCharType="begin"/>
        </w:r>
        <w:r w:rsidR="00F44A0B">
          <w:rPr>
            <w:noProof/>
            <w:webHidden/>
          </w:rPr>
          <w:instrText xml:space="preserve"> PAGEREF _Toc449617197 \h </w:instrText>
        </w:r>
        <w:r w:rsidR="00F44A0B">
          <w:rPr>
            <w:noProof/>
            <w:webHidden/>
          </w:rPr>
        </w:r>
        <w:r w:rsidR="00F44A0B">
          <w:rPr>
            <w:noProof/>
            <w:webHidden/>
          </w:rPr>
          <w:fldChar w:fldCharType="separate"/>
        </w:r>
        <w:r w:rsidR="00F44A0B">
          <w:rPr>
            <w:noProof/>
            <w:webHidden/>
          </w:rPr>
          <w:t>52</w:t>
        </w:r>
        <w:r w:rsidR="00F44A0B">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22" w:name="_Toc449617137"/>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22"/>
    </w:p>
    <w:p w:rsidR="00E77FC0" w:rsidRDefault="00D64FEA" w:rsidP="00DB5271">
      <w:pPr>
        <w:pStyle w:val="21"/>
      </w:pPr>
      <w:bookmarkStart w:id="23" w:name="_Toc449617138"/>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23"/>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24" w:name="_Toc449617139"/>
      <w:r>
        <w:rPr>
          <w:rFonts w:hint="eastAsia"/>
        </w:rPr>
        <w:t>1</w:t>
      </w:r>
      <w:r w:rsidR="00040741">
        <w:rPr>
          <w:rFonts w:hint="eastAsia"/>
        </w:rPr>
        <w:t xml:space="preserve">.2 </w:t>
      </w:r>
      <w:r w:rsidR="003C31C0">
        <w:rPr>
          <w:rFonts w:hint="eastAsia"/>
        </w:rPr>
        <w:t>研究现状</w:t>
      </w:r>
      <w:bookmarkEnd w:id="24"/>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25" w:name="_Toc449617140"/>
      <w:r>
        <w:rPr>
          <w:rFonts w:hint="eastAsia"/>
        </w:rPr>
        <w:t>1</w:t>
      </w:r>
      <w:r w:rsidR="00040741">
        <w:rPr>
          <w:rFonts w:hint="eastAsia"/>
        </w:rPr>
        <w:t xml:space="preserve">.3 </w:t>
      </w:r>
      <w:r w:rsidR="00E77FC0">
        <w:rPr>
          <w:rFonts w:hint="eastAsia"/>
        </w:rPr>
        <w:t>研究内容</w:t>
      </w:r>
      <w:bookmarkEnd w:id="25"/>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26" w:name="_Toc449617141"/>
      <w:r>
        <w:rPr>
          <w:rFonts w:hint="eastAsia"/>
        </w:rPr>
        <w:t>1</w:t>
      </w:r>
      <w:r w:rsidR="00040741">
        <w:rPr>
          <w:rFonts w:hint="eastAsia"/>
        </w:rPr>
        <w:t xml:space="preserve">.4 </w:t>
      </w:r>
      <w:r w:rsidR="00E77FC0">
        <w:rPr>
          <w:rFonts w:hint="eastAsia"/>
        </w:rPr>
        <w:t>本文内容组织</w:t>
      </w:r>
      <w:bookmarkEnd w:id="26"/>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5098D" w:rsidRPr="004678AB">
        <w:rPr>
          <w:rFonts w:hint="eastAsia"/>
          <w:color w:val="000000"/>
        </w:rPr>
        <w:t>本章主要介绍了一些基本概念。由于本文是基于网络最大流、随机流网络可靠性和不确定图分布可靠性对不确定图关键边进行的相关</w:t>
      </w:r>
      <w:r w:rsidR="0075098D" w:rsidRPr="004678AB">
        <w:rPr>
          <w:rFonts w:hint="eastAsia"/>
          <w:color w:val="000000"/>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27" w:name="_Toc449617142"/>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27"/>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28" w:name="_Toc449617143"/>
      <w:r>
        <w:rPr>
          <w:rFonts w:hint="eastAsia"/>
        </w:rPr>
        <w:t>2</w:t>
      </w:r>
      <w:r w:rsidR="00040741">
        <w:rPr>
          <w:rFonts w:hint="eastAsia"/>
        </w:rPr>
        <w:t xml:space="preserve">.1 </w:t>
      </w:r>
      <w:r w:rsidR="00E77FC0">
        <w:rPr>
          <w:rFonts w:hint="eastAsia"/>
        </w:rPr>
        <w:t>最大流</w:t>
      </w:r>
      <w:r w:rsidR="00CB39C4">
        <w:rPr>
          <w:rFonts w:hint="eastAsia"/>
        </w:rPr>
        <w:t>问题</w:t>
      </w:r>
      <w:bookmarkEnd w:id="28"/>
    </w:p>
    <w:p w:rsidR="0028505A" w:rsidRDefault="00D64FEA" w:rsidP="003610BD">
      <w:pPr>
        <w:pStyle w:val="31"/>
      </w:pPr>
      <w:bookmarkStart w:id="29" w:name="_Toc449617144"/>
      <w:r>
        <w:rPr>
          <w:rFonts w:hint="eastAsia"/>
        </w:rPr>
        <w:t>2</w:t>
      </w:r>
      <w:r w:rsidR="00040741">
        <w:rPr>
          <w:rFonts w:hint="eastAsia"/>
        </w:rPr>
        <w:t xml:space="preserve">.1.1 </w:t>
      </w:r>
      <w:r w:rsidR="0028505A">
        <w:rPr>
          <w:rFonts w:hint="eastAsia"/>
        </w:rPr>
        <w:t>基本概念和相关定义</w:t>
      </w:r>
      <w:bookmarkEnd w:id="29"/>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11pt" o:ole="">
            <v:imagedata r:id="rId20" o:title=""/>
          </v:shape>
          <o:OLEObject Type="Embed" ProgID="Visio.Drawing.11" ShapeID="_x0000_i1025" DrawAspect="Content" ObjectID="_1523461176" r:id="rId21"/>
        </w:object>
      </w:r>
      <w:r w:rsidRPr="00694187">
        <w:t xml:space="preserve"> </w:t>
      </w:r>
      <w:r>
        <w:object w:dxaOrig="3528" w:dyaOrig="2218">
          <v:shape id="_x0000_i1026" type="#_x0000_t75" style="width:175.5pt;height:111pt" o:ole="">
            <v:imagedata r:id="rId22" o:title=""/>
          </v:shape>
          <o:OLEObject Type="Embed" ProgID="Visio.Drawing.11" ShapeID="_x0000_i1026" DrawAspect="Content" ObjectID="_1523461177"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30" w:name="_Toc449617145"/>
      <w:r>
        <w:rPr>
          <w:rFonts w:hint="eastAsia"/>
        </w:rPr>
        <w:t>2</w:t>
      </w:r>
      <w:r w:rsidR="00040741">
        <w:rPr>
          <w:rFonts w:hint="eastAsia"/>
        </w:rPr>
        <w:t xml:space="preserve">.1.2 </w:t>
      </w:r>
      <w:r w:rsidR="00E77FC0">
        <w:rPr>
          <w:rFonts w:hint="eastAsia"/>
        </w:rPr>
        <w:t>常见的最大流算法</w:t>
      </w:r>
      <w:bookmarkEnd w:id="30"/>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5pt;height:111pt" o:ole="">
            <v:imagedata r:id="rId24" o:title=""/>
          </v:shape>
          <o:OLEObject Type="Embed" ProgID="Visio.Drawing.11" ShapeID="_x0000_i1027" DrawAspect="Content" ObjectID="_1523461178"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31" w:name="_Toc449617146"/>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31"/>
    </w:p>
    <w:p w:rsidR="00E77FC0" w:rsidRDefault="00D64FEA" w:rsidP="003610BD">
      <w:pPr>
        <w:pStyle w:val="31"/>
      </w:pPr>
      <w:bookmarkStart w:id="32" w:name="_Toc449617147"/>
      <w:r>
        <w:rPr>
          <w:rFonts w:hint="eastAsia"/>
        </w:rPr>
        <w:t>2.</w:t>
      </w:r>
      <w:r w:rsidR="00040741">
        <w:rPr>
          <w:rFonts w:hint="eastAsia"/>
        </w:rPr>
        <w:t xml:space="preserve">2.1 </w:t>
      </w:r>
      <w:r w:rsidR="00E77FC0">
        <w:rPr>
          <w:rFonts w:hint="eastAsia"/>
        </w:rPr>
        <w:t>基本概念和相关定义</w:t>
      </w:r>
      <w:bookmarkEnd w:id="32"/>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3" w:name="_Toc449617148"/>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3"/>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4" w:name="_Toc449617149"/>
      <w:r>
        <w:rPr>
          <w:rFonts w:hint="eastAsia"/>
        </w:rPr>
        <w:t>2</w:t>
      </w:r>
      <w:r w:rsidR="00040741">
        <w:rPr>
          <w:rFonts w:hint="eastAsia"/>
        </w:rPr>
        <w:t xml:space="preserve">.3 </w:t>
      </w:r>
      <w:r w:rsidR="00E77FC0">
        <w:rPr>
          <w:rFonts w:hint="eastAsia"/>
        </w:rPr>
        <w:t>不确定图数据</w:t>
      </w:r>
      <w:bookmarkEnd w:id="34"/>
    </w:p>
    <w:p w:rsidR="00561861" w:rsidRDefault="00D64FEA" w:rsidP="003610BD">
      <w:pPr>
        <w:pStyle w:val="31"/>
      </w:pPr>
      <w:bookmarkStart w:id="35" w:name="_Toc449617150"/>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5"/>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5pt;height:94.5pt" o:ole="">
            <v:imagedata r:id="rId26" o:title=""/>
          </v:shape>
          <o:OLEObject Type="Embed" ProgID="Visio.Drawing.11" ShapeID="_x0000_i1028" DrawAspect="Content" ObjectID="_1523461179"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36"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pt;height:101.25pt" o:ole="">
            <v:imagedata r:id="rId28" o:title=""/>
          </v:shape>
          <o:OLEObject Type="Embed" ProgID="Visio.Drawing.11" ShapeID="_x0000_i1029" DrawAspect="Content" ObjectID="_1523461180"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6"/>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37" w:name="_Toc449617151"/>
      <w:r>
        <w:rPr>
          <w:rFonts w:hint="eastAsia"/>
        </w:rPr>
        <w:t>2</w:t>
      </w:r>
      <w:r w:rsidR="00040741">
        <w:rPr>
          <w:rFonts w:hint="eastAsia"/>
        </w:rPr>
        <w:t xml:space="preserve">.3.2 </w:t>
      </w:r>
      <w:r w:rsidR="001308A3">
        <w:rPr>
          <w:rFonts w:hint="eastAsia"/>
        </w:rPr>
        <w:t>不确定图分布可靠性</w:t>
      </w:r>
      <w:bookmarkEnd w:id="37"/>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75pt;height:111pt" o:ole="">
            <v:imagedata r:id="rId30" o:title=""/>
          </v:shape>
          <o:OLEObject Type="Embed" ProgID="Visio.Drawing.11" ShapeID="_x0000_i1030" DrawAspect="Content" ObjectID="_1523461181" r:id="rId31"/>
        </w:object>
      </w:r>
      <w:r>
        <w:object w:dxaOrig="3527" w:dyaOrig="2217">
          <v:shape id="_x0000_i1031" type="#_x0000_t75" style="width:174.75pt;height:111pt" o:ole="">
            <v:imagedata r:id="rId32" o:title=""/>
          </v:shape>
          <o:OLEObject Type="Embed" ProgID="Visio.Drawing.11" ShapeID="_x0000_i1031" DrawAspect="Content" ObjectID="_1523461182"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5pt;height:87.75pt" o:ole="">
            <v:imagedata r:id="rId34" o:title=""/>
          </v:shape>
          <o:OLEObject Type="Embed" ProgID="Visio.Drawing.11" ShapeID="_x0000_i1032" DrawAspect="Content" ObjectID="_1523461183" r:id="rId35"/>
        </w:object>
      </w:r>
      <w:r>
        <w:object w:dxaOrig="3527" w:dyaOrig="2218">
          <v:shape id="_x0000_i1033" type="#_x0000_t75" style="width:141pt;height:90pt" o:ole="">
            <v:imagedata r:id="rId36" o:title=""/>
          </v:shape>
          <o:OLEObject Type="Embed" ProgID="Visio.Drawing.11" ShapeID="_x0000_i1033" DrawAspect="Content" ObjectID="_1523461184" r:id="rId37"/>
        </w:object>
      </w:r>
      <w:r>
        <w:object w:dxaOrig="3527" w:dyaOrig="2218">
          <v:shape id="_x0000_i1034" type="#_x0000_t75" style="width:136.5pt;height:85.5pt" o:ole="">
            <v:imagedata r:id="rId38" o:title=""/>
          </v:shape>
          <o:OLEObject Type="Embed" ProgID="Visio.Drawing.11" ShapeID="_x0000_i1034" DrawAspect="Content" ObjectID="_1523461185"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5pt;height:111pt" o:ole="">
            <v:imagedata r:id="rId40" o:title=""/>
          </v:shape>
          <o:OLEObject Type="Embed" ProgID="Visio.Drawing.11" ShapeID="_x0000_i1035" DrawAspect="Content" ObjectID="_1523461186" r:id="rId41"/>
        </w:object>
      </w:r>
      <w:r w:rsidRPr="00E07FA1">
        <w:t xml:space="preserve"> </w:t>
      </w:r>
      <w:r>
        <w:object w:dxaOrig="3528" w:dyaOrig="2218">
          <v:shape id="_x0000_i1036" type="#_x0000_t75" style="width:175.5pt;height:111pt" o:ole="">
            <v:imagedata r:id="rId42" o:title=""/>
          </v:shape>
          <o:OLEObject Type="Embed" ProgID="Visio.Drawing.11" ShapeID="_x0000_i1036" DrawAspect="Content" ObjectID="_1523461187"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38" w:name="_Toc449617152"/>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38"/>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39" w:name="_Toc449617153"/>
      <w:r>
        <w:rPr>
          <w:rFonts w:hint="eastAsia"/>
        </w:rPr>
        <w:t>2</w:t>
      </w:r>
      <w:r w:rsidR="00040741">
        <w:rPr>
          <w:rFonts w:hint="eastAsia"/>
        </w:rPr>
        <w:t xml:space="preserve">.4 </w:t>
      </w:r>
      <w:r w:rsidR="00E77FC0">
        <w:rPr>
          <w:rFonts w:hint="eastAsia"/>
        </w:rPr>
        <w:t>本章小结</w:t>
      </w:r>
      <w:bookmarkEnd w:id="39"/>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40" w:name="OLE_LINK35"/>
      <w:bookmarkStart w:id="41" w:name="OLE_LINK36"/>
      <w:bookmarkStart w:id="42" w:name="_Toc449617154"/>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40"/>
      <w:bookmarkEnd w:id="41"/>
      <w:bookmarkEnd w:id="42"/>
    </w:p>
    <w:p w:rsidR="008754ED" w:rsidRDefault="000E781B" w:rsidP="007B6362">
      <w:pPr>
        <w:pStyle w:val="a3"/>
        <w:spacing w:line="288" w:lineRule="auto"/>
        <w:ind w:firstLine="468"/>
      </w:pPr>
      <w:bookmarkStart w:id="43" w:name="OLE_LINK9"/>
      <w:bookmarkStart w:id="44"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45" w:name="_Toc449617155"/>
      <w:bookmarkEnd w:id="43"/>
      <w:bookmarkEnd w:id="44"/>
      <w:r>
        <w:rPr>
          <w:rFonts w:hint="eastAsia"/>
        </w:rPr>
        <w:t>3</w:t>
      </w:r>
      <w:r w:rsidR="00040741">
        <w:rPr>
          <w:rFonts w:hint="eastAsia"/>
        </w:rPr>
        <w:t xml:space="preserve">.1 </w:t>
      </w:r>
      <w:r w:rsidR="002B5B19">
        <w:rPr>
          <w:rFonts w:hint="eastAsia"/>
        </w:rPr>
        <w:t>基于流量和容量可靠性的不确定图边关键度衡量模型</w:t>
      </w:r>
      <w:bookmarkEnd w:id="45"/>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6D7A46"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6D7A46"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46" w:name="_Toc449617156"/>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46"/>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47" w:name="OLE_LINK17"/>
            <w:bookmarkStart w:id="48" w:name="OLE_LINK21"/>
            <w:bookmarkStart w:id="49" w:name="OLE_LINK22"/>
            <w:r w:rsidR="00327708">
              <w:rPr>
                <w:rFonts w:hint="eastAsia"/>
              </w:rPr>
              <w:t>BASE_FCP</w:t>
            </w:r>
            <w:bookmarkEnd w:id="47"/>
            <w:bookmarkEnd w:id="48"/>
            <w:bookmarkEnd w:id="49"/>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0" w:name="OLE_LINK5"/>
      <w:bookmarkStart w:id="51" w:name="OLE_LINK6"/>
      <w:r>
        <w:rPr>
          <w:rFonts w:hint="eastAsia"/>
        </w:rPr>
        <w:t>≤</w:t>
      </w:r>
      <w:bookmarkEnd w:id="50"/>
      <w:bookmarkEnd w:id="51"/>
      <w:r>
        <w:rPr>
          <w:rFonts w:hint="eastAsia"/>
        </w:rPr>
        <w:t>m</w:t>
      </w:r>
      <w:r>
        <w:rPr>
          <w:rFonts w:hint="eastAsia"/>
        </w:rPr>
        <w:t>≤</w:t>
      </w:r>
      <w:r>
        <w:rPr>
          <w:rFonts w:hint="eastAsia"/>
        </w:rPr>
        <w:t>|E|</w:t>
      </w:r>
      <w:r>
        <w:rPr>
          <w:rFonts w:hint="eastAsia"/>
        </w:rPr>
        <w:t>。</w:t>
      </w:r>
    </w:p>
    <w:p w:rsidR="007A21C0" w:rsidRDefault="00986F09" w:rsidP="00DB5271">
      <w:pPr>
        <w:pStyle w:val="21"/>
      </w:pPr>
      <w:bookmarkStart w:id="52" w:name="_Toc449617157"/>
      <w:r>
        <w:rPr>
          <w:rFonts w:hint="eastAsia"/>
        </w:rPr>
        <w:t xml:space="preserve">3.3 </w:t>
      </w:r>
      <w:r w:rsidR="00DA3E60">
        <w:rPr>
          <w:rFonts w:hint="eastAsia"/>
        </w:rPr>
        <w:t>基于流量和容量可靠性的不确定图关键边增量算法</w:t>
      </w:r>
      <w:r w:rsidR="0018683D">
        <w:rPr>
          <w:rFonts w:hint="eastAsia"/>
        </w:rPr>
        <w:t>ICA_FCP</w:t>
      </w:r>
      <w:bookmarkEnd w:id="52"/>
    </w:p>
    <w:p w:rsidR="00CD10EA" w:rsidRDefault="00986F09" w:rsidP="003610BD">
      <w:pPr>
        <w:pStyle w:val="31"/>
      </w:pPr>
      <w:bookmarkStart w:id="53" w:name="_Toc449617158"/>
      <w:r>
        <w:rPr>
          <w:rFonts w:hint="eastAsia"/>
        </w:rPr>
        <w:t xml:space="preserve">3.3.1 </w:t>
      </w:r>
      <w:r w:rsidR="00CD10EA">
        <w:rPr>
          <w:rFonts w:hint="eastAsia"/>
        </w:rPr>
        <w:t>算法思想</w:t>
      </w:r>
      <w:bookmarkEnd w:id="53"/>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54" w:name="OLE_LINK11"/>
      <w:bookmarkStart w:id="55" w:name="OLE_LINK12"/>
      <w:r w:rsidR="007B798D">
        <w:rPr>
          <w:rFonts w:hint="eastAsia"/>
        </w:rPr>
        <w:t>B</w:t>
      </w:r>
      <w:r w:rsidRPr="003A1E7F">
        <w:rPr>
          <w:rFonts w:hint="eastAsia"/>
        </w:rPr>
        <w:t>SA</w:t>
      </w:r>
      <w:r w:rsidR="007B798D">
        <w:rPr>
          <w:rFonts w:hint="eastAsia"/>
        </w:rPr>
        <w:t>_FCP</w:t>
      </w:r>
      <w:bookmarkEnd w:id="54"/>
      <w:bookmarkEnd w:id="55"/>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pt;height:124.5pt" o:ole="">
            <v:imagedata r:id="rId47" o:title=""/>
          </v:shape>
          <o:OLEObject Type="Embed" ProgID="Visio.Drawing.11" ShapeID="_x0000_i1037" DrawAspect="Content" ObjectID="_1523461188"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56" w:name="_Toc449617159"/>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56"/>
    </w:p>
    <w:p w:rsidR="004C241A" w:rsidRDefault="004C241A" w:rsidP="0095592C">
      <w:pPr>
        <w:pStyle w:val="a3"/>
        <w:spacing w:line="288" w:lineRule="auto"/>
        <w:ind w:firstLine="468"/>
      </w:pPr>
      <w:bookmarkStart w:id="57" w:name="OLE_LINK26"/>
      <w:bookmarkStart w:id="58"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57"/>
          <w:bookmarkEnd w:id="58"/>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pt;height:96pt" o:ole="">
            <v:imagedata r:id="rId49" o:title=""/>
          </v:shape>
          <o:OLEObject Type="Embed" ProgID="Visio.Drawing.11" ShapeID="_x0000_i1038" DrawAspect="Content" ObjectID="_1523461189"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5pt;height:96pt" o:ole="">
            <v:imagedata r:id="rId51" o:title=""/>
          </v:shape>
          <o:OLEObject Type="Embed" ProgID="Visio.Drawing.11" ShapeID="_x0000_i1039" DrawAspect="Content" ObjectID="_1523461190"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pt;height:96pt" o:ole="">
            <v:imagedata r:id="rId53" o:title=""/>
          </v:shape>
          <o:OLEObject Type="Embed" ProgID="Visio.Drawing.11" ShapeID="_x0000_i1040" DrawAspect="Content" ObjectID="_1523461191" r:id="rId54"/>
        </w:object>
      </w:r>
      <w:r w:rsidRPr="00B452CD">
        <w:t xml:space="preserve"> </w:t>
      </w:r>
      <w:r>
        <w:rPr>
          <w:rFonts w:hint="eastAsia"/>
        </w:rPr>
        <w:t xml:space="preserve">  </w:t>
      </w:r>
      <w:r>
        <w:object w:dxaOrig="480" w:dyaOrig="338">
          <v:shape id="_x0000_i1041" type="#_x0000_t75" style="width:24pt;height:16.5pt" o:ole="">
            <v:imagedata r:id="rId55" o:title=""/>
          </v:shape>
          <o:OLEObject Type="Embed" ProgID="Visio.Drawing.11" ShapeID="_x0000_i1041" DrawAspect="Content" ObjectID="_1523461192" r:id="rId56"/>
        </w:object>
      </w:r>
      <w:r>
        <w:rPr>
          <w:rFonts w:hint="eastAsia"/>
        </w:rPr>
        <w:t xml:space="preserve">   </w:t>
      </w:r>
      <w:r>
        <w:object w:dxaOrig="2961" w:dyaOrig="1224">
          <v:shape id="_x0000_i1042" type="#_x0000_t75" style="width:148.5pt;height:61.5pt" o:ole="">
            <v:imagedata r:id="rId57" o:title=""/>
          </v:shape>
          <o:OLEObject Type="Embed" ProgID="Visio.Drawing.11" ShapeID="_x0000_i1042" DrawAspect="Content" ObjectID="_1523461193"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59" w:name="_Toc449617160"/>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59"/>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60" w:name="OLE_LINK14"/>
            <w:bookmarkStart w:id="61" w:name="OLE_LINK15"/>
            <w:r>
              <w:rPr>
                <w:rFonts w:hint="eastAsia"/>
              </w:rPr>
              <w:t>position</w:t>
            </w:r>
            <w:r w:rsidR="00B94945">
              <w:rPr>
                <w:rFonts w:hint="eastAsia"/>
              </w:rPr>
              <w:t xml:space="preserve"> of e</w:t>
            </w:r>
            <w:r>
              <w:rPr>
                <w:rFonts w:hint="eastAsia"/>
              </w:rPr>
              <w:t xml:space="preserve"> </w:t>
            </w:r>
            <w:bookmarkEnd w:id="60"/>
            <w:bookmarkEnd w:id="61"/>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62" w:name="_Toc449617161"/>
      <w:r>
        <w:rPr>
          <w:rFonts w:hint="eastAsia"/>
        </w:rPr>
        <w:t xml:space="preserve">3.3.4 </w:t>
      </w:r>
      <w:r w:rsidR="00F80F4D">
        <w:rPr>
          <w:rFonts w:hint="eastAsia"/>
        </w:rPr>
        <w:t>算法</w:t>
      </w:r>
      <w:r w:rsidR="00B5662D">
        <w:rPr>
          <w:rFonts w:hint="eastAsia"/>
        </w:rPr>
        <w:t>复杂度分析</w:t>
      </w:r>
      <w:bookmarkEnd w:id="62"/>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63" w:name="OLE_LINK18"/>
      <w:r w:rsidR="00A313C5">
        <w:rPr>
          <w:rFonts w:hint="eastAsia"/>
        </w:rPr>
        <w:t>ICA_FCP</w:t>
      </w:r>
      <w:bookmarkEnd w:id="63"/>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64" w:name="_Toc449617162"/>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4"/>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5" w:name="_Toc449617163"/>
      <w:r>
        <w:rPr>
          <w:rFonts w:hint="eastAsia"/>
        </w:rPr>
        <w:t>3.</w:t>
      </w:r>
      <w:r w:rsidR="00DD4BA9">
        <w:rPr>
          <w:rFonts w:hint="eastAsia"/>
        </w:rPr>
        <w:t>4</w:t>
      </w:r>
      <w:r>
        <w:rPr>
          <w:rFonts w:hint="eastAsia"/>
        </w:rPr>
        <w:t xml:space="preserve">.1 </w:t>
      </w:r>
      <w:r w:rsidR="00F53CF7">
        <w:rPr>
          <w:rFonts w:hint="eastAsia"/>
        </w:rPr>
        <w:t>实验数据</w:t>
      </w:r>
      <w:bookmarkEnd w:id="65"/>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6" w:name="_Toc449617164"/>
      <w:r>
        <w:rPr>
          <w:rFonts w:hint="eastAsia"/>
        </w:rPr>
        <w:t>3.</w:t>
      </w:r>
      <w:r w:rsidR="00DD4BA9">
        <w:rPr>
          <w:rFonts w:hint="eastAsia"/>
        </w:rPr>
        <w:t>4</w:t>
      </w:r>
      <w:r>
        <w:rPr>
          <w:rFonts w:hint="eastAsia"/>
        </w:rPr>
        <w:t xml:space="preserve">.2 </w:t>
      </w:r>
      <w:r w:rsidR="00DA3E60">
        <w:rPr>
          <w:rFonts w:hint="eastAsia"/>
        </w:rPr>
        <w:t>实验结果与分析</w:t>
      </w:r>
      <w:bookmarkEnd w:id="66"/>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lastRenderedPageBreak/>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67" w:name="_Toc449617165"/>
      <w:r>
        <w:rPr>
          <w:rFonts w:hint="eastAsia"/>
        </w:rPr>
        <w:t>3.</w:t>
      </w:r>
      <w:r w:rsidR="00DD4BA9">
        <w:rPr>
          <w:rFonts w:hint="eastAsia"/>
        </w:rPr>
        <w:t>5</w:t>
      </w:r>
      <w:r>
        <w:rPr>
          <w:rFonts w:hint="eastAsia"/>
        </w:rPr>
        <w:t xml:space="preserve"> </w:t>
      </w:r>
      <w:r w:rsidR="00574321">
        <w:rPr>
          <w:rFonts w:hint="eastAsia"/>
        </w:rPr>
        <w:t>本章小结</w:t>
      </w:r>
      <w:bookmarkEnd w:id="67"/>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68"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w:t>
      </w:r>
      <w:r>
        <w:rPr>
          <w:rFonts w:hint="eastAsia"/>
        </w:rPr>
        <w:lastRenderedPageBreak/>
        <w:t>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69" w:name="_Toc449617166"/>
      <w:bookmarkEnd w:id="68"/>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69"/>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70" w:name="OLE_LINK24"/>
      <w:bookmarkStart w:id="71" w:name="OLE_LINK25"/>
      <w:r w:rsidR="00CD2531">
        <w:rPr>
          <w:rFonts w:hint="eastAsia"/>
        </w:rPr>
        <w:t>流量和</w:t>
      </w:r>
      <w:r w:rsidR="00E75F17">
        <w:rPr>
          <w:rFonts w:hint="eastAsia"/>
        </w:rPr>
        <w:t>容量可靠性的</w:t>
      </w:r>
      <w:r w:rsidR="005155CF">
        <w:rPr>
          <w:rFonts w:hint="eastAsia"/>
        </w:rPr>
        <w:t>不确定图关键评估方法</w:t>
      </w:r>
      <w:bookmarkEnd w:id="70"/>
      <w:bookmarkEnd w:id="71"/>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72" w:name="OLE_LINK34"/>
      <w:bookmarkStart w:id="73" w:name="OLE_LINK37"/>
      <w:bookmarkStart w:id="74"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w:t>
      </w:r>
      <w:r w:rsidR="00296F61">
        <w:rPr>
          <w:rFonts w:hint="eastAsia"/>
        </w:rPr>
        <w:t>5</w:t>
      </w:r>
      <w:r w:rsidR="00753530">
        <w:rPr>
          <w:rFonts w:hint="eastAsia"/>
        </w:rPr>
        <w:t>节通过试验分析，</w:t>
      </w:r>
      <w:r w:rsidR="00753530" w:rsidRPr="00476A23">
        <w:rPr>
          <w:rFonts w:hint="eastAsia"/>
        </w:rPr>
        <w:t>比较</w:t>
      </w:r>
      <w:bookmarkStart w:id="75" w:name="OLE_LINK23"/>
      <w:bookmarkStart w:id="76" w:name="OLE_LINK28"/>
      <w:bookmarkStart w:id="77" w:name="OLE_LINK29"/>
      <w:r w:rsidR="00753530" w:rsidRPr="00476A23">
        <w:rPr>
          <w:rFonts w:hint="eastAsia"/>
        </w:rPr>
        <w:t>BASE_F</w:t>
      </w:r>
      <w:r w:rsidR="00753530">
        <w:rPr>
          <w:rFonts w:hint="eastAsia"/>
        </w:rPr>
        <w:t>D</w:t>
      </w:r>
      <w:r w:rsidR="00753530" w:rsidRPr="00476A23">
        <w:rPr>
          <w:rFonts w:hint="eastAsia"/>
        </w:rPr>
        <w:t>P</w:t>
      </w:r>
      <w:bookmarkEnd w:id="75"/>
      <w:bookmarkEnd w:id="76"/>
      <w:bookmarkEnd w:id="77"/>
      <w:r w:rsidR="00753530" w:rsidRPr="00476A23">
        <w:rPr>
          <w:rFonts w:hint="eastAsia"/>
        </w:rPr>
        <w:t>算法和</w:t>
      </w:r>
      <w:bookmarkStart w:id="78" w:name="OLE_LINK30"/>
      <w:bookmarkStart w:id="79" w:name="OLE_LINK31"/>
      <w:bookmarkStart w:id="80" w:name="OLE_LINK32"/>
      <w:bookmarkStart w:id="81" w:name="OLE_LINK33"/>
      <w:r w:rsidR="00753530" w:rsidRPr="00476A23">
        <w:rPr>
          <w:rFonts w:hint="eastAsia"/>
        </w:rPr>
        <w:t>ICA_F</w:t>
      </w:r>
      <w:r w:rsidR="00753530">
        <w:rPr>
          <w:rFonts w:hint="eastAsia"/>
        </w:rPr>
        <w:t>DP</w:t>
      </w:r>
      <w:bookmarkEnd w:id="78"/>
      <w:bookmarkEnd w:id="79"/>
      <w:bookmarkEnd w:id="80"/>
      <w:bookmarkEnd w:id="81"/>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72"/>
      <w:bookmarkEnd w:id="73"/>
      <w:bookmarkEnd w:id="74"/>
    </w:p>
    <w:p w:rsidR="005F6F8E" w:rsidRDefault="006D75D3" w:rsidP="00DB5271">
      <w:pPr>
        <w:pStyle w:val="21"/>
      </w:pPr>
      <w:bookmarkStart w:id="82" w:name="_Toc449617167"/>
      <w:r>
        <w:rPr>
          <w:rFonts w:hint="eastAsia"/>
        </w:rPr>
        <w:t xml:space="preserve">4.1 </w:t>
      </w:r>
      <w:r w:rsidR="00590DD7">
        <w:rPr>
          <w:rFonts w:hint="eastAsia"/>
        </w:rPr>
        <w:t>基于流量和分布可靠性的不确定图边关键度衡量模型</w:t>
      </w:r>
      <w:bookmarkEnd w:id="82"/>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6D7A46"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6D7A46"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lastRenderedPageBreak/>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83" w:name="_Toc449617168"/>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83"/>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84" w:name="_Toc449617169"/>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84"/>
    </w:p>
    <w:p w:rsidR="00782B52" w:rsidRPr="00782B52" w:rsidRDefault="006D75D3" w:rsidP="003610BD">
      <w:pPr>
        <w:pStyle w:val="31"/>
      </w:pPr>
      <w:bookmarkStart w:id="85" w:name="_Toc449617170"/>
      <w:r>
        <w:rPr>
          <w:rFonts w:hint="eastAsia"/>
        </w:rPr>
        <w:t xml:space="preserve">4.3.1 </w:t>
      </w:r>
      <w:r w:rsidR="00782B52">
        <w:rPr>
          <w:rFonts w:hint="eastAsia"/>
        </w:rPr>
        <w:t>算法思想</w:t>
      </w:r>
      <w:bookmarkEnd w:id="85"/>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pt;height:124.5pt" o:ole="">
            <v:imagedata r:id="rId64" o:title=""/>
          </v:shape>
          <o:OLEObject Type="Embed" ProgID="Visio.Drawing.11" ShapeID="_x0000_i1043" DrawAspect="Content" ObjectID="_1523461194" r:id="rId65"/>
        </w:object>
      </w:r>
    </w:p>
    <w:p w:rsidR="00B82082" w:rsidRPr="0018613A" w:rsidRDefault="00B82082" w:rsidP="0018613A">
      <w:pPr>
        <w:pStyle w:val="a3"/>
        <w:spacing w:line="288" w:lineRule="auto"/>
        <w:ind w:firstLine="408"/>
        <w:jc w:val="center"/>
        <w:rPr>
          <w:sz w:val="21"/>
        </w:rPr>
      </w:pPr>
      <w:r w:rsidRPr="0018613A">
        <w:rPr>
          <w:rFonts w:hint="eastAsia"/>
          <w:sz w:val="21"/>
        </w:rPr>
        <w:lastRenderedPageBreak/>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86" w:name="_Toc449617171"/>
      <w:r>
        <w:rPr>
          <w:rFonts w:hint="eastAsia"/>
        </w:rPr>
        <w:t xml:space="preserve">4.3.2 </w:t>
      </w:r>
      <w:r w:rsidR="00161621">
        <w:rPr>
          <w:rFonts w:hint="eastAsia"/>
        </w:rPr>
        <w:t>A</w:t>
      </w:r>
      <w:r w:rsidR="00161621">
        <w:rPr>
          <w:rFonts w:hint="eastAsia"/>
        </w:rPr>
        <w:t>类边计算</w:t>
      </w:r>
      <w:bookmarkEnd w:id="86"/>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87" w:name="_Toc449617172"/>
      <w:r>
        <w:rPr>
          <w:rFonts w:hint="eastAsia"/>
        </w:rPr>
        <w:t xml:space="preserve">4.3.3 </w:t>
      </w:r>
      <w:r w:rsidR="00161621">
        <w:rPr>
          <w:rFonts w:hint="eastAsia"/>
        </w:rPr>
        <w:t>B</w:t>
      </w:r>
      <w:r w:rsidR="00161621">
        <w:rPr>
          <w:rFonts w:hint="eastAsia"/>
        </w:rPr>
        <w:t>类边计算</w:t>
      </w:r>
      <w:bookmarkEnd w:id="87"/>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w:t>
      </w:r>
      <w:r w:rsidR="009B4FE4">
        <w:rPr>
          <w:rFonts w:hint="eastAsia"/>
        </w:rPr>
        <w:lastRenderedPageBreak/>
        <w:t>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r w:rsidR="00516000">
        <w:rPr>
          <w:rFonts w:hint="eastAsia"/>
        </w:rPr>
        <w:t>两个区间，因为</w:t>
      </w:r>
      <w:r w:rsidR="00516000">
        <w:rPr>
          <w:rFonts w:hint="eastAsia"/>
        </w:rPr>
        <w:t>11111</w:t>
      </w:r>
      <w:r w:rsidR="00516000">
        <w:rPr>
          <w:rFonts w:hint="eastAsia"/>
        </w:rPr>
        <w:t>和</w:t>
      </w:r>
      <w:r w:rsidR="00516000">
        <w:rPr>
          <w:rFonts w:hint="eastAsia"/>
        </w:rPr>
        <w:t>11101</w:t>
      </w:r>
      <w:r w:rsidR="00516000">
        <w:rPr>
          <w:rFonts w:hint="eastAsia"/>
        </w:rPr>
        <w:t>两个区间在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88" w:name="_Toc449617173"/>
      <w:r>
        <w:rPr>
          <w:rFonts w:hint="eastAsia"/>
        </w:rPr>
        <w:t xml:space="preserve">4.3.4 </w:t>
      </w:r>
      <w:r w:rsidR="004E6DF8">
        <w:rPr>
          <w:rFonts w:hint="eastAsia"/>
        </w:rPr>
        <w:t>算法复杂度分析</w:t>
      </w:r>
      <w:bookmarkEnd w:id="88"/>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89" w:name="_Toc449617174"/>
      <w:r>
        <w:rPr>
          <w:rFonts w:hint="eastAsia"/>
        </w:rPr>
        <w:t xml:space="preserve">4.4 </w:t>
      </w:r>
      <w:r w:rsidR="003E2FF9">
        <w:rPr>
          <w:rFonts w:hint="eastAsia"/>
        </w:rPr>
        <w:t>基于增广路径添加的</w:t>
      </w:r>
      <w:r w:rsidR="00A81BD8">
        <w:rPr>
          <w:rFonts w:hint="eastAsia"/>
        </w:rPr>
        <w:t>近似算法</w:t>
      </w:r>
      <w:r w:rsidR="00766614">
        <w:rPr>
          <w:rFonts w:hint="eastAsia"/>
        </w:rPr>
        <w:t>ACES_APA</w:t>
      </w:r>
      <w:bookmarkEnd w:id="89"/>
    </w:p>
    <w:p w:rsidR="00617738" w:rsidRDefault="006D75D3" w:rsidP="003610BD">
      <w:pPr>
        <w:pStyle w:val="31"/>
      </w:pPr>
      <w:bookmarkStart w:id="90" w:name="_Toc449617175"/>
      <w:r>
        <w:rPr>
          <w:rFonts w:hint="eastAsia"/>
        </w:rPr>
        <w:t xml:space="preserve">4.4.1 </w:t>
      </w:r>
      <w:r w:rsidR="00D0430E">
        <w:rPr>
          <w:rFonts w:hint="eastAsia"/>
        </w:rPr>
        <w:t>算法基本</w:t>
      </w:r>
      <w:r w:rsidR="00193488">
        <w:rPr>
          <w:rFonts w:hint="eastAsia"/>
        </w:rPr>
        <w:t>思想</w:t>
      </w:r>
      <w:bookmarkEnd w:id="90"/>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5pt;height:106.5pt" o:ole="">
            <v:imagedata r:id="rId66" o:title=""/>
          </v:shape>
          <o:OLEObject Type="Embed" ProgID="Visio.Drawing.11" ShapeID="_x0000_i1044" DrawAspect="Content" ObjectID="_1523461195" r:id="rId67"/>
        </w:object>
      </w:r>
      <w:r w:rsidR="004A2002">
        <w:object w:dxaOrig="6065" w:dyaOrig="2344">
          <v:shape id="_x0000_i1045" type="#_x0000_t75" style="width:170.25pt;height:106.5pt" o:ole="">
            <v:imagedata r:id="rId68" o:title=""/>
            <o:lock v:ext="edit" aspectratio="f"/>
          </v:shape>
          <o:OLEObject Type="Embed" ProgID="Visio.Drawing.11" ShapeID="_x0000_i1045" DrawAspect="Content" ObjectID="_1523461196" r:id="rId6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1A28BF">
        <w:trPr>
          <w:jc w:val="center"/>
        </w:trPr>
        <w:tc>
          <w:tcPr>
            <w:tcW w:w="1279" w:type="pct"/>
            <w:tcBorders>
              <w:top w:val="single" w:sz="8" w:space="0" w:color="000000"/>
              <w:bottom w:val="single" w:sz="8" w:space="0" w:color="000000"/>
            </w:tcBorders>
            <w:shd w:val="clear" w:color="auto" w:fill="auto"/>
            <w:vAlign w:val="center"/>
          </w:tcPr>
          <w:p w:rsidR="001A28BF" w:rsidRPr="004678AB" w:rsidRDefault="001A28BF" w:rsidP="004678AB">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1A28BF" w:rsidRPr="004678AB" w:rsidRDefault="001A28BF" w:rsidP="004678AB">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1A28BF" w:rsidRPr="004678AB" w:rsidRDefault="001A28BF" w:rsidP="004678AB">
            <w:pPr>
              <w:pStyle w:val="a3"/>
              <w:spacing w:line="288" w:lineRule="auto"/>
              <w:ind w:firstLineChars="0" w:firstLine="0"/>
              <w:jc w:val="both"/>
              <w:rPr>
                <w:b/>
                <w:bCs/>
                <w:color w:val="000000"/>
              </w:rPr>
            </w:pPr>
            <w:r w:rsidRPr="004678AB">
              <w:rPr>
                <w:rFonts w:hint="eastAsia"/>
                <w:b/>
                <w:bCs/>
                <w:color w:val="000000"/>
              </w:rPr>
              <w:t>容量</w:t>
            </w:r>
          </w:p>
        </w:tc>
      </w:tr>
      <w:tr w:rsidR="001A28BF">
        <w:trPr>
          <w:jc w:val="center"/>
        </w:trPr>
        <w:tc>
          <w:tcPr>
            <w:tcW w:w="1279" w:type="pct"/>
            <w:tcBorders>
              <w:left w:val="nil"/>
              <w:right w:val="nil"/>
            </w:tcBorders>
            <w:shd w:val="clear" w:color="auto" w:fill="auto"/>
            <w:vAlign w:val="center"/>
          </w:tcPr>
          <w:p w:rsidR="001A28BF" w:rsidRPr="004678AB" w:rsidRDefault="00E53531" w:rsidP="004678AB">
            <w:pPr>
              <w:pStyle w:val="a3"/>
              <w:spacing w:line="288" w:lineRule="auto"/>
              <w:ind w:firstLineChars="0" w:firstLine="0"/>
              <w:jc w:val="both"/>
              <w:rPr>
                <w:b/>
                <w:bCs/>
                <w:color w:val="000000"/>
              </w:rPr>
            </w:pPr>
            <w:r w:rsidRPr="004678AB">
              <w:rPr>
                <w:rFonts w:hint="eastAsia"/>
                <w:b/>
                <w:bCs/>
                <w:color w:val="000000"/>
              </w:rPr>
              <w:t>sp</w:t>
            </w:r>
            <w:r w:rsidR="00291D1F" w:rsidRPr="004678AB">
              <w:rPr>
                <w:rFonts w:hint="eastAsia"/>
                <w:b/>
                <w:bCs/>
                <w:color w:val="000000"/>
              </w:rPr>
              <w:t>1</w:t>
            </w:r>
          </w:p>
        </w:tc>
        <w:tc>
          <w:tcPr>
            <w:tcW w:w="2441" w:type="pct"/>
            <w:tcBorders>
              <w:left w:val="nil"/>
              <w:right w:val="nil"/>
            </w:tcBorders>
            <w:shd w:val="clear" w:color="auto" w:fill="auto"/>
            <w:vAlign w:val="center"/>
          </w:tcPr>
          <w:p w:rsidR="001A28BF" w:rsidRPr="004678AB" w:rsidRDefault="006578BF" w:rsidP="004678AB">
            <w:pPr>
              <w:pStyle w:val="a3"/>
              <w:spacing w:line="288" w:lineRule="auto"/>
              <w:ind w:firstLineChars="0" w:firstLine="0"/>
              <w:jc w:val="both"/>
              <w:rPr>
                <w:color w:val="000000"/>
              </w:rPr>
            </w:pPr>
            <w:r w:rsidRPr="004678AB">
              <w:rPr>
                <w:rFonts w:hint="eastAsia"/>
                <w:color w:val="000000"/>
              </w:rPr>
              <w:t>s</w:t>
            </w:r>
            <w:r w:rsidR="00840D33" w:rsidRPr="004678AB">
              <w:rPr>
                <w:rFonts w:hint="eastAsia"/>
                <w:color w:val="000000"/>
              </w:rPr>
              <w:t>-v2-</w:t>
            </w:r>
            <w:r w:rsidR="00184B11" w:rsidRPr="004678AB">
              <w:rPr>
                <w:rFonts w:hint="eastAsia"/>
                <w:color w:val="000000"/>
              </w:rPr>
              <w:t>v6-t</w:t>
            </w:r>
          </w:p>
        </w:tc>
        <w:tc>
          <w:tcPr>
            <w:tcW w:w="1279" w:type="pct"/>
            <w:tcBorders>
              <w:left w:val="nil"/>
              <w:right w:val="nil"/>
            </w:tcBorders>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2</w:t>
            </w:r>
          </w:p>
        </w:tc>
      </w:tr>
      <w:tr w:rsidR="001A28BF">
        <w:trPr>
          <w:jc w:val="center"/>
        </w:trPr>
        <w:tc>
          <w:tcPr>
            <w:tcW w:w="1279" w:type="pct"/>
            <w:shd w:val="clear" w:color="auto" w:fill="auto"/>
            <w:vAlign w:val="center"/>
          </w:tcPr>
          <w:p w:rsidR="001A28BF" w:rsidRPr="004678AB" w:rsidRDefault="00E53531" w:rsidP="004678AB">
            <w:pPr>
              <w:pStyle w:val="a3"/>
              <w:spacing w:line="288" w:lineRule="auto"/>
              <w:ind w:firstLineChars="0" w:firstLine="0"/>
              <w:jc w:val="both"/>
              <w:rPr>
                <w:b/>
                <w:bCs/>
                <w:color w:val="000000"/>
              </w:rPr>
            </w:pPr>
            <w:r w:rsidRPr="004678AB">
              <w:rPr>
                <w:rFonts w:hint="eastAsia"/>
                <w:b/>
                <w:bCs/>
                <w:color w:val="000000"/>
              </w:rPr>
              <w:t>sp</w:t>
            </w:r>
            <w:r w:rsidR="00291D1F" w:rsidRPr="004678AB">
              <w:rPr>
                <w:rFonts w:hint="eastAsia"/>
                <w:b/>
                <w:bCs/>
                <w:color w:val="000000"/>
              </w:rPr>
              <w:t>2</w:t>
            </w:r>
          </w:p>
        </w:tc>
        <w:tc>
          <w:tcPr>
            <w:tcW w:w="2441" w:type="pct"/>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1</w:t>
            </w:r>
          </w:p>
        </w:tc>
      </w:tr>
      <w:tr w:rsidR="001A28BF">
        <w:trPr>
          <w:jc w:val="center"/>
        </w:trPr>
        <w:tc>
          <w:tcPr>
            <w:tcW w:w="1279" w:type="pct"/>
            <w:tcBorders>
              <w:left w:val="nil"/>
              <w:right w:val="nil"/>
            </w:tcBorders>
            <w:shd w:val="clear" w:color="auto" w:fill="auto"/>
            <w:vAlign w:val="center"/>
          </w:tcPr>
          <w:p w:rsidR="001A28BF" w:rsidRPr="004678AB" w:rsidRDefault="00E53531" w:rsidP="004678AB">
            <w:pPr>
              <w:pStyle w:val="a3"/>
              <w:spacing w:line="288" w:lineRule="auto"/>
              <w:ind w:firstLineChars="0" w:firstLine="0"/>
              <w:jc w:val="both"/>
              <w:rPr>
                <w:b/>
                <w:bCs/>
                <w:color w:val="000000"/>
              </w:rPr>
            </w:pPr>
            <w:r w:rsidRPr="004678AB">
              <w:rPr>
                <w:rFonts w:hint="eastAsia"/>
                <w:b/>
                <w:bCs/>
                <w:color w:val="000000"/>
              </w:rPr>
              <w:t>sp</w:t>
            </w:r>
            <w:r w:rsidR="00291D1F" w:rsidRPr="004678AB">
              <w:rPr>
                <w:rFonts w:hint="eastAsia"/>
                <w:b/>
                <w:bCs/>
                <w:color w:val="000000"/>
              </w:rPr>
              <w:t>3</w:t>
            </w:r>
          </w:p>
        </w:tc>
        <w:tc>
          <w:tcPr>
            <w:tcW w:w="2441" w:type="pct"/>
            <w:tcBorders>
              <w:left w:val="nil"/>
              <w:right w:val="nil"/>
            </w:tcBorders>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1A28BF" w:rsidRPr="004678AB" w:rsidRDefault="00024585" w:rsidP="004678AB">
            <w:pPr>
              <w:pStyle w:val="a3"/>
              <w:spacing w:line="288" w:lineRule="auto"/>
              <w:ind w:firstLineChars="0" w:firstLine="0"/>
              <w:jc w:val="both"/>
              <w:rPr>
                <w:color w:val="000000"/>
              </w:rPr>
            </w:pPr>
            <w:r w:rsidRPr="004678AB">
              <w:rPr>
                <w:rFonts w:hint="eastAsia"/>
                <w:color w:val="000000"/>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A2002" w:rsidP="003B263F">
      <w:pPr>
        <w:pStyle w:val="a3"/>
        <w:ind w:firstLine="492"/>
        <w:jc w:val="center"/>
      </w:pPr>
      <w:r>
        <w:object w:dxaOrig="6065" w:dyaOrig="2344">
          <v:shape id="_x0000_i1046" type="#_x0000_t75" style="width:170.25pt;height:106.5pt" o:ole="">
            <v:imagedata r:id="rId70" o:title=""/>
            <o:lock v:ext="edit" aspectratio="f"/>
          </v:shape>
          <o:OLEObject Type="Embed" ProgID="Visio.Drawing.11" ShapeID="_x0000_i1046" DrawAspect="Content" ObjectID="_1523461197" r:id="rId7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AB0AC8">
        <w:trPr>
          <w:jc w:val="center"/>
        </w:trPr>
        <w:tc>
          <w:tcPr>
            <w:tcW w:w="1666" w:type="pct"/>
            <w:tcBorders>
              <w:top w:val="single" w:sz="8" w:space="0" w:color="000000"/>
              <w:bottom w:val="single" w:sz="8" w:space="0" w:color="000000"/>
            </w:tcBorders>
            <w:shd w:val="clear" w:color="auto" w:fill="auto"/>
            <w:vAlign w:val="center"/>
          </w:tcPr>
          <w:p w:rsidR="00AB0AC8" w:rsidRPr="004678AB" w:rsidRDefault="00AB0AC8" w:rsidP="004678AB">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AB0AC8" w:rsidRPr="004678AB" w:rsidRDefault="00AB0AC8" w:rsidP="004678AB">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AB0AC8" w:rsidRPr="004678AB" w:rsidRDefault="00AB0AC8" w:rsidP="004678AB">
            <w:pPr>
              <w:pStyle w:val="a3"/>
              <w:spacing w:line="288" w:lineRule="auto"/>
              <w:ind w:firstLineChars="0" w:firstLine="0"/>
              <w:jc w:val="both"/>
              <w:rPr>
                <w:b/>
                <w:bCs/>
                <w:color w:val="000000"/>
              </w:rPr>
            </w:pPr>
            <w:r w:rsidRPr="004678AB">
              <w:rPr>
                <w:rFonts w:hint="eastAsia"/>
                <w:b/>
                <w:bCs/>
                <w:color w:val="000000"/>
              </w:rPr>
              <w:t>瓶颈容量</w:t>
            </w:r>
          </w:p>
        </w:tc>
      </w:tr>
      <w:tr w:rsidR="00AB0AC8">
        <w:trPr>
          <w:jc w:val="center"/>
        </w:trPr>
        <w:tc>
          <w:tcPr>
            <w:tcW w:w="1666" w:type="pct"/>
            <w:tcBorders>
              <w:left w:val="nil"/>
              <w:right w:val="nil"/>
            </w:tcBorders>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r w:rsidR="00AB0AC8">
        <w:trPr>
          <w:jc w:val="center"/>
        </w:trPr>
        <w:tc>
          <w:tcPr>
            <w:tcW w:w="1666" w:type="pct"/>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EF596D" w:rsidRPr="004678AB" w:rsidRDefault="00EF596D" w:rsidP="004678AB">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r w:rsidR="00AB0AC8">
        <w:trPr>
          <w:jc w:val="center"/>
        </w:trPr>
        <w:tc>
          <w:tcPr>
            <w:tcW w:w="1666" w:type="pct"/>
            <w:tcBorders>
              <w:left w:val="nil"/>
              <w:right w:val="nil"/>
            </w:tcBorders>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r w:rsidR="00AB0AC8">
        <w:trPr>
          <w:jc w:val="center"/>
        </w:trPr>
        <w:tc>
          <w:tcPr>
            <w:tcW w:w="1666" w:type="pct"/>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91" w:name="_Toc449617176"/>
      <w:r>
        <w:rPr>
          <w:rFonts w:hint="eastAsia"/>
        </w:rPr>
        <w:t xml:space="preserve">4.4.2 </w:t>
      </w:r>
      <w:r w:rsidR="00553419">
        <w:rPr>
          <w:rFonts w:hint="eastAsia"/>
        </w:rPr>
        <w:t>算法实现与分析</w:t>
      </w:r>
      <w:bookmarkEnd w:id="91"/>
    </w:p>
    <w:p w:rsidR="00C33B55" w:rsidRDefault="00135F25" w:rsidP="00295CA7">
      <w:pPr>
        <w:pStyle w:val="a3"/>
        <w:spacing w:line="288" w:lineRule="auto"/>
        <w:ind w:firstLine="468"/>
      </w:pPr>
      <w:r>
        <w:rPr>
          <w:rFonts w:hint="eastAsia"/>
        </w:rPr>
        <w:t>根据上述分析，下面给出</w:t>
      </w:r>
      <w:bookmarkStart w:id="92" w:name="OLE_LINK4"/>
      <w:r w:rsidR="00800EDF">
        <w:rPr>
          <w:rFonts w:hint="eastAsia"/>
        </w:rPr>
        <w:t>基于增广路径添加的近似算法</w:t>
      </w:r>
      <w:r w:rsidR="00800EDF">
        <w:rPr>
          <w:rFonts w:hint="eastAsia"/>
        </w:rPr>
        <w:t>ACES_APA</w:t>
      </w:r>
      <w:bookmarkEnd w:id="92"/>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lastRenderedPageBreak/>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sidR="002364BE">
              <w:rPr>
                <w:rFonts w:hint="eastAsia"/>
              </w:rPr>
              <w:t>边</w:t>
            </w:r>
            <w:r>
              <w:rPr>
                <w:rFonts w:hint="eastAsia"/>
              </w:rPr>
              <w:t>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93" w:name="_Toc449617177"/>
      <w:r>
        <w:rPr>
          <w:rFonts w:hint="eastAsia"/>
        </w:rPr>
        <w:t xml:space="preserve">4.4.3 </w:t>
      </w:r>
      <w:r w:rsidR="0034501C">
        <w:rPr>
          <w:rFonts w:hint="eastAsia"/>
        </w:rPr>
        <w:t>近似算法相似度</w:t>
      </w:r>
      <w:bookmarkEnd w:id="93"/>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79682D" w:rsidP="0079682D">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5521A3">
        <w:trPr>
          <w:jc w:val="center"/>
        </w:trPr>
        <w:tc>
          <w:tcPr>
            <w:tcW w:w="764" w:type="pct"/>
            <w:tcBorders>
              <w:top w:val="single" w:sz="8" w:space="0" w:color="000000"/>
              <w:bottom w:val="single" w:sz="8" w:space="0" w:color="000000"/>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5521A3">
        <w:trPr>
          <w:jc w:val="center"/>
        </w:trPr>
        <w:tc>
          <w:tcPr>
            <w:tcW w:w="764" w:type="pct"/>
            <w:tcBorders>
              <w:left w:val="nil"/>
              <w:right w:val="nil"/>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2</w:t>
            </w:r>
          </w:p>
        </w:tc>
      </w:tr>
      <w:tr w:rsidR="005521A3">
        <w:trPr>
          <w:jc w:val="center"/>
        </w:trPr>
        <w:tc>
          <w:tcPr>
            <w:tcW w:w="764" w:type="pct"/>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1</w:t>
            </w:r>
          </w:p>
        </w:tc>
      </w:tr>
      <w:tr w:rsidR="005521A3">
        <w:trPr>
          <w:jc w:val="center"/>
        </w:trPr>
        <w:tc>
          <w:tcPr>
            <w:tcW w:w="764" w:type="pct"/>
            <w:tcBorders>
              <w:left w:val="nil"/>
              <w:right w:val="nil"/>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4</w:t>
            </w:r>
          </w:p>
        </w:tc>
      </w:tr>
      <w:tr w:rsidR="005521A3">
        <w:trPr>
          <w:jc w:val="center"/>
        </w:trPr>
        <w:tc>
          <w:tcPr>
            <w:tcW w:w="764" w:type="pct"/>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3</w:t>
            </w:r>
          </w:p>
        </w:tc>
      </w:tr>
      <w:tr w:rsidR="005521A3">
        <w:trPr>
          <w:jc w:val="center"/>
        </w:trPr>
        <w:tc>
          <w:tcPr>
            <w:tcW w:w="764" w:type="pct"/>
            <w:tcBorders>
              <w:left w:val="nil"/>
              <w:right w:val="nil"/>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5</w:t>
            </w:r>
          </w:p>
        </w:tc>
      </w:tr>
      <w:tr w:rsidR="005521A3">
        <w:trPr>
          <w:jc w:val="center"/>
        </w:trPr>
        <w:tc>
          <w:tcPr>
            <w:tcW w:w="764" w:type="pct"/>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6</w:t>
            </w:r>
          </w:p>
        </w:tc>
      </w:tr>
    </w:tbl>
    <w:p w:rsidR="00301481" w:rsidRDefault="006D75D3" w:rsidP="003610BD">
      <w:pPr>
        <w:pStyle w:val="31"/>
      </w:pPr>
      <w:bookmarkStart w:id="94" w:name="_Toc449617178"/>
      <w:r>
        <w:rPr>
          <w:rFonts w:hint="eastAsia"/>
        </w:rPr>
        <w:t xml:space="preserve">4.4.4 </w:t>
      </w:r>
      <w:r w:rsidR="00DA2015">
        <w:rPr>
          <w:rFonts w:hint="eastAsia"/>
        </w:rPr>
        <w:t>近似算法下界</w:t>
      </w:r>
      <w:bookmarkEnd w:id="94"/>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lastRenderedPageBreak/>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6D7A46" w:rsidP="004678AB">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6D7A46" w:rsidP="004678AB">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4678AB" w:rsidRDefault="006D7A46" w:rsidP="004678AB">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1D2455" w:rsidRPr="004678AB">
        <w:rPr>
          <w:rFonts w:hint="eastAsia"/>
        </w:rPr>
        <w:t xml:space="preserve">       </w:t>
      </w:r>
      <w:r w:rsidR="008C2DBB" w:rsidRPr="004678AB">
        <w:rPr>
          <w:rFonts w:hint="eastAsia"/>
        </w:rPr>
        <w:t xml:space="preserve">            </w:t>
      </w:r>
      <w:r w:rsidR="008C2DBB" w:rsidRPr="004678AB">
        <w:rPr>
          <w:rFonts w:hint="eastAsia"/>
        </w:rPr>
        <w:t>公式</w:t>
      </w:r>
      <w:r w:rsidR="008C2DBB" w:rsidRPr="004678AB">
        <w:rPr>
          <w:rFonts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C55BBF" w:rsidRDefault="006D75D3" w:rsidP="00DB5271">
      <w:pPr>
        <w:pStyle w:val="21"/>
      </w:pPr>
      <w:bookmarkStart w:id="95" w:name="_Toc449617179"/>
      <w:r>
        <w:rPr>
          <w:rFonts w:hint="eastAsia"/>
        </w:rPr>
        <w:t>4.</w:t>
      </w:r>
      <w:r w:rsidR="00FD4397">
        <w:rPr>
          <w:rFonts w:hint="eastAsia"/>
        </w:rPr>
        <w:t>5</w:t>
      </w:r>
      <w:r>
        <w:rPr>
          <w:rFonts w:hint="eastAsia"/>
        </w:rPr>
        <w:t xml:space="preserve"> </w:t>
      </w:r>
      <w:r w:rsidR="00EB5810">
        <w:rPr>
          <w:rFonts w:hint="eastAsia"/>
        </w:rPr>
        <w:t>实验及分析</w:t>
      </w:r>
      <w:bookmarkEnd w:id="95"/>
    </w:p>
    <w:p w:rsidR="0052009C" w:rsidRDefault="0052009C" w:rsidP="00243CE1">
      <w:pPr>
        <w:pStyle w:val="a3"/>
        <w:spacing w:line="288" w:lineRule="auto"/>
        <w:ind w:firstLine="468"/>
      </w:pPr>
      <w:r>
        <w:rPr>
          <w:rFonts w:hint="eastAsia"/>
        </w:rPr>
        <w:t>为了验证本文所提出算法的运行效率及分析影响算法性能各种因素，本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96" w:name="_Toc449617180"/>
      <w:r>
        <w:rPr>
          <w:rFonts w:hint="eastAsia"/>
        </w:rPr>
        <w:t>4.</w:t>
      </w:r>
      <w:r w:rsidR="00FD4397">
        <w:rPr>
          <w:rFonts w:hint="eastAsia"/>
        </w:rPr>
        <w:t>5</w:t>
      </w:r>
      <w:r>
        <w:rPr>
          <w:rFonts w:hint="eastAsia"/>
        </w:rPr>
        <w:t xml:space="preserve">.1 </w:t>
      </w:r>
      <w:r w:rsidR="0052009C">
        <w:rPr>
          <w:rFonts w:hint="eastAsia"/>
        </w:rPr>
        <w:t>实验数据</w:t>
      </w:r>
      <w:bookmarkEnd w:id="96"/>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52009C" w:rsidRPr="00605549">
        <w:rPr>
          <w:rFonts w:hint="eastAsia"/>
          <w:vertAlign w:val="superscript"/>
        </w:rPr>
        <w:t>[10]</w:t>
      </w:r>
      <w:r w:rsidR="0052009C">
        <w:rPr>
          <w:rFonts w:hint="eastAsia"/>
        </w:rPr>
        <w:t>相同的数据集，使用</w:t>
      </w:r>
      <w:r w:rsidR="0052009C" w:rsidRPr="009D0F57">
        <w:rPr>
          <w:rFonts w:hint="eastAsia"/>
        </w:rPr>
        <w:t>NETGEN</w:t>
      </w:r>
      <w:r w:rsidR="0052009C" w:rsidRPr="009D0F57">
        <w:rPr>
          <w:rFonts w:hint="eastAsia"/>
        </w:rPr>
        <w:t>生成器</w:t>
      </w:r>
      <w:r w:rsidR="0052009C" w:rsidRPr="00B7376A">
        <w:rPr>
          <w:rFonts w:hint="eastAsia"/>
          <w:vertAlign w:val="superscript"/>
        </w:rPr>
        <w:t>[11]</w:t>
      </w:r>
      <w:r w:rsidR="0052009C" w:rsidRPr="009D0F57">
        <w:rPr>
          <w:rFonts w:hint="eastAsia"/>
        </w:rPr>
        <w:t>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97" w:name="_Toc449617181"/>
      <w:r>
        <w:rPr>
          <w:rFonts w:hint="eastAsia"/>
        </w:rPr>
        <w:t>4.</w:t>
      </w:r>
      <w:r w:rsidR="00FD4397">
        <w:rPr>
          <w:rFonts w:hint="eastAsia"/>
        </w:rPr>
        <w:t>5</w:t>
      </w:r>
      <w:r>
        <w:rPr>
          <w:rFonts w:hint="eastAsia"/>
        </w:rPr>
        <w:t xml:space="preserve">.2 </w:t>
      </w:r>
      <w:r w:rsidR="0052009C">
        <w:rPr>
          <w:rFonts w:hint="eastAsia"/>
        </w:rPr>
        <w:t>实验结果与分析</w:t>
      </w:r>
      <w:bookmarkEnd w:id="97"/>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lastRenderedPageBreak/>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C70DB1" w:rsidRPr="00941A1B">
        <w:rPr>
          <w:rFonts w:hint="eastAsia"/>
          <w:sz w:val="21"/>
          <w:szCs w:val="24"/>
        </w:rPr>
        <w:t>4-4</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B77C0C">
        <w:rPr>
          <w:rFonts w:hint="eastAsia"/>
        </w:rPr>
        <w:t>4-4</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6140B7">
        <w:rPr>
          <w:rFonts w:hint="eastAsia"/>
        </w:rPr>
        <w:t>4-4</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5161ED">
        <w:rPr>
          <w:rFonts w:hint="eastAsia"/>
        </w:rPr>
        <w:t>4-4</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ICA_FDP_APA</w:t>
      </w:r>
      <w:r>
        <w:rPr>
          <w:rFonts w:hint="eastAsia"/>
        </w:rPr>
        <w:t>性能的影响</w:t>
      </w:r>
      <w:r w:rsidR="009479BA">
        <w:rPr>
          <w:rFonts w:hint="eastAsia"/>
        </w:rPr>
        <w:t>。</w:t>
      </w:r>
    </w:p>
    <w:p w:rsidR="00863C02" w:rsidRDefault="0079682D" w:rsidP="008B1F76">
      <w:pPr>
        <w:pStyle w:val="a3"/>
        <w:spacing w:line="288" w:lineRule="auto"/>
        <w:ind w:firstLineChars="0" w:firstLine="0"/>
        <w:jc w:val="center"/>
      </w:pPr>
      <w:r>
        <w:rPr>
          <w:noProof/>
        </w:rPr>
        <w:drawing>
          <wp:inline distT="0" distB="0" distL="0" distR="0">
            <wp:extent cx="2247900" cy="1352550"/>
            <wp:effectExtent l="0" t="0" r="0" b="0"/>
            <wp:docPr id="2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8B1F76">
        <w:rPr>
          <w:rFonts w:hint="eastAsia"/>
        </w:rPr>
        <w:t xml:space="preserve">      </w:t>
      </w:r>
      <w:r>
        <w:rPr>
          <w:noProof/>
        </w:rPr>
        <w:drawing>
          <wp:inline distT="0" distB="0" distL="0" distR="0">
            <wp:extent cx="2247900" cy="1352550"/>
            <wp:effectExtent l="0" t="0" r="0" b="0"/>
            <wp:docPr id="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ICA_FDP_APA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Pr>
          <w:rFonts w:hint="eastAsia"/>
        </w:rPr>
        <w:t>4-5</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3A783C">
        <w:rPr>
          <w:rFonts w:hint="eastAsia"/>
        </w:rPr>
        <w:t>；</w:t>
      </w:r>
      <w:r w:rsidR="003A783C">
        <w:rPr>
          <w:rFonts w:hint="eastAsia"/>
        </w:rPr>
        <w:t>ICA_FDP_APA</w:t>
      </w:r>
      <w:r w:rsidR="003A783C">
        <w:rPr>
          <w:rFonts w:hint="eastAsia"/>
        </w:rPr>
        <w:t>是针对增量算法中关于</w:t>
      </w:r>
      <w:r w:rsidR="003A783C">
        <w:rPr>
          <w:rFonts w:hint="eastAsia"/>
        </w:rPr>
        <w:t>A</w:t>
      </w:r>
      <w:r w:rsidR="003A783C">
        <w:rPr>
          <w:rFonts w:hint="eastAsia"/>
        </w:rPr>
        <w:t>类边的近似算法</w:t>
      </w:r>
      <w:r w:rsidR="009B3F8C">
        <w:rPr>
          <w:rFonts w:hint="eastAsia"/>
        </w:rPr>
        <w:t>。</w:t>
      </w:r>
      <w:r w:rsidR="00262F3F">
        <w:rPr>
          <w:rFonts w:hint="eastAsia"/>
        </w:rPr>
        <w:t>如图</w:t>
      </w:r>
      <w:r w:rsidR="00262F3F">
        <w:rPr>
          <w:rFonts w:hint="eastAsia"/>
        </w:rPr>
        <w:t>4-5</w:t>
      </w:r>
      <w:r w:rsidR="00262F3F">
        <w:rPr>
          <w:rFonts w:hint="eastAsia"/>
        </w:rPr>
        <w:t>（</w:t>
      </w:r>
      <w:r w:rsidR="00262F3F">
        <w:rPr>
          <w:rFonts w:hint="eastAsia"/>
        </w:rPr>
        <w:t>a</w:t>
      </w:r>
      <w:r w:rsidR="00262F3F">
        <w:rPr>
          <w:rFonts w:hint="eastAsia"/>
        </w:rPr>
        <w:t>）所示，在不同图规模下，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ICA_FDP_APA</w:t>
      </w:r>
      <w:r w:rsidR="0089737A">
        <w:rPr>
          <w:rFonts w:hint="eastAsia"/>
        </w:rPr>
        <w:t>相对于</w:t>
      </w:r>
      <w:r w:rsidR="0089737A" w:rsidRPr="00941A1B">
        <w:rPr>
          <w:rFonts w:hint="eastAsia"/>
          <w:sz w:val="21"/>
        </w:rPr>
        <w:t>ICA_FDP</w:t>
      </w:r>
      <w:r w:rsidR="003D3483">
        <w:rPr>
          <w:rFonts w:hint="eastAsia"/>
          <w:sz w:val="21"/>
        </w:rPr>
        <w:t>在时间消耗上有了极大的降低。如图</w:t>
      </w:r>
      <w:r w:rsidR="003D3483">
        <w:rPr>
          <w:rFonts w:hint="eastAsia"/>
          <w:sz w:val="21"/>
        </w:rPr>
        <w:t>4-5</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1B6E2E" w:rsidRPr="00941A1B">
        <w:rPr>
          <w:rFonts w:hint="eastAsia"/>
          <w:sz w:val="21"/>
        </w:rPr>
        <w:t>ICA_FDP_APA</w:t>
      </w:r>
      <w:r w:rsidR="00203B4E">
        <w:rPr>
          <w:rFonts w:hint="eastAsia"/>
          <w:sz w:val="21"/>
        </w:rPr>
        <w:t>在内存消耗上依次升高，但是随着图规模的增大，算法的内存消耗并没有增加很快，都在可以接受的范围之内。</w:t>
      </w:r>
    </w:p>
    <w:p w:rsidR="003218F1" w:rsidRDefault="003218F1" w:rsidP="003218F1">
      <w:pPr>
        <w:pStyle w:val="a3"/>
        <w:spacing w:line="288" w:lineRule="auto"/>
        <w:ind w:firstLine="408"/>
        <w:rPr>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5278F4" w:rsidRDefault="0079682D" w:rsidP="004678AB">
      <w:pPr>
        <w:pStyle w:val="a3"/>
        <w:spacing w:line="288" w:lineRule="auto"/>
        <w:ind w:firstLine="432"/>
        <w:jc w:val="center"/>
        <w:rPr>
          <w:sz w:val="21"/>
        </w:rPr>
      </w:pPr>
      <w:r>
        <w:rPr>
          <w:noProof/>
          <w:sz w:val="21"/>
        </w:rPr>
        <w:lastRenderedPageBreak/>
        <w:drawing>
          <wp:inline distT="0" distB="0" distL="0" distR="0">
            <wp:extent cx="4191000" cy="2524125"/>
            <wp:effectExtent l="0" t="0" r="0" b="9525"/>
            <wp:docPr id="2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rsidR="0092730F" w:rsidRDefault="004029B2" w:rsidP="0092730F">
      <w:pPr>
        <w:pStyle w:val="a3"/>
        <w:spacing w:line="288" w:lineRule="auto"/>
        <w:ind w:firstLine="408"/>
        <w:jc w:val="center"/>
        <w:rPr>
          <w:sz w:val="21"/>
        </w:rPr>
      </w:pPr>
      <w:r>
        <w:rPr>
          <w:rFonts w:hint="eastAsia"/>
          <w:sz w:val="21"/>
        </w:rPr>
        <w:t>图</w:t>
      </w:r>
      <w:r>
        <w:rPr>
          <w:rFonts w:hint="eastAsia"/>
          <w:sz w:val="21"/>
        </w:rPr>
        <w:t xml:space="preserve">4-6 </w:t>
      </w:r>
      <w:r w:rsidR="002A62A7">
        <w:rPr>
          <w:rFonts w:hint="eastAsia"/>
          <w:sz w:val="21"/>
        </w:rPr>
        <w:t>ICA_FDP</w:t>
      </w:r>
      <w:r w:rsidR="002A62A7">
        <w:rPr>
          <w:rFonts w:hint="eastAsia"/>
          <w:sz w:val="21"/>
        </w:rPr>
        <w:t>和算法</w:t>
      </w:r>
      <w:r w:rsidR="002A62A7">
        <w:rPr>
          <w:rFonts w:hint="eastAsia"/>
          <w:sz w:val="21"/>
        </w:rPr>
        <w:t>ICA_FDP_APA</w:t>
      </w:r>
      <w:r w:rsidR="002A62A7">
        <w:rPr>
          <w:rFonts w:hint="eastAsia"/>
          <w:sz w:val="21"/>
        </w:rPr>
        <w:t>时间消耗</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ICA_FDP_APA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ICA_FDP_APA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79682D" w:rsidP="00484E42">
      <w:pPr>
        <w:pStyle w:val="a3"/>
        <w:spacing w:line="288" w:lineRule="auto"/>
        <w:ind w:firstLineChars="0" w:firstLine="0"/>
        <w:jc w:val="center"/>
      </w:pPr>
      <w:r>
        <w:rPr>
          <w:noProof/>
        </w:rPr>
        <w:drawing>
          <wp:inline distT="0" distB="0" distL="0" distR="0">
            <wp:extent cx="2247900" cy="1352550"/>
            <wp:effectExtent l="0" t="0" r="0" b="0"/>
            <wp:docPr id="2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F30826">
        <w:rPr>
          <w:rFonts w:hint="eastAsia"/>
        </w:rPr>
        <w:t xml:space="preserve">      </w:t>
      </w:r>
      <w:r>
        <w:rPr>
          <w:noProof/>
        </w:rPr>
        <w:drawing>
          <wp:inline distT="0" distB="0" distL="0" distR="0">
            <wp:extent cx="2247900" cy="1352550"/>
            <wp:effectExtent l="0" t="0" r="0" b="0"/>
            <wp:docPr id="2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C2295B">
        <w:rPr>
          <w:rFonts w:hint="eastAsia"/>
          <w:sz w:val="21"/>
        </w:rPr>
        <w:t xml:space="preserve">6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ICA_FDP_APA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8084B">
        <w:rPr>
          <w:rFonts w:hint="eastAsia"/>
        </w:rPr>
        <w:t>6</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ICA_FDP_APA</w:t>
      </w:r>
      <w:r w:rsidR="00C14812">
        <w:rPr>
          <w:rFonts w:hint="eastAsia"/>
        </w:rPr>
        <w:t>，在时间消耗上有很多优势，而且在</w:t>
      </w:r>
      <w:r w:rsidR="004273BA">
        <w:rPr>
          <w:rFonts w:hint="eastAsia"/>
        </w:rPr>
        <w:t>内存消耗上也是可以接受的。</w:t>
      </w:r>
    </w:p>
    <w:p w:rsidR="009C6279" w:rsidRPr="00CD6AF7" w:rsidRDefault="00864F60" w:rsidP="00864F60">
      <w:pPr>
        <w:pStyle w:val="a3"/>
        <w:spacing w:line="288" w:lineRule="auto"/>
        <w:ind w:firstLine="470"/>
      </w:pPr>
      <w:r w:rsidRPr="007E43E0">
        <w:rPr>
          <w:rFonts w:hint="eastAsia"/>
          <w:b/>
        </w:rPr>
        <w:t>实验</w:t>
      </w:r>
      <w:r>
        <w:rPr>
          <w:rFonts w:hint="eastAsia"/>
          <w:b/>
        </w:rPr>
        <w:t>4-</w:t>
      </w:r>
      <w:r w:rsidR="00C8084B">
        <w:rPr>
          <w:rFonts w:hint="eastAsia"/>
          <w:b/>
        </w:rPr>
        <w:t>4</w:t>
      </w:r>
      <w:r>
        <w:rPr>
          <w:rFonts w:hint="eastAsia"/>
          <w:b/>
        </w:rPr>
        <w:t xml:space="preserve">. </w:t>
      </w:r>
      <w:r w:rsidR="004F20C7">
        <w:rPr>
          <w:rFonts w:hint="eastAsia"/>
        </w:rPr>
        <w:t>近似算法</w:t>
      </w:r>
      <w:r w:rsidR="00C806A1">
        <w:rPr>
          <w:rFonts w:hint="eastAsia"/>
        </w:rPr>
        <w:t>ICA_FDP_APA</w:t>
      </w:r>
      <w:r w:rsidR="004F20C7">
        <w:rPr>
          <w:rFonts w:hint="eastAsia"/>
        </w:rPr>
        <w:t>波动性实验。</w:t>
      </w:r>
    </w:p>
    <w:p w:rsidR="009C6279" w:rsidRDefault="00E66C34" w:rsidP="00340696">
      <w:pPr>
        <w:pStyle w:val="a3"/>
        <w:spacing w:line="288" w:lineRule="auto"/>
        <w:ind w:firstLine="468"/>
      </w:pPr>
      <w:r>
        <w:rPr>
          <w:rFonts w:hint="eastAsia"/>
        </w:rPr>
        <w:t>本实验对于</w:t>
      </w:r>
      <w:r w:rsidR="00926516">
        <w:rPr>
          <w:rFonts w:hint="eastAsia"/>
        </w:rPr>
        <w:t>近似算法</w:t>
      </w:r>
      <w:r w:rsidR="00990A96">
        <w:rPr>
          <w:rFonts w:hint="eastAsia"/>
        </w:rPr>
        <w:t>ICA_FDP_APA</w:t>
      </w:r>
      <w:r w:rsidR="00860EA7">
        <w:rPr>
          <w:rFonts w:hint="eastAsia"/>
        </w:rPr>
        <w:t>验证其波动性，</w:t>
      </w:r>
      <w:r w:rsidR="00B66AF3">
        <w:rPr>
          <w:rFonts w:hint="eastAsia"/>
        </w:rPr>
        <w:t>该实验的思路是首先使用精确算法</w:t>
      </w:r>
      <w:r w:rsidR="00230A54">
        <w:rPr>
          <w:rFonts w:hint="eastAsia"/>
        </w:rPr>
        <w:t>ICA_FDP</w:t>
      </w:r>
      <w:r w:rsidR="00230A54">
        <w:rPr>
          <w:rFonts w:hint="eastAsia"/>
        </w:rPr>
        <w:t>获取</w:t>
      </w:r>
      <w:r w:rsidR="00AB66EF">
        <w:rPr>
          <w:rFonts w:hint="eastAsia"/>
        </w:rPr>
        <w:t>不同图规模的关键边排序，然后</w:t>
      </w:r>
      <w:r w:rsidR="00203AAA">
        <w:rPr>
          <w:rFonts w:hint="eastAsia"/>
        </w:rPr>
        <w:t>使用</w:t>
      </w:r>
      <w:r w:rsidR="00354417">
        <w:rPr>
          <w:rFonts w:hint="eastAsia"/>
        </w:rPr>
        <w:t>近似算法</w:t>
      </w:r>
      <w:r w:rsidR="00354417">
        <w:rPr>
          <w:rFonts w:hint="eastAsia"/>
        </w:rPr>
        <w:t>ICA_FDP_APA</w:t>
      </w:r>
      <w:r w:rsidR="00354417">
        <w:rPr>
          <w:rFonts w:hint="eastAsia"/>
        </w:rPr>
        <w:t>算法获取近似的关键度排序，对于不同的图计算</w:t>
      </w:r>
      <w:r w:rsidR="00122456">
        <w:rPr>
          <w:rFonts w:hint="eastAsia"/>
        </w:rPr>
        <w:t>图的相似性度量</w:t>
      </w:r>
      <w:r w:rsidR="002F7101">
        <w:rPr>
          <w:rFonts w:hint="eastAsia"/>
        </w:rPr>
        <w:t>。</w:t>
      </w:r>
      <w:r w:rsidR="002A1D17">
        <w:rPr>
          <w:rFonts w:hint="eastAsia"/>
        </w:rPr>
        <w:t>关键边相似性度量可以</w:t>
      </w:r>
      <w:r w:rsidR="00F838C1">
        <w:rPr>
          <w:rFonts w:hint="eastAsia"/>
        </w:rPr>
        <w:t>衡量关键边排序的相似程度。</w:t>
      </w:r>
    </w:p>
    <w:p w:rsidR="00551140" w:rsidRDefault="00F83AA4" w:rsidP="00340696">
      <w:pPr>
        <w:pStyle w:val="a3"/>
        <w:spacing w:line="288" w:lineRule="auto"/>
        <w:ind w:firstLine="468"/>
      </w:pPr>
      <w:r>
        <w:rPr>
          <w:rFonts w:hint="eastAsia"/>
        </w:rPr>
        <w:t>本实验使用</w:t>
      </w:r>
      <w:r w:rsidR="00BA1245">
        <w:rPr>
          <w:rFonts w:hint="eastAsia"/>
        </w:rPr>
        <w:t>V</w:t>
      </w:r>
      <w:r w:rsidR="00BA1245" w:rsidRPr="0041061C">
        <w:rPr>
          <w:rFonts w:hint="eastAsia"/>
          <w:vertAlign w:val="subscript"/>
        </w:rPr>
        <w:t>6</w:t>
      </w:r>
      <w:r w:rsidR="00BA1245">
        <w:rPr>
          <w:rFonts w:hint="eastAsia"/>
        </w:rPr>
        <w:t>E</w:t>
      </w:r>
      <w:r w:rsidR="00BA1245" w:rsidRPr="0041061C">
        <w:rPr>
          <w:rFonts w:hint="eastAsia"/>
          <w:vertAlign w:val="subscript"/>
        </w:rPr>
        <w:t>10</w:t>
      </w:r>
      <w:r w:rsidR="00BA1245" w:rsidRPr="009D0F57">
        <w:rPr>
          <w:rFonts w:hint="eastAsia"/>
        </w:rPr>
        <w:t>、</w:t>
      </w:r>
      <w:r w:rsidR="00BA1245" w:rsidRPr="009D0F57">
        <w:rPr>
          <w:rFonts w:hint="eastAsia"/>
        </w:rPr>
        <w:t>V</w:t>
      </w:r>
      <w:r w:rsidR="00BA1245" w:rsidRPr="00687933">
        <w:rPr>
          <w:rFonts w:hint="eastAsia"/>
          <w:vertAlign w:val="subscript"/>
        </w:rPr>
        <w:t>8</w:t>
      </w:r>
      <w:r w:rsidR="00BA1245">
        <w:rPr>
          <w:rFonts w:hint="eastAsia"/>
        </w:rPr>
        <w:t>E</w:t>
      </w:r>
      <w:r w:rsidR="00BA1245" w:rsidRPr="00687933">
        <w:rPr>
          <w:rFonts w:hint="eastAsia"/>
          <w:vertAlign w:val="subscript"/>
        </w:rPr>
        <w:t>14</w:t>
      </w:r>
      <w:r w:rsidR="00BA1245" w:rsidRPr="009D0F57">
        <w:rPr>
          <w:rFonts w:hint="eastAsia"/>
        </w:rPr>
        <w:t>、</w:t>
      </w:r>
      <w:r w:rsidR="00BA1245" w:rsidRPr="009D0F57">
        <w:rPr>
          <w:rFonts w:hint="eastAsia"/>
        </w:rPr>
        <w:t>V</w:t>
      </w:r>
      <w:r w:rsidR="00BA1245" w:rsidRPr="003D56EE">
        <w:rPr>
          <w:rFonts w:hint="eastAsia"/>
          <w:vertAlign w:val="subscript"/>
        </w:rPr>
        <w:t>10</w:t>
      </w:r>
      <w:r w:rsidR="00BA1245">
        <w:rPr>
          <w:rFonts w:hint="eastAsia"/>
        </w:rPr>
        <w:t>E</w:t>
      </w:r>
      <w:r w:rsidR="00BA1245" w:rsidRPr="003D56EE">
        <w:rPr>
          <w:rFonts w:hint="eastAsia"/>
          <w:vertAlign w:val="subscript"/>
        </w:rPr>
        <w:t>18</w:t>
      </w:r>
      <w:r w:rsidR="00BA1245" w:rsidRPr="009D0F57">
        <w:rPr>
          <w:rFonts w:hint="eastAsia"/>
        </w:rPr>
        <w:t>、</w:t>
      </w:r>
      <w:r w:rsidR="00BA1245" w:rsidRPr="009D0F57">
        <w:rPr>
          <w:rFonts w:hint="eastAsia"/>
        </w:rPr>
        <w:t>V</w:t>
      </w:r>
      <w:r w:rsidR="00BA1245" w:rsidRPr="003D56EE">
        <w:rPr>
          <w:rFonts w:hint="eastAsia"/>
          <w:vertAlign w:val="subscript"/>
        </w:rPr>
        <w:t>12</w:t>
      </w:r>
      <w:r w:rsidR="00BA1245">
        <w:rPr>
          <w:rFonts w:hint="eastAsia"/>
        </w:rPr>
        <w:t>E</w:t>
      </w:r>
      <w:r w:rsidR="00BA1245" w:rsidRPr="002A725E">
        <w:rPr>
          <w:rFonts w:hint="eastAsia"/>
          <w:vertAlign w:val="subscript"/>
        </w:rPr>
        <w:t>22</w:t>
      </w:r>
      <w:r w:rsidR="00BA1245" w:rsidRPr="009D0F57">
        <w:rPr>
          <w:rFonts w:hint="eastAsia"/>
        </w:rPr>
        <w:t>、</w:t>
      </w:r>
      <w:r w:rsidR="00BA1245" w:rsidRPr="009D0F57">
        <w:rPr>
          <w:rFonts w:hint="eastAsia"/>
        </w:rPr>
        <w:t>V</w:t>
      </w:r>
      <w:r w:rsidR="00BA1245" w:rsidRPr="00A3243C">
        <w:rPr>
          <w:rFonts w:hint="eastAsia"/>
          <w:vertAlign w:val="subscript"/>
        </w:rPr>
        <w:t>14</w:t>
      </w:r>
      <w:r w:rsidR="00BA1245">
        <w:rPr>
          <w:rFonts w:hint="eastAsia"/>
        </w:rPr>
        <w:t>E</w:t>
      </w:r>
      <w:r w:rsidR="00BA1245" w:rsidRPr="00597E1F">
        <w:rPr>
          <w:rFonts w:hint="eastAsia"/>
          <w:vertAlign w:val="subscript"/>
        </w:rPr>
        <w:t>26</w:t>
      </w:r>
      <w:r w:rsidR="00BA1245" w:rsidRPr="009D0F57">
        <w:rPr>
          <w:rFonts w:hint="eastAsia"/>
        </w:rPr>
        <w:t>共</w:t>
      </w:r>
      <w:r w:rsidR="00BA1245">
        <w:rPr>
          <w:rFonts w:hint="eastAsia"/>
        </w:rPr>
        <w:t>5</w:t>
      </w:r>
      <w:r w:rsidR="00BA1245">
        <w:rPr>
          <w:rFonts w:hint="eastAsia"/>
        </w:rPr>
        <w:t>组不同图规模</w:t>
      </w:r>
      <w:r w:rsidR="00E1199F">
        <w:rPr>
          <w:rFonts w:hint="eastAsia"/>
        </w:rPr>
        <w:t>的图数据，每个图规模下有五个不同的图，分别计算并获取平均相似性度量如下</w:t>
      </w:r>
      <w:r w:rsidR="00144631">
        <w:rPr>
          <w:rFonts w:hint="eastAsia"/>
        </w:rPr>
        <w:t>表</w:t>
      </w:r>
      <w:r w:rsidR="00144631">
        <w:rPr>
          <w:rFonts w:hint="eastAsia"/>
        </w:rPr>
        <w:t>4-4</w:t>
      </w:r>
      <w:r w:rsidR="00144631">
        <w:rPr>
          <w:rFonts w:hint="eastAsia"/>
        </w:rPr>
        <w:t>所示。</w:t>
      </w:r>
    </w:p>
    <w:p w:rsidR="009C6279" w:rsidRPr="00665A53" w:rsidRDefault="00E76E58" w:rsidP="00665A53">
      <w:pPr>
        <w:pStyle w:val="a3"/>
        <w:spacing w:line="288" w:lineRule="auto"/>
        <w:ind w:firstLineChars="98"/>
        <w:jc w:val="center"/>
        <w:rPr>
          <w:sz w:val="21"/>
        </w:rPr>
      </w:pPr>
      <w:r w:rsidRPr="00665A53">
        <w:rPr>
          <w:rFonts w:hint="eastAsia"/>
          <w:sz w:val="21"/>
        </w:rPr>
        <w:lastRenderedPageBreak/>
        <w:t>表</w:t>
      </w:r>
      <w:r w:rsidRPr="00665A53">
        <w:rPr>
          <w:rFonts w:hint="eastAsia"/>
          <w:sz w:val="21"/>
        </w:rPr>
        <w:t xml:space="preserve">4-4 </w:t>
      </w:r>
      <w:r w:rsidR="002B05C9"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665A53" w:rsidRPr="005A05F9">
        <w:trPr>
          <w:jc w:val="center"/>
        </w:trPr>
        <w:tc>
          <w:tcPr>
            <w:tcW w:w="1967" w:type="dxa"/>
            <w:tcBorders>
              <w:bottom w:val="single" w:sz="4" w:space="0" w:color="auto"/>
              <w:right w:val="nil"/>
            </w:tcBorders>
            <w:shd w:val="clear" w:color="auto" w:fill="D9D9D9"/>
            <w:vAlign w:val="center"/>
          </w:tcPr>
          <w:p w:rsidR="00665A53" w:rsidRPr="00327708" w:rsidRDefault="00665A53" w:rsidP="00551140">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665A53" w:rsidRPr="00327708" w:rsidRDefault="00665A53" w:rsidP="00894BEB">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665A53" w:rsidRPr="00327708" w:rsidRDefault="00894BEB" w:rsidP="00665A53">
            <w:pPr>
              <w:spacing w:line="288" w:lineRule="auto"/>
              <w:jc w:val="both"/>
              <w:rPr>
                <w:rFonts w:ascii="宋体" w:hAnsi="宋体"/>
                <w:b/>
              </w:rPr>
            </w:pPr>
            <w:r>
              <w:rPr>
                <w:rFonts w:ascii="宋体" w:hAnsi="宋体" w:hint="eastAsia"/>
                <w:b/>
              </w:rPr>
              <w:t>标准化度量</w:t>
            </w:r>
          </w:p>
        </w:tc>
      </w:tr>
      <w:tr w:rsidR="00665A53" w:rsidRPr="005A05F9">
        <w:trPr>
          <w:jc w:val="center"/>
        </w:trPr>
        <w:tc>
          <w:tcPr>
            <w:tcW w:w="1967" w:type="dxa"/>
            <w:tcBorders>
              <w:bottom w:val="nil"/>
              <w:right w:val="nil"/>
            </w:tcBorders>
            <w:vAlign w:val="center"/>
          </w:tcPr>
          <w:p w:rsidR="00665A53" w:rsidRPr="00F30E09" w:rsidRDefault="00665A53" w:rsidP="00665A53">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sidRPr="00894BEB">
              <w:t>0.026729036</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665A53" w:rsidRPr="00F30E09" w:rsidRDefault="001D78A7" w:rsidP="00665A53">
            <w:pPr>
              <w:tabs>
                <w:tab w:val="left" w:pos="1200"/>
              </w:tabs>
              <w:spacing w:beforeLines="20" w:before="65" w:afterLines="20" w:after="65" w:line="288" w:lineRule="auto"/>
              <w:jc w:val="both"/>
            </w:pPr>
            <w:r w:rsidRPr="001D78A7">
              <w:t>0.048155309</w:t>
            </w:r>
          </w:p>
        </w:tc>
      </w:tr>
      <w:tr w:rsidR="00665A53" w:rsidRPr="005A05F9">
        <w:trPr>
          <w:jc w:val="center"/>
        </w:trPr>
        <w:tc>
          <w:tcPr>
            <w:tcW w:w="1967" w:type="dxa"/>
            <w:tcBorders>
              <w:top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665A53" w:rsidRPr="00F30E09" w:rsidRDefault="00A823AD" w:rsidP="00665A53">
            <w:pPr>
              <w:tabs>
                <w:tab w:val="left" w:pos="1200"/>
              </w:tabs>
              <w:spacing w:beforeLines="20" w:before="65" w:afterLines="20" w:after="65" w:line="288" w:lineRule="auto"/>
              <w:jc w:val="both"/>
            </w:pPr>
            <w:r w:rsidRPr="00A823AD">
              <w:t>0.07222863</w:t>
            </w:r>
          </w:p>
        </w:tc>
      </w:tr>
    </w:tbl>
    <w:p w:rsidR="007E728D" w:rsidRDefault="00CC6D3C" w:rsidP="00667F5D">
      <w:pPr>
        <w:pStyle w:val="a3"/>
        <w:spacing w:line="288" w:lineRule="auto"/>
        <w:ind w:firstLine="468"/>
      </w:pPr>
      <w:r>
        <w:rPr>
          <w:rFonts w:hint="eastAsia"/>
        </w:rPr>
        <w:t>根据表</w:t>
      </w:r>
      <w:r w:rsidR="007F1E26">
        <w:rPr>
          <w:rFonts w:hint="eastAsia"/>
        </w:rPr>
        <w:t>4-4</w:t>
      </w:r>
      <w:r w:rsidR="007F1E26">
        <w:rPr>
          <w:rFonts w:hint="eastAsia"/>
        </w:rPr>
        <w:t>所示，</w:t>
      </w:r>
      <w:r w:rsidR="000511A5">
        <w:rPr>
          <w:rFonts w:hint="eastAsia"/>
        </w:rPr>
        <w:t>平均相似度量是实验不同规模图数据的相似度量的平均值，标准化度量为平均度量与该图规模相似度下界的百分比。</w:t>
      </w:r>
      <w:r w:rsidR="00825E11">
        <w:rPr>
          <w:rFonts w:hint="eastAsia"/>
        </w:rPr>
        <w:t>作图如</w:t>
      </w:r>
      <w:r w:rsidR="00825E11">
        <w:rPr>
          <w:rFonts w:hint="eastAsia"/>
        </w:rPr>
        <w:t>4-7</w:t>
      </w:r>
      <w:r w:rsidR="00825E11">
        <w:rPr>
          <w:rFonts w:hint="eastAsia"/>
        </w:rPr>
        <w:t>所示：</w:t>
      </w:r>
    </w:p>
    <w:p w:rsidR="003120CC" w:rsidRDefault="0079682D" w:rsidP="00B66B79">
      <w:pPr>
        <w:pStyle w:val="a3"/>
        <w:spacing w:line="288" w:lineRule="auto"/>
        <w:ind w:firstLineChars="81" w:firstLine="199"/>
        <w:jc w:val="center"/>
      </w:pPr>
      <w:r>
        <w:rPr>
          <w:noProof/>
        </w:rPr>
        <w:drawing>
          <wp:inline distT="0" distB="0" distL="0" distR="0">
            <wp:extent cx="3590925" cy="2162175"/>
            <wp:effectExtent l="0" t="0" r="9525" b="9525"/>
            <wp:docPr id="2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B66B79" w:rsidRPr="001D1DF7" w:rsidRDefault="004A26A4" w:rsidP="001D1DF7">
      <w:pPr>
        <w:pStyle w:val="a3"/>
        <w:spacing w:line="288" w:lineRule="auto"/>
        <w:ind w:firstLine="408"/>
        <w:jc w:val="center"/>
        <w:rPr>
          <w:sz w:val="21"/>
        </w:rPr>
      </w:pPr>
      <w:r w:rsidRPr="001D1DF7">
        <w:rPr>
          <w:rFonts w:hint="eastAsia"/>
          <w:sz w:val="21"/>
        </w:rPr>
        <w:t>图</w:t>
      </w:r>
      <w:r w:rsidRPr="001D1DF7">
        <w:rPr>
          <w:rFonts w:hint="eastAsia"/>
          <w:sz w:val="21"/>
        </w:rPr>
        <w:t xml:space="preserve">4-7 </w:t>
      </w:r>
      <w:r w:rsidRPr="001D1DF7">
        <w:rPr>
          <w:rFonts w:hint="eastAsia"/>
          <w:sz w:val="21"/>
        </w:rPr>
        <w:t>相似性度量比较</w:t>
      </w:r>
    </w:p>
    <w:p w:rsidR="00B66B79" w:rsidRPr="00590967" w:rsidRDefault="00750E97" w:rsidP="00667F5D">
      <w:pPr>
        <w:pStyle w:val="a3"/>
        <w:spacing w:line="288" w:lineRule="auto"/>
        <w:ind w:firstLine="468"/>
      </w:pPr>
      <w:r>
        <w:rPr>
          <w:rFonts w:hint="eastAsia"/>
        </w:rPr>
        <w:t>根据以上试验证明，在实验图规模的情况下，数据波动性不强，</w:t>
      </w:r>
      <w:r w:rsidR="00CE4B64">
        <w:rPr>
          <w:rFonts w:hint="eastAsia"/>
        </w:rPr>
        <w:t>而</w:t>
      </w:r>
      <w:r w:rsidR="00674B7D">
        <w:rPr>
          <w:rFonts w:hint="eastAsia"/>
        </w:rPr>
        <w:t>在实际应用中，如果为了追求更快的计算速度，可以设置一个相似度阈值，如果在阈值允许的范围内，则表示近似算法是有效的。</w:t>
      </w:r>
    </w:p>
    <w:p w:rsidR="00080538" w:rsidRDefault="006D75D3" w:rsidP="00DB5271">
      <w:pPr>
        <w:pStyle w:val="21"/>
      </w:pPr>
      <w:bookmarkStart w:id="98" w:name="_Toc449617182"/>
      <w:r>
        <w:rPr>
          <w:rFonts w:hint="eastAsia"/>
        </w:rPr>
        <w:t>4.</w:t>
      </w:r>
      <w:r w:rsidR="00FD4397">
        <w:rPr>
          <w:rFonts w:hint="eastAsia"/>
        </w:rPr>
        <w:t>6</w:t>
      </w:r>
      <w:r>
        <w:rPr>
          <w:rFonts w:hint="eastAsia"/>
        </w:rPr>
        <w:t xml:space="preserve"> </w:t>
      </w:r>
      <w:r w:rsidR="00505706">
        <w:rPr>
          <w:rFonts w:hint="eastAsia"/>
        </w:rPr>
        <w:t>本章小结</w:t>
      </w:r>
      <w:bookmarkEnd w:id="98"/>
    </w:p>
    <w:p w:rsidR="0002006D" w:rsidRDefault="00071737" w:rsidP="00054A9D">
      <w:pPr>
        <w:pStyle w:val="a3"/>
        <w:spacing w:line="288" w:lineRule="auto"/>
        <w:ind w:firstLine="468"/>
        <w:sectPr w:rsidR="0002006D" w:rsidSect="006272F4">
          <w:headerReference w:type="default" r:id="rId80"/>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，并重点介绍了算法的思想与实现，同时对算法进行了正确性证明以及时间复杂度和空间复杂度的分析。因为不确定图计算分布可靠性依然是一个</w:t>
      </w:r>
      <w:r w:rsidR="00F504F0">
        <w:rPr>
          <w:rFonts w:hint="eastAsia"/>
        </w:rPr>
        <w:t>NP-Hard</w:t>
      </w:r>
      <w:r w:rsidR="00F504F0">
        <w:rPr>
          <w:rFonts w:hint="eastAsia"/>
        </w:rPr>
        <w:t>问题，精确算法复杂度很高，因此本文章针对增量算法的</w:t>
      </w:r>
      <w:r w:rsidR="00F504F0">
        <w:rPr>
          <w:rFonts w:hint="eastAsia"/>
        </w:rPr>
        <w:t>A</w:t>
      </w:r>
      <w:r w:rsidR="00F504F0">
        <w:rPr>
          <w:rFonts w:hint="eastAsia"/>
        </w:rPr>
        <w:t>类边提出了对于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w:t>
      </w:r>
      <w:r w:rsidR="00161FE5">
        <w:rPr>
          <w:rFonts w:hint="eastAsia"/>
        </w:rPr>
        <w:lastRenderedPageBreak/>
        <w:t>于</w:t>
      </w:r>
      <w:r w:rsidR="00161FE5" w:rsidRPr="00476A23">
        <w:rPr>
          <w:rFonts w:hint="eastAsia"/>
        </w:rPr>
        <w:t>ICA_F</w:t>
      </w:r>
      <w:r w:rsidR="00161FE5">
        <w:rPr>
          <w:rFonts w:hint="eastAsia"/>
        </w:rPr>
        <w:t>CP</w:t>
      </w:r>
      <w:r w:rsidR="00161FE5">
        <w:rPr>
          <w:rFonts w:hint="eastAsia"/>
        </w:rPr>
        <w:t>算法，在时间和空间复杂度上都有了优化</w:t>
      </w:r>
      <w:r w:rsidR="00937698">
        <w:rPr>
          <w:rFonts w:hint="eastAsia"/>
        </w:rPr>
        <w:t>。</w:t>
      </w:r>
      <w:r w:rsidR="00406E21">
        <w:rPr>
          <w:rFonts w:hint="eastAsia"/>
        </w:rPr>
        <w:t>近似算法的波动性不强，能够适应不同图规模和稠密度的图。</w:t>
      </w:r>
    </w:p>
    <w:p w:rsidR="00B81746" w:rsidRDefault="006D75D3" w:rsidP="006D75D3">
      <w:pPr>
        <w:pStyle w:val="1"/>
        <w:numPr>
          <w:ilvl w:val="0"/>
          <w:numId w:val="0"/>
        </w:numPr>
      </w:pPr>
      <w:bookmarkStart w:id="99" w:name="_Toc449617183"/>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不确定图关键边</w:t>
      </w:r>
      <w:r w:rsidR="007B06AE">
        <w:rPr>
          <w:rFonts w:hint="eastAsia"/>
        </w:rPr>
        <w:t>增量</w:t>
      </w:r>
      <w:r w:rsidR="00B75693">
        <w:rPr>
          <w:rFonts w:hint="eastAsia"/>
        </w:rPr>
        <w:t>算法优化策略</w:t>
      </w:r>
      <w:bookmarkEnd w:id="99"/>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100" w:name="_Toc449617184"/>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100"/>
    </w:p>
    <w:p w:rsidR="008345FF" w:rsidRDefault="008258C6" w:rsidP="003610BD">
      <w:pPr>
        <w:pStyle w:val="31"/>
      </w:pPr>
      <w:bookmarkStart w:id="101" w:name="_Toc449617185"/>
      <w:r>
        <w:rPr>
          <w:rFonts w:hint="eastAsia"/>
        </w:rPr>
        <w:t>5</w:t>
      </w:r>
      <w:r w:rsidR="003610BD">
        <w:rPr>
          <w:rFonts w:hint="eastAsia"/>
        </w:rPr>
        <w:t xml:space="preserve">.1.1 </w:t>
      </w:r>
      <w:r w:rsidR="00537286">
        <w:rPr>
          <w:rFonts w:hint="eastAsia"/>
        </w:rPr>
        <w:t>算法基本思想</w:t>
      </w:r>
      <w:bookmarkEnd w:id="101"/>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102" w:name="_Toc449617186"/>
      <w:r>
        <w:rPr>
          <w:rFonts w:hint="eastAsia"/>
        </w:rPr>
        <w:t>5</w:t>
      </w:r>
      <w:r w:rsidR="003610BD">
        <w:rPr>
          <w:rFonts w:hint="eastAsia"/>
        </w:rPr>
        <w:t xml:space="preserve">.1.2 </w:t>
      </w:r>
      <w:r w:rsidR="00854F28">
        <w:rPr>
          <w:rFonts w:hint="eastAsia"/>
        </w:rPr>
        <w:t>割集中的边计算</w:t>
      </w:r>
      <w:bookmarkEnd w:id="102"/>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8.5pt;height:75pt" o:ole="">
            <v:imagedata r:id="rId81" o:title=""/>
          </v:shape>
          <o:OLEObject Type="Embed" ProgID="Visio.Drawing.11" ShapeID="_x0000_i1047" DrawAspect="Content" ObjectID="_1523461198" r:id="rId82"/>
        </w:object>
      </w:r>
      <w:r w:rsidR="00F53C9A">
        <w:rPr>
          <w:rFonts w:hint="eastAsia"/>
        </w:rPr>
        <w:t xml:space="preserve">    </w:t>
      </w:r>
      <w:r w:rsidR="00107ACA">
        <w:object w:dxaOrig="2985" w:dyaOrig="2085">
          <v:shape id="_x0000_i1048" type="#_x0000_t75" style="width:148.5pt;height:105pt" o:ole="">
            <v:imagedata r:id="rId83" o:title=""/>
          </v:shape>
          <o:OLEObject Type="Embed" ProgID="Visio.Drawing.11" ShapeID="_x0000_i1048" DrawAspect="Content" ObjectID="_1523461199" r:id="rId84"/>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6pt;height:103.5pt" o:ole="">
            <v:imagedata r:id="rId85" o:title=""/>
          </v:shape>
          <o:OLEObject Type="Embed" ProgID="Visio.Drawing.11" ShapeID="_x0000_i1049" DrawAspect="Content" ObjectID="_1523461200" r:id="rId86"/>
        </w:object>
      </w:r>
      <w:r>
        <w:object w:dxaOrig="3045" w:dyaOrig="1560">
          <v:shape id="_x0000_i1050" type="#_x0000_t75" style="width:152.25pt;height:78.75pt" o:ole="">
            <v:imagedata r:id="rId87" o:title=""/>
          </v:shape>
          <o:OLEObject Type="Embed" ProgID="Visio.Drawing.11" ShapeID="_x0000_i1050" DrawAspect="Content" ObjectID="_1523461201" r:id="rId88"/>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103" w:name="OLE_LINK1"/>
    <w:p w:rsidR="00796C0B" w:rsidRDefault="00C51A66" w:rsidP="003B263F">
      <w:pPr>
        <w:pStyle w:val="a3"/>
        <w:ind w:firstLine="492"/>
        <w:jc w:val="center"/>
      </w:pPr>
      <w:r>
        <w:object w:dxaOrig="5310" w:dyaOrig="4815">
          <v:shape id="_x0000_i1051" type="#_x0000_t75" style="width:265.5pt;height:241.5pt" o:ole="">
            <v:imagedata r:id="rId89" o:title=""/>
          </v:shape>
          <o:OLEObject Type="Embed" ProgID="Visio.Drawing.11" ShapeID="_x0000_i1051" DrawAspect="Content" ObjectID="_1523461202" r:id="rId90"/>
        </w:object>
      </w:r>
      <w:bookmarkEnd w:id="103"/>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104" w:name="_Toc449617187"/>
      <w:r>
        <w:rPr>
          <w:rFonts w:hint="eastAsia"/>
        </w:rPr>
        <w:t>5</w:t>
      </w:r>
      <w:r w:rsidR="003610BD">
        <w:rPr>
          <w:rFonts w:hint="eastAsia"/>
        </w:rPr>
        <w:t xml:space="preserve">.1.3 </w:t>
      </w:r>
      <w:r w:rsidR="00854F28">
        <w:rPr>
          <w:rFonts w:hint="eastAsia"/>
        </w:rPr>
        <w:t>悬挂边的计算</w:t>
      </w:r>
      <w:bookmarkEnd w:id="104"/>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4pt;height:65.25pt" o:ole="">
            <v:imagedata r:id="rId91" o:title=""/>
          </v:shape>
          <o:OLEObject Type="Embed" ProgID="Visio.Drawing.11" ShapeID="_x0000_i1052" DrawAspect="Content" ObjectID="_1523461203" r:id="rId92"/>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105" w:name="OLE_LINK3"/>
    <w:p w:rsidR="00BF6A51" w:rsidRDefault="00B40D08" w:rsidP="003B263F">
      <w:pPr>
        <w:pStyle w:val="a3"/>
        <w:ind w:firstLine="492"/>
        <w:jc w:val="center"/>
      </w:pPr>
      <w:r>
        <w:object w:dxaOrig="4065" w:dyaOrig="3540">
          <v:shape id="_x0000_i1053" type="#_x0000_t75" style="width:204pt;height:177pt" o:ole="">
            <v:imagedata r:id="rId93" o:title=""/>
          </v:shape>
          <o:OLEObject Type="Embed" ProgID="Visio.Drawing.11" ShapeID="_x0000_i1053" DrawAspect="Content" ObjectID="_1523461204" r:id="rId94"/>
        </w:object>
      </w:r>
      <w:bookmarkEnd w:id="105"/>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106" w:name="_Toc449617188"/>
      <w:r>
        <w:rPr>
          <w:rFonts w:hint="eastAsia"/>
        </w:rPr>
        <w:t>5</w:t>
      </w:r>
      <w:r w:rsidR="003610BD">
        <w:rPr>
          <w:rFonts w:hint="eastAsia"/>
        </w:rPr>
        <w:t>.1.4</w:t>
      </w:r>
      <w:r w:rsidR="003D5BB9">
        <w:rPr>
          <w:rFonts w:hint="eastAsia"/>
        </w:rPr>
        <w:t xml:space="preserve"> </w:t>
      </w:r>
      <w:r w:rsidR="00A40BCF">
        <w:rPr>
          <w:rFonts w:hint="eastAsia"/>
        </w:rPr>
        <w:t>算法</w:t>
      </w:r>
      <w:r w:rsidR="00A54C01">
        <w:rPr>
          <w:rFonts w:hint="eastAsia"/>
        </w:rPr>
        <w:t>实现及分析</w:t>
      </w:r>
      <w:bookmarkEnd w:id="106"/>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8pt;height:247.5pt" o:ole="">
            <v:imagedata r:id="rId95" o:title=""/>
          </v:shape>
          <o:OLEObject Type="Embed" ProgID="Visio.Drawing.11" ShapeID="_x0000_i1054" DrawAspect="Content" ObjectID="_1523461205" r:id="rId96"/>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107" w:name="_Toc449617189"/>
      <w:r>
        <w:rPr>
          <w:rFonts w:hint="eastAsia"/>
        </w:rPr>
        <w:t>5</w:t>
      </w:r>
      <w:r w:rsidR="00FD3E81">
        <w:rPr>
          <w:rFonts w:hint="eastAsia"/>
        </w:rPr>
        <w:t xml:space="preserve">.1.5 </w:t>
      </w:r>
      <w:r w:rsidR="0054444C">
        <w:rPr>
          <w:rFonts w:hint="eastAsia"/>
        </w:rPr>
        <w:t>实验</w:t>
      </w:r>
      <w:r w:rsidR="006B4533">
        <w:rPr>
          <w:rFonts w:hint="eastAsia"/>
        </w:rPr>
        <w:t>及分析</w:t>
      </w:r>
      <w:bookmarkEnd w:id="107"/>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108" w:name="_Toc449617190"/>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108"/>
    </w:p>
    <w:p w:rsidR="00B81746" w:rsidRDefault="00B81746" w:rsidP="003B263F">
      <w:pPr>
        <w:pStyle w:val="a3"/>
        <w:ind w:firstLine="468"/>
      </w:pPr>
    </w:p>
    <w:p w:rsidR="00526F98" w:rsidRDefault="008258C6" w:rsidP="003610BD">
      <w:pPr>
        <w:pStyle w:val="31"/>
      </w:pPr>
      <w:bookmarkStart w:id="109" w:name="_Toc449617191"/>
      <w:r>
        <w:rPr>
          <w:rFonts w:hint="eastAsia"/>
        </w:rPr>
        <w:t xml:space="preserve">5.2.1 </w:t>
      </w:r>
      <w:r w:rsidR="00526F98">
        <w:rPr>
          <w:rFonts w:hint="eastAsia"/>
        </w:rPr>
        <w:t>算法的基本思想</w:t>
      </w:r>
      <w:bookmarkEnd w:id="109"/>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110" w:name="_Toc449617192"/>
      <w:r>
        <w:rPr>
          <w:rFonts w:hint="eastAsia"/>
        </w:rPr>
        <w:t xml:space="preserve">5.2.2 </w:t>
      </w:r>
      <w:r w:rsidR="006C694B">
        <w:rPr>
          <w:rFonts w:hint="eastAsia"/>
        </w:rPr>
        <w:t>构造下界子图树</w:t>
      </w:r>
      <w:r w:rsidR="00B765B1">
        <w:rPr>
          <w:rFonts w:hint="eastAsia"/>
        </w:rPr>
        <w:t>与子树搜索过程</w:t>
      </w:r>
      <w:bookmarkEnd w:id="110"/>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111" w:name="_Toc449617193"/>
      <w:r>
        <w:rPr>
          <w:rFonts w:hint="eastAsia"/>
        </w:rPr>
        <w:t xml:space="preserve">5.2.3 </w:t>
      </w:r>
      <w:r w:rsidR="00BB727F">
        <w:rPr>
          <w:rFonts w:hint="eastAsia"/>
        </w:rPr>
        <w:t>实验</w:t>
      </w:r>
      <w:r w:rsidR="0066065C">
        <w:rPr>
          <w:rFonts w:hint="eastAsia"/>
        </w:rPr>
        <w:t>结果及分析</w:t>
      </w:r>
      <w:bookmarkEnd w:id="111"/>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112" w:name="_Toc449617194"/>
      <w:r>
        <w:rPr>
          <w:rFonts w:hint="eastAsia"/>
        </w:rPr>
        <w:t>5</w:t>
      </w:r>
      <w:r w:rsidR="00A1229C">
        <w:rPr>
          <w:rFonts w:hint="eastAsia"/>
        </w:rPr>
        <w:t xml:space="preserve">.3 </w:t>
      </w:r>
      <w:r w:rsidR="006B4533">
        <w:rPr>
          <w:rFonts w:hint="eastAsia"/>
        </w:rPr>
        <w:t>本章小结</w:t>
      </w:r>
      <w:bookmarkEnd w:id="112"/>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7"/>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13" w:name="_Toc449617195"/>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13"/>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8"/>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114" w:name="_Toc449617196"/>
      <w:r>
        <w:rPr>
          <w:rFonts w:hint="eastAsia"/>
        </w:rPr>
        <w:t>致谢</w:t>
      </w:r>
      <w:bookmarkEnd w:id="114"/>
    </w:p>
    <w:p w:rsidR="00C22B10" w:rsidRDefault="00363E60" w:rsidP="00FA1990">
      <w:pPr>
        <w:pStyle w:val="a3"/>
        <w:spacing w:beforeLines="50" w:before="163"/>
        <w:ind w:firstLine="468"/>
      </w:pPr>
      <w:r>
        <w:rPr>
          <w:rFonts w:hint="eastAsia"/>
        </w:rPr>
        <w:t>致谢</w:t>
      </w:r>
    </w:p>
    <w:p w:rsidR="0002006D" w:rsidRDefault="0002006D" w:rsidP="00FA1990">
      <w:pPr>
        <w:pStyle w:val="a3"/>
        <w:spacing w:beforeLines="50" w:before="163"/>
        <w:ind w:firstLine="468"/>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15" w:name="_Toc449617197"/>
      <w:r>
        <w:rPr>
          <w:rFonts w:hint="eastAsia"/>
        </w:rPr>
        <w:lastRenderedPageBreak/>
        <w:t>参考文献</w:t>
      </w:r>
      <w:bookmarkEnd w:id="115"/>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9C58B9">
        <w:rPr>
          <w:lang w:val="fr-FR"/>
        </w:rPr>
        <w:t xml:space="preserve">Xiong J, Li J, Shen D, et al.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9"/>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E46" w:rsidRDefault="00C56E46" w:rsidP="00DC4C31">
      <w:pPr>
        <w:ind w:firstLine="480"/>
      </w:pPr>
      <w:r>
        <w:separator/>
      </w:r>
    </w:p>
  </w:endnote>
  <w:endnote w:type="continuationSeparator" w:id="0">
    <w:p w:rsidR="00C56E46" w:rsidRDefault="00C56E46"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EA2F2C" w:rsidRDefault="006D7A4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13625" w:rsidRPr="00713625">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49003A" w:rsidRDefault="006D7A46"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Default="006D7A46"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EA2F2C" w:rsidRDefault="006D7A46"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13625" w:rsidRPr="00713625">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EA2F2C" w:rsidRDefault="006D7A4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A57108" w:rsidRPr="00A57108">
      <w:rPr>
        <w:noProof/>
        <w:sz w:val="18"/>
        <w:lang w:val="zh-CN"/>
      </w:rPr>
      <w:t>1</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EA2F2C" w:rsidRDefault="006D7A4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A57108" w:rsidRPr="00A57108">
      <w:rPr>
        <w:noProof/>
        <w:sz w:val="18"/>
        <w:lang w:val="zh-CN"/>
      </w:rPr>
      <w:t>8</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EA2F2C" w:rsidRDefault="006D7A4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A57108" w:rsidRPr="00A57108">
      <w:rPr>
        <w:noProof/>
        <w:sz w:val="18"/>
        <w:lang w:val="zh-CN"/>
      </w:rPr>
      <w:t>7</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E46" w:rsidRDefault="00C56E46" w:rsidP="00DC4C31">
      <w:pPr>
        <w:ind w:firstLine="480"/>
      </w:pPr>
      <w:r>
        <w:separator/>
      </w:r>
    </w:p>
  </w:footnote>
  <w:footnote w:type="continuationSeparator" w:id="0">
    <w:p w:rsidR="00C56E46" w:rsidRDefault="00C56E46"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Default="006D7A46">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Default="006D7A46">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w:t>
    </w:r>
    <w:proofErr w:type="gramStart"/>
    <w:r>
      <w:rPr>
        <w:rFonts w:hint="eastAsia"/>
        <w:sz w:val="18"/>
      </w:rPr>
      <w:t>图关键边</w:t>
    </w:r>
    <w:proofErr w:type="gramEnd"/>
    <w:r>
      <w:rPr>
        <w:rFonts w:hint="eastAsia"/>
        <w:sz w:val="18"/>
      </w:rPr>
      <w:t>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A46" w:rsidRPr="006272F4" w:rsidRDefault="006D7A46">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131"/>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83043"/>
    <w:rsid w:val="000845F0"/>
    <w:rsid w:val="000936B9"/>
    <w:rsid w:val="00094F03"/>
    <w:rsid w:val="00095518"/>
    <w:rsid w:val="00095D73"/>
    <w:rsid w:val="00097386"/>
    <w:rsid w:val="000975CB"/>
    <w:rsid w:val="00097896"/>
    <w:rsid w:val="000A12A4"/>
    <w:rsid w:val="000A29C6"/>
    <w:rsid w:val="000A512D"/>
    <w:rsid w:val="000A6014"/>
    <w:rsid w:val="000A6331"/>
    <w:rsid w:val="000A673C"/>
    <w:rsid w:val="000A776D"/>
    <w:rsid w:val="000A7AD2"/>
    <w:rsid w:val="000B0992"/>
    <w:rsid w:val="000B0F81"/>
    <w:rsid w:val="000B269E"/>
    <w:rsid w:val="000B38AD"/>
    <w:rsid w:val="000B4421"/>
    <w:rsid w:val="000B4AD0"/>
    <w:rsid w:val="000B6E06"/>
    <w:rsid w:val="000B7AF3"/>
    <w:rsid w:val="000C039A"/>
    <w:rsid w:val="000C0AF1"/>
    <w:rsid w:val="000C1498"/>
    <w:rsid w:val="000C2437"/>
    <w:rsid w:val="000C41E7"/>
    <w:rsid w:val="000C4B18"/>
    <w:rsid w:val="000C6906"/>
    <w:rsid w:val="000D0C9E"/>
    <w:rsid w:val="000D17B4"/>
    <w:rsid w:val="000D2866"/>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89E"/>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4631"/>
    <w:rsid w:val="0014502F"/>
    <w:rsid w:val="00145737"/>
    <w:rsid w:val="00145967"/>
    <w:rsid w:val="00146001"/>
    <w:rsid w:val="00147003"/>
    <w:rsid w:val="001470C7"/>
    <w:rsid w:val="00151EE6"/>
    <w:rsid w:val="00152941"/>
    <w:rsid w:val="00153952"/>
    <w:rsid w:val="00154C45"/>
    <w:rsid w:val="00154E6E"/>
    <w:rsid w:val="00156302"/>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6C96"/>
    <w:rsid w:val="001A6DBC"/>
    <w:rsid w:val="001A776D"/>
    <w:rsid w:val="001A7F4B"/>
    <w:rsid w:val="001B26EF"/>
    <w:rsid w:val="001B3077"/>
    <w:rsid w:val="001B3283"/>
    <w:rsid w:val="001B3F67"/>
    <w:rsid w:val="001B4E1B"/>
    <w:rsid w:val="001B50B8"/>
    <w:rsid w:val="001B583A"/>
    <w:rsid w:val="001B5EB2"/>
    <w:rsid w:val="001B5EC6"/>
    <w:rsid w:val="001B66E2"/>
    <w:rsid w:val="001B6E2E"/>
    <w:rsid w:val="001B6FB9"/>
    <w:rsid w:val="001B7642"/>
    <w:rsid w:val="001C0226"/>
    <w:rsid w:val="001C0AE5"/>
    <w:rsid w:val="001C180C"/>
    <w:rsid w:val="001C2406"/>
    <w:rsid w:val="001C2894"/>
    <w:rsid w:val="001C2EF8"/>
    <w:rsid w:val="001C2F59"/>
    <w:rsid w:val="001C3B15"/>
    <w:rsid w:val="001C3D2D"/>
    <w:rsid w:val="001C4600"/>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8A7"/>
    <w:rsid w:val="001D7FBC"/>
    <w:rsid w:val="001E1CA5"/>
    <w:rsid w:val="001E228B"/>
    <w:rsid w:val="001E25EF"/>
    <w:rsid w:val="001E29C2"/>
    <w:rsid w:val="001E2A43"/>
    <w:rsid w:val="001E321E"/>
    <w:rsid w:val="001E4B79"/>
    <w:rsid w:val="001E54C8"/>
    <w:rsid w:val="001F0A30"/>
    <w:rsid w:val="001F1553"/>
    <w:rsid w:val="001F1D34"/>
    <w:rsid w:val="001F2184"/>
    <w:rsid w:val="001F2389"/>
    <w:rsid w:val="001F30D7"/>
    <w:rsid w:val="001F3670"/>
    <w:rsid w:val="001F6179"/>
    <w:rsid w:val="001F6252"/>
    <w:rsid w:val="001F650B"/>
    <w:rsid w:val="001F6D98"/>
    <w:rsid w:val="001F6F45"/>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676"/>
    <w:rsid w:val="00213CD1"/>
    <w:rsid w:val="002144B9"/>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0A54"/>
    <w:rsid w:val="00231E95"/>
    <w:rsid w:val="00232BFD"/>
    <w:rsid w:val="00232C18"/>
    <w:rsid w:val="00234A8E"/>
    <w:rsid w:val="00234C0D"/>
    <w:rsid w:val="00235A12"/>
    <w:rsid w:val="002364BE"/>
    <w:rsid w:val="00236E98"/>
    <w:rsid w:val="002373F0"/>
    <w:rsid w:val="00237ABC"/>
    <w:rsid w:val="002401E3"/>
    <w:rsid w:val="00240D3B"/>
    <w:rsid w:val="00240D80"/>
    <w:rsid w:val="00240EE5"/>
    <w:rsid w:val="002431ED"/>
    <w:rsid w:val="00243CE1"/>
    <w:rsid w:val="00245B53"/>
    <w:rsid w:val="00245BB1"/>
    <w:rsid w:val="00245D25"/>
    <w:rsid w:val="0024677E"/>
    <w:rsid w:val="002467AF"/>
    <w:rsid w:val="00246CEB"/>
    <w:rsid w:val="00247BB0"/>
    <w:rsid w:val="0025048C"/>
    <w:rsid w:val="002517D3"/>
    <w:rsid w:val="00252418"/>
    <w:rsid w:val="00252DA0"/>
    <w:rsid w:val="002540DF"/>
    <w:rsid w:val="00254170"/>
    <w:rsid w:val="00261327"/>
    <w:rsid w:val="00261667"/>
    <w:rsid w:val="00262F3F"/>
    <w:rsid w:val="002651A0"/>
    <w:rsid w:val="00265310"/>
    <w:rsid w:val="0026749F"/>
    <w:rsid w:val="00267754"/>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4106"/>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62A7"/>
    <w:rsid w:val="002A6979"/>
    <w:rsid w:val="002A72B5"/>
    <w:rsid w:val="002B0309"/>
    <w:rsid w:val="002B05C9"/>
    <w:rsid w:val="002B0C08"/>
    <w:rsid w:val="002B2083"/>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1AC9"/>
    <w:rsid w:val="002C2B7C"/>
    <w:rsid w:val="002C2C40"/>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101"/>
    <w:rsid w:val="002F7334"/>
    <w:rsid w:val="00301481"/>
    <w:rsid w:val="003022CC"/>
    <w:rsid w:val="003024D2"/>
    <w:rsid w:val="003031D0"/>
    <w:rsid w:val="00304853"/>
    <w:rsid w:val="00304C53"/>
    <w:rsid w:val="00305953"/>
    <w:rsid w:val="00305992"/>
    <w:rsid w:val="00305B9E"/>
    <w:rsid w:val="00306C39"/>
    <w:rsid w:val="00307516"/>
    <w:rsid w:val="0031062A"/>
    <w:rsid w:val="00310872"/>
    <w:rsid w:val="003120CC"/>
    <w:rsid w:val="00312E1D"/>
    <w:rsid w:val="00313223"/>
    <w:rsid w:val="00313D40"/>
    <w:rsid w:val="003149DC"/>
    <w:rsid w:val="00314D4C"/>
    <w:rsid w:val="00315135"/>
    <w:rsid w:val="00315D5D"/>
    <w:rsid w:val="003218F1"/>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DA2"/>
    <w:rsid w:val="00350EA7"/>
    <w:rsid w:val="00350EAA"/>
    <w:rsid w:val="003513D7"/>
    <w:rsid w:val="003527EE"/>
    <w:rsid w:val="00352AAB"/>
    <w:rsid w:val="00352BAC"/>
    <w:rsid w:val="00352DB6"/>
    <w:rsid w:val="0035363D"/>
    <w:rsid w:val="00353B3F"/>
    <w:rsid w:val="00354417"/>
    <w:rsid w:val="00355A46"/>
    <w:rsid w:val="00355FD7"/>
    <w:rsid w:val="003567D3"/>
    <w:rsid w:val="00356C2D"/>
    <w:rsid w:val="003600DD"/>
    <w:rsid w:val="003609C4"/>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6E"/>
    <w:rsid w:val="003836A4"/>
    <w:rsid w:val="00383888"/>
    <w:rsid w:val="00384D6F"/>
    <w:rsid w:val="003851CE"/>
    <w:rsid w:val="00387FC3"/>
    <w:rsid w:val="00390CB7"/>
    <w:rsid w:val="00390CE9"/>
    <w:rsid w:val="00391F08"/>
    <w:rsid w:val="00392C6F"/>
    <w:rsid w:val="003932D2"/>
    <w:rsid w:val="0039541B"/>
    <w:rsid w:val="00396693"/>
    <w:rsid w:val="00396CA3"/>
    <w:rsid w:val="00397F7B"/>
    <w:rsid w:val="003A062B"/>
    <w:rsid w:val="003A0E6B"/>
    <w:rsid w:val="003A2542"/>
    <w:rsid w:val="003A307E"/>
    <w:rsid w:val="003A4C19"/>
    <w:rsid w:val="003A71AC"/>
    <w:rsid w:val="003A73A9"/>
    <w:rsid w:val="003A783C"/>
    <w:rsid w:val="003A7A3F"/>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5C8"/>
    <w:rsid w:val="003D0B95"/>
    <w:rsid w:val="003D0FDF"/>
    <w:rsid w:val="003D1973"/>
    <w:rsid w:val="003D2620"/>
    <w:rsid w:val="003D3483"/>
    <w:rsid w:val="003D3927"/>
    <w:rsid w:val="003D3CB7"/>
    <w:rsid w:val="003D4E22"/>
    <w:rsid w:val="003D56F5"/>
    <w:rsid w:val="003D5BB9"/>
    <w:rsid w:val="003D5F08"/>
    <w:rsid w:val="003D67C2"/>
    <w:rsid w:val="003D7B39"/>
    <w:rsid w:val="003E0700"/>
    <w:rsid w:val="003E1749"/>
    <w:rsid w:val="003E2EBD"/>
    <w:rsid w:val="003E2FF9"/>
    <w:rsid w:val="003E51F6"/>
    <w:rsid w:val="003E6506"/>
    <w:rsid w:val="003F2ECC"/>
    <w:rsid w:val="003F2FF9"/>
    <w:rsid w:val="003F30C8"/>
    <w:rsid w:val="003F31F8"/>
    <w:rsid w:val="003F3B85"/>
    <w:rsid w:val="003F4392"/>
    <w:rsid w:val="003F52AD"/>
    <w:rsid w:val="003F5DEE"/>
    <w:rsid w:val="003F732B"/>
    <w:rsid w:val="003F74DB"/>
    <w:rsid w:val="00400206"/>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3BA"/>
    <w:rsid w:val="00427907"/>
    <w:rsid w:val="00427B3E"/>
    <w:rsid w:val="00430FEA"/>
    <w:rsid w:val="00431545"/>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12F"/>
    <w:rsid w:val="00451E18"/>
    <w:rsid w:val="00451F38"/>
    <w:rsid w:val="0045367E"/>
    <w:rsid w:val="00453F20"/>
    <w:rsid w:val="00454318"/>
    <w:rsid w:val="004546CA"/>
    <w:rsid w:val="0045470A"/>
    <w:rsid w:val="00454C28"/>
    <w:rsid w:val="0045591C"/>
    <w:rsid w:val="004559D2"/>
    <w:rsid w:val="0045678A"/>
    <w:rsid w:val="00457E4F"/>
    <w:rsid w:val="00461C30"/>
    <w:rsid w:val="00462D1B"/>
    <w:rsid w:val="00462FF4"/>
    <w:rsid w:val="004633A0"/>
    <w:rsid w:val="00463611"/>
    <w:rsid w:val="00464B00"/>
    <w:rsid w:val="00464F4F"/>
    <w:rsid w:val="00465092"/>
    <w:rsid w:val="004663B4"/>
    <w:rsid w:val="00466807"/>
    <w:rsid w:val="00466FDE"/>
    <w:rsid w:val="004673D5"/>
    <w:rsid w:val="004678AB"/>
    <w:rsid w:val="00467A92"/>
    <w:rsid w:val="004708EC"/>
    <w:rsid w:val="00470993"/>
    <w:rsid w:val="00472028"/>
    <w:rsid w:val="004745B4"/>
    <w:rsid w:val="00476A23"/>
    <w:rsid w:val="0048309B"/>
    <w:rsid w:val="00484E42"/>
    <w:rsid w:val="00485009"/>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A0CEE"/>
    <w:rsid w:val="004A0D20"/>
    <w:rsid w:val="004A1B5E"/>
    <w:rsid w:val="004A1E31"/>
    <w:rsid w:val="004A2002"/>
    <w:rsid w:val="004A26A4"/>
    <w:rsid w:val="004A3160"/>
    <w:rsid w:val="004A3899"/>
    <w:rsid w:val="004A4090"/>
    <w:rsid w:val="004A5390"/>
    <w:rsid w:val="004A5D41"/>
    <w:rsid w:val="004A7B76"/>
    <w:rsid w:val="004B0784"/>
    <w:rsid w:val="004B0D64"/>
    <w:rsid w:val="004B1BA6"/>
    <w:rsid w:val="004B209A"/>
    <w:rsid w:val="004B214C"/>
    <w:rsid w:val="004B30C1"/>
    <w:rsid w:val="004B39B7"/>
    <w:rsid w:val="004B4D54"/>
    <w:rsid w:val="004B651A"/>
    <w:rsid w:val="004B6B46"/>
    <w:rsid w:val="004B7CF1"/>
    <w:rsid w:val="004C04F7"/>
    <w:rsid w:val="004C241A"/>
    <w:rsid w:val="004C26EE"/>
    <w:rsid w:val="004C2D49"/>
    <w:rsid w:val="004C396E"/>
    <w:rsid w:val="004C5FEF"/>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0528"/>
    <w:rsid w:val="004E1267"/>
    <w:rsid w:val="004E1340"/>
    <w:rsid w:val="004E273B"/>
    <w:rsid w:val="004E5E16"/>
    <w:rsid w:val="004E632F"/>
    <w:rsid w:val="004E6DF8"/>
    <w:rsid w:val="004E7150"/>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7321"/>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5A33"/>
    <w:rsid w:val="00526F98"/>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234"/>
    <w:rsid w:val="00550F2F"/>
    <w:rsid w:val="00551140"/>
    <w:rsid w:val="00551F6F"/>
    <w:rsid w:val="005521A3"/>
    <w:rsid w:val="005527E3"/>
    <w:rsid w:val="00553419"/>
    <w:rsid w:val="005535C3"/>
    <w:rsid w:val="00553DA8"/>
    <w:rsid w:val="005548B7"/>
    <w:rsid w:val="00554A1D"/>
    <w:rsid w:val="00554C33"/>
    <w:rsid w:val="00554E98"/>
    <w:rsid w:val="005552D6"/>
    <w:rsid w:val="0055544B"/>
    <w:rsid w:val="00556980"/>
    <w:rsid w:val="00556A93"/>
    <w:rsid w:val="00556E54"/>
    <w:rsid w:val="00556EF3"/>
    <w:rsid w:val="00560204"/>
    <w:rsid w:val="005603B0"/>
    <w:rsid w:val="005607B4"/>
    <w:rsid w:val="00561090"/>
    <w:rsid w:val="00561861"/>
    <w:rsid w:val="0056219C"/>
    <w:rsid w:val="00562301"/>
    <w:rsid w:val="00563709"/>
    <w:rsid w:val="005644A0"/>
    <w:rsid w:val="00564911"/>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967"/>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5D33"/>
    <w:rsid w:val="005A6F1D"/>
    <w:rsid w:val="005A715F"/>
    <w:rsid w:val="005B0037"/>
    <w:rsid w:val="005B0BA9"/>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68"/>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40B7"/>
    <w:rsid w:val="00615017"/>
    <w:rsid w:val="006153E3"/>
    <w:rsid w:val="006159ED"/>
    <w:rsid w:val="00615BD0"/>
    <w:rsid w:val="006166D6"/>
    <w:rsid w:val="00616A72"/>
    <w:rsid w:val="00617738"/>
    <w:rsid w:val="00617825"/>
    <w:rsid w:val="00620783"/>
    <w:rsid w:val="00620EA8"/>
    <w:rsid w:val="00622600"/>
    <w:rsid w:val="00622E40"/>
    <w:rsid w:val="00625BAF"/>
    <w:rsid w:val="00627198"/>
    <w:rsid w:val="006272F4"/>
    <w:rsid w:val="00627A49"/>
    <w:rsid w:val="00630898"/>
    <w:rsid w:val="00630A2E"/>
    <w:rsid w:val="00630C47"/>
    <w:rsid w:val="006310D2"/>
    <w:rsid w:val="006329E7"/>
    <w:rsid w:val="00633A41"/>
    <w:rsid w:val="00636742"/>
    <w:rsid w:val="00640B8F"/>
    <w:rsid w:val="006415F6"/>
    <w:rsid w:val="0064163E"/>
    <w:rsid w:val="00641B29"/>
    <w:rsid w:val="006425FB"/>
    <w:rsid w:val="006431E9"/>
    <w:rsid w:val="00643643"/>
    <w:rsid w:val="00643EB2"/>
    <w:rsid w:val="0064468F"/>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5A53"/>
    <w:rsid w:val="006665FE"/>
    <w:rsid w:val="00666F55"/>
    <w:rsid w:val="00667F5D"/>
    <w:rsid w:val="00670998"/>
    <w:rsid w:val="00672340"/>
    <w:rsid w:val="00672E03"/>
    <w:rsid w:val="00672EB8"/>
    <w:rsid w:val="006735C1"/>
    <w:rsid w:val="00673989"/>
    <w:rsid w:val="006743D6"/>
    <w:rsid w:val="006744D7"/>
    <w:rsid w:val="00674A2B"/>
    <w:rsid w:val="00674B7D"/>
    <w:rsid w:val="00675845"/>
    <w:rsid w:val="00676113"/>
    <w:rsid w:val="0067613A"/>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2F99"/>
    <w:rsid w:val="006938F2"/>
    <w:rsid w:val="00693CBF"/>
    <w:rsid w:val="00694187"/>
    <w:rsid w:val="00695278"/>
    <w:rsid w:val="00695861"/>
    <w:rsid w:val="00696239"/>
    <w:rsid w:val="00696F35"/>
    <w:rsid w:val="00697F9B"/>
    <w:rsid w:val="006A0986"/>
    <w:rsid w:val="006A3C36"/>
    <w:rsid w:val="006A4C9E"/>
    <w:rsid w:val="006A530F"/>
    <w:rsid w:val="006A55F9"/>
    <w:rsid w:val="006A5614"/>
    <w:rsid w:val="006A565E"/>
    <w:rsid w:val="006A5B03"/>
    <w:rsid w:val="006A670C"/>
    <w:rsid w:val="006A6DAE"/>
    <w:rsid w:val="006A7A01"/>
    <w:rsid w:val="006A7BBD"/>
    <w:rsid w:val="006B2F90"/>
    <w:rsid w:val="006B31F4"/>
    <w:rsid w:val="006B3467"/>
    <w:rsid w:val="006B37F6"/>
    <w:rsid w:val="006B402E"/>
    <w:rsid w:val="006B4533"/>
    <w:rsid w:val="006B4BCC"/>
    <w:rsid w:val="006B6126"/>
    <w:rsid w:val="006B7083"/>
    <w:rsid w:val="006C00EF"/>
    <w:rsid w:val="006C0982"/>
    <w:rsid w:val="006C0A46"/>
    <w:rsid w:val="006C0B57"/>
    <w:rsid w:val="006C0BD4"/>
    <w:rsid w:val="006C2C47"/>
    <w:rsid w:val="006C38FB"/>
    <w:rsid w:val="006C3A10"/>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4281"/>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32B"/>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625"/>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27AA2"/>
    <w:rsid w:val="00730B01"/>
    <w:rsid w:val="00730E6D"/>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0E97"/>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82D"/>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63FE"/>
    <w:rsid w:val="007D0429"/>
    <w:rsid w:val="007D1BAC"/>
    <w:rsid w:val="007D4132"/>
    <w:rsid w:val="007D43C4"/>
    <w:rsid w:val="007D5219"/>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1E26"/>
    <w:rsid w:val="007F2A89"/>
    <w:rsid w:val="007F3793"/>
    <w:rsid w:val="007F460A"/>
    <w:rsid w:val="007F4A75"/>
    <w:rsid w:val="007F4BFE"/>
    <w:rsid w:val="007F595E"/>
    <w:rsid w:val="007F6B45"/>
    <w:rsid w:val="007F6FB3"/>
    <w:rsid w:val="007F7D5F"/>
    <w:rsid w:val="00800442"/>
    <w:rsid w:val="00800EDF"/>
    <w:rsid w:val="0080153C"/>
    <w:rsid w:val="00801B7E"/>
    <w:rsid w:val="008048F7"/>
    <w:rsid w:val="00804CCB"/>
    <w:rsid w:val="00806800"/>
    <w:rsid w:val="008073DB"/>
    <w:rsid w:val="00807F1F"/>
    <w:rsid w:val="00810E83"/>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1D"/>
    <w:rsid w:val="00860697"/>
    <w:rsid w:val="00860EA7"/>
    <w:rsid w:val="0086173C"/>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13FD"/>
    <w:rsid w:val="0087148F"/>
    <w:rsid w:val="00871E46"/>
    <w:rsid w:val="00872603"/>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94D"/>
    <w:rsid w:val="00892C18"/>
    <w:rsid w:val="00892F55"/>
    <w:rsid w:val="00893086"/>
    <w:rsid w:val="00893DDB"/>
    <w:rsid w:val="00894283"/>
    <w:rsid w:val="00894969"/>
    <w:rsid w:val="00894BEB"/>
    <w:rsid w:val="00895E71"/>
    <w:rsid w:val="00896B0B"/>
    <w:rsid w:val="00896FFF"/>
    <w:rsid w:val="0089737A"/>
    <w:rsid w:val="008A0FDB"/>
    <w:rsid w:val="008A12C9"/>
    <w:rsid w:val="008A14A4"/>
    <w:rsid w:val="008A167D"/>
    <w:rsid w:val="008A372E"/>
    <w:rsid w:val="008A5085"/>
    <w:rsid w:val="008A61D6"/>
    <w:rsid w:val="008A674F"/>
    <w:rsid w:val="008A71A3"/>
    <w:rsid w:val="008A79F6"/>
    <w:rsid w:val="008A7B56"/>
    <w:rsid w:val="008B0649"/>
    <w:rsid w:val="008B1B9F"/>
    <w:rsid w:val="008B1F76"/>
    <w:rsid w:val="008B29DF"/>
    <w:rsid w:val="008B3442"/>
    <w:rsid w:val="008B3D51"/>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17FD3"/>
    <w:rsid w:val="009208E3"/>
    <w:rsid w:val="00922504"/>
    <w:rsid w:val="00922607"/>
    <w:rsid w:val="009229CB"/>
    <w:rsid w:val="00922F6C"/>
    <w:rsid w:val="00923045"/>
    <w:rsid w:val="0092332C"/>
    <w:rsid w:val="00923792"/>
    <w:rsid w:val="00923B94"/>
    <w:rsid w:val="00925457"/>
    <w:rsid w:val="00926516"/>
    <w:rsid w:val="0092677E"/>
    <w:rsid w:val="0092730F"/>
    <w:rsid w:val="00930D21"/>
    <w:rsid w:val="00931278"/>
    <w:rsid w:val="00931870"/>
    <w:rsid w:val="009318CC"/>
    <w:rsid w:val="00932689"/>
    <w:rsid w:val="00933A0D"/>
    <w:rsid w:val="009346CE"/>
    <w:rsid w:val="00935CF6"/>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3F8C"/>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58B9"/>
    <w:rsid w:val="009C6279"/>
    <w:rsid w:val="009C6908"/>
    <w:rsid w:val="009C6B7E"/>
    <w:rsid w:val="009C6C49"/>
    <w:rsid w:val="009C730F"/>
    <w:rsid w:val="009C7A02"/>
    <w:rsid w:val="009C7CBC"/>
    <w:rsid w:val="009D1D9E"/>
    <w:rsid w:val="009D29AB"/>
    <w:rsid w:val="009D2FE6"/>
    <w:rsid w:val="009D3592"/>
    <w:rsid w:val="009D3775"/>
    <w:rsid w:val="009D3CA2"/>
    <w:rsid w:val="009D3F5C"/>
    <w:rsid w:val="009D4557"/>
    <w:rsid w:val="009D5ACB"/>
    <w:rsid w:val="009D6DF2"/>
    <w:rsid w:val="009D77C3"/>
    <w:rsid w:val="009E028B"/>
    <w:rsid w:val="009E0C92"/>
    <w:rsid w:val="009E1B09"/>
    <w:rsid w:val="009E2067"/>
    <w:rsid w:val="009E4662"/>
    <w:rsid w:val="009E46BD"/>
    <w:rsid w:val="009E48B1"/>
    <w:rsid w:val="009E5AA4"/>
    <w:rsid w:val="009E6666"/>
    <w:rsid w:val="009E6BE7"/>
    <w:rsid w:val="009E7001"/>
    <w:rsid w:val="009E74EC"/>
    <w:rsid w:val="009E76AD"/>
    <w:rsid w:val="009E79FA"/>
    <w:rsid w:val="009F0966"/>
    <w:rsid w:val="009F1509"/>
    <w:rsid w:val="009F2EBA"/>
    <w:rsid w:val="009F41E5"/>
    <w:rsid w:val="009F48DB"/>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4C3B"/>
    <w:rsid w:val="00A4637C"/>
    <w:rsid w:val="00A47E91"/>
    <w:rsid w:val="00A50278"/>
    <w:rsid w:val="00A50B90"/>
    <w:rsid w:val="00A513D3"/>
    <w:rsid w:val="00A51976"/>
    <w:rsid w:val="00A5218A"/>
    <w:rsid w:val="00A5342A"/>
    <w:rsid w:val="00A53998"/>
    <w:rsid w:val="00A53C78"/>
    <w:rsid w:val="00A54C01"/>
    <w:rsid w:val="00A54CBF"/>
    <w:rsid w:val="00A5567F"/>
    <w:rsid w:val="00A56798"/>
    <w:rsid w:val="00A56960"/>
    <w:rsid w:val="00A57108"/>
    <w:rsid w:val="00A60559"/>
    <w:rsid w:val="00A60E02"/>
    <w:rsid w:val="00A61841"/>
    <w:rsid w:val="00A62F0A"/>
    <w:rsid w:val="00A640FB"/>
    <w:rsid w:val="00A645AE"/>
    <w:rsid w:val="00A6497B"/>
    <w:rsid w:val="00A64B6F"/>
    <w:rsid w:val="00A663B6"/>
    <w:rsid w:val="00A67E8F"/>
    <w:rsid w:val="00A724A2"/>
    <w:rsid w:val="00A733C6"/>
    <w:rsid w:val="00A74BC0"/>
    <w:rsid w:val="00A74E99"/>
    <w:rsid w:val="00A75848"/>
    <w:rsid w:val="00A767D5"/>
    <w:rsid w:val="00A76C2A"/>
    <w:rsid w:val="00A77178"/>
    <w:rsid w:val="00A77443"/>
    <w:rsid w:val="00A77528"/>
    <w:rsid w:val="00A80E0E"/>
    <w:rsid w:val="00A80F2B"/>
    <w:rsid w:val="00A81363"/>
    <w:rsid w:val="00A816C9"/>
    <w:rsid w:val="00A81BD8"/>
    <w:rsid w:val="00A823AD"/>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5D8"/>
    <w:rsid w:val="00A9696C"/>
    <w:rsid w:val="00A970E7"/>
    <w:rsid w:val="00A97D9A"/>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73A"/>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18C1"/>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012"/>
    <w:rsid w:val="00B55A37"/>
    <w:rsid w:val="00B56215"/>
    <w:rsid w:val="00B5662D"/>
    <w:rsid w:val="00B5703F"/>
    <w:rsid w:val="00B60958"/>
    <w:rsid w:val="00B60E8E"/>
    <w:rsid w:val="00B60EBB"/>
    <w:rsid w:val="00B6123B"/>
    <w:rsid w:val="00B6368D"/>
    <w:rsid w:val="00B642A0"/>
    <w:rsid w:val="00B64E45"/>
    <w:rsid w:val="00B66784"/>
    <w:rsid w:val="00B66AF3"/>
    <w:rsid w:val="00B66B79"/>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2082"/>
    <w:rsid w:val="00B82505"/>
    <w:rsid w:val="00B82514"/>
    <w:rsid w:val="00B82C60"/>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45"/>
    <w:rsid w:val="00BA126F"/>
    <w:rsid w:val="00BA2382"/>
    <w:rsid w:val="00BA2781"/>
    <w:rsid w:val="00BA2C2C"/>
    <w:rsid w:val="00BA58EE"/>
    <w:rsid w:val="00BA61DF"/>
    <w:rsid w:val="00BA6BCF"/>
    <w:rsid w:val="00BA6ED4"/>
    <w:rsid w:val="00BB040A"/>
    <w:rsid w:val="00BB19BF"/>
    <w:rsid w:val="00BB1E2D"/>
    <w:rsid w:val="00BB1FA1"/>
    <w:rsid w:val="00BB2113"/>
    <w:rsid w:val="00BB2E68"/>
    <w:rsid w:val="00BB4610"/>
    <w:rsid w:val="00BB4F3D"/>
    <w:rsid w:val="00BB59F5"/>
    <w:rsid w:val="00BB6F61"/>
    <w:rsid w:val="00BB727F"/>
    <w:rsid w:val="00BB7A07"/>
    <w:rsid w:val="00BB7EF3"/>
    <w:rsid w:val="00BC221C"/>
    <w:rsid w:val="00BC22EE"/>
    <w:rsid w:val="00BC282E"/>
    <w:rsid w:val="00BC28BE"/>
    <w:rsid w:val="00BC2D44"/>
    <w:rsid w:val="00BC33B9"/>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31E7"/>
    <w:rsid w:val="00C04B1E"/>
    <w:rsid w:val="00C05F76"/>
    <w:rsid w:val="00C0634B"/>
    <w:rsid w:val="00C06EF7"/>
    <w:rsid w:val="00C1149E"/>
    <w:rsid w:val="00C11F1B"/>
    <w:rsid w:val="00C12D5C"/>
    <w:rsid w:val="00C132E7"/>
    <w:rsid w:val="00C13466"/>
    <w:rsid w:val="00C1442C"/>
    <w:rsid w:val="00C14812"/>
    <w:rsid w:val="00C150CE"/>
    <w:rsid w:val="00C159FA"/>
    <w:rsid w:val="00C15EEE"/>
    <w:rsid w:val="00C20EB4"/>
    <w:rsid w:val="00C21B25"/>
    <w:rsid w:val="00C21C9E"/>
    <w:rsid w:val="00C21E97"/>
    <w:rsid w:val="00C22386"/>
    <w:rsid w:val="00C2295B"/>
    <w:rsid w:val="00C22B10"/>
    <w:rsid w:val="00C2440A"/>
    <w:rsid w:val="00C25614"/>
    <w:rsid w:val="00C25777"/>
    <w:rsid w:val="00C310C6"/>
    <w:rsid w:val="00C311C5"/>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E46"/>
    <w:rsid w:val="00C56F81"/>
    <w:rsid w:val="00C57A90"/>
    <w:rsid w:val="00C604DC"/>
    <w:rsid w:val="00C60C2F"/>
    <w:rsid w:val="00C60C7D"/>
    <w:rsid w:val="00C6185C"/>
    <w:rsid w:val="00C63FF2"/>
    <w:rsid w:val="00C64B81"/>
    <w:rsid w:val="00C653C2"/>
    <w:rsid w:val="00C6641F"/>
    <w:rsid w:val="00C70321"/>
    <w:rsid w:val="00C704D2"/>
    <w:rsid w:val="00C709A5"/>
    <w:rsid w:val="00C70DB1"/>
    <w:rsid w:val="00C71E78"/>
    <w:rsid w:val="00C7209D"/>
    <w:rsid w:val="00C72312"/>
    <w:rsid w:val="00C7593B"/>
    <w:rsid w:val="00C76B05"/>
    <w:rsid w:val="00C771BB"/>
    <w:rsid w:val="00C77590"/>
    <w:rsid w:val="00C806A1"/>
    <w:rsid w:val="00C8084B"/>
    <w:rsid w:val="00C80B06"/>
    <w:rsid w:val="00C81D83"/>
    <w:rsid w:val="00C83850"/>
    <w:rsid w:val="00C84157"/>
    <w:rsid w:val="00C8442D"/>
    <w:rsid w:val="00C846DE"/>
    <w:rsid w:val="00C86391"/>
    <w:rsid w:val="00C8687F"/>
    <w:rsid w:val="00C87E77"/>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C6D3C"/>
    <w:rsid w:val="00CD10EA"/>
    <w:rsid w:val="00CD1353"/>
    <w:rsid w:val="00CD1BF7"/>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B3D"/>
    <w:rsid w:val="00CE0D2D"/>
    <w:rsid w:val="00CE107C"/>
    <w:rsid w:val="00CE23BF"/>
    <w:rsid w:val="00CE4B64"/>
    <w:rsid w:val="00CE754D"/>
    <w:rsid w:val="00CE7918"/>
    <w:rsid w:val="00CF0ABB"/>
    <w:rsid w:val="00CF0AD2"/>
    <w:rsid w:val="00CF18AF"/>
    <w:rsid w:val="00CF1BCC"/>
    <w:rsid w:val="00CF217B"/>
    <w:rsid w:val="00CF32F9"/>
    <w:rsid w:val="00CF3572"/>
    <w:rsid w:val="00CF4329"/>
    <w:rsid w:val="00CF52B1"/>
    <w:rsid w:val="00CF56A7"/>
    <w:rsid w:val="00CF7628"/>
    <w:rsid w:val="00CF7CF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3774E"/>
    <w:rsid w:val="00D40F80"/>
    <w:rsid w:val="00D41545"/>
    <w:rsid w:val="00D41DEE"/>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05C"/>
    <w:rsid w:val="00D639A8"/>
    <w:rsid w:val="00D64584"/>
    <w:rsid w:val="00D64968"/>
    <w:rsid w:val="00D64FEA"/>
    <w:rsid w:val="00D65966"/>
    <w:rsid w:val="00D6700B"/>
    <w:rsid w:val="00D6751C"/>
    <w:rsid w:val="00D70393"/>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17E2"/>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359"/>
    <w:rsid w:val="00D974DB"/>
    <w:rsid w:val="00D97E77"/>
    <w:rsid w:val="00D97E99"/>
    <w:rsid w:val="00DA0215"/>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4C31"/>
    <w:rsid w:val="00DC4ECA"/>
    <w:rsid w:val="00DC5F7D"/>
    <w:rsid w:val="00DC62EB"/>
    <w:rsid w:val="00DC7847"/>
    <w:rsid w:val="00DD0168"/>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E0044C"/>
    <w:rsid w:val="00E02067"/>
    <w:rsid w:val="00E0245B"/>
    <w:rsid w:val="00E0545E"/>
    <w:rsid w:val="00E058EB"/>
    <w:rsid w:val="00E0639C"/>
    <w:rsid w:val="00E06664"/>
    <w:rsid w:val="00E07CB3"/>
    <w:rsid w:val="00E10F4C"/>
    <w:rsid w:val="00E1137A"/>
    <w:rsid w:val="00E116E5"/>
    <w:rsid w:val="00E1199F"/>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8A5"/>
    <w:rsid w:val="00E26B10"/>
    <w:rsid w:val="00E270CD"/>
    <w:rsid w:val="00E304A8"/>
    <w:rsid w:val="00E30ADF"/>
    <w:rsid w:val="00E30B3F"/>
    <w:rsid w:val="00E33030"/>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246"/>
    <w:rsid w:val="00E60519"/>
    <w:rsid w:val="00E60EF9"/>
    <w:rsid w:val="00E62BC3"/>
    <w:rsid w:val="00E62DE6"/>
    <w:rsid w:val="00E6365F"/>
    <w:rsid w:val="00E63726"/>
    <w:rsid w:val="00E63BF5"/>
    <w:rsid w:val="00E6430C"/>
    <w:rsid w:val="00E653D8"/>
    <w:rsid w:val="00E66C34"/>
    <w:rsid w:val="00E70AED"/>
    <w:rsid w:val="00E70FC9"/>
    <w:rsid w:val="00E73E0A"/>
    <w:rsid w:val="00E7419D"/>
    <w:rsid w:val="00E75F17"/>
    <w:rsid w:val="00E765EF"/>
    <w:rsid w:val="00E76E58"/>
    <w:rsid w:val="00E77A39"/>
    <w:rsid w:val="00E77FC0"/>
    <w:rsid w:val="00E81678"/>
    <w:rsid w:val="00E8200C"/>
    <w:rsid w:val="00E825D6"/>
    <w:rsid w:val="00E8275A"/>
    <w:rsid w:val="00E82CAD"/>
    <w:rsid w:val="00E83B02"/>
    <w:rsid w:val="00E8433A"/>
    <w:rsid w:val="00E86733"/>
    <w:rsid w:val="00E87158"/>
    <w:rsid w:val="00E915C6"/>
    <w:rsid w:val="00E91613"/>
    <w:rsid w:val="00E91693"/>
    <w:rsid w:val="00E93E90"/>
    <w:rsid w:val="00E94D7A"/>
    <w:rsid w:val="00E951FF"/>
    <w:rsid w:val="00E95213"/>
    <w:rsid w:val="00E961F4"/>
    <w:rsid w:val="00E963F8"/>
    <w:rsid w:val="00E975FC"/>
    <w:rsid w:val="00EA01AA"/>
    <w:rsid w:val="00EA1332"/>
    <w:rsid w:val="00EA1F2A"/>
    <w:rsid w:val="00EA2F2C"/>
    <w:rsid w:val="00EA3F14"/>
    <w:rsid w:val="00EA55CF"/>
    <w:rsid w:val="00EA63A5"/>
    <w:rsid w:val="00EB0D12"/>
    <w:rsid w:val="00EB120F"/>
    <w:rsid w:val="00EB1543"/>
    <w:rsid w:val="00EB2280"/>
    <w:rsid w:val="00EB2720"/>
    <w:rsid w:val="00EB2A2D"/>
    <w:rsid w:val="00EB2DA3"/>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0517"/>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53BA"/>
    <w:rsid w:val="00F16694"/>
    <w:rsid w:val="00F17363"/>
    <w:rsid w:val="00F17540"/>
    <w:rsid w:val="00F17B5A"/>
    <w:rsid w:val="00F21E31"/>
    <w:rsid w:val="00F220BD"/>
    <w:rsid w:val="00F221E0"/>
    <w:rsid w:val="00F2295E"/>
    <w:rsid w:val="00F242BD"/>
    <w:rsid w:val="00F24D43"/>
    <w:rsid w:val="00F262FD"/>
    <w:rsid w:val="00F2665E"/>
    <w:rsid w:val="00F2703B"/>
    <w:rsid w:val="00F27378"/>
    <w:rsid w:val="00F30826"/>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0B"/>
    <w:rsid w:val="00F44A4E"/>
    <w:rsid w:val="00F44C6B"/>
    <w:rsid w:val="00F4563E"/>
    <w:rsid w:val="00F456DA"/>
    <w:rsid w:val="00F45A66"/>
    <w:rsid w:val="00F46018"/>
    <w:rsid w:val="00F4753F"/>
    <w:rsid w:val="00F47646"/>
    <w:rsid w:val="00F504F0"/>
    <w:rsid w:val="00F50CFF"/>
    <w:rsid w:val="00F51021"/>
    <w:rsid w:val="00F51CFF"/>
    <w:rsid w:val="00F5359D"/>
    <w:rsid w:val="00F53C11"/>
    <w:rsid w:val="00F53C9A"/>
    <w:rsid w:val="00F53CF7"/>
    <w:rsid w:val="00F53E19"/>
    <w:rsid w:val="00F55C5B"/>
    <w:rsid w:val="00F56424"/>
    <w:rsid w:val="00F56575"/>
    <w:rsid w:val="00F572D8"/>
    <w:rsid w:val="00F57572"/>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990"/>
    <w:rsid w:val="00FA229E"/>
    <w:rsid w:val="00FA2646"/>
    <w:rsid w:val="00FA281B"/>
    <w:rsid w:val="00FA4298"/>
    <w:rsid w:val="00FA5643"/>
    <w:rsid w:val="00FA5892"/>
    <w:rsid w:val="00FA5C0D"/>
    <w:rsid w:val="00FA6293"/>
    <w:rsid w:val="00FA6381"/>
    <w:rsid w:val="00FA6902"/>
    <w:rsid w:val="00FA719D"/>
    <w:rsid w:val="00FA735B"/>
    <w:rsid w:val="00FB07F1"/>
    <w:rsid w:val="00FB19E6"/>
    <w:rsid w:val="00FB284D"/>
    <w:rsid w:val="00FB2A9B"/>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04DC"/>
    <w:rsid w:val="00FF1A9B"/>
    <w:rsid w:val="00FF256B"/>
    <w:rsid w:val="00FF3609"/>
    <w:rsid w:val="00FF3C84"/>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oleObject" Target="embeddings/oleObject24.bin"/><Relationship Id="rId89" Type="http://schemas.openxmlformats.org/officeDocument/2006/relationships/image" Target="media/image41.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44.emf"/><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header" Target="header7.xml"/><Relationship Id="rId85" Type="http://schemas.openxmlformats.org/officeDocument/2006/relationships/image" Target="media/image39.emf"/><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image" Target="media/image32.png"/><Relationship Id="rId83" Type="http://schemas.openxmlformats.org/officeDocument/2006/relationships/image" Target="media/image38.emf"/><Relationship Id="rId88" Type="http://schemas.openxmlformats.org/officeDocument/2006/relationships/oleObject" Target="embeddings/oleObject26.bin"/><Relationship Id="rId91" Type="http://schemas.openxmlformats.org/officeDocument/2006/relationships/image" Target="media/image42.emf"/><Relationship Id="rId96"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e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header" Target="header10.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3.png"/><Relationship Id="rId97"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40.emf"/><Relationship Id="rId61" Type="http://schemas.openxmlformats.org/officeDocument/2006/relationships/image" Target="media/image23.png"/><Relationship Id="rId82" Type="http://schemas.openxmlformats.org/officeDocument/2006/relationships/oleObject" Target="embeddings/oleObject23.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png"/><Relationship Id="rId93" Type="http://schemas.openxmlformats.org/officeDocument/2006/relationships/image" Target="media/image43.emf"/><Relationship Id="rId98" Type="http://schemas.openxmlformats.org/officeDocument/2006/relationships/header" Target="header9.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C200F1F-82AD-442B-B778-1E426311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247</TotalTime>
  <Pages>1</Pages>
  <Words>9358</Words>
  <Characters>53345</Characters>
  <Application>Microsoft Office Word</Application>
  <DocSecurity>0</DocSecurity>
  <Lines>444</Lines>
  <Paragraphs>125</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62578</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10</cp:revision>
  <cp:lastPrinted>2016-04-27T12:46:00Z</cp:lastPrinted>
  <dcterms:created xsi:type="dcterms:W3CDTF">2016-04-29T06:42:00Z</dcterms:created>
  <dcterms:modified xsi:type="dcterms:W3CDTF">2016-04-29T10:50:00Z</dcterms:modified>
</cp:coreProperties>
</file>