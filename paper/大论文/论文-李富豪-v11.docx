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79682D" w:rsidP="003D5F08">
      <w:pPr>
        <w:ind w:leftChars="-171" w:left="-400"/>
      </w:pPr>
      <w:bookmarkStart w:id="0" w:name="OLE_LINK2"/>
      <w:r>
        <w:rPr>
          <w:noProof/>
        </w:rPr>
        <w:drawing>
          <wp:anchor distT="0" distB="0" distL="114300" distR="114300" simplePos="0" relativeHeight="251657216" behindDoc="1" locked="0" layoutInCell="1" allowOverlap="1">
            <wp:simplePos x="0" y="0"/>
            <wp:positionH relativeFrom="column">
              <wp:posOffset>-889635</wp:posOffset>
            </wp:positionH>
            <wp:positionV relativeFrom="paragraph">
              <wp:posOffset>-720090</wp:posOffset>
            </wp:positionV>
            <wp:extent cx="7538720" cy="10685780"/>
            <wp:effectExtent l="0" t="0" r="5080" b="1270"/>
            <wp:wrapNone/>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8720" cy="1068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79682D" w:rsidP="003D5F08">
      <w:pPr>
        <w:ind w:leftChars="-171" w:left="-400"/>
        <w:rPr>
          <w:u w:val="single"/>
        </w:rPr>
      </w:pPr>
      <w:r>
        <w:rPr>
          <w:noProof/>
        </w:rPr>
        <w:drawing>
          <wp:anchor distT="0" distB="0" distL="114300" distR="114300" simplePos="0" relativeHeight="251658240" behindDoc="0" locked="0" layoutInCell="1" allowOverlap="1">
            <wp:simplePos x="0" y="0"/>
            <wp:positionH relativeFrom="column">
              <wp:posOffset>4711065</wp:posOffset>
            </wp:positionH>
            <wp:positionV relativeFrom="paragraph">
              <wp:posOffset>39370</wp:posOffset>
            </wp:positionV>
            <wp:extent cx="710565" cy="710565"/>
            <wp:effectExtent l="0" t="0" r="0" b="0"/>
            <wp:wrapNone/>
            <wp:docPr id="32"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东大校徽1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分类号：</w:t>
      </w:r>
      <w:r w:rsidR="003D5F08">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9A33D7"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3D5F08" w:rsidRDefault="003D5F08" w:rsidP="003D5F08">
      <w:pPr>
        <w:rPr>
          <w:sz w:val="44"/>
        </w:rPr>
      </w:pPr>
      <w:r w:rsidRPr="003513C0">
        <w:rPr>
          <w:rFonts w:hint="eastAsia"/>
          <w:sz w:val="36"/>
        </w:rPr>
        <w:t xml:space="preserve">           </w:t>
      </w:r>
      <w:r>
        <w:rPr>
          <w:rFonts w:hint="eastAsia"/>
          <w:sz w:val="36"/>
        </w:rPr>
        <w:t xml:space="preserve"> </w:t>
      </w:r>
      <w:r>
        <w:rPr>
          <w:rFonts w:hint="eastAsia"/>
          <w:sz w:val="36"/>
        </w:rPr>
        <w:t>研究生姓名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proofErr w:type="gramStart"/>
            <w:r w:rsidRPr="003E5965">
              <w:rPr>
                <w:rFonts w:hint="eastAsia"/>
              </w:rPr>
              <w:t>阅</w:t>
            </w:r>
            <w:proofErr w:type="gramEnd"/>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smartTag w:uri="urn:schemas-microsoft-com:office:smarttags" w:element="place">
        <w:smartTag w:uri="urn:schemas-microsoft-com:office:smarttags" w:element="PlaceType">
          <w:r>
            <w:rPr>
              <w:rFonts w:eastAsia="黑体" w:hint="eastAsia"/>
              <w:color w:val="000000"/>
              <w:sz w:val="30"/>
            </w:rPr>
            <w:t>School</w:t>
          </w:r>
        </w:smartTag>
        <w:r>
          <w:rPr>
            <w:rFonts w:eastAsia="黑体" w:hint="eastAsia"/>
            <w:color w:val="000000"/>
            <w:sz w:val="30"/>
          </w:rPr>
          <w:t xml:space="preserve"> of </w:t>
        </w:r>
        <w:smartTag w:uri="urn:schemas-microsoft-com:office:smarttags" w:element="PlaceName">
          <w:r>
            <w:rPr>
              <w:rFonts w:eastAsia="黑体" w:hint="eastAsia"/>
              <w:color w:val="000000"/>
              <w:sz w:val="30"/>
            </w:rPr>
            <w:t>Computer</w:t>
          </w:r>
        </w:smartTag>
      </w:smartTag>
      <w:r>
        <w:rPr>
          <w:rFonts w:eastAsia="黑体" w:hint="eastAsia"/>
          <w:color w:val="000000"/>
          <w:sz w:val="30"/>
        </w:rPr>
        <w:t xml:space="preserve"> Science and Engineering</w:t>
      </w:r>
    </w:p>
    <w:p w:rsidR="00C94B7B" w:rsidRDefault="00C94B7B" w:rsidP="00DC4C31">
      <w:pPr>
        <w:ind w:firstLine="628"/>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2F3E48" w:rsidRDefault="002F3E48" w:rsidP="002F3E48">
      <w:pPr>
        <w:pStyle w:val="aff3"/>
        <w:ind w:firstLine="871"/>
      </w:pPr>
      <w:bookmarkStart w:id="1" w:name="_Toc451120775"/>
      <w:bookmarkEnd w:id="0"/>
      <w:r>
        <w:rPr>
          <w:rFonts w:hint="eastAsia"/>
        </w:rPr>
        <w:lastRenderedPageBreak/>
        <w:t>摘</w:t>
      </w:r>
      <w:r>
        <w:rPr>
          <w:rFonts w:hint="eastAsia"/>
        </w:rPr>
        <w:t xml:space="preserve">  </w:t>
      </w:r>
      <w:r>
        <w:rPr>
          <w:rFonts w:hint="eastAsia"/>
        </w:rPr>
        <w:t>要</w:t>
      </w:r>
      <w:bookmarkEnd w:id="1"/>
    </w:p>
    <w:p w:rsidR="00A922E7" w:rsidRPr="00B93B66" w:rsidRDefault="00945D8E" w:rsidP="00BD4818">
      <w:pPr>
        <w:pStyle w:val="af"/>
        <w:spacing w:line="288" w:lineRule="auto"/>
        <w:ind w:firstLineChars="200" w:firstLine="468"/>
        <w:rPr>
          <w:rFonts w:ascii="宋体" w:eastAsia="宋体" w:hAnsi="宋体"/>
          <w:noProof/>
          <w:color w:val="000000"/>
          <w:szCs w:val="21"/>
        </w:rPr>
      </w:pPr>
      <w:r>
        <w:rPr>
          <w:rFonts w:ascii="宋体" w:eastAsia="宋体" w:hAnsi="宋体" w:hint="eastAsia"/>
          <w:noProof/>
          <w:color w:val="000000"/>
          <w:szCs w:val="21"/>
        </w:rPr>
        <w:t>不确定图的关键边是指相对于其他边而言，能够在更大程度上影响网络结构与功能的一些特殊边，一旦发生故障，</w:t>
      </w:r>
      <w:r w:rsidRPr="00945D8E">
        <w:rPr>
          <w:rFonts w:ascii="宋体" w:eastAsia="宋体" w:hAnsi="宋体" w:hint="eastAsia"/>
          <w:noProof/>
          <w:color w:val="000000"/>
          <w:szCs w:val="21"/>
        </w:rPr>
        <w:t>将对整个系统产生巨大影响，甚至导致系统瘫痪</w:t>
      </w:r>
      <w:r w:rsidR="002C54EB">
        <w:rPr>
          <w:rFonts w:ascii="宋体" w:eastAsia="宋体" w:hAnsi="宋体" w:hint="eastAsia"/>
          <w:noProof/>
          <w:color w:val="000000"/>
          <w:szCs w:val="21"/>
        </w:rPr>
        <w:t>。</w:t>
      </w:r>
      <w:r w:rsidR="002C54EB" w:rsidRPr="000056FC">
        <w:rPr>
          <w:rFonts w:ascii="宋体" w:eastAsia="宋体" w:hAnsi="宋体" w:hint="eastAsia"/>
          <w:noProof/>
          <w:color w:val="000000" w:themeColor="text1"/>
          <w:szCs w:val="21"/>
        </w:rPr>
        <w:t>为此，针对不确定图</w:t>
      </w:r>
      <w:r w:rsidRPr="000056FC">
        <w:rPr>
          <w:rFonts w:ascii="宋体" w:eastAsia="宋体" w:hAnsi="宋体" w:hint="eastAsia"/>
          <w:noProof/>
          <w:color w:val="000000" w:themeColor="text1"/>
          <w:szCs w:val="21"/>
        </w:rPr>
        <w:t>边的重要度进行评估、寻找关键边就成为一项有意义的工作，这对于后期网络维护具有重大的决策和指导意义。</w:t>
      </w:r>
      <w:r w:rsidR="0005714C">
        <w:rPr>
          <w:rFonts w:ascii="宋体" w:eastAsia="宋体" w:hAnsi="宋体" w:hint="eastAsia"/>
          <w:noProof/>
          <w:color w:val="000000"/>
          <w:szCs w:val="21"/>
        </w:rPr>
        <w:t>目前，寻找网络关键节点的方法主要从节点的局部环境、</w:t>
      </w:r>
      <w:r w:rsidR="00D21601">
        <w:rPr>
          <w:rFonts w:ascii="宋体" w:eastAsia="宋体" w:hAnsi="宋体" w:hint="eastAsia"/>
          <w:noProof/>
          <w:color w:val="000000"/>
          <w:szCs w:val="21"/>
        </w:rPr>
        <w:t>节点</w:t>
      </w:r>
      <w:r w:rsidR="0005714C">
        <w:rPr>
          <w:rFonts w:ascii="宋体" w:eastAsia="宋体" w:hAnsi="宋体" w:hint="eastAsia"/>
          <w:noProof/>
          <w:color w:val="000000"/>
          <w:szCs w:val="21"/>
        </w:rPr>
        <w:t>所处的位置</w:t>
      </w:r>
      <w:r w:rsidR="000E235C">
        <w:rPr>
          <w:rFonts w:ascii="宋体" w:eastAsia="宋体" w:hAnsi="宋体" w:hint="eastAsia"/>
          <w:noProof/>
          <w:color w:val="000000"/>
          <w:szCs w:val="21"/>
        </w:rPr>
        <w:t>或</w:t>
      </w:r>
      <w:r w:rsidR="00D21601">
        <w:rPr>
          <w:rFonts w:ascii="宋体" w:eastAsia="宋体" w:hAnsi="宋体" w:hint="eastAsia"/>
          <w:noProof/>
          <w:color w:val="000000"/>
          <w:szCs w:val="21"/>
        </w:rPr>
        <w:t>节点</w:t>
      </w:r>
      <w:r w:rsidR="0005714C">
        <w:rPr>
          <w:rFonts w:ascii="宋体" w:eastAsia="宋体" w:hAnsi="宋体" w:hint="eastAsia"/>
          <w:noProof/>
          <w:color w:val="000000"/>
          <w:szCs w:val="21"/>
        </w:rPr>
        <w:t>对网络功能的影响考虑，</w:t>
      </w:r>
      <w:r w:rsidR="00735E09">
        <w:rPr>
          <w:rFonts w:ascii="宋体" w:eastAsia="宋体" w:hAnsi="宋体" w:hint="eastAsia"/>
          <w:noProof/>
          <w:color w:val="000000"/>
          <w:szCs w:val="21"/>
        </w:rPr>
        <w:t>其中</w:t>
      </w:r>
      <w:r w:rsidR="00A922E7">
        <w:rPr>
          <w:rFonts w:ascii="宋体" w:eastAsia="宋体" w:hAnsi="宋体" w:hint="eastAsia"/>
          <w:noProof/>
          <w:color w:val="000000"/>
          <w:szCs w:val="21"/>
        </w:rPr>
        <w:t>对于</w:t>
      </w:r>
      <w:ins w:id="2" w:author="大地系统" w:date="2016-05-17T16:13:00Z">
        <w:r w:rsidR="00A85F7E">
          <w:rPr>
            <w:rFonts w:ascii="宋体" w:eastAsia="宋体" w:hAnsi="宋体" w:hint="eastAsia"/>
            <w:noProof/>
            <w:color w:val="000000"/>
            <w:szCs w:val="21"/>
          </w:rPr>
          <w:t>拓扑</w:t>
        </w:r>
      </w:ins>
      <w:del w:id="3" w:author="大地系统" w:date="2016-05-17T16:13:00Z">
        <w:r w:rsidR="00A922E7" w:rsidDel="00A85F7E">
          <w:rPr>
            <w:rFonts w:ascii="宋体" w:eastAsia="宋体" w:hAnsi="宋体" w:hint="eastAsia"/>
            <w:noProof/>
            <w:color w:val="000000"/>
            <w:szCs w:val="21"/>
          </w:rPr>
          <w:delText>网络</w:delText>
        </w:r>
      </w:del>
      <w:r w:rsidR="00A922E7">
        <w:rPr>
          <w:rFonts w:ascii="宋体" w:eastAsia="宋体" w:hAnsi="宋体" w:hint="eastAsia"/>
          <w:noProof/>
          <w:color w:val="000000"/>
          <w:szCs w:val="21"/>
        </w:rPr>
        <w:t>结构是</w:t>
      </w:r>
      <w:ins w:id="4" w:author="大地系统" w:date="2016-05-17T16:14:00Z">
        <w:r w:rsidR="00A85F7E">
          <w:rPr>
            <w:rFonts w:ascii="宋体" w:eastAsia="宋体" w:hAnsi="宋体" w:hint="eastAsia"/>
            <w:noProof/>
            <w:color w:val="000000"/>
            <w:szCs w:val="21"/>
          </w:rPr>
          <w:t>时刻</w:t>
        </w:r>
      </w:ins>
      <w:del w:id="5" w:author="大地系统" w:date="2016-05-17T16:14:00Z">
        <w:r w:rsidR="00A922E7" w:rsidDel="00A85F7E">
          <w:rPr>
            <w:rFonts w:ascii="宋体" w:eastAsia="宋体" w:hAnsi="宋体" w:hint="eastAsia"/>
            <w:noProof/>
            <w:color w:val="000000"/>
            <w:szCs w:val="21"/>
          </w:rPr>
          <w:delText>动态</w:delText>
        </w:r>
      </w:del>
      <w:r w:rsidR="00A922E7">
        <w:rPr>
          <w:rFonts w:ascii="宋体" w:eastAsia="宋体" w:hAnsi="宋体" w:hint="eastAsia"/>
          <w:noProof/>
          <w:color w:val="000000"/>
          <w:szCs w:val="21"/>
        </w:rPr>
        <w:t>变化的不确定</w:t>
      </w:r>
      <w:ins w:id="6" w:author="大地系统" w:date="2016-05-17T16:14:00Z">
        <w:r w:rsidR="00A85F7E">
          <w:rPr>
            <w:rFonts w:ascii="宋体" w:eastAsia="宋体" w:hAnsi="宋体" w:hint="eastAsia"/>
            <w:noProof/>
            <w:color w:val="000000"/>
            <w:szCs w:val="21"/>
          </w:rPr>
          <w:t>动态网络</w:t>
        </w:r>
      </w:ins>
      <w:del w:id="7" w:author="大地系统" w:date="2016-05-17T16:14:00Z">
        <w:r w:rsidR="00A922E7" w:rsidDel="00A85F7E">
          <w:rPr>
            <w:rFonts w:ascii="宋体" w:eastAsia="宋体" w:hAnsi="宋体" w:hint="eastAsia"/>
            <w:noProof/>
            <w:color w:val="000000"/>
            <w:szCs w:val="21"/>
          </w:rPr>
          <w:delText>图</w:delText>
        </w:r>
      </w:del>
      <w:r w:rsidR="00A922E7">
        <w:rPr>
          <w:rFonts w:ascii="宋体" w:eastAsia="宋体" w:hAnsi="宋体" w:hint="eastAsia"/>
          <w:noProof/>
          <w:color w:val="000000"/>
          <w:szCs w:val="21"/>
        </w:rPr>
        <w:t>而言，</w:t>
      </w:r>
      <w:del w:id="8" w:author="大地系统" w:date="2016-05-17T16:15:00Z">
        <w:r w:rsidR="00A922E7" w:rsidRPr="00BD4818" w:rsidDel="00A85F7E">
          <w:rPr>
            <w:rFonts w:asciiTheme="minorEastAsia" w:eastAsiaTheme="minorEastAsia" w:hAnsiTheme="minorEastAsia" w:hint="eastAsia"/>
            <w:szCs w:val="24"/>
          </w:rPr>
          <w:delText>节点的重要性往往体现在该节点被移除之后对网络的破坏性</w:delText>
        </w:r>
      </w:del>
      <w:r w:rsidR="00A922E7">
        <w:rPr>
          <w:rFonts w:asciiTheme="minorEastAsia" w:eastAsiaTheme="minorEastAsia" w:hAnsiTheme="minorEastAsia" w:hint="eastAsia"/>
          <w:szCs w:val="24"/>
        </w:rPr>
        <w:t>。</w:t>
      </w:r>
      <w:r w:rsidR="000A1BFE" w:rsidRPr="000A1BFE">
        <w:rPr>
          <w:rFonts w:asciiTheme="minorEastAsia" w:eastAsiaTheme="minorEastAsia" w:hAnsiTheme="minorEastAsia" w:hint="eastAsia"/>
          <w:szCs w:val="24"/>
        </w:rPr>
        <w:t>从衡量网络的健壮性角度看，一些节点一旦失效或移除，网络就有可能陷入瘫痪或者分化为若干个不连通的子网</w:t>
      </w:r>
      <w:r w:rsidR="00B93B66">
        <w:rPr>
          <w:rFonts w:asciiTheme="minorEastAsia" w:eastAsiaTheme="minorEastAsia" w:hAnsiTheme="minorEastAsia" w:hint="eastAsia"/>
          <w:szCs w:val="24"/>
        </w:rPr>
        <w:t>。</w:t>
      </w:r>
      <w:r w:rsidR="00B93B66" w:rsidRPr="00B93B66">
        <w:rPr>
          <w:rFonts w:asciiTheme="minorEastAsia" w:eastAsiaTheme="minorEastAsia" w:hAnsiTheme="minorEastAsia" w:hint="eastAsia"/>
          <w:szCs w:val="24"/>
        </w:rPr>
        <w:t>实际生活中的很多基础设施网络，如输电网、交通运输网等，都存在“一点故障，全网瘫痪”的风险。</w:t>
      </w:r>
      <w:r w:rsidR="00B93B66">
        <w:rPr>
          <w:rFonts w:asciiTheme="minorEastAsia" w:eastAsiaTheme="minorEastAsia" w:hAnsiTheme="minorEastAsia" w:hint="eastAsia"/>
          <w:szCs w:val="24"/>
        </w:rPr>
        <w:t>为此，本文针对不确定图中边移除对</w:t>
      </w:r>
      <w:r w:rsidR="00103BF0">
        <w:rPr>
          <w:rFonts w:asciiTheme="minorEastAsia" w:eastAsiaTheme="minorEastAsia" w:hAnsiTheme="minorEastAsia" w:hint="eastAsia"/>
          <w:szCs w:val="24"/>
        </w:rPr>
        <w:t>网络功能（流量和可靠性）的影响提出关键边模型，并设计</w:t>
      </w:r>
      <w:r w:rsidR="00664BAA" w:rsidRPr="00664BAA">
        <w:rPr>
          <w:rFonts w:asciiTheme="minorEastAsia" w:eastAsiaTheme="minorEastAsia" w:hAnsiTheme="minorEastAsia" w:hint="eastAsia"/>
          <w:szCs w:val="24"/>
        </w:rPr>
        <w:t>算法快速获取关键边。具体的，论文主要包括以下几个方面</w:t>
      </w:r>
      <w:r w:rsidR="001A3C87">
        <w:rPr>
          <w:rFonts w:asciiTheme="minorEastAsia" w:eastAsiaTheme="minorEastAsia" w:hAnsiTheme="minorEastAsia" w:hint="eastAsia"/>
          <w:szCs w:val="24"/>
        </w:rPr>
        <w:t>：</w:t>
      </w:r>
    </w:p>
    <w:p w:rsidR="002F3E48" w:rsidRDefault="002F3E48" w:rsidP="002F3E48">
      <w:pPr>
        <w:pStyle w:val="a3"/>
        <w:spacing w:line="288" w:lineRule="auto"/>
        <w:ind w:firstLine="468"/>
      </w:pPr>
      <w:bookmarkStart w:id="9" w:name="OLE_LINK45"/>
      <w:r>
        <w:rPr>
          <w:rFonts w:hint="eastAsia"/>
        </w:rPr>
        <w:t>（</w:t>
      </w:r>
      <w:r>
        <w:rPr>
          <w:rFonts w:hint="eastAsia"/>
        </w:rPr>
        <w:t>1</w:t>
      </w:r>
      <w:r>
        <w:rPr>
          <w:rFonts w:hint="eastAsia"/>
        </w:rPr>
        <w:t>）从</w:t>
      </w:r>
      <w:r w:rsidRPr="00554A1D">
        <w:rPr>
          <w:rFonts w:hint="eastAsia"/>
        </w:rPr>
        <w:t>边移除（故障）后对流量和容量可靠性产生的相对损失这一角度</w:t>
      </w:r>
      <w:r>
        <w:rPr>
          <w:rFonts w:hint="eastAsia"/>
        </w:rPr>
        <w:t>，</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提出增量算法</w:t>
      </w:r>
      <w:r w:rsidRPr="007802F1">
        <w:rPr>
          <w:rFonts w:hint="eastAsia"/>
        </w:rPr>
        <w:t>ICA_FCP</w:t>
      </w:r>
      <w:r>
        <w:rPr>
          <w:rFonts w:hint="eastAsia"/>
        </w:rPr>
        <w:t>，</w:t>
      </w:r>
      <w:r w:rsidR="00EC7293">
        <w:rPr>
          <w:rFonts w:hint="eastAsia"/>
        </w:rPr>
        <w:t>其首先将不确定图的边定性分类，然后</w:t>
      </w:r>
      <w:r w:rsidR="002C54EB">
        <w:rPr>
          <w:rFonts w:hint="eastAsia"/>
        </w:rPr>
        <w:t>根据</w:t>
      </w:r>
      <w:r w:rsidR="00EC7293">
        <w:rPr>
          <w:rFonts w:hint="eastAsia"/>
        </w:rPr>
        <w:t>不同的边</w:t>
      </w:r>
      <w:r w:rsidR="00B06669">
        <w:rPr>
          <w:rFonts w:hint="eastAsia"/>
        </w:rPr>
        <w:t>设计不同的计算方法以减少复杂度。</w:t>
      </w:r>
      <w:r>
        <w:rPr>
          <w:rFonts w:hint="eastAsia"/>
        </w:rPr>
        <w:t>最后，</w:t>
      </w:r>
      <w:r w:rsidRPr="0098123F">
        <w:rPr>
          <w:rFonts w:hint="eastAsia"/>
        </w:rPr>
        <w:t>实验分析</w:t>
      </w:r>
      <w:r>
        <w:rPr>
          <w:rFonts w:hint="eastAsia"/>
        </w:rPr>
        <w:t>表明</w:t>
      </w:r>
      <w:r w:rsidRPr="0098123F">
        <w:rPr>
          <w:rFonts w:hint="eastAsia"/>
        </w:rPr>
        <w:t>，</w:t>
      </w:r>
      <w:r w:rsidRPr="009E6666">
        <w:rPr>
          <w:rFonts w:hint="eastAsia"/>
        </w:rPr>
        <w:t>ICA_FCP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2F3E48" w:rsidRDefault="002F3E48" w:rsidP="002F3E48">
      <w:pPr>
        <w:pStyle w:val="a3"/>
        <w:spacing w:line="288" w:lineRule="auto"/>
        <w:ind w:firstLine="468"/>
      </w:pPr>
      <w:r>
        <w:rPr>
          <w:rFonts w:hint="eastAsia"/>
        </w:rPr>
        <w:t>（</w:t>
      </w:r>
      <w:r>
        <w:rPr>
          <w:rFonts w:hint="eastAsia"/>
        </w:rPr>
        <w:t>2</w:t>
      </w:r>
      <w:r>
        <w:rPr>
          <w:rFonts w:hint="eastAsia"/>
        </w:rPr>
        <w:t>）</w:t>
      </w:r>
      <w:r w:rsidR="00B21072">
        <w:rPr>
          <w:rFonts w:hint="eastAsia"/>
        </w:rPr>
        <w:t>虽然</w:t>
      </w:r>
      <w:r w:rsidR="00B1354A">
        <w:rPr>
          <w:rFonts w:hint="eastAsia"/>
        </w:rPr>
        <w:t>基于流量和容量可靠性的模型</w:t>
      </w:r>
      <w:r w:rsidR="00CA5D44">
        <w:rPr>
          <w:rFonts w:hint="eastAsia"/>
        </w:rPr>
        <w:t>对于关键边的区分度较好，</w:t>
      </w:r>
      <w:r w:rsidR="006D5221">
        <w:rPr>
          <w:rFonts w:hint="eastAsia"/>
        </w:rPr>
        <w:t>但不确定图</w:t>
      </w:r>
      <w:r w:rsidR="004D1CF8">
        <w:rPr>
          <w:rFonts w:hint="eastAsia"/>
        </w:rPr>
        <w:t>容量可靠性的计算过于复杂，</w:t>
      </w:r>
      <w:r w:rsidR="006D5221">
        <w:rPr>
          <w:rFonts w:hint="eastAsia"/>
        </w:rPr>
        <w:t>而</w:t>
      </w:r>
      <w:r w:rsidR="006A7EA8">
        <w:rPr>
          <w:rFonts w:hint="eastAsia"/>
        </w:rPr>
        <w:t>计算</w:t>
      </w:r>
      <w:r w:rsidR="006D5221">
        <w:rPr>
          <w:rFonts w:hint="eastAsia"/>
        </w:rPr>
        <w:t>不确定图分布可靠性只需要获取</w:t>
      </w:r>
      <w:r w:rsidR="002F4EAF">
        <w:rPr>
          <w:rFonts w:hint="eastAsia"/>
        </w:rPr>
        <w:t>其</w:t>
      </w:r>
      <w:r w:rsidR="006D5221">
        <w:rPr>
          <w:rFonts w:hint="eastAsia"/>
        </w:rPr>
        <w:t>极小子图即可，为此，本文重新</w:t>
      </w:r>
      <w:r w:rsidRPr="00DF2D6C">
        <w:rPr>
          <w:rFonts w:hint="eastAsia"/>
        </w:rPr>
        <w:t>构建了一种基于流量和分布可靠性的关键边模型</w:t>
      </w:r>
      <w:r w:rsidR="006D5221">
        <w:rPr>
          <w:rFonts w:hint="eastAsia"/>
        </w:rPr>
        <w:t>。</w:t>
      </w:r>
      <w:r w:rsidR="00545D03">
        <w:rPr>
          <w:rFonts w:hint="eastAsia"/>
        </w:rPr>
        <w:t>针对此模型</w:t>
      </w:r>
      <w:r w:rsidR="00426FEA">
        <w:rPr>
          <w:rFonts w:hint="eastAsia"/>
        </w:rPr>
        <w:t>，首先</w:t>
      </w:r>
      <w:r w:rsidR="00545D03">
        <w:rPr>
          <w:rFonts w:hint="eastAsia"/>
        </w:rPr>
        <w:t>提出了增量算法</w:t>
      </w:r>
      <w:r w:rsidR="00426FEA">
        <w:rPr>
          <w:rFonts w:hint="eastAsia"/>
        </w:rPr>
        <w:t>ICA_FDP</w:t>
      </w:r>
      <w:r w:rsidR="00426FEA">
        <w:rPr>
          <w:rFonts w:hint="eastAsia"/>
        </w:rPr>
        <w:t>，</w:t>
      </w:r>
      <w:r w:rsidR="00FE4143">
        <w:rPr>
          <w:rFonts w:hint="eastAsia"/>
        </w:rPr>
        <w:t>但是考虑到其在状态划分过程中存在初始状态划分空间大的缺点，</w:t>
      </w:r>
      <w:r w:rsidR="00317EC8">
        <w:rPr>
          <w:rFonts w:hint="eastAsia"/>
        </w:rPr>
        <w:t>为此，</w:t>
      </w:r>
      <w:r w:rsidR="00FE4143">
        <w:rPr>
          <w:rFonts w:hint="eastAsia"/>
        </w:rPr>
        <w:t>提出一种基于确定边过滤的优化算法</w:t>
      </w:r>
      <w:r w:rsidR="00FE4143">
        <w:rPr>
          <w:rFonts w:hint="eastAsia"/>
        </w:rPr>
        <w:t>ICA_FEA</w:t>
      </w:r>
      <w:r w:rsidR="00FE4143">
        <w:rPr>
          <w:rFonts w:hint="eastAsia"/>
        </w:rPr>
        <w:t>，</w:t>
      </w:r>
      <w:r w:rsidR="00D04F99">
        <w:rPr>
          <w:rFonts w:hint="eastAsia"/>
        </w:rPr>
        <w:t>该算法</w:t>
      </w:r>
      <w:r w:rsidR="00317EC8">
        <w:rPr>
          <w:rFonts w:hint="eastAsia"/>
        </w:rPr>
        <w:t>使用</w:t>
      </w:r>
      <w:r w:rsidR="00D04F99">
        <w:rPr>
          <w:rFonts w:hint="eastAsia"/>
        </w:rPr>
        <w:t>割集边和悬挂边对于初始划分集合剪枝，从而</w:t>
      </w:r>
      <w:r w:rsidR="00317EC8">
        <w:rPr>
          <w:rFonts w:hint="eastAsia"/>
        </w:rPr>
        <w:t>减少初始状态划分集合大小</w:t>
      </w:r>
      <w:r w:rsidR="00D04F99">
        <w:rPr>
          <w:rFonts w:hint="eastAsia"/>
        </w:rPr>
        <w:t>。</w:t>
      </w:r>
      <w:r>
        <w:rPr>
          <w:rFonts w:hint="eastAsia"/>
        </w:rPr>
        <w:t>实验表明</w:t>
      </w:r>
      <w:r w:rsidR="005D5516">
        <w:rPr>
          <w:rFonts w:hint="eastAsia"/>
        </w:rPr>
        <w:t>基于流量和分布可靠性的模型比基于流量和容量可靠性的模型，不管在时间还是空间性能上都有提升，相对于算法</w:t>
      </w:r>
      <w:r w:rsidR="005D5516">
        <w:rPr>
          <w:rFonts w:hint="eastAsia"/>
        </w:rPr>
        <w:t>ICA_FDP</w:t>
      </w:r>
      <w:r w:rsidR="005D5516">
        <w:rPr>
          <w:rFonts w:hint="eastAsia"/>
        </w:rPr>
        <w:t>，</w:t>
      </w:r>
      <w:r>
        <w:rPr>
          <w:rFonts w:hint="eastAsia"/>
        </w:rPr>
        <w:t>ICA_FEA</w:t>
      </w:r>
      <w:r>
        <w:rPr>
          <w:rFonts w:hint="eastAsia"/>
        </w:rPr>
        <w:t>也使得性能有了一定程度的提升。</w:t>
      </w:r>
    </w:p>
    <w:p w:rsidR="002F3E48" w:rsidRPr="005E6F97" w:rsidRDefault="002F3E48" w:rsidP="002F3E48">
      <w:pPr>
        <w:pStyle w:val="a3"/>
        <w:spacing w:line="288" w:lineRule="auto"/>
        <w:ind w:firstLine="468"/>
      </w:pPr>
      <w:r w:rsidRPr="005E6F97">
        <w:rPr>
          <w:rFonts w:hint="eastAsia"/>
        </w:rPr>
        <w:t>（</w:t>
      </w:r>
      <w:r w:rsidRPr="005E6F97">
        <w:rPr>
          <w:rFonts w:hint="eastAsia"/>
        </w:rPr>
        <w:t>3</w:t>
      </w:r>
      <w:r w:rsidRPr="005E6F97">
        <w:rPr>
          <w:rFonts w:hint="eastAsia"/>
        </w:rPr>
        <w:t>）针对</w:t>
      </w:r>
      <w:r w:rsidR="005D5516" w:rsidRPr="005E6F97">
        <w:rPr>
          <w:rFonts w:hint="eastAsia"/>
        </w:rPr>
        <w:t>基于流量和分布可靠性的关键边</w:t>
      </w:r>
      <w:r w:rsidRPr="005E6F97">
        <w:rPr>
          <w:rFonts w:hint="eastAsia"/>
        </w:rPr>
        <w:t>模型</w:t>
      </w:r>
      <w:r w:rsidR="00705EFA" w:rsidRPr="005E6F97">
        <w:rPr>
          <w:rFonts w:hint="eastAsia"/>
        </w:rPr>
        <w:t>，</w:t>
      </w:r>
      <w:r w:rsidR="0020524E">
        <w:rPr>
          <w:rFonts w:hint="eastAsia"/>
        </w:rPr>
        <w:t>算法</w:t>
      </w:r>
      <w:r w:rsidR="00F15FA1" w:rsidRPr="005E6F97">
        <w:rPr>
          <w:rFonts w:hint="eastAsia"/>
        </w:rPr>
        <w:t>ICA_FEA</w:t>
      </w:r>
      <w:r w:rsidR="00F15FA1" w:rsidRPr="005E6F97">
        <w:rPr>
          <w:rFonts w:hint="eastAsia"/>
        </w:rPr>
        <w:t>计算不确定图（</w:t>
      </w:r>
      <w:r w:rsidRPr="005E6F97">
        <w:rPr>
          <w:rFonts w:hint="eastAsia"/>
        </w:rPr>
        <w:t>最可靠最大流</w:t>
      </w:r>
      <w:r w:rsidR="00F15FA1" w:rsidRPr="005E6F97">
        <w:rPr>
          <w:rFonts w:hint="eastAsia"/>
        </w:rPr>
        <w:t>）</w:t>
      </w:r>
      <w:r w:rsidRPr="005E6F97">
        <w:rPr>
          <w:rFonts w:hint="eastAsia"/>
        </w:rPr>
        <w:t>分布可靠性依然是一个</w:t>
      </w:r>
      <w:r w:rsidRPr="005E6F97">
        <w:rPr>
          <w:rFonts w:hint="eastAsia"/>
        </w:rPr>
        <w:t>NP-Hard</w:t>
      </w:r>
      <w:r w:rsidRPr="005E6F97">
        <w:rPr>
          <w:rFonts w:hint="eastAsia"/>
        </w:rPr>
        <w:t>问题，</w:t>
      </w:r>
      <w:bookmarkStart w:id="10" w:name="OLE_LINK39"/>
      <w:bookmarkStart w:id="11" w:name="OLE_LINK40"/>
      <w:bookmarkStart w:id="12" w:name="OLE_LINK42"/>
      <w:r w:rsidRPr="005E6F97">
        <w:rPr>
          <w:rFonts w:hint="eastAsia"/>
        </w:rPr>
        <w:t>难以满足对计算速度要求很高的实时环境中，为此</w:t>
      </w:r>
      <w:bookmarkEnd w:id="10"/>
      <w:bookmarkEnd w:id="11"/>
      <w:bookmarkEnd w:id="12"/>
      <w:r w:rsidR="00F15FA1" w:rsidRPr="005E6F97">
        <w:rPr>
          <w:rFonts w:hint="eastAsia"/>
        </w:rPr>
        <w:t>，</w:t>
      </w:r>
      <w:r w:rsidRPr="005E6F97">
        <w:rPr>
          <w:rFonts w:hint="eastAsia"/>
        </w:rPr>
        <w:t>提出一种基于未饱和路径优先增广的近似算法</w:t>
      </w:r>
      <w:r w:rsidR="00B25DC7" w:rsidRPr="005E6F97">
        <w:rPr>
          <w:rFonts w:hint="eastAsia"/>
        </w:rPr>
        <w:t>ICA_FDP</w:t>
      </w:r>
      <w:r w:rsidRPr="005E6F97">
        <w:rPr>
          <w:rFonts w:hint="eastAsia"/>
        </w:rPr>
        <w:t>_APA</w:t>
      </w:r>
      <w:r w:rsidRPr="005E6F97">
        <w:rPr>
          <w:rFonts w:hint="eastAsia"/>
        </w:rPr>
        <w:t>，</w:t>
      </w:r>
      <w:bookmarkStart w:id="13" w:name="OLE_LINK43"/>
      <w:bookmarkStart w:id="14" w:name="OLE_LINK44"/>
      <w:r w:rsidRPr="005E6F97">
        <w:rPr>
          <w:rFonts w:hint="eastAsia"/>
        </w:rPr>
        <w:t>实现</w:t>
      </w:r>
      <w:r w:rsidR="008877C0" w:rsidRPr="005E6F97">
        <w:rPr>
          <w:rFonts w:hint="eastAsia"/>
        </w:rPr>
        <w:t>（</w:t>
      </w:r>
      <w:r w:rsidRPr="005E6F97">
        <w:rPr>
          <w:rFonts w:hint="eastAsia"/>
        </w:rPr>
        <w:t>最大流</w:t>
      </w:r>
      <w:r w:rsidR="008877C0" w:rsidRPr="005E6F97">
        <w:rPr>
          <w:rFonts w:hint="eastAsia"/>
        </w:rPr>
        <w:t>）</w:t>
      </w:r>
      <w:r w:rsidRPr="005E6F97">
        <w:rPr>
          <w:rFonts w:hint="eastAsia"/>
        </w:rPr>
        <w:t>分布可靠性快速计算</w:t>
      </w:r>
      <w:bookmarkEnd w:id="13"/>
      <w:bookmarkEnd w:id="14"/>
      <w:r w:rsidRPr="005E6F97">
        <w:rPr>
          <w:rFonts w:hint="eastAsia"/>
        </w:rPr>
        <w:t>，并给出了近似算法产生的关键边序列解和精确算法解的相似</w:t>
      </w:r>
      <w:r w:rsidR="00F37FEB">
        <w:rPr>
          <w:rFonts w:hint="eastAsia"/>
        </w:rPr>
        <w:t>性</w:t>
      </w:r>
      <w:r w:rsidR="006A75E2">
        <w:rPr>
          <w:rFonts w:hint="eastAsia"/>
        </w:rPr>
        <w:t>度量，</w:t>
      </w:r>
      <w:r w:rsidRPr="005E6F97">
        <w:rPr>
          <w:rFonts w:hint="eastAsia"/>
        </w:rPr>
        <w:t>同时分析了近似算法</w:t>
      </w:r>
      <w:r w:rsidR="00126479">
        <w:rPr>
          <w:rFonts w:hint="eastAsia"/>
        </w:rPr>
        <w:t>解与</w:t>
      </w:r>
      <w:r w:rsidR="00F802ED">
        <w:rPr>
          <w:rFonts w:hint="eastAsia"/>
        </w:rPr>
        <w:t>下界</w:t>
      </w:r>
      <w:r w:rsidRPr="005E6F97">
        <w:rPr>
          <w:rFonts w:hint="eastAsia"/>
        </w:rPr>
        <w:t>的</w:t>
      </w:r>
      <w:r w:rsidR="00761393">
        <w:rPr>
          <w:rFonts w:hint="eastAsia"/>
        </w:rPr>
        <w:t>近似</w:t>
      </w:r>
      <w:r w:rsidR="006A75E2">
        <w:rPr>
          <w:rFonts w:hint="eastAsia"/>
        </w:rPr>
        <w:t>比</w:t>
      </w:r>
      <w:r w:rsidRPr="005E6F97">
        <w:rPr>
          <w:rFonts w:hint="eastAsia"/>
        </w:rPr>
        <w:t>。实验表明</w:t>
      </w:r>
      <w:r w:rsidR="00EB6EF6" w:rsidRPr="005E6F97">
        <w:rPr>
          <w:rFonts w:hint="eastAsia"/>
        </w:rPr>
        <w:t>算法</w:t>
      </w:r>
      <w:r w:rsidR="00EB6EF6" w:rsidRPr="005E6F97">
        <w:rPr>
          <w:rFonts w:hint="eastAsia"/>
        </w:rPr>
        <w:t>ICA_FDP_APA</w:t>
      </w:r>
      <w:r w:rsidRPr="005E6F97">
        <w:rPr>
          <w:rFonts w:hint="eastAsia"/>
        </w:rPr>
        <w:t>相对于</w:t>
      </w:r>
      <w:r w:rsidRPr="005E6F97">
        <w:rPr>
          <w:rFonts w:hint="eastAsia"/>
        </w:rPr>
        <w:t>ICA_</w:t>
      </w:r>
      <w:r w:rsidR="00EB6EF6" w:rsidRPr="005E6F97">
        <w:rPr>
          <w:rFonts w:hint="eastAsia"/>
        </w:rPr>
        <w:t>FEA</w:t>
      </w:r>
      <w:r w:rsidRPr="005E6F97">
        <w:rPr>
          <w:rFonts w:hint="eastAsia"/>
        </w:rPr>
        <w:t>算法</w:t>
      </w:r>
      <w:r w:rsidR="005E6F97" w:rsidRPr="005E6F97">
        <w:rPr>
          <w:rFonts w:hint="eastAsia"/>
        </w:rPr>
        <w:t>性能</w:t>
      </w:r>
      <w:r w:rsidRPr="005E6F97">
        <w:rPr>
          <w:rFonts w:hint="eastAsia"/>
        </w:rPr>
        <w:t>有了显著</w:t>
      </w:r>
      <w:r w:rsidR="005E6F97" w:rsidRPr="005E6F97">
        <w:rPr>
          <w:rFonts w:hint="eastAsia"/>
        </w:rPr>
        <w:t>提升，能够适应不同</w:t>
      </w:r>
      <w:r w:rsidRPr="005E6F97">
        <w:rPr>
          <w:rFonts w:hint="eastAsia"/>
        </w:rPr>
        <w:t>规模和稠密度的图，且波动性不大。</w:t>
      </w:r>
    </w:p>
    <w:bookmarkEnd w:id="9"/>
    <w:p w:rsidR="002F3E48" w:rsidRDefault="002F3E48" w:rsidP="00FB5B0B">
      <w:pPr>
        <w:pStyle w:val="a3"/>
        <w:spacing w:line="288" w:lineRule="auto"/>
        <w:ind w:firstLineChars="0" w:firstLine="0"/>
      </w:pPr>
    </w:p>
    <w:p w:rsidR="002F3E48" w:rsidRPr="004678AB" w:rsidRDefault="002F3E48" w:rsidP="002F3E48">
      <w:pPr>
        <w:pStyle w:val="af"/>
        <w:tabs>
          <w:tab w:val="clear" w:pos="798"/>
        </w:tabs>
        <w:spacing w:line="288" w:lineRule="auto"/>
        <w:ind w:left="102" w:hanging="102"/>
        <w:rPr>
          <w:rFonts w:ascii="宋体" w:eastAsia="宋体" w:hAnsi="宋体"/>
          <w:color w:val="000000"/>
        </w:rPr>
      </w:pPr>
      <w:r w:rsidRPr="00DB5271">
        <w:rPr>
          <w:rFonts w:eastAsia="黑体"/>
          <w:color w:val="000000"/>
        </w:rPr>
        <w:t>关键词</w:t>
      </w:r>
      <w:r w:rsidRPr="00DB5271">
        <w:rPr>
          <w:color w:val="000000"/>
        </w:rPr>
        <w:t>:</w:t>
      </w:r>
      <w:r w:rsidRPr="00DB5271">
        <w:rPr>
          <w:color w:val="000000"/>
        </w:rPr>
        <w:tab/>
      </w:r>
      <w:r>
        <w:rPr>
          <w:rFonts w:hint="eastAsia"/>
          <w:color w:val="000000"/>
        </w:rPr>
        <w:t xml:space="preserve"> </w:t>
      </w:r>
      <w:r w:rsidRPr="004678AB">
        <w:rPr>
          <w:rFonts w:ascii="宋体" w:eastAsia="宋体" w:hAnsi="宋体"/>
          <w:color w:val="000000"/>
        </w:rPr>
        <w:t>不确定图</w:t>
      </w:r>
      <w:r w:rsidRPr="004678AB">
        <w:rPr>
          <w:rFonts w:ascii="宋体" w:eastAsia="宋体" w:hAnsi="宋体" w:hint="eastAsia"/>
          <w:color w:val="000000"/>
        </w:rPr>
        <w:t>，</w:t>
      </w:r>
      <w:r w:rsidRPr="004678AB">
        <w:rPr>
          <w:rFonts w:ascii="宋体" w:eastAsia="宋体" w:hAnsi="宋体"/>
          <w:color w:val="000000"/>
        </w:rPr>
        <w:t>关键边</w:t>
      </w:r>
      <w:r w:rsidRPr="004678AB">
        <w:rPr>
          <w:rFonts w:ascii="宋体" w:eastAsia="宋体" w:hAnsi="宋体" w:hint="eastAsia"/>
          <w:color w:val="000000"/>
        </w:rPr>
        <w:t>，最大流，容量</w:t>
      </w:r>
      <w:r w:rsidRPr="004678AB">
        <w:rPr>
          <w:rFonts w:ascii="宋体" w:eastAsia="宋体" w:hAnsi="宋体"/>
          <w:color w:val="000000"/>
        </w:rPr>
        <w:t>可靠性</w:t>
      </w:r>
      <w:r w:rsidRPr="004678AB">
        <w:rPr>
          <w:rFonts w:ascii="宋体" w:eastAsia="宋体" w:hAnsi="宋体" w:hint="eastAsia"/>
          <w:color w:val="000000"/>
        </w:rPr>
        <w:t>，分布可靠性</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15" w:name="_Toc451120776"/>
      <w:r w:rsidRPr="00DB5271">
        <w:rPr>
          <w:rFonts w:ascii="Times New Roman" w:hAnsi="Times New Roman" w:cs="Times New Roman"/>
        </w:rPr>
        <w:lastRenderedPageBreak/>
        <w:t>Abstract</w:t>
      </w:r>
      <w:bookmarkEnd w:id="15"/>
    </w:p>
    <w:p w:rsidR="00E95213" w:rsidRDefault="00E95213" w:rsidP="00DB5271">
      <w:pPr>
        <w:pStyle w:val="Abstract"/>
        <w:spacing w:beforeLines="50" w:before="163" w:line="288" w:lineRule="auto"/>
        <w:ind w:firstLineChars="200" w:firstLine="468"/>
        <w:rPr>
          <w:color w:val="000000"/>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xml:space="preserv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w:t>
      </w:r>
      <w:smartTag w:uri="urn:schemas-microsoft-com:office:smarttags" w:element="City">
        <w:smartTag w:uri="urn:schemas-microsoft-com:office:smarttags" w:element="place">
          <w:r w:rsidRPr="00DB5271">
            <w:rPr>
              <w:color w:val="000000"/>
              <w:sz w:val="24"/>
            </w:rPr>
            <w:t>ICA</w:t>
          </w:r>
        </w:smartTag>
      </w:smartTag>
      <w:r w:rsidRPr="00DB5271">
        <w:rPr>
          <w:color w:val="000000"/>
          <w:sz w:val="24"/>
        </w:rPr>
        <w:t xml:space="preserve"> algorithm relative to the BASE of its space complexity increases to a certain extent, but the time complexity has great advantage.</w:t>
      </w:r>
    </w:p>
    <w:p w:rsidR="00713625" w:rsidRPr="00713625" w:rsidRDefault="00713625" w:rsidP="00713625">
      <w:pPr>
        <w:pStyle w:val="Keywords"/>
        <w:ind w:left="1479" w:hanging="1479"/>
      </w:pP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16" w:name="_Toc451120777"/>
      <w:r>
        <w:rPr>
          <w:lang w:val="zh-CN"/>
        </w:rPr>
        <w:lastRenderedPageBreak/>
        <w:t>目录</w:t>
      </w:r>
      <w:bookmarkEnd w:id="16"/>
    </w:p>
    <w:p w:rsidR="000056FC" w:rsidRDefault="001628D1" w:rsidP="000056FC">
      <w:pPr>
        <w:pStyle w:val="15"/>
        <w:tabs>
          <w:tab w:val="right" w:leader="dot" w:pos="9061"/>
        </w:tabs>
        <w:ind w:firstLine="492"/>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51120775" w:history="1">
        <w:r w:rsidR="000056FC" w:rsidRPr="00C079DD">
          <w:rPr>
            <w:rStyle w:val="afb"/>
            <w:rFonts w:hint="eastAsia"/>
            <w:noProof/>
          </w:rPr>
          <w:t>摘</w:t>
        </w:r>
        <w:r w:rsidR="000056FC" w:rsidRPr="00C079DD">
          <w:rPr>
            <w:rStyle w:val="afb"/>
            <w:noProof/>
          </w:rPr>
          <w:t xml:space="preserve">  </w:t>
        </w:r>
        <w:r w:rsidR="000056FC" w:rsidRPr="00C079DD">
          <w:rPr>
            <w:rStyle w:val="afb"/>
            <w:rFonts w:hint="eastAsia"/>
            <w:noProof/>
          </w:rPr>
          <w:t>要</w:t>
        </w:r>
        <w:r w:rsidR="000056FC">
          <w:rPr>
            <w:noProof/>
            <w:webHidden/>
          </w:rPr>
          <w:tab/>
        </w:r>
        <w:r w:rsidR="000056FC">
          <w:rPr>
            <w:noProof/>
            <w:webHidden/>
          </w:rPr>
          <w:fldChar w:fldCharType="begin"/>
        </w:r>
        <w:r w:rsidR="000056FC">
          <w:rPr>
            <w:noProof/>
            <w:webHidden/>
          </w:rPr>
          <w:instrText xml:space="preserve"> PAGEREF _Toc451120775 \h </w:instrText>
        </w:r>
        <w:r w:rsidR="000056FC">
          <w:rPr>
            <w:noProof/>
            <w:webHidden/>
          </w:rPr>
        </w:r>
        <w:r w:rsidR="000056FC">
          <w:rPr>
            <w:noProof/>
            <w:webHidden/>
          </w:rPr>
          <w:fldChar w:fldCharType="separate"/>
        </w:r>
        <w:r w:rsidR="0062425D">
          <w:rPr>
            <w:noProof/>
            <w:webHidden/>
          </w:rPr>
          <w:t>I</w:t>
        </w:r>
        <w:r w:rsidR="000056FC">
          <w:rPr>
            <w:noProof/>
            <w:webHidden/>
          </w:rPr>
          <w:fldChar w:fldCharType="end"/>
        </w:r>
      </w:hyperlink>
    </w:p>
    <w:p w:rsidR="000056FC" w:rsidRDefault="009A33D7">
      <w:pPr>
        <w:pStyle w:val="15"/>
        <w:tabs>
          <w:tab w:val="right" w:leader="dot" w:pos="9061"/>
        </w:tabs>
        <w:rPr>
          <w:rFonts w:asciiTheme="minorHAnsi" w:eastAsiaTheme="minorEastAsia" w:hAnsiTheme="minorHAnsi" w:cstheme="minorBidi"/>
          <w:noProof/>
          <w:spacing w:val="0"/>
          <w:kern w:val="2"/>
          <w:sz w:val="21"/>
          <w:szCs w:val="22"/>
        </w:rPr>
      </w:pPr>
      <w:hyperlink w:anchor="_Toc451120776" w:history="1">
        <w:r w:rsidR="000056FC" w:rsidRPr="00C079DD">
          <w:rPr>
            <w:rStyle w:val="afb"/>
            <w:noProof/>
          </w:rPr>
          <w:t>Abstract</w:t>
        </w:r>
        <w:r w:rsidR="000056FC">
          <w:rPr>
            <w:noProof/>
            <w:webHidden/>
          </w:rPr>
          <w:tab/>
        </w:r>
        <w:r w:rsidR="000056FC">
          <w:rPr>
            <w:noProof/>
            <w:webHidden/>
          </w:rPr>
          <w:fldChar w:fldCharType="begin"/>
        </w:r>
        <w:r w:rsidR="000056FC">
          <w:rPr>
            <w:noProof/>
            <w:webHidden/>
          </w:rPr>
          <w:instrText xml:space="preserve"> PAGEREF _Toc451120776 \h </w:instrText>
        </w:r>
        <w:r w:rsidR="000056FC">
          <w:rPr>
            <w:noProof/>
            <w:webHidden/>
          </w:rPr>
        </w:r>
        <w:r w:rsidR="000056FC">
          <w:rPr>
            <w:noProof/>
            <w:webHidden/>
          </w:rPr>
          <w:fldChar w:fldCharType="separate"/>
        </w:r>
        <w:r w:rsidR="0062425D">
          <w:rPr>
            <w:noProof/>
            <w:webHidden/>
          </w:rPr>
          <w:t>II</w:t>
        </w:r>
        <w:r w:rsidR="000056FC">
          <w:rPr>
            <w:noProof/>
            <w:webHidden/>
          </w:rPr>
          <w:fldChar w:fldCharType="end"/>
        </w:r>
      </w:hyperlink>
    </w:p>
    <w:p w:rsidR="000056FC" w:rsidRDefault="009A33D7">
      <w:pPr>
        <w:pStyle w:val="15"/>
        <w:tabs>
          <w:tab w:val="right" w:leader="dot" w:pos="9061"/>
        </w:tabs>
        <w:rPr>
          <w:rFonts w:asciiTheme="minorHAnsi" w:eastAsiaTheme="minorEastAsia" w:hAnsiTheme="minorHAnsi" w:cstheme="minorBidi"/>
          <w:noProof/>
          <w:spacing w:val="0"/>
          <w:kern w:val="2"/>
          <w:sz w:val="21"/>
          <w:szCs w:val="22"/>
        </w:rPr>
      </w:pPr>
      <w:hyperlink w:anchor="_Toc451120777" w:history="1">
        <w:r w:rsidR="000056FC" w:rsidRPr="00C079DD">
          <w:rPr>
            <w:rStyle w:val="afb"/>
            <w:rFonts w:hint="eastAsia"/>
            <w:noProof/>
            <w:lang w:val="zh-CN"/>
          </w:rPr>
          <w:t>目录</w:t>
        </w:r>
        <w:r w:rsidR="000056FC">
          <w:rPr>
            <w:noProof/>
            <w:webHidden/>
          </w:rPr>
          <w:tab/>
        </w:r>
        <w:r w:rsidR="000056FC">
          <w:rPr>
            <w:noProof/>
            <w:webHidden/>
          </w:rPr>
          <w:fldChar w:fldCharType="begin"/>
        </w:r>
        <w:r w:rsidR="000056FC">
          <w:rPr>
            <w:noProof/>
            <w:webHidden/>
          </w:rPr>
          <w:instrText xml:space="preserve"> PAGEREF _Toc451120777 \h </w:instrText>
        </w:r>
        <w:r w:rsidR="000056FC">
          <w:rPr>
            <w:noProof/>
            <w:webHidden/>
          </w:rPr>
        </w:r>
        <w:r w:rsidR="000056FC">
          <w:rPr>
            <w:noProof/>
            <w:webHidden/>
          </w:rPr>
          <w:fldChar w:fldCharType="separate"/>
        </w:r>
        <w:r w:rsidR="0062425D">
          <w:rPr>
            <w:noProof/>
            <w:webHidden/>
          </w:rPr>
          <w:t>III</w:t>
        </w:r>
        <w:r w:rsidR="000056FC">
          <w:rPr>
            <w:noProof/>
            <w:webHidden/>
          </w:rPr>
          <w:fldChar w:fldCharType="end"/>
        </w:r>
      </w:hyperlink>
    </w:p>
    <w:p w:rsidR="000056FC" w:rsidRDefault="009A33D7">
      <w:pPr>
        <w:pStyle w:val="15"/>
        <w:tabs>
          <w:tab w:val="right" w:leader="dot" w:pos="9061"/>
        </w:tabs>
        <w:rPr>
          <w:rFonts w:asciiTheme="minorHAnsi" w:eastAsiaTheme="minorEastAsia" w:hAnsiTheme="minorHAnsi" w:cstheme="minorBidi"/>
          <w:noProof/>
          <w:spacing w:val="0"/>
          <w:kern w:val="2"/>
          <w:sz w:val="21"/>
          <w:szCs w:val="22"/>
        </w:rPr>
      </w:pPr>
      <w:hyperlink w:anchor="_Toc451120778" w:history="1">
        <w:r w:rsidR="000056FC" w:rsidRPr="00C079DD">
          <w:rPr>
            <w:rStyle w:val="afb"/>
            <w:rFonts w:hint="eastAsia"/>
            <w:noProof/>
          </w:rPr>
          <w:t>第</w:t>
        </w:r>
        <w:r w:rsidR="000056FC" w:rsidRPr="00C079DD">
          <w:rPr>
            <w:rStyle w:val="afb"/>
            <w:noProof/>
          </w:rPr>
          <w:t>1</w:t>
        </w:r>
        <w:r w:rsidR="000056FC" w:rsidRPr="00C079DD">
          <w:rPr>
            <w:rStyle w:val="afb"/>
            <w:rFonts w:hint="eastAsia"/>
            <w:noProof/>
          </w:rPr>
          <w:t>章</w:t>
        </w:r>
        <w:r w:rsidR="000056FC" w:rsidRPr="00C079DD">
          <w:rPr>
            <w:rStyle w:val="afb"/>
            <w:noProof/>
          </w:rPr>
          <w:t xml:space="preserve"> </w:t>
        </w:r>
        <w:r w:rsidR="000056FC" w:rsidRPr="00C079DD">
          <w:rPr>
            <w:rStyle w:val="afb"/>
            <w:rFonts w:hint="eastAsia"/>
            <w:noProof/>
          </w:rPr>
          <w:t>绪论</w:t>
        </w:r>
        <w:r w:rsidR="000056FC">
          <w:rPr>
            <w:noProof/>
            <w:webHidden/>
          </w:rPr>
          <w:tab/>
        </w:r>
        <w:r w:rsidR="000056FC">
          <w:rPr>
            <w:noProof/>
            <w:webHidden/>
          </w:rPr>
          <w:fldChar w:fldCharType="begin"/>
        </w:r>
        <w:r w:rsidR="000056FC">
          <w:rPr>
            <w:noProof/>
            <w:webHidden/>
          </w:rPr>
          <w:instrText xml:space="preserve"> PAGEREF _Toc451120778 \h </w:instrText>
        </w:r>
        <w:r w:rsidR="000056FC">
          <w:rPr>
            <w:noProof/>
            <w:webHidden/>
          </w:rPr>
        </w:r>
        <w:r w:rsidR="000056FC">
          <w:rPr>
            <w:noProof/>
            <w:webHidden/>
          </w:rPr>
          <w:fldChar w:fldCharType="separate"/>
        </w:r>
        <w:r w:rsidR="0062425D">
          <w:rPr>
            <w:noProof/>
            <w:webHidden/>
          </w:rPr>
          <w:t>1</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79" w:history="1">
        <w:r w:rsidR="000056FC" w:rsidRPr="00C079DD">
          <w:rPr>
            <w:rStyle w:val="afb"/>
            <w:noProof/>
          </w:rPr>
          <w:t xml:space="preserve">1.1 </w:t>
        </w:r>
        <w:r w:rsidR="000056FC" w:rsidRPr="00C079DD">
          <w:rPr>
            <w:rStyle w:val="afb"/>
            <w:rFonts w:hint="eastAsia"/>
            <w:noProof/>
          </w:rPr>
          <w:t>问题研究背景与意义</w:t>
        </w:r>
        <w:r w:rsidR="000056FC">
          <w:rPr>
            <w:noProof/>
            <w:webHidden/>
          </w:rPr>
          <w:tab/>
        </w:r>
        <w:r w:rsidR="000056FC">
          <w:rPr>
            <w:noProof/>
            <w:webHidden/>
          </w:rPr>
          <w:fldChar w:fldCharType="begin"/>
        </w:r>
        <w:r w:rsidR="000056FC">
          <w:rPr>
            <w:noProof/>
            <w:webHidden/>
          </w:rPr>
          <w:instrText xml:space="preserve"> PAGEREF _Toc451120779 \h </w:instrText>
        </w:r>
        <w:r w:rsidR="000056FC">
          <w:rPr>
            <w:noProof/>
            <w:webHidden/>
          </w:rPr>
        </w:r>
        <w:r w:rsidR="000056FC">
          <w:rPr>
            <w:noProof/>
            <w:webHidden/>
          </w:rPr>
          <w:fldChar w:fldCharType="separate"/>
        </w:r>
        <w:r w:rsidR="0062425D">
          <w:rPr>
            <w:noProof/>
            <w:webHidden/>
          </w:rPr>
          <w:t>1</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80" w:history="1">
        <w:r w:rsidR="000056FC" w:rsidRPr="00C079DD">
          <w:rPr>
            <w:rStyle w:val="afb"/>
            <w:noProof/>
          </w:rPr>
          <w:t xml:space="preserve">1.2 </w:t>
        </w:r>
        <w:r w:rsidR="000056FC" w:rsidRPr="00C079DD">
          <w:rPr>
            <w:rStyle w:val="afb"/>
            <w:rFonts w:hint="eastAsia"/>
            <w:noProof/>
          </w:rPr>
          <w:t>研究现状</w:t>
        </w:r>
        <w:r w:rsidR="000056FC">
          <w:rPr>
            <w:noProof/>
            <w:webHidden/>
          </w:rPr>
          <w:tab/>
        </w:r>
        <w:r w:rsidR="000056FC">
          <w:rPr>
            <w:noProof/>
            <w:webHidden/>
          </w:rPr>
          <w:fldChar w:fldCharType="begin"/>
        </w:r>
        <w:r w:rsidR="000056FC">
          <w:rPr>
            <w:noProof/>
            <w:webHidden/>
          </w:rPr>
          <w:instrText xml:space="preserve"> PAGEREF _Toc451120780 \h </w:instrText>
        </w:r>
        <w:r w:rsidR="000056FC">
          <w:rPr>
            <w:noProof/>
            <w:webHidden/>
          </w:rPr>
        </w:r>
        <w:r w:rsidR="000056FC">
          <w:rPr>
            <w:noProof/>
            <w:webHidden/>
          </w:rPr>
          <w:fldChar w:fldCharType="separate"/>
        </w:r>
        <w:r w:rsidR="0062425D">
          <w:rPr>
            <w:noProof/>
            <w:webHidden/>
          </w:rPr>
          <w:t>2</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81" w:history="1">
        <w:r w:rsidR="000056FC" w:rsidRPr="00C079DD">
          <w:rPr>
            <w:rStyle w:val="afb"/>
            <w:noProof/>
          </w:rPr>
          <w:t xml:space="preserve">1.2.1 </w:t>
        </w:r>
        <w:r w:rsidR="000056FC" w:rsidRPr="00C079DD">
          <w:rPr>
            <w:rStyle w:val="afb"/>
            <w:rFonts w:hint="eastAsia"/>
            <w:noProof/>
          </w:rPr>
          <w:t>最大流</w:t>
        </w:r>
        <w:r w:rsidR="000056FC">
          <w:rPr>
            <w:noProof/>
            <w:webHidden/>
          </w:rPr>
          <w:tab/>
        </w:r>
        <w:r w:rsidR="000056FC">
          <w:rPr>
            <w:noProof/>
            <w:webHidden/>
          </w:rPr>
          <w:fldChar w:fldCharType="begin"/>
        </w:r>
        <w:r w:rsidR="000056FC">
          <w:rPr>
            <w:noProof/>
            <w:webHidden/>
          </w:rPr>
          <w:instrText xml:space="preserve"> PAGEREF _Toc451120781 \h </w:instrText>
        </w:r>
        <w:r w:rsidR="000056FC">
          <w:rPr>
            <w:noProof/>
            <w:webHidden/>
          </w:rPr>
        </w:r>
        <w:r w:rsidR="000056FC">
          <w:rPr>
            <w:noProof/>
            <w:webHidden/>
          </w:rPr>
          <w:fldChar w:fldCharType="separate"/>
        </w:r>
        <w:r w:rsidR="0062425D">
          <w:rPr>
            <w:noProof/>
            <w:webHidden/>
          </w:rPr>
          <w:t>2</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82" w:history="1">
        <w:r w:rsidR="000056FC" w:rsidRPr="00C079DD">
          <w:rPr>
            <w:rStyle w:val="afb"/>
            <w:noProof/>
          </w:rPr>
          <w:t xml:space="preserve">1.2.2 </w:t>
        </w:r>
        <w:r w:rsidR="000056FC" w:rsidRPr="00C079DD">
          <w:rPr>
            <w:rStyle w:val="afb"/>
            <w:rFonts w:hint="eastAsia"/>
            <w:noProof/>
          </w:rPr>
          <w:t>分布可靠性</w:t>
        </w:r>
        <w:r w:rsidR="000056FC">
          <w:rPr>
            <w:noProof/>
            <w:webHidden/>
          </w:rPr>
          <w:tab/>
        </w:r>
        <w:r w:rsidR="000056FC">
          <w:rPr>
            <w:noProof/>
            <w:webHidden/>
          </w:rPr>
          <w:fldChar w:fldCharType="begin"/>
        </w:r>
        <w:r w:rsidR="000056FC">
          <w:rPr>
            <w:noProof/>
            <w:webHidden/>
          </w:rPr>
          <w:instrText xml:space="preserve"> PAGEREF _Toc451120782 \h </w:instrText>
        </w:r>
        <w:r w:rsidR="000056FC">
          <w:rPr>
            <w:noProof/>
            <w:webHidden/>
          </w:rPr>
        </w:r>
        <w:r w:rsidR="000056FC">
          <w:rPr>
            <w:noProof/>
            <w:webHidden/>
          </w:rPr>
          <w:fldChar w:fldCharType="separate"/>
        </w:r>
        <w:r w:rsidR="0062425D">
          <w:rPr>
            <w:noProof/>
            <w:webHidden/>
          </w:rPr>
          <w:t>2</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83" w:history="1">
        <w:r w:rsidR="000056FC" w:rsidRPr="00C079DD">
          <w:rPr>
            <w:rStyle w:val="afb"/>
            <w:noProof/>
          </w:rPr>
          <w:t xml:space="preserve">1.2.3 </w:t>
        </w:r>
        <w:r w:rsidR="000056FC" w:rsidRPr="00C079DD">
          <w:rPr>
            <w:rStyle w:val="afb"/>
            <w:rFonts w:hint="eastAsia"/>
            <w:noProof/>
          </w:rPr>
          <w:t>容量可靠性</w:t>
        </w:r>
        <w:r w:rsidR="000056FC">
          <w:rPr>
            <w:noProof/>
            <w:webHidden/>
          </w:rPr>
          <w:tab/>
        </w:r>
        <w:r w:rsidR="000056FC">
          <w:rPr>
            <w:noProof/>
            <w:webHidden/>
          </w:rPr>
          <w:fldChar w:fldCharType="begin"/>
        </w:r>
        <w:r w:rsidR="000056FC">
          <w:rPr>
            <w:noProof/>
            <w:webHidden/>
          </w:rPr>
          <w:instrText xml:space="preserve"> PAGEREF _Toc451120783 \h </w:instrText>
        </w:r>
        <w:r w:rsidR="000056FC">
          <w:rPr>
            <w:noProof/>
            <w:webHidden/>
          </w:rPr>
        </w:r>
        <w:r w:rsidR="000056FC">
          <w:rPr>
            <w:noProof/>
            <w:webHidden/>
          </w:rPr>
          <w:fldChar w:fldCharType="separate"/>
        </w:r>
        <w:r w:rsidR="0062425D">
          <w:rPr>
            <w:noProof/>
            <w:webHidden/>
          </w:rPr>
          <w:t>3</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84" w:history="1">
        <w:r w:rsidR="000056FC" w:rsidRPr="00C079DD">
          <w:rPr>
            <w:rStyle w:val="afb"/>
            <w:noProof/>
          </w:rPr>
          <w:t xml:space="preserve">1.3 </w:t>
        </w:r>
        <w:r w:rsidR="000056FC" w:rsidRPr="00C079DD">
          <w:rPr>
            <w:rStyle w:val="afb"/>
            <w:rFonts w:hint="eastAsia"/>
            <w:noProof/>
          </w:rPr>
          <w:t>研究内容</w:t>
        </w:r>
        <w:r w:rsidR="000056FC">
          <w:rPr>
            <w:noProof/>
            <w:webHidden/>
          </w:rPr>
          <w:tab/>
        </w:r>
        <w:r w:rsidR="000056FC">
          <w:rPr>
            <w:noProof/>
            <w:webHidden/>
          </w:rPr>
          <w:fldChar w:fldCharType="begin"/>
        </w:r>
        <w:r w:rsidR="000056FC">
          <w:rPr>
            <w:noProof/>
            <w:webHidden/>
          </w:rPr>
          <w:instrText xml:space="preserve"> PAGEREF _Toc451120784 \h </w:instrText>
        </w:r>
        <w:r w:rsidR="000056FC">
          <w:rPr>
            <w:noProof/>
            <w:webHidden/>
          </w:rPr>
        </w:r>
        <w:r w:rsidR="000056FC">
          <w:rPr>
            <w:noProof/>
            <w:webHidden/>
          </w:rPr>
          <w:fldChar w:fldCharType="separate"/>
        </w:r>
        <w:r w:rsidR="0062425D">
          <w:rPr>
            <w:noProof/>
            <w:webHidden/>
          </w:rPr>
          <w:t>3</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85" w:history="1">
        <w:r w:rsidR="000056FC" w:rsidRPr="00C079DD">
          <w:rPr>
            <w:rStyle w:val="afb"/>
            <w:noProof/>
          </w:rPr>
          <w:t xml:space="preserve">1.4 </w:t>
        </w:r>
        <w:r w:rsidR="000056FC" w:rsidRPr="00C079DD">
          <w:rPr>
            <w:rStyle w:val="afb"/>
            <w:rFonts w:hint="eastAsia"/>
            <w:noProof/>
          </w:rPr>
          <w:t>本文内容组织</w:t>
        </w:r>
        <w:r w:rsidR="000056FC">
          <w:rPr>
            <w:noProof/>
            <w:webHidden/>
          </w:rPr>
          <w:tab/>
        </w:r>
        <w:r w:rsidR="000056FC">
          <w:rPr>
            <w:noProof/>
            <w:webHidden/>
          </w:rPr>
          <w:fldChar w:fldCharType="begin"/>
        </w:r>
        <w:r w:rsidR="000056FC">
          <w:rPr>
            <w:noProof/>
            <w:webHidden/>
          </w:rPr>
          <w:instrText xml:space="preserve"> PAGEREF _Toc451120785 \h </w:instrText>
        </w:r>
        <w:r w:rsidR="000056FC">
          <w:rPr>
            <w:noProof/>
            <w:webHidden/>
          </w:rPr>
        </w:r>
        <w:r w:rsidR="000056FC">
          <w:rPr>
            <w:noProof/>
            <w:webHidden/>
          </w:rPr>
          <w:fldChar w:fldCharType="separate"/>
        </w:r>
        <w:r w:rsidR="0062425D">
          <w:rPr>
            <w:noProof/>
            <w:webHidden/>
          </w:rPr>
          <w:t>4</w:t>
        </w:r>
        <w:r w:rsidR="000056FC">
          <w:rPr>
            <w:noProof/>
            <w:webHidden/>
          </w:rPr>
          <w:fldChar w:fldCharType="end"/>
        </w:r>
      </w:hyperlink>
    </w:p>
    <w:p w:rsidR="000056FC" w:rsidRDefault="009A33D7">
      <w:pPr>
        <w:pStyle w:val="15"/>
        <w:tabs>
          <w:tab w:val="right" w:leader="dot" w:pos="9061"/>
        </w:tabs>
        <w:rPr>
          <w:rFonts w:asciiTheme="minorHAnsi" w:eastAsiaTheme="minorEastAsia" w:hAnsiTheme="minorHAnsi" w:cstheme="minorBidi"/>
          <w:noProof/>
          <w:spacing w:val="0"/>
          <w:kern w:val="2"/>
          <w:sz w:val="21"/>
          <w:szCs w:val="22"/>
        </w:rPr>
      </w:pPr>
      <w:hyperlink w:anchor="_Toc451120786" w:history="1">
        <w:r w:rsidR="000056FC" w:rsidRPr="00C079DD">
          <w:rPr>
            <w:rStyle w:val="afb"/>
            <w:rFonts w:hint="eastAsia"/>
            <w:noProof/>
          </w:rPr>
          <w:t>第</w:t>
        </w:r>
        <w:r w:rsidR="000056FC" w:rsidRPr="00C079DD">
          <w:rPr>
            <w:rStyle w:val="afb"/>
            <w:noProof/>
          </w:rPr>
          <w:t>2</w:t>
        </w:r>
        <w:r w:rsidR="000056FC" w:rsidRPr="00C079DD">
          <w:rPr>
            <w:rStyle w:val="afb"/>
            <w:rFonts w:hint="eastAsia"/>
            <w:noProof/>
          </w:rPr>
          <w:t>章</w:t>
        </w:r>
        <w:r w:rsidR="000056FC" w:rsidRPr="00C079DD">
          <w:rPr>
            <w:rStyle w:val="afb"/>
            <w:noProof/>
          </w:rPr>
          <w:t xml:space="preserve"> </w:t>
        </w:r>
        <w:r w:rsidR="000056FC" w:rsidRPr="00C079DD">
          <w:rPr>
            <w:rStyle w:val="afb"/>
            <w:rFonts w:hint="eastAsia"/>
            <w:noProof/>
          </w:rPr>
          <w:t>不确定图及关键边相关理论</w:t>
        </w:r>
        <w:r w:rsidR="000056FC">
          <w:rPr>
            <w:noProof/>
            <w:webHidden/>
          </w:rPr>
          <w:tab/>
        </w:r>
        <w:r w:rsidR="000056FC">
          <w:rPr>
            <w:noProof/>
            <w:webHidden/>
          </w:rPr>
          <w:fldChar w:fldCharType="begin"/>
        </w:r>
        <w:r w:rsidR="000056FC">
          <w:rPr>
            <w:noProof/>
            <w:webHidden/>
          </w:rPr>
          <w:instrText xml:space="preserve"> PAGEREF _Toc451120786 \h </w:instrText>
        </w:r>
        <w:r w:rsidR="000056FC">
          <w:rPr>
            <w:noProof/>
            <w:webHidden/>
          </w:rPr>
        </w:r>
        <w:r w:rsidR="000056FC">
          <w:rPr>
            <w:noProof/>
            <w:webHidden/>
          </w:rPr>
          <w:fldChar w:fldCharType="separate"/>
        </w:r>
        <w:r w:rsidR="0062425D">
          <w:rPr>
            <w:noProof/>
            <w:webHidden/>
          </w:rPr>
          <w:t>6</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87" w:history="1">
        <w:r w:rsidR="000056FC" w:rsidRPr="00C079DD">
          <w:rPr>
            <w:rStyle w:val="afb"/>
            <w:noProof/>
          </w:rPr>
          <w:t xml:space="preserve">2.1 </w:t>
        </w:r>
        <w:r w:rsidR="000056FC" w:rsidRPr="00C079DD">
          <w:rPr>
            <w:rStyle w:val="afb"/>
            <w:rFonts w:hint="eastAsia"/>
            <w:noProof/>
          </w:rPr>
          <w:t>最大流问题</w:t>
        </w:r>
        <w:r w:rsidR="000056FC">
          <w:rPr>
            <w:noProof/>
            <w:webHidden/>
          </w:rPr>
          <w:tab/>
        </w:r>
        <w:r w:rsidR="000056FC">
          <w:rPr>
            <w:noProof/>
            <w:webHidden/>
          </w:rPr>
          <w:fldChar w:fldCharType="begin"/>
        </w:r>
        <w:r w:rsidR="000056FC">
          <w:rPr>
            <w:noProof/>
            <w:webHidden/>
          </w:rPr>
          <w:instrText xml:space="preserve"> PAGEREF _Toc451120787 \h </w:instrText>
        </w:r>
        <w:r w:rsidR="000056FC">
          <w:rPr>
            <w:noProof/>
            <w:webHidden/>
          </w:rPr>
        </w:r>
        <w:r w:rsidR="000056FC">
          <w:rPr>
            <w:noProof/>
            <w:webHidden/>
          </w:rPr>
          <w:fldChar w:fldCharType="separate"/>
        </w:r>
        <w:r w:rsidR="0062425D">
          <w:rPr>
            <w:noProof/>
            <w:webHidden/>
          </w:rPr>
          <w:t>6</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88" w:history="1">
        <w:r w:rsidR="000056FC" w:rsidRPr="00C079DD">
          <w:rPr>
            <w:rStyle w:val="afb"/>
            <w:noProof/>
          </w:rPr>
          <w:t xml:space="preserve">2.1.1 </w:t>
        </w:r>
        <w:r w:rsidR="000056FC" w:rsidRPr="00C079DD">
          <w:rPr>
            <w:rStyle w:val="afb"/>
            <w:rFonts w:hint="eastAsia"/>
            <w:noProof/>
          </w:rPr>
          <w:t>基本概念和相关定义</w:t>
        </w:r>
        <w:r w:rsidR="000056FC">
          <w:rPr>
            <w:noProof/>
            <w:webHidden/>
          </w:rPr>
          <w:tab/>
        </w:r>
        <w:r w:rsidR="000056FC">
          <w:rPr>
            <w:noProof/>
            <w:webHidden/>
          </w:rPr>
          <w:fldChar w:fldCharType="begin"/>
        </w:r>
        <w:r w:rsidR="000056FC">
          <w:rPr>
            <w:noProof/>
            <w:webHidden/>
          </w:rPr>
          <w:instrText xml:space="preserve"> PAGEREF _Toc451120788 \h </w:instrText>
        </w:r>
        <w:r w:rsidR="000056FC">
          <w:rPr>
            <w:noProof/>
            <w:webHidden/>
          </w:rPr>
        </w:r>
        <w:r w:rsidR="000056FC">
          <w:rPr>
            <w:noProof/>
            <w:webHidden/>
          </w:rPr>
          <w:fldChar w:fldCharType="separate"/>
        </w:r>
        <w:r w:rsidR="0062425D">
          <w:rPr>
            <w:noProof/>
            <w:webHidden/>
          </w:rPr>
          <w:t>6</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89" w:history="1">
        <w:r w:rsidR="000056FC" w:rsidRPr="00C079DD">
          <w:rPr>
            <w:rStyle w:val="afb"/>
            <w:noProof/>
          </w:rPr>
          <w:t xml:space="preserve">2.1.2 </w:t>
        </w:r>
        <w:r w:rsidR="000056FC" w:rsidRPr="00C079DD">
          <w:rPr>
            <w:rStyle w:val="afb"/>
            <w:rFonts w:hint="eastAsia"/>
            <w:noProof/>
          </w:rPr>
          <w:t>常见的最大流算法</w:t>
        </w:r>
        <w:r w:rsidR="000056FC">
          <w:rPr>
            <w:noProof/>
            <w:webHidden/>
          </w:rPr>
          <w:tab/>
        </w:r>
        <w:r w:rsidR="000056FC">
          <w:rPr>
            <w:noProof/>
            <w:webHidden/>
          </w:rPr>
          <w:fldChar w:fldCharType="begin"/>
        </w:r>
        <w:r w:rsidR="000056FC">
          <w:rPr>
            <w:noProof/>
            <w:webHidden/>
          </w:rPr>
          <w:instrText xml:space="preserve"> PAGEREF _Toc451120789 \h </w:instrText>
        </w:r>
        <w:r w:rsidR="000056FC">
          <w:rPr>
            <w:noProof/>
            <w:webHidden/>
          </w:rPr>
        </w:r>
        <w:r w:rsidR="000056FC">
          <w:rPr>
            <w:noProof/>
            <w:webHidden/>
          </w:rPr>
          <w:fldChar w:fldCharType="separate"/>
        </w:r>
        <w:r w:rsidR="0062425D">
          <w:rPr>
            <w:noProof/>
            <w:webHidden/>
          </w:rPr>
          <w:t>7</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90" w:history="1">
        <w:r w:rsidR="000056FC" w:rsidRPr="00C079DD">
          <w:rPr>
            <w:rStyle w:val="afb"/>
            <w:noProof/>
          </w:rPr>
          <w:t xml:space="preserve">2.2 </w:t>
        </w:r>
        <w:r w:rsidR="000056FC" w:rsidRPr="00C079DD">
          <w:rPr>
            <w:rStyle w:val="afb"/>
            <w:rFonts w:hint="eastAsia"/>
            <w:noProof/>
          </w:rPr>
          <w:t>随机流网络可靠性相关问题</w:t>
        </w:r>
        <w:r w:rsidR="000056FC">
          <w:rPr>
            <w:noProof/>
            <w:webHidden/>
          </w:rPr>
          <w:tab/>
        </w:r>
        <w:r w:rsidR="000056FC">
          <w:rPr>
            <w:noProof/>
            <w:webHidden/>
          </w:rPr>
          <w:fldChar w:fldCharType="begin"/>
        </w:r>
        <w:r w:rsidR="000056FC">
          <w:rPr>
            <w:noProof/>
            <w:webHidden/>
          </w:rPr>
          <w:instrText xml:space="preserve"> PAGEREF _Toc451120790 \h </w:instrText>
        </w:r>
        <w:r w:rsidR="000056FC">
          <w:rPr>
            <w:noProof/>
            <w:webHidden/>
          </w:rPr>
        </w:r>
        <w:r w:rsidR="000056FC">
          <w:rPr>
            <w:noProof/>
            <w:webHidden/>
          </w:rPr>
          <w:fldChar w:fldCharType="separate"/>
        </w:r>
        <w:r w:rsidR="0062425D">
          <w:rPr>
            <w:noProof/>
            <w:webHidden/>
          </w:rPr>
          <w:t>9</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91" w:history="1">
        <w:r w:rsidR="000056FC" w:rsidRPr="00C079DD">
          <w:rPr>
            <w:rStyle w:val="afb"/>
            <w:noProof/>
          </w:rPr>
          <w:t xml:space="preserve">2.2.1 </w:t>
        </w:r>
        <w:r w:rsidR="000056FC" w:rsidRPr="00C079DD">
          <w:rPr>
            <w:rStyle w:val="afb"/>
            <w:rFonts w:hint="eastAsia"/>
            <w:noProof/>
          </w:rPr>
          <w:t>基本概念和相关定义</w:t>
        </w:r>
        <w:r w:rsidR="000056FC">
          <w:rPr>
            <w:noProof/>
            <w:webHidden/>
          </w:rPr>
          <w:tab/>
        </w:r>
        <w:r w:rsidR="000056FC">
          <w:rPr>
            <w:noProof/>
            <w:webHidden/>
          </w:rPr>
          <w:fldChar w:fldCharType="begin"/>
        </w:r>
        <w:r w:rsidR="000056FC">
          <w:rPr>
            <w:noProof/>
            <w:webHidden/>
          </w:rPr>
          <w:instrText xml:space="preserve"> PAGEREF _Toc451120791 \h </w:instrText>
        </w:r>
        <w:r w:rsidR="000056FC">
          <w:rPr>
            <w:noProof/>
            <w:webHidden/>
          </w:rPr>
        </w:r>
        <w:r w:rsidR="000056FC">
          <w:rPr>
            <w:noProof/>
            <w:webHidden/>
          </w:rPr>
          <w:fldChar w:fldCharType="separate"/>
        </w:r>
        <w:r w:rsidR="0062425D">
          <w:rPr>
            <w:noProof/>
            <w:webHidden/>
          </w:rPr>
          <w:t>9</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92" w:history="1">
        <w:r w:rsidR="000056FC" w:rsidRPr="00C079DD">
          <w:rPr>
            <w:rStyle w:val="afb"/>
            <w:noProof/>
          </w:rPr>
          <w:t>2.2.2</w:t>
        </w:r>
        <w:r w:rsidR="000056FC" w:rsidRPr="00C079DD">
          <w:rPr>
            <w:rStyle w:val="afb"/>
            <w:rFonts w:hint="eastAsia"/>
            <w:noProof/>
          </w:rPr>
          <w:t>常见的随机流网络容量可靠性算法</w:t>
        </w:r>
        <w:r w:rsidR="000056FC">
          <w:rPr>
            <w:noProof/>
            <w:webHidden/>
          </w:rPr>
          <w:tab/>
        </w:r>
        <w:r w:rsidR="000056FC">
          <w:rPr>
            <w:noProof/>
            <w:webHidden/>
          </w:rPr>
          <w:fldChar w:fldCharType="begin"/>
        </w:r>
        <w:r w:rsidR="000056FC">
          <w:rPr>
            <w:noProof/>
            <w:webHidden/>
          </w:rPr>
          <w:instrText xml:space="preserve"> PAGEREF _Toc451120792 \h </w:instrText>
        </w:r>
        <w:r w:rsidR="000056FC">
          <w:rPr>
            <w:noProof/>
            <w:webHidden/>
          </w:rPr>
        </w:r>
        <w:r w:rsidR="000056FC">
          <w:rPr>
            <w:noProof/>
            <w:webHidden/>
          </w:rPr>
          <w:fldChar w:fldCharType="separate"/>
        </w:r>
        <w:r w:rsidR="0062425D">
          <w:rPr>
            <w:noProof/>
            <w:webHidden/>
          </w:rPr>
          <w:t>10</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93" w:history="1">
        <w:r w:rsidR="000056FC" w:rsidRPr="00C079DD">
          <w:rPr>
            <w:rStyle w:val="afb"/>
            <w:noProof/>
          </w:rPr>
          <w:t xml:space="preserve">2.3 </w:t>
        </w:r>
        <w:r w:rsidR="000056FC" w:rsidRPr="00C079DD">
          <w:rPr>
            <w:rStyle w:val="afb"/>
            <w:rFonts w:hint="eastAsia"/>
            <w:noProof/>
          </w:rPr>
          <w:t>不确定图数据</w:t>
        </w:r>
        <w:r w:rsidR="000056FC">
          <w:rPr>
            <w:noProof/>
            <w:webHidden/>
          </w:rPr>
          <w:tab/>
        </w:r>
        <w:r w:rsidR="000056FC">
          <w:rPr>
            <w:noProof/>
            <w:webHidden/>
          </w:rPr>
          <w:fldChar w:fldCharType="begin"/>
        </w:r>
        <w:r w:rsidR="000056FC">
          <w:rPr>
            <w:noProof/>
            <w:webHidden/>
          </w:rPr>
          <w:instrText xml:space="preserve"> PAGEREF _Toc451120793 \h </w:instrText>
        </w:r>
        <w:r w:rsidR="000056FC">
          <w:rPr>
            <w:noProof/>
            <w:webHidden/>
          </w:rPr>
        </w:r>
        <w:r w:rsidR="000056FC">
          <w:rPr>
            <w:noProof/>
            <w:webHidden/>
          </w:rPr>
          <w:fldChar w:fldCharType="separate"/>
        </w:r>
        <w:r w:rsidR="0062425D">
          <w:rPr>
            <w:noProof/>
            <w:webHidden/>
          </w:rPr>
          <w:t>11</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94" w:history="1">
        <w:r w:rsidR="000056FC" w:rsidRPr="00C079DD">
          <w:rPr>
            <w:rStyle w:val="afb"/>
            <w:noProof/>
          </w:rPr>
          <w:t xml:space="preserve">2.3.1 </w:t>
        </w:r>
        <w:r w:rsidR="000056FC" w:rsidRPr="00C079DD">
          <w:rPr>
            <w:rStyle w:val="afb"/>
            <w:rFonts w:hint="eastAsia"/>
            <w:noProof/>
          </w:rPr>
          <w:t>不确定图及可能世界模型</w:t>
        </w:r>
        <w:r w:rsidR="000056FC">
          <w:rPr>
            <w:noProof/>
            <w:webHidden/>
          </w:rPr>
          <w:tab/>
        </w:r>
        <w:r w:rsidR="000056FC">
          <w:rPr>
            <w:noProof/>
            <w:webHidden/>
          </w:rPr>
          <w:fldChar w:fldCharType="begin"/>
        </w:r>
        <w:r w:rsidR="000056FC">
          <w:rPr>
            <w:noProof/>
            <w:webHidden/>
          </w:rPr>
          <w:instrText xml:space="preserve"> PAGEREF _Toc451120794 \h </w:instrText>
        </w:r>
        <w:r w:rsidR="000056FC">
          <w:rPr>
            <w:noProof/>
            <w:webHidden/>
          </w:rPr>
        </w:r>
        <w:r w:rsidR="000056FC">
          <w:rPr>
            <w:noProof/>
            <w:webHidden/>
          </w:rPr>
          <w:fldChar w:fldCharType="separate"/>
        </w:r>
        <w:r w:rsidR="0062425D">
          <w:rPr>
            <w:noProof/>
            <w:webHidden/>
          </w:rPr>
          <w:t>11</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95" w:history="1">
        <w:r w:rsidR="000056FC" w:rsidRPr="00C079DD">
          <w:rPr>
            <w:rStyle w:val="afb"/>
            <w:noProof/>
          </w:rPr>
          <w:t xml:space="preserve">2.3.2 </w:t>
        </w:r>
        <w:r w:rsidR="000056FC" w:rsidRPr="00C079DD">
          <w:rPr>
            <w:rStyle w:val="afb"/>
            <w:rFonts w:hint="eastAsia"/>
            <w:noProof/>
          </w:rPr>
          <w:t>不确定图分布可靠性</w:t>
        </w:r>
        <w:r w:rsidR="000056FC">
          <w:rPr>
            <w:noProof/>
            <w:webHidden/>
          </w:rPr>
          <w:tab/>
        </w:r>
        <w:r w:rsidR="000056FC">
          <w:rPr>
            <w:noProof/>
            <w:webHidden/>
          </w:rPr>
          <w:fldChar w:fldCharType="begin"/>
        </w:r>
        <w:r w:rsidR="000056FC">
          <w:rPr>
            <w:noProof/>
            <w:webHidden/>
          </w:rPr>
          <w:instrText xml:space="preserve"> PAGEREF _Toc451120795 \h </w:instrText>
        </w:r>
        <w:r w:rsidR="000056FC">
          <w:rPr>
            <w:noProof/>
            <w:webHidden/>
          </w:rPr>
        </w:r>
        <w:r w:rsidR="000056FC">
          <w:rPr>
            <w:noProof/>
            <w:webHidden/>
          </w:rPr>
          <w:fldChar w:fldCharType="separate"/>
        </w:r>
        <w:r w:rsidR="0062425D">
          <w:rPr>
            <w:noProof/>
            <w:webHidden/>
          </w:rPr>
          <w:t>12</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96" w:history="1">
        <w:r w:rsidR="000056FC" w:rsidRPr="00C079DD">
          <w:rPr>
            <w:rStyle w:val="afb"/>
            <w:noProof/>
          </w:rPr>
          <w:t xml:space="preserve">2.3.3 </w:t>
        </w:r>
        <w:r w:rsidR="000056FC" w:rsidRPr="00C079DD">
          <w:rPr>
            <w:rStyle w:val="afb"/>
            <w:rFonts w:hint="eastAsia"/>
            <w:noProof/>
          </w:rPr>
          <w:t>不确定图容量可靠性</w:t>
        </w:r>
        <w:r w:rsidR="000056FC">
          <w:rPr>
            <w:noProof/>
            <w:webHidden/>
          </w:rPr>
          <w:tab/>
        </w:r>
        <w:r w:rsidR="000056FC">
          <w:rPr>
            <w:noProof/>
            <w:webHidden/>
          </w:rPr>
          <w:fldChar w:fldCharType="begin"/>
        </w:r>
        <w:r w:rsidR="000056FC">
          <w:rPr>
            <w:noProof/>
            <w:webHidden/>
          </w:rPr>
          <w:instrText xml:space="preserve"> PAGEREF _Toc451120796 \h </w:instrText>
        </w:r>
        <w:r w:rsidR="000056FC">
          <w:rPr>
            <w:noProof/>
            <w:webHidden/>
          </w:rPr>
        </w:r>
        <w:r w:rsidR="000056FC">
          <w:rPr>
            <w:noProof/>
            <w:webHidden/>
          </w:rPr>
          <w:fldChar w:fldCharType="separate"/>
        </w:r>
        <w:r w:rsidR="0062425D">
          <w:rPr>
            <w:noProof/>
            <w:webHidden/>
          </w:rPr>
          <w:t>14</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97" w:history="1">
        <w:r w:rsidR="000056FC" w:rsidRPr="00C079DD">
          <w:rPr>
            <w:rStyle w:val="afb"/>
            <w:noProof/>
          </w:rPr>
          <w:t xml:space="preserve">2.4 </w:t>
        </w:r>
        <w:r w:rsidR="000056FC" w:rsidRPr="00C079DD">
          <w:rPr>
            <w:rStyle w:val="afb"/>
            <w:rFonts w:hint="eastAsia"/>
            <w:noProof/>
          </w:rPr>
          <w:t>本章小结</w:t>
        </w:r>
        <w:r w:rsidR="000056FC">
          <w:rPr>
            <w:noProof/>
            <w:webHidden/>
          </w:rPr>
          <w:tab/>
        </w:r>
        <w:r w:rsidR="000056FC">
          <w:rPr>
            <w:noProof/>
            <w:webHidden/>
          </w:rPr>
          <w:fldChar w:fldCharType="begin"/>
        </w:r>
        <w:r w:rsidR="000056FC">
          <w:rPr>
            <w:noProof/>
            <w:webHidden/>
          </w:rPr>
          <w:instrText xml:space="preserve"> PAGEREF _Toc451120797 \h </w:instrText>
        </w:r>
        <w:r w:rsidR="000056FC">
          <w:rPr>
            <w:noProof/>
            <w:webHidden/>
          </w:rPr>
        </w:r>
        <w:r w:rsidR="000056FC">
          <w:rPr>
            <w:noProof/>
            <w:webHidden/>
          </w:rPr>
          <w:fldChar w:fldCharType="separate"/>
        </w:r>
        <w:r w:rsidR="0062425D">
          <w:rPr>
            <w:noProof/>
            <w:webHidden/>
          </w:rPr>
          <w:t>15</w:t>
        </w:r>
        <w:r w:rsidR="000056FC">
          <w:rPr>
            <w:noProof/>
            <w:webHidden/>
          </w:rPr>
          <w:fldChar w:fldCharType="end"/>
        </w:r>
      </w:hyperlink>
    </w:p>
    <w:p w:rsidR="000056FC" w:rsidRDefault="009A33D7">
      <w:pPr>
        <w:pStyle w:val="15"/>
        <w:tabs>
          <w:tab w:val="right" w:leader="dot" w:pos="9061"/>
        </w:tabs>
        <w:rPr>
          <w:rFonts w:asciiTheme="minorHAnsi" w:eastAsiaTheme="minorEastAsia" w:hAnsiTheme="minorHAnsi" w:cstheme="minorBidi"/>
          <w:noProof/>
          <w:spacing w:val="0"/>
          <w:kern w:val="2"/>
          <w:sz w:val="21"/>
          <w:szCs w:val="22"/>
        </w:rPr>
      </w:pPr>
      <w:hyperlink w:anchor="_Toc451120798" w:history="1">
        <w:r w:rsidR="000056FC" w:rsidRPr="00C079DD">
          <w:rPr>
            <w:rStyle w:val="afb"/>
            <w:rFonts w:hint="eastAsia"/>
            <w:noProof/>
          </w:rPr>
          <w:t>第</w:t>
        </w:r>
        <w:r w:rsidR="000056FC" w:rsidRPr="00C079DD">
          <w:rPr>
            <w:rStyle w:val="afb"/>
            <w:noProof/>
          </w:rPr>
          <w:t>3</w:t>
        </w:r>
        <w:r w:rsidR="000056FC" w:rsidRPr="00C079DD">
          <w:rPr>
            <w:rStyle w:val="afb"/>
            <w:rFonts w:hint="eastAsia"/>
            <w:noProof/>
          </w:rPr>
          <w:t>章</w:t>
        </w:r>
        <w:r w:rsidR="000056FC" w:rsidRPr="00C079DD">
          <w:rPr>
            <w:rStyle w:val="afb"/>
            <w:noProof/>
          </w:rPr>
          <w:t xml:space="preserve"> </w:t>
        </w:r>
        <w:r w:rsidR="000056FC" w:rsidRPr="00C079DD">
          <w:rPr>
            <w:rStyle w:val="afb"/>
            <w:rFonts w:hint="eastAsia"/>
            <w:noProof/>
          </w:rPr>
          <w:t>基于流量和容量可靠性的关键边衡量方法</w:t>
        </w:r>
        <w:r w:rsidR="000056FC">
          <w:rPr>
            <w:noProof/>
            <w:webHidden/>
          </w:rPr>
          <w:tab/>
        </w:r>
        <w:r w:rsidR="000056FC">
          <w:rPr>
            <w:noProof/>
            <w:webHidden/>
          </w:rPr>
          <w:fldChar w:fldCharType="begin"/>
        </w:r>
        <w:r w:rsidR="000056FC">
          <w:rPr>
            <w:noProof/>
            <w:webHidden/>
          </w:rPr>
          <w:instrText xml:space="preserve"> PAGEREF _Toc451120798 \h </w:instrText>
        </w:r>
        <w:r w:rsidR="000056FC">
          <w:rPr>
            <w:noProof/>
            <w:webHidden/>
          </w:rPr>
        </w:r>
        <w:r w:rsidR="000056FC">
          <w:rPr>
            <w:noProof/>
            <w:webHidden/>
          </w:rPr>
          <w:fldChar w:fldCharType="separate"/>
        </w:r>
        <w:r w:rsidR="0062425D">
          <w:rPr>
            <w:noProof/>
            <w:webHidden/>
          </w:rPr>
          <w:t>16</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99" w:history="1">
        <w:r w:rsidR="000056FC" w:rsidRPr="00C079DD">
          <w:rPr>
            <w:rStyle w:val="afb"/>
            <w:noProof/>
          </w:rPr>
          <w:t xml:space="preserve">3.1 </w:t>
        </w:r>
        <w:r w:rsidR="000056FC" w:rsidRPr="00C079DD">
          <w:rPr>
            <w:rStyle w:val="afb"/>
            <w:rFonts w:hint="eastAsia"/>
            <w:noProof/>
          </w:rPr>
          <w:t>基于流量和容量可靠性的关键边模型</w:t>
        </w:r>
        <w:r w:rsidR="000056FC">
          <w:rPr>
            <w:noProof/>
            <w:webHidden/>
          </w:rPr>
          <w:tab/>
        </w:r>
        <w:r w:rsidR="000056FC">
          <w:rPr>
            <w:noProof/>
            <w:webHidden/>
          </w:rPr>
          <w:fldChar w:fldCharType="begin"/>
        </w:r>
        <w:r w:rsidR="000056FC">
          <w:rPr>
            <w:noProof/>
            <w:webHidden/>
          </w:rPr>
          <w:instrText xml:space="preserve"> PAGEREF _Toc451120799 \h </w:instrText>
        </w:r>
        <w:r w:rsidR="000056FC">
          <w:rPr>
            <w:noProof/>
            <w:webHidden/>
          </w:rPr>
        </w:r>
        <w:r w:rsidR="000056FC">
          <w:rPr>
            <w:noProof/>
            <w:webHidden/>
          </w:rPr>
          <w:fldChar w:fldCharType="separate"/>
        </w:r>
        <w:r w:rsidR="0062425D">
          <w:rPr>
            <w:noProof/>
            <w:webHidden/>
          </w:rPr>
          <w:t>16</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00" w:history="1">
        <w:r w:rsidR="000056FC" w:rsidRPr="00C079DD">
          <w:rPr>
            <w:rStyle w:val="afb"/>
            <w:noProof/>
          </w:rPr>
          <w:t xml:space="preserve">3.2 </w:t>
        </w:r>
        <w:r w:rsidR="000056FC" w:rsidRPr="00C079DD">
          <w:rPr>
            <w:rStyle w:val="afb"/>
            <w:rFonts w:hint="eastAsia"/>
            <w:noProof/>
          </w:rPr>
          <w:t>基于重复计算的</w:t>
        </w:r>
        <w:r w:rsidR="000056FC" w:rsidRPr="00C079DD">
          <w:rPr>
            <w:rStyle w:val="afb"/>
            <w:noProof/>
          </w:rPr>
          <w:t>BASE_FCP</w:t>
        </w:r>
        <w:r w:rsidR="000056FC" w:rsidRPr="00C079DD">
          <w:rPr>
            <w:rStyle w:val="afb"/>
            <w:rFonts w:hint="eastAsia"/>
            <w:noProof/>
          </w:rPr>
          <w:t>算法</w:t>
        </w:r>
        <w:r w:rsidR="000056FC">
          <w:rPr>
            <w:noProof/>
            <w:webHidden/>
          </w:rPr>
          <w:tab/>
        </w:r>
        <w:r w:rsidR="000056FC">
          <w:rPr>
            <w:noProof/>
            <w:webHidden/>
          </w:rPr>
          <w:fldChar w:fldCharType="begin"/>
        </w:r>
        <w:r w:rsidR="000056FC">
          <w:rPr>
            <w:noProof/>
            <w:webHidden/>
          </w:rPr>
          <w:instrText xml:space="preserve"> PAGEREF _Toc451120800 \h </w:instrText>
        </w:r>
        <w:r w:rsidR="000056FC">
          <w:rPr>
            <w:noProof/>
            <w:webHidden/>
          </w:rPr>
        </w:r>
        <w:r w:rsidR="000056FC">
          <w:rPr>
            <w:noProof/>
            <w:webHidden/>
          </w:rPr>
          <w:fldChar w:fldCharType="separate"/>
        </w:r>
        <w:r w:rsidR="0062425D">
          <w:rPr>
            <w:noProof/>
            <w:webHidden/>
          </w:rPr>
          <w:t>19</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01" w:history="1">
        <w:r w:rsidR="000056FC" w:rsidRPr="00C079DD">
          <w:rPr>
            <w:rStyle w:val="afb"/>
            <w:noProof/>
          </w:rPr>
          <w:t xml:space="preserve">3.3 </w:t>
        </w:r>
        <w:r w:rsidR="000056FC" w:rsidRPr="00C079DD">
          <w:rPr>
            <w:rStyle w:val="afb"/>
            <w:rFonts w:hint="eastAsia"/>
            <w:noProof/>
          </w:rPr>
          <w:t>基于流量和容量可靠性的关键边增量算法</w:t>
        </w:r>
        <w:r w:rsidR="000056FC" w:rsidRPr="00C079DD">
          <w:rPr>
            <w:rStyle w:val="afb"/>
            <w:noProof/>
          </w:rPr>
          <w:t>ICA_FCP</w:t>
        </w:r>
        <w:r w:rsidR="000056FC">
          <w:rPr>
            <w:noProof/>
            <w:webHidden/>
          </w:rPr>
          <w:tab/>
        </w:r>
        <w:r w:rsidR="000056FC">
          <w:rPr>
            <w:noProof/>
            <w:webHidden/>
          </w:rPr>
          <w:fldChar w:fldCharType="begin"/>
        </w:r>
        <w:r w:rsidR="000056FC">
          <w:rPr>
            <w:noProof/>
            <w:webHidden/>
          </w:rPr>
          <w:instrText xml:space="preserve"> PAGEREF _Toc451120801 \h </w:instrText>
        </w:r>
        <w:r w:rsidR="000056FC">
          <w:rPr>
            <w:noProof/>
            <w:webHidden/>
          </w:rPr>
        </w:r>
        <w:r w:rsidR="000056FC">
          <w:rPr>
            <w:noProof/>
            <w:webHidden/>
          </w:rPr>
          <w:fldChar w:fldCharType="separate"/>
        </w:r>
        <w:r w:rsidR="0062425D">
          <w:rPr>
            <w:noProof/>
            <w:webHidden/>
          </w:rPr>
          <w:t>20</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02" w:history="1">
        <w:r w:rsidR="000056FC" w:rsidRPr="00C079DD">
          <w:rPr>
            <w:rStyle w:val="afb"/>
            <w:noProof/>
          </w:rPr>
          <w:t xml:space="preserve">3.3.1 </w:t>
        </w:r>
        <w:r w:rsidR="000056FC" w:rsidRPr="00C079DD">
          <w:rPr>
            <w:rStyle w:val="afb"/>
            <w:rFonts w:hint="eastAsia"/>
            <w:noProof/>
          </w:rPr>
          <w:t>算法思想</w:t>
        </w:r>
        <w:r w:rsidR="000056FC">
          <w:rPr>
            <w:noProof/>
            <w:webHidden/>
          </w:rPr>
          <w:tab/>
        </w:r>
        <w:r w:rsidR="000056FC">
          <w:rPr>
            <w:noProof/>
            <w:webHidden/>
          </w:rPr>
          <w:fldChar w:fldCharType="begin"/>
        </w:r>
        <w:r w:rsidR="000056FC">
          <w:rPr>
            <w:noProof/>
            <w:webHidden/>
          </w:rPr>
          <w:instrText xml:space="preserve"> PAGEREF _Toc451120802 \h </w:instrText>
        </w:r>
        <w:r w:rsidR="000056FC">
          <w:rPr>
            <w:noProof/>
            <w:webHidden/>
          </w:rPr>
        </w:r>
        <w:r w:rsidR="000056FC">
          <w:rPr>
            <w:noProof/>
            <w:webHidden/>
          </w:rPr>
          <w:fldChar w:fldCharType="separate"/>
        </w:r>
        <w:r w:rsidR="0062425D">
          <w:rPr>
            <w:noProof/>
            <w:webHidden/>
          </w:rPr>
          <w:t>20</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03" w:history="1">
        <w:r w:rsidR="000056FC" w:rsidRPr="00C079DD">
          <w:rPr>
            <w:rStyle w:val="afb"/>
            <w:noProof/>
          </w:rPr>
          <w:t xml:space="preserve">3.3.2 </w:t>
        </w:r>
        <w:r w:rsidR="000056FC" w:rsidRPr="00C079DD">
          <w:rPr>
            <w:rStyle w:val="afb"/>
            <w:rFonts w:hint="eastAsia"/>
            <w:noProof/>
          </w:rPr>
          <w:t>基于割集的状态树剪枝</w:t>
        </w:r>
        <w:r w:rsidR="000056FC" w:rsidRPr="00C079DD">
          <w:rPr>
            <w:rStyle w:val="afb"/>
            <w:noProof/>
          </w:rPr>
          <w:t>A</w:t>
        </w:r>
        <w:r w:rsidR="000056FC" w:rsidRPr="00C079DD">
          <w:rPr>
            <w:rStyle w:val="afb"/>
            <w:rFonts w:hint="eastAsia"/>
            <w:noProof/>
          </w:rPr>
          <w:t>边算法</w:t>
        </w:r>
        <w:r w:rsidR="000056FC" w:rsidRPr="00C079DD">
          <w:rPr>
            <w:rStyle w:val="afb"/>
            <w:noProof/>
          </w:rPr>
          <w:t>STPA_FCP</w:t>
        </w:r>
        <w:r w:rsidR="000056FC">
          <w:rPr>
            <w:noProof/>
            <w:webHidden/>
          </w:rPr>
          <w:tab/>
        </w:r>
        <w:r w:rsidR="000056FC">
          <w:rPr>
            <w:noProof/>
            <w:webHidden/>
          </w:rPr>
          <w:fldChar w:fldCharType="begin"/>
        </w:r>
        <w:r w:rsidR="000056FC">
          <w:rPr>
            <w:noProof/>
            <w:webHidden/>
          </w:rPr>
          <w:instrText xml:space="preserve"> PAGEREF _Toc451120803 \h </w:instrText>
        </w:r>
        <w:r w:rsidR="000056FC">
          <w:rPr>
            <w:noProof/>
            <w:webHidden/>
          </w:rPr>
        </w:r>
        <w:r w:rsidR="000056FC">
          <w:rPr>
            <w:noProof/>
            <w:webHidden/>
          </w:rPr>
          <w:fldChar w:fldCharType="separate"/>
        </w:r>
        <w:r w:rsidR="0062425D">
          <w:rPr>
            <w:noProof/>
            <w:webHidden/>
          </w:rPr>
          <w:t>21</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04" w:history="1">
        <w:r w:rsidR="000056FC" w:rsidRPr="00C079DD">
          <w:rPr>
            <w:rStyle w:val="afb"/>
            <w:noProof/>
          </w:rPr>
          <w:t>3.3.3 B</w:t>
        </w:r>
        <w:r w:rsidR="000056FC" w:rsidRPr="00C079DD">
          <w:rPr>
            <w:rStyle w:val="afb"/>
            <w:rFonts w:hint="eastAsia"/>
            <w:noProof/>
          </w:rPr>
          <w:t>类边搜索算法</w:t>
        </w:r>
        <w:r w:rsidR="000056FC" w:rsidRPr="00C079DD">
          <w:rPr>
            <w:rStyle w:val="afb"/>
            <w:noProof/>
          </w:rPr>
          <w:t>BSA_FCP</w:t>
        </w:r>
        <w:r w:rsidR="000056FC">
          <w:rPr>
            <w:noProof/>
            <w:webHidden/>
          </w:rPr>
          <w:tab/>
        </w:r>
        <w:r w:rsidR="000056FC">
          <w:rPr>
            <w:noProof/>
            <w:webHidden/>
          </w:rPr>
          <w:fldChar w:fldCharType="begin"/>
        </w:r>
        <w:r w:rsidR="000056FC">
          <w:rPr>
            <w:noProof/>
            <w:webHidden/>
          </w:rPr>
          <w:instrText xml:space="preserve"> PAGEREF _Toc451120804 \h </w:instrText>
        </w:r>
        <w:r w:rsidR="000056FC">
          <w:rPr>
            <w:noProof/>
            <w:webHidden/>
          </w:rPr>
        </w:r>
        <w:r w:rsidR="000056FC">
          <w:rPr>
            <w:noProof/>
            <w:webHidden/>
          </w:rPr>
          <w:fldChar w:fldCharType="separate"/>
        </w:r>
        <w:r w:rsidR="0062425D">
          <w:rPr>
            <w:noProof/>
            <w:webHidden/>
          </w:rPr>
          <w:t>23</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05" w:history="1">
        <w:r w:rsidR="000056FC" w:rsidRPr="00C079DD">
          <w:rPr>
            <w:rStyle w:val="afb"/>
            <w:noProof/>
          </w:rPr>
          <w:t xml:space="preserve">3.3.4 </w:t>
        </w:r>
        <w:r w:rsidR="000056FC" w:rsidRPr="00C079DD">
          <w:rPr>
            <w:rStyle w:val="afb"/>
            <w:rFonts w:hint="eastAsia"/>
            <w:noProof/>
          </w:rPr>
          <w:t>算法复杂度分析</w:t>
        </w:r>
        <w:r w:rsidR="000056FC">
          <w:rPr>
            <w:noProof/>
            <w:webHidden/>
          </w:rPr>
          <w:tab/>
        </w:r>
        <w:r w:rsidR="000056FC">
          <w:rPr>
            <w:noProof/>
            <w:webHidden/>
          </w:rPr>
          <w:fldChar w:fldCharType="begin"/>
        </w:r>
        <w:r w:rsidR="000056FC">
          <w:rPr>
            <w:noProof/>
            <w:webHidden/>
          </w:rPr>
          <w:instrText xml:space="preserve"> PAGEREF _Toc451120805 \h </w:instrText>
        </w:r>
        <w:r w:rsidR="000056FC">
          <w:rPr>
            <w:noProof/>
            <w:webHidden/>
          </w:rPr>
        </w:r>
        <w:r w:rsidR="000056FC">
          <w:rPr>
            <w:noProof/>
            <w:webHidden/>
          </w:rPr>
          <w:fldChar w:fldCharType="separate"/>
        </w:r>
        <w:r w:rsidR="0062425D">
          <w:rPr>
            <w:noProof/>
            <w:webHidden/>
          </w:rPr>
          <w:t>24</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06" w:history="1">
        <w:r w:rsidR="000056FC" w:rsidRPr="00C079DD">
          <w:rPr>
            <w:rStyle w:val="afb"/>
            <w:noProof/>
          </w:rPr>
          <w:t xml:space="preserve">3.4 </w:t>
        </w:r>
        <w:r w:rsidR="000056FC" w:rsidRPr="00C079DD">
          <w:rPr>
            <w:rStyle w:val="afb"/>
            <w:rFonts w:hint="eastAsia"/>
            <w:noProof/>
          </w:rPr>
          <w:t>实验及分析</w:t>
        </w:r>
        <w:r w:rsidR="000056FC">
          <w:rPr>
            <w:noProof/>
            <w:webHidden/>
          </w:rPr>
          <w:tab/>
        </w:r>
        <w:r w:rsidR="000056FC">
          <w:rPr>
            <w:noProof/>
            <w:webHidden/>
          </w:rPr>
          <w:fldChar w:fldCharType="begin"/>
        </w:r>
        <w:r w:rsidR="000056FC">
          <w:rPr>
            <w:noProof/>
            <w:webHidden/>
          </w:rPr>
          <w:instrText xml:space="preserve"> PAGEREF _Toc451120806 \h </w:instrText>
        </w:r>
        <w:r w:rsidR="000056FC">
          <w:rPr>
            <w:noProof/>
            <w:webHidden/>
          </w:rPr>
        </w:r>
        <w:r w:rsidR="000056FC">
          <w:rPr>
            <w:noProof/>
            <w:webHidden/>
          </w:rPr>
          <w:fldChar w:fldCharType="separate"/>
        </w:r>
        <w:r w:rsidR="0062425D">
          <w:rPr>
            <w:noProof/>
            <w:webHidden/>
          </w:rPr>
          <w:t>25</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07" w:history="1">
        <w:r w:rsidR="000056FC" w:rsidRPr="00C079DD">
          <w:rPr>
            <w:rStyle w:val="afb"/>
            <w:noProof/>
          </w:rPr>
          <w:t xml:space="preserve">3.4.1 </w:t>
        </w:r>
        <w:r w:rsidR="000056FC" w:rsidRPr="00C079DD">
          <w:rPr>
            <w:rStyle w:val="afb"/>
            <w:rFonts w:hint="eastAsia"/>
            <w:noProof/>
          </w:rPr>
          <w:t>实验数据</w:t>
        </w:r>
        <w:r w:rsidR="000056FC">
          <w:rPr>
            <w:noProof/>
            <w:webHidden/>
          </w:rPr>
          <w:tab/>
        </w:r>
        <w:r w:rsidR="000056FC">
          <w:rPr>
            <w:noProof/>
            <w:webHidden/>
          </w:rPr>
          <w:fldChar w:fldCharType="begin"/>
        </w:r>
        <w:r w:rsidR="000056FC">
          <w:rPr>
            <w:noProof/>
            <w:webHidden/>
          </w:rPr>
          <w:instrText xml:space="preserve"> PAGEREF _Toc451120807 \h </w:instrText>
        </w:r>
        <w:r w:rsidR="000056FC">
          <w:rPr>
            <w:noProof/>
            <w:webHidden/>
          </w:rPr>
        </w:r>
        <w:r w:rsidR="000056FC">
          <w:rPr>
            <w:noProof/>
            <w:webHidden/>
          </w:rPr>
          <w:fldChar w:fldCharType="separate"/>
        </w:r>
        <w:r w:rsidR="0062425D">
          <w:rPr>
            <w:noProof/>
            <w:webHidden/>
          </w:rPr>
          <w:t>25</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08" w:history="1">
        <w:r w:rsidR="000056FC" w:rsidRPr="00C079DD">
          <w:rPr>
            <w:rStyle w:val="afb"/>
            <w:noProof/>
          </w:rPr>
          <w:t xml:space="preserve">3.4.2 </w:t>
        </w:r>
        <w:r w:rsidR="000056FC" w:rsidRPr="00C079DD">
          <w:rPr>
            <w:rStyle w:val="afb"/>
            <w:rFonts w:hint="eastAsia"/>
            <w:noProof/>
          </w:rPr>
          <w:t>实验结果与分析</w:t>
        </w:r>
        <w:r w:rsidR="000056FC">
          <w:rPr>
            <w:noProof/>
            <w:webHidden/>
          </w:rPr>
          <w:tab/>
        </w:r>
        <w:r w:rsidR="000056FC">
          <w:rPr>
            <w:noProof/>
            <w:webHidden/>
          </w:rPr>
          <w:fldChar w:fldCharType="begin"/>
        </w:r>
        <w:r w:rsidR="000056FC">
          <w:rPr>
            <w:noProof/>
            <w:webHidden/>
          </w:rPr>
          <w:instrText xml:space="preserve"> PAGEREF _Toc451120808 \h </w:instrText>
        </w:r>
        <w:r w:rsidR="000056FC">
          <w:rPr>
            <w:noProof/>
            <w:webHidden/>
          </w:rPr>
        </w:r>
        <w:r w:rsidR="000056FC">
          <w:rPr>
            <w:noProof/>
            <w:webHidden/>
          </w:rPr>
          <w:fldChar w:fldCharType="separate"/>
        </w:r>
        <w:r w:rsidR="0062425D">
          <w:rPr>
            <w:noProof/>
            <w:webHidden/>
          </w:rPr>
          <w:t>25</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09" w:history="1">
        <w:r w:rsidR="000056FC" w:rsidRPr="00C079DD">
          <w:rPr>
            <w:rStyle w:val="afb"/>
            <w:noProof/>
          </w:rPr>
          <w:t xml:space="preserve">3.5 </w:t>
        </w:r>
        <w:r w:rsidR="000056FC" w:rsidRPr="00C079DD">
          <w:rPr>
            <w:rStyle w:val="afb"/>
            <w:rFonts w:hint="eastAsia"/>
            <w:noProof/>
          </w:rPr>
          <w:t>本章小结</w:t>
        </w:r>
        <w:r w:rsidR="000056FC">
          <w:rPr>
            <w:noProof/>
            <w:webHidden/>
          </w:rPr>
          <w:tab/>
        </w:r>
        <w:r w:rsidR="000056FC">
          <w:rPr>
            <w:noProof/>
            <w:webHidden/>
          </w:rPr>
          <w:fldChar w:fldCharType="begin"/>
        </w:r>
        <w:r w:rsidR="000056FC">
          <w:rPr>
            <w:noProof/>
            <w:webHidden/>
          </w:rPr>
          <w:instrText xml:space="preserve"> PAGEREF _Toc451120809 \h </w:instrText>
        </w:r>
        <w:r w:rsidR="000056FC">
          <w:rPr>
            <w:noProof/>
            <w:webHidden/>
          </w:rPr>
        </w:r>
        <w:r w:rsidR="000056FC">
          <w:rPr>
            <w:noProof/>
            <w:webHidden/>
          </w:rPr>
          <w:fldChar w:fldCharType="separate"/>
        </w:r>
        <w:r w:rsidR="0062425D">
          <w:rPr>
            <w:noProof/>
            <w:webHidden/>
          </w:rPr>
          <w:t>26</w:t>
        </w:r>
        <w:r w:rsidR="000056FC">
          <w:rPr>
            <w:noProof/>
            <w:webHidden/>
          </w:rPr>
          <w:fldChar w:fldCharType="end"/>
        </w:r>
      </w:hyperlink>
    </w:p>
    <w:p w:rsidR="000056FC" w:rsidRDefault="009A33D7">
      <w:pPr>
        <w:pStyle w:val="15"/>
        <w:tabs>
          <w:tab w:val="right" w:leader="dot" w:pos="9061"/>
        </w:tabs>
        <w:rPr>
          <w:rFonts w:asciiTheme="minorHAnsi" w:eastAsiaTheme="minorEastAsia" w:hAnsiTheme="minorHAnsi" w:cstheme="minorBidi"/>
          <w:noProof/>
          <w:spacing w:val="0"/>
          <w:kern w:val="2"/>
          <w:sz w:val="21"/>
          <w:szCs w:val="22"/>
        </w:rPr>
      </w:pPr>
      <w:hyperlink w:anchor="_Toc451120810" w:history="1">
        <w:r w:rsidR="000056FC" w:rsidRPr="00C079DD">
          <w:rPr>
            <w:rStyle w:val="afb"/>
            <w:rFonts w:hint="eastAsia"/>
            <w:noProof/>
          </w:rPr>
          <w:t>第</w:t>
        </w:r>
        <w:r w:rsidR="000056FC" w:rsidRPr="00C079DD">
          <w:rPr>
            <w:rStyle w:val="afb"/>
            <w:noProof/>
          </w:rPr>
          <w:t>4</w:t>
        </w:r>
        <w:r w:rsidR="000056FC" w:rsidRPr="00C079DD">
          <w:rPr>
            <w:rStyle w:val="afb"/>
            <w:rFonts w:hint="eastAsia"/>
            <w:noProof/>
          </w:rPr>
          <w:t>章</w:t>
        </w:r>
        <w:r w:rsidR="000056FC" w:rsidRPr="00C079DD">
          <w:rPr>
            <w:rStyle w:val="afb"/>
            <w:noProof/>
          </w:rPr>
          <w:t xml:space="preserve"> </w:t>
        </w:r>
        <w:r w:rsidR="000056FC" w:rsidRPr="00C079DD">
          <w:rPr>
            <w:rStyle w:val="afb"/>
            <w:rFonts w:hint="eastAsia"/>
            <w:noProof/>
          </w:rPr>
          <w:t>基于流量和分布可靠性的关键边衡量方法</w:t>
        </w:r>
        <w:r w:rsidR="000056FC">
          <w:rPr>
            <w:noProof/>
            <w:webHidden/>
          </w:rPr>
          <w:tab/>
        </w:r>
        <w:r w:rsidR="000056FC">
          <w:rPr>
            <w:noProof/>
            <w:webHidden/>
          </w:rPr>
          <w:fldChar w:fldCharType="begin"/>
        </w:r>
        <w:r w:rsidR="000056FC">
          <w:rPr>
            <w:noProof/>
            <w:webHidden/>
          </w:rPr>
          <w:instrText xml:space="preserve"> PAGEREF _Toc451120810 \h </w:instrText>
        </w:r>
        <w:r w:rsidR="000056FC">
          <w:rPr>
            <w:noProof/>
            <w:webHidden/>
          </w:rPr>
        </w:r>
        <w:r w:rsidR="000056FC">
          <w:rPr>
            <w:noProof/>
            <w:webHidden/>
          </w:rPr>
          <w:fldChar w:fldCharType="separate"/>
        </w:r>
        <w:r w:rsidR="0062425D">
          <w:rPr>
            <w:noProof/>
            <w:webHidden/>
          </w:rPr>
          <w:t>27</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11" w:history="1">
        <w:r w:rsidR="000056FC" w:rsidRPr="00C079DD">
          <w:rPr>
            <w:rStyle w:val="afb"/>
            <w:noProof/>
          </w:rPr>
          <w:t xml:space="preserve">4.1 </w:t>
        </w:r>
        <w:r w:rsidR="000056FC" w:rsidRPr="00C079DD">
          <w:rPr>
            <w:rStyle w:val="afb"/>
            <w:rFonts w:hint="eastAsia"/>
            <w:noProof/>
          </w:rPr>
          <w:t>基于流量和分布可靠性的关键边模型</w:t>
        </w:r>
        <w:r w:rsidR="000056FC">
          <w:rPr>
            <w:noProof/>
            <w:webHidden/>
          </w:rPr>
          <w:tab/>
        </w:r>
        <w:r w:rsidR="000056FC">
          <w:rPr>
            <w:noProof/>
            <w:webHidden/>
          </w:rPr>
          <w:fldChar w:fldCharType="begin"/>
        </w:r>
        <w:r w:rsidR="000056FC">
          <w:rPr>
            <w:noProof/>
            <w:webHidden/>
          </w:rPr>
          <w:instrText xml:space="preserve"> PAGEREF _Toc451120811 \h </w:instrText>
        </w:r>
        <w:r w:rsidR="000056FC">
          <w:rPr>
            <w:noProof/>
            <w:webHidden/>
          </w:rPr>
        </w:r>
        <w:r w:rsidR="000056FC">
          <w:rPr>
            <w:noProof/>
            <w:webHidden/>
          </w:rPr>
          <w:fldChar w:fldCharType="separate"/>
        </w:r>
        <w:r w:rsidR="0062425D">
          <w:rPr>
            <w:noProof/>
            <w:webHidden/>
          </w:rPr>
          <w:t>27</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12" w:history="1">
        <w:r w:rsidR="000056FC" w:rsidRPr="00C079DD">
          <w:rPr>
            <w:rStyle w:val="afb"/>
            <w:noProof/>
          </w:rPr>
          <w:t xml:space="preserve">4.2 </w:t>
        </w:r>
        <w:r w:rsidR="000056FC" w:rsidRPr="00C079DD">
          <w:rPr>
            <w:rStyle w:val="afb"/>
            <w:rFonts w:hint="eastAsia"/>
            <w:noProof/>
          </w:rPr>
          <w:t>基于重复计算的</w:t>
        </w:r>
        <w:r w:rsidR="000056FC" w:rsidRPr="00C079DD">
          <w:rPr>
            <w:rStyle w:val="afb"/>
            <w:noProof/>
          </w:rPr>
          <w:t>BASE_FDP</w:t>
        </w:r>
        <w:r w:rsidR="000056FC" w:rsidRPr="00C079DD">
          <w:rPr>
            <w:rStyle w:val="afb"/>
            <w:rFonts w:hint="eastAsia"/>
            <w:noProof/>
          </w:rPr>
          <w:t>算法</w:t>
        </w:r>
        <w:r w:rsidR="000056FC">
          <w:rPr>
            <w:noProof/>
            <w:webHidden/>
          </w:rPr>
          <w:tab/>
        </w:r>
        <w:r w:rsidR="000056FC">
          <w:rPr>
            <w:noProof/>
            <w:webHidden/>
          </w:rPr>
          <w:fldChar w:fldCharType="begin"/>
        </w:r>
        <w:r w:rsidR="000056FC">
          <w:rPr>
            <w:noProof/>
            <w:webHidden/>
          </w:rPr>
          <w:instrText xml:space="preserve"> PAGEREF _Toc451120812 \h </w:instrText>
        </w:r>
        <w:r w:rsidR="000056FC">
          <w:rPr>
            <w:noProof/>
            <w:webHidden/>
          </w:rPr>
        </w:r>
        <w:r w:rsidR="000056FC">
          <w:rPr>
            <w:noProof/>
            <w:webHidden/>
          </w:rPr>
          <w:fldChar w:fldCharType="separate"/>
        </w:r>
        <w:r w:rsidR="0062425D">
          <w:rPr>
            <w:noProof/>
            <w:webHidden/>
          </w:rPr>
          <w:t>29</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13" w:history="1">
        <w:r w:rsidR="000056FC" w:rsidRPr="00C079DD">
          <w:rPr>
            <w:rStyle w:val="afb"/>
            <w:noProof/>
          </w:rPr>
          <w:t xml:space="preserve">4.3 </w:t>
        </w:r>
        <w:r w:rsidR="000056FC" w:rsidRPr="00C079DD">
          <w:rPr>
            <w:rStyle w:val="afb"/>
            <w:rFonts w:hint="eastAsia"/>
            <w:noProof/>
          </w:rPr>
          <w:t>基于流量和分布可靠性的关键边增量算法</w:t>
        </w:r>
        <w:r w:rsidR="000056FC" w:rsidRPr="00C079DD">
          <w:rPr>
            <w:rStyle w:val="afb"/>
            <w:noProof/>
          </w:rPr>
          <w:t>ICA_FDP</w:t>
        </w:r>
        <w:r w:rsidR="000056FC">
          <w:rPr>
            <w:noProof/>
            <w:webHidden/>
          </w:rPr>
          <w:tab/>
        </w:r>
        <w:r w:rsidR="000056FC">
          <w:rPr>
            <w:noProof/>
            <w:webHidden/>
          </w:rPr>
          <w:fldChar w:fldCharType="begin"/>
        </w:r>
        <w:r w:rsidR="000056FC">
          <w:rPr>
            <w:noProof/>
            <w:webHidden/>
          </w:rPr>
          <w:instrText xml:space="preserve"> PAGEREF _Toc451120813 \h </w:instrText>
        </w:r>
        <w:r w:rsidR="000056FC">
          <w:rPr>
            <w:noProof/>
            <w:webHidden/>
          </w:rPr>
        </w:r>
        <w:r w:rsidR="000056FC">
          <w:rPr>
            <w:noProof/>
            <w:webHidden/>
          </w:rPr>
          <w:fldChar w:fldCharType="separate"/>
        </w:r>
        <w:r w:rsidR="0062425D">
          <w:rPr>
            <w:noProof/>
            <w:webHidden/>
          </w:rPr>
          <w:t>30</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14" w:history="1">
        <w:r w:rsidR="000056FC" w:rsidRPr="00C079DD">
          <w:rPr>
            <w:rStyle w:val="afb"/>
            <w:noProof/>
          </w:rPr>
          <w:t xml:space="preserve">4.3.1 </w:t>
        </w:r>
        <w:r w:rsidR="000056FC" w:rsidRPr="00C079DD">
          <w:rPr>
            <w:rStyle w:val="afb"/>
            <w:rFonts w:hint="eastAsia"/>
            <w:noProof/>
          </w:rPr>
          <w:t>算法思想</w:t>
        </w:r>
        <w:r w:rsidR="000056FC">
          <w:rPr>
            <w:noProof/>
            <w:webHidden/>
          </w:rPr>
          <w:tab/>
        </w:r>
        <w:r w:rsidR="000056FC">
          <w:rPr>
            <w:noProof/>
            <w:webHidden/>
          </w:rPr>
          <w:fldChar w:fldCharType="begin"/>
        </w:r>
        <w:r w:rsidR="000056FC">
          <w:rPr>
            <w:noProof/>
            <w:webHidden/>
          </w:rPr>
          <w:instrText xml:space="preserve"> PAGEREF _Toc451120814 \h </w:instrText>
        </w:r>
        <w:r w:rsidR="000056FC">
          <w:rPr>
            <w:noProof/>
            <w:webHidden/>
          </w:rPr>
        </w:r>
        <w:r w:rsidR="000056FC">
          <w:rPr>
            <w:noProof/>
            <w:webHidden/>
          </w:rPr>
          <w:fldChar w:fldCharType="separate"/>
        </w:r>
        <w:r w:rsidR="0062425D">
          <w:rPr>
            <w:noProof/>
            <w:webHidden/>
          </w:rPr>
          <w:t>30</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15" w:history="1">
        <w:r w:rsidR="000056FC" w:rsidRPr="00C079DD">
          <w:rPr>
            <w:rStyle w:val="afb"/>
            <w:noProof/>
          </w:rPr>
          <w:t>4.3.2 A</w:t>
        </w:r>
        <w:r w:rsidR="000056FC" w:rsidRPr="00C079DD">
          <w:rPr>
            <w:rStyle w:val="afb"/>
            <w:rFonts w:hint="eastAsia"/>
            <w:noProof/>
          </w:rPr>
          <w:t>类边计算</w:t>
        </w:r>
        <w:r w:rsidR="000056FC">
          <w:rPr>
            <w:noProof/>
            <w:webHidden/>
          </w:rPr>
          <w:tab/>
        </w:r>
        <w:r w:rsidR="000056FC">
          <w:rPr>
            <w:noProof/>
            <w:webHidden/>
          </w:rPr>
          <w:fldChar w:fldCharType="begin"/>
        </w:r>
        <w:r w:rsidR="000056FC">
          <w:rPr>
            <w:noProof/>
            <w:webHidden/>
          </w:rPr>
          <w:instrText xml:space="preserve"> PAGEREF _Toc451120815 \h </w:instrText>
        </w:r>
        <w:r w:rsidR="000056FC">
          <w:rPr>
            <w:noProof/>
            <w:webHidden/>
          </w:rPr>
        </w:r>
        <w:r w:rsidR="000056FC">
          <w:rPr>
            <w:noProof/>
            <w:webHidden/>
          </w:rPr>
          <w:fldChar w:fldCharType="separate"/>
        </w:r>
        <w:r w:rsidR="0062425D">
          <w:rPr>
            <w:noProof/>
            <w:webHidden/>
          </w:rPr>
          <w:t>31</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16" w:history="1">
        <w:r w:rsidR="000056FC" w:rsidRPr="00C079DD">
          <w:rPr>
            <w:rStyle w:val="afb"/>
            <w:noProof/>
          </w:rPr>
          <w:t>4.3.3 B</w:t>
        </w:r>
        <w:r w:rsidR="000056FC" w:rsidRPr="00C079DD">
          <w:rPr>
            <w:rStyle w:val="afb"/>
            <w:rFonts w:hint="eastAsia"/>
            <w:noProof/>
          </w:rPr>
          <w:t>类边计算</w:t>
        </w:r>
        <w:r w:rsidR="000056FC">
          <w:rPr>
            <w:noProof/>
            <w:webHidden/>
          </w:rPr>
          <w:tab/>
        </w:r>
        <w:r w:rsidR="000056FC">
          <w:rPr>
            <w:noProof/>
            <w:webHidden/>
          </w:rPr>
          <w:fldChar w:fldCharType="begin"/>
        </w:r>
        <w:r w:rsidR="000056FC">
          <w:rPr>
            <w:noProof/>
            <w:webHidden/>
          </w:rPr>
          <w:instrText xml:space="preserve"> PAGEREF _Toc451120816 \h </w:instrText>
        </w:r>
        <w:r w:rsidR="000056FC">
          <w:rPr>
            <w:noProof/>
            <w:webHidden/>
          </w:rPr>
        </w:r>
        <w:r w:rsidR="000056FC">
          <w:rPr>
            <w:noProof/>
            <w:webHidden/>
          </w:rPr>
          <w:fldChar w:fldCharType="separate"/>
        </w:r>
        <w:r w:rsidR="0062425D">
          <w:rPr>
            <w:noProof/>
            <w:webHidden/>
          </w:rPr>
          <w:t>31</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17" w:history="1">
        <w:r w:rsidR="000056FC" w:rsidRPr="00C079DD">
          <w:rPr>
            <w:rStyle w:val="afb"/>
            <w:noProof/>
          </w:rPr>
          <w:t xml:space="preserve">4.3.4 </w:t>
        </w:r>
        <w:r w:rsidR="000056FC" w:rsidRPr="00C079DD">
          <w:rPr>
            <w:rStyle w:val="afb"/>
            <w:rFonts w:hint="eastAsia"/>
            <w:noProof/>
          </w:rPr>
          <w:t>算法复杂度分析</w:t>
        </w:r>
        <w:r w:rsidR="000056FC">
          <w:rPr>
            <w:noProof/>
            <w:webHidden/>
          </w:rPr>
          <w:tab/>
        </w:r>
        <w:r w:rsidR="000056FC">
          <w:rPr>
            <w:noProof/>
            <w:webHidden/>
          </w:rPr>
          <w:fldChar w:fldCharType="begin"/>
        </w:r>
        <w:r w:rsidR="000056FC">
          <w:rPr>
            <w:noProof/>
            <w:webHidden/>
          </w:rPr>
          <w:instrText xml:space="preserve"> PAGEREF _Toc451120817 \h </w:instrText>
        </w:r>
        <w:r w:rsidR="000056FC">
          <w:rPr>
            <w:noProof/>
            <w:webHidden/>
          </w:rPr>
        </w:r>
        <w:r w:rsidR="000056FC">
          <w:rPr>
            <w:noProof/>
            <w:webHidden/>
          </w:rPr>
          <w:fldChar w:fldCharType="separate"/>
        </w:r>
        <w:r w:rsidR="0062425D">
          <w:rPr>
            <w:noProof/>
            <w:webHidden/>
          </w:rPr>
          <w:t>32</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18" w:history="1">
        <w:r w:rsidR="000056FC" w:rsidRPr="00C079DD">
          <w:rPr>
            <w:rStyle w:val="afb"/>
            <w:noProof/>
          </w:rPr>
          <w:t xml:space="preserve">4.4 </w:t>
        </w:r>
        <w:r w:rsidR="000056FC" w:rsidRPr="00C079DD">
          <w:rPr>
            <w:rStyle w:val="afb"/>
            <w:rFonts w:hint="eastAsia"/>
            <w:noProof/>
          </w:rPr>
          <w:t>基于确定边过滤的增量优化算法</w:t>
        </w:r>
        <w:r w:rsidR="000056FC" w:rsidRPr="00C079DD">
          <w:rPr>
            <w:rStyle w:val="afb"/>
            <w:noProof/>
          </w:rPr>
          <w:t>ICA_FEA</w:t>
        </w:r>
        <w:r w:rsidR="000056FC">
          <w:rPr>
            <w:noProof/>
            <w:webHidden/>
          </w:rPr>
          <w:tab/>
        </w:r>
        <w:r w:rsidR="000056FC">
          <w:rPr>
            <w:noProof/>
            <w:webHidden/>
          </w:rPr>
          <w:fldChar w:fldCharType="begin"/>
        </w:r>
        <w:r w:rsidR="000056FC">
          <w:rPr>
            <w:noProof/>
            <w:webHidden/>
          </w:rPr>
          <w:instrText xml:space="preserve"> PAGEREF _Toc451120818 \h </w:instrText>
        </w:r>
        <w:r w:rsidR="000056FC">
          <w:rPr>
            <w:noProof/>
            <w:webHidden/>
          </w:rPr>
        </w:r>
        <w:r w:rsidR="000056FC">
          <w:rPr>
            <w:noProof/>
            <w:webHidden/>
          </w:rPr>
          <w:fldChar w:fldCharType="separate"/>
        </w:r>
        <w:r w:rsidR="0062425D">
          <w:rPr>
            <w:noProof/>
            <w:webHidden/>
          </w:rPr>
          <w:t>33</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19" w:history="1">
        <w:r w:rsidR="000056FC" w:rsidRPr="00C079DD">
          <w:rPr>
            <w:rStyle w:val="afb"/>
            <w:noProof/>
          </w:rPr>
          <w:t xml:space="preserve">4.4.1 </w:t>
        </w:r>
        <w:r w:rsidR="000056FC" w:rsidRPr="00C079DD">
          <w:rPr>
            <w:rStyle w:val="afb"/>
            <w:rFonts w:hint="eastAsia"/>
            <w:noProof/>
          </w:rPr>
          <w:t>算法基本思想</w:t>
        </w:r>
        <w:r w:rsidR="000056FC">
          <w:rPr>
            <w:noProof/>
            <w:webHidden/>
          </w:rPr>
          <w:tab/>
        </w:r>
        <w:r w:rsidR="000056FC">
          <w:rPr>
            <w:noProof/>
            <w:webHidden/>
          </w:rPr>
          <w:fldChar w:fldCharType="begin"/>
        </w:r>
        <w:r w:rsidR="000056FC">
          <w:rPr>
            <w:noProof/>
            <w:webHidden/>
          </w:rPr>
          <w:instrText xml:space="preserve"> PAGEREF _Toc451120819 \h </w:instrText>
        </w:r>
        <w:r w:rsidR="000056FC">
          <w:rPr>
            <w:noProof/>
            <w:webHidden/>
          </w:rPr>
        </w:r>
        <w:r w:rsidR="000056FC">
          <w:rPr>
            <w:noProof/>
            <w:webHidden/>
          </w:rPr>
          <w:fldChar w:fldCharType="separate"/>
        </w:r>
        <w:r w:rsidR="0062425D">
          <w:rPr>
            <w:noProof/>
            <w:webHidden/>
          </w:rPr>
          <w:t>33</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20" w:history="1">
        <w:r w:rsidR="000056FC" w:rsidRPr="00C079DD">
          <w:rPr>
            <w:rStyle w:val="afb"/>
            <w:noProof/>
          </w:rPr>
          <w:t xml:space="preserve">4.4.2 </w:t>
        </w:r>
        <w:r w:rsidR="000056FC" w:rsidRPr="00C079DD">
          <w:rPr>
            <w:rStyle w:val="afb"/>
            <w:rFonts w:hint="eastAsia"/>
            <w:noProof/>
          </w:rPr>
          <w:t>割集中的边计算</w:t>
        </w:r>
        <w:r w:rsidR="000056FC">
          <w:rPr>
            <w:noProof/>
            <w:webHidden/>
          </w:rPr>
          <w:tab/>
        </w:r>
        <w:r w:rsidR="000056FC">
          <w:rPr>
            <w:noProof/>
            <w:webHidden/>
          </w:rPr>
          <w:fldChar w:fldCharType="begin"/>
        </w:r>
        <w:r w:rsidR="000056FC">
          <w:rPr>
            <w:noProof/>
            <w:webHidden/>
          </w:rPr>
          <w:instrText xml:space="preserve"> PAGEREF _Toc451120820 \h </w:instrText>
        </w:r>
        <w:r w:rsidR="000056FC">
          <w:rPr>
            <w:noProof/>
            <w:webHidden/>
          </w:rPr>
        </w:r>
        <w:r w:rsidR="000056FC">
          <w:rPr>
            <w:noProof/>
            <w:webHidden/>
          </w:rPr>
          <w:fldChar w:fldCharType="separate"/>
        </w:r>
        <w:r w:rsidR="0062425D">
          <w:rPr>
            <w:noProof/>
            <w:webHidden/>
          </w:rPr>
          <w:t>34</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21" w:history="1">
        <w:r w:rsidR="000056FC" w:rsidRPr="00C079DD">
          <w:rPr>
            <w:rStyle w:val="afb"/>
            <w:noProof/>
          </w:rPr>
          <w:t xml:space="preserve">4.4.3 </w:t>
        </w:r>
        <w:r w:rsidR="000056FC" w:rsidRPr="00C079DD">
          <w:rPr>
            <w:rStyle w:val="afb"/>
            <w:rFonts w:hint="eastAsia"/>
            <w:noProof/>
          </w:rPr>
          <w:t>悬挂边的计算</w:t>
        </w:r>
        <w:r w:rsidR="000056FC">
          <w:rPr>
            <w:noProof/>
            <w:webHidden/>
          </w:rPr>
          <w:tab/>
        </w:r>
        <w:r w:rsidR="000056FC">
          <w:rPr>
            <w:noProof/>
            <w:webHidden/>
          </w:rPr>
          <w:fldChar w:fldCharType="begin"/>
        </w:r>
        <w:r w:rsidR="000056FC">
          <w:rPr>
            <w:noProof/>
            <w:webHidden/>
          </w:rPr>
          <w:instrText xml:space="preserve"> PAGEREF _Toc451120821 \h </w:instrText>
        </w:r>
        <w:r w:rsidR="000056FC">
          <w:rPr>
            <w:noProof/>
            <w:webHidden/>
          </w:rPr>
        </w:r>
        <w:r w:rsidR="000056FC">
          <w:rPr>
            <w:noProof/>
            <w:webHidden/>
          </w:rPr>
          <w:fldChar w:fldCharType="separate"/>
        </w:r>
        <w:r w:rsidR="0062425D">
          <w:rPr>
            <w:noProof/>
            <w:webHidden/>
          </w:rPr>
          <w:t>35</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22" w:history="1">
        <w:r w:rsidR="000056FC" w:rsidRPr="00C079DD">
          <w:rPr>
            <w:rStyle w:val="afb"/>
            <w:noProof/>
          </w:rPr>
          <w:t xml:space="preserve">4.4.4 </w:t>
        </w:r>
        <w:r w:rsidR="000056FC" w:rsidRPr="00C079DD">
          <w:rPr>
            <w:rStyle w:val="afb"/>
            <w:rFonts w:hint="eastAsia"/>
            <w:noProof/>
          </w:rPr>
          <w:t>算法实现及分析</w:t>
        </w:r>
        <w:r w:rsidR="000056FC">
          <w:rPr>
            <w:noProof/>
            <w:webHidden/>
          </w:rPr>
          <w:tab/>
        </w:r>
        <w:r w:rsidR="000056FC">
          <w:rPr>
            <w:noProof/>
            <w:webHidden/>
          </w:rPr>
          <w:fldChar w:fldCharType="begin"/>
        </w:r>
        <w:r w:rsidR="000056FC">
          <w:rPr>
            <w:noProof/>
            <w:webHidden/>
          </w:rPr>
          <w:instrText xml:space="preserve"> PAGEREF _Toc451120822 \h </w:instrText>
        </w:r>
        <w:r w:rsidR="000056FC">
          <w:rPr>
            <w:noProof/>
            <w:webHidden/>
          </w:rPr>
        </w:r>
        <w:r w:rsidR="000056FC">
          <w:rPr>
            <w:noProof/>
            <w:webHidden/>
          </w:rPr>
          <w:fldChar w:fldCharType="separate"/>
        </w:r>
        <w:r w:rsidR="0062425D">
          <w:rPr>
            <w:noProof/>
            <w:webHidden/>
          </w:rPr>
          <w:t>37</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23" w:history="1">
        <w:r w:rsidR="000056FC" w:rsidRPr="00C079DD">
          <w:rPr>
            <w:rStyle w:val="afb"/>
            <w:noProof/>
          </w:rPr>
          <w:t xml:space="preserve">4.5 </w:t>
        </w:r>
        <w:r w:rsidR="000056FC" w:rsidRPr="00C079DD">
          <w:rPr>
            <w:rStyle w:val="afb"/>
            <w:rFonts w:hint="eastAsia"/>
            <w:noProof/>
          </w:rPr>
          <w:t>实验及分析</w:t>
        </w:r>
        <w:r w:rsidR="000056FC">
          <w:rPr>
            <w:noProof/>
            <w:webHidden/>
          </w:rPr>
          <w:tab/>
        </w:r>
        <w:r w:rsidR="000056FC">
          <w:rPr>
            <w:noProof/>
            <w:webHidden/>
          </w:rPr>
          <w:fldChar w:fldCharType="begin"/>
        </w:r>
        <w:r w:rsidR="000056FC">
          <w:rPr>
            <w:noProof/>
            <w:webHidden/>
          </w:rPr>
          <w:instrText xml:space="preserve"> PAGEREF _Toc451120823 \h </w:instrText>
        </w:r>
        <w:r w:rsidR="000056FC">
          <w:rPr>
            <w:noProof/>
            <w:webHidden/>
          </w:rPr>
        </w:r>
        <w:r w:rsidR="000056FC">
          <w:rPr>
            <w:noProof/>
            <w:webHidden/>
          </w:rPr>
          <w:fldChar w:fldCharType="separate"/>
        </w:r>
        <w:r w:rsidR="0062425D">
          <w:rPr>
            <w:noProof/>
            <w:webHidden/>
          </w:rPr>
          <w:t>38</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24" w:history="1">
        <w:r w:rsidR="000056FC" w:rsidRPr="00C079DD">
          <w:rPr>
            <w:rStyle w:val="afb"/>
            <w:noProof/>
          </w:rPr>
          <w:t xml:space="preserve">4.5.1 </w:t>
        </w:r>
        <w:r w:rsidR="000056FC" w:rsidRPr="00C079DD">
          <w:rPr>
            <w:rStyle w:val="afb"/>
            <w:rFonts w:hint="eastAsia"/>
            <w:noProof/>
          </w:rPr>
          <w:t>实验数据</w:t>
        </w:r>
        <w:r w:rsidR="000056FC">
          <w:rPr>
            <w:noProof/>
            <w:webHidden/>
          </w:rPr>
          <w:tab/>
        </w:r>
        <w:r w:rsidR="000056FC">
          <w:rPr>
            <w:noProof/>
            <w:webHidden/>
          </w:rPr>
          <w:fldChar w:fldCharType="begin"/>
        </w:r>
        <w:r w:rsidR="000056FC">
          <w:rPr>
            <w:noProof/>
            <w:webHidden/>
          </w:rPr>
          <w:instrText xml:space="preserve"> PAGEREF _Toc451120824 \h </w:instrText>
        </w:r>
        <w:r w:rsidR="000056FC">
          <w:rPr>
            <w:noProof/>
            <w:webHidden/>
          </w:rPr>
        </w:r>
        <w:r w:rsidR="000056FC">
          <w:rPr>
            <w:noProof/>
            <w:webHidden/>
          </w:rPr>
          <w:fldChar w:fldCharType="separate"/>
        </w:r>
        <w:r w:rsidR="0062425D">
          <w:rPr>
            <w:noProof/>
            <w:webHidden/>
          </w:rPr>
          <w:t>38</w:t>
        </w:r>
        <w:r w:rsidR="000056FC">
          <w:rPr>
            <w:noProof/>
            <w:webHidden/>
          </w:rPr>
          <w:fldChar w:fldCharType="end"/>
        </w:r>
      </w:hyperlink>
    </w:p>
    <w:p w:rsidR="000056FC" w:rsidRDefault="009A33D7"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25" w:history="1">
        <w:r w:rsidR="000056FC" w:rsidRPr="00C079DD">
          <w:rPr>
            <w:rStyle w:val="afb"/>
            <w:noProof/>
          </w:rPr>
          <w:t xml:space="preserve">4.5.2 </w:t>
        </w:r>
        <w:r w:rsidR="000056FC" w:rsidRPr="00C079DD">
          <w:rPr>
            <w:rStyle w:val="afb"/>
            <w:rFonts w:hint="eastAsia"/>
            <w:noProof/>
          </w:rPr>
          <w:t>实验结果与分析</w:t>
        </w:r>
        <w:r w:rsidR="000056FC">
          <w:rPr>
            <w:noProof/>
            <w:webHidden/>
          </w:rPr>
          <w:tab/>
        </w:r>
        <w:r w:rsidR="000056FC">
          <w:rPr>
            <w:noProof/>
            <w:webHidden/>
          </w:rPr>
          <w:fldChar w:fldCharType="begin"/>
        </w:r>
        <w:r w:rsidR="000056FC">
          <w:rPr>
            <w:noProof/>
            <w:webHidden/>
          </w:rPr>
          <w:instrText xml:space="preserve"> PAGEREF _Toc451120825 \h </w:instrText>
        </w:r>
        <w:r w:rsidR="000056FC">
          <w:rPr>
            <w:noProof/>
            <w:webHidden/>
          </w:rPr>
        </w:r>
        <w:r w:rsidR="000056FC">
          <w:rPr>
            <w:noProof/>
            <w:webHidden/>
          </w:rPr>
          <w:fldChar w:fldCharType="separate"/>
        </w:r>
        <w:r w:rsidR="0062425D">
          <w:rPr>
            <w:noProof/>
            <w:webHidden/>
          </w:rPr>
          <w:t>38</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26" w:history="1">
        <w:r w:rsidR="000056FC" w:rsidRPr="00C079DD">
          <w:rPr>
            <w:rStyle w:val="afb"/>
            <w:noProof/>
          </w:rPr>
          <w:t xml:space="preserve">4.6 </w:t>
        </w:r>
        <w:r w:rsidR="000056FC" w:rsidRPr="00C079DD">
          <w:rPr>
            <w:rStyle w:val="afb"/>
            <w:rFonts w:hint="eastAsia"/>
            <w:noProof/>
          </w:rPr>
          <w:t>本章小结</w:t>
        </w:r>
        <w:r w:rsidR="000056FC">
          <w:rPr>
            <w:noProof/>
            <w:webHidden/>
          </w:rPr>
          <w:tab/>
        </w:r>
        <w:r w:rsidR="000056FC">
          <w:rPr>
            <w:noProof/>
            <w:webHidden/>
          </w:rPr>
          <w:fldChar w:fldCharType="begin"/>
        </w:r>
        <w:r w:rsidR="000056FC">
          <w:rPr>
            <w:noProof/>
            <w:webHidden/>
          </w:rPr>
          <w:instrText xml:space="preserve"> PAGEREF _Toc451120826 \h </w:instrText>
        </w:r>
        <w:r w:rsidR="000056FC">
          <w:rPr>
            <w:noProof/>
            <w:webHidden/>
          </w:rPr>
        </w:r>
        <w:r w:rsidR="000056FC">
          <w:rPr>
            <w:noProof/>
            <w:webHidden/>
          </w:rPr>
          <w:fldChar w:fldCharType="separate"/>
        </w:r>
        <w:r w:rsidR="0062425D">
          <w:rPr>
            <w:noProof/>
            <w:webHidden/>
          </w:rPr>
          <w:t>39</w:t>
        </w:r>
        <w:r w:rsidR="000056FC">
          <w:rPr>
            <w:noProof/>
            <w:webHidden/>
          </w:rPr>
          <w:fldChar w:fldCharType="end"/>
        </w:r>
      </w:hyperlink>
    </w:p>
    <w:p w:rsidR="000056FC" w:rsidRDefault="009A33D7">
      <w:pPr>
        <w:pStyle w:val="15"/>
        <w:tabs>
          <w:tab w:val="right" w:leader="dot" w:pos="9061"/>
        </w:tabs>
        <w:rPr>
          <w:rFonts w:asciiTheme="minorHAnsi" w:eastAsiaTheme="minorEastAsia" w:hAnsiTheme="minorHAnsi" w:cstheme="minorBidi"/>
          <w:noProof/>
          <w:spacing w:val="0"/>
          <w:kern w:val="2"/>
          <w:sz w:val="21"/>
          <w:szCs w:val="22"/>
        </w:rPr>
      </w:pPr>
      <w:hyperlink w:anchor="_Toc451120827" w:history="1">
        <w:r w:rsidR="000056FC" w:rsidRPr="00C079DD">
          <w:rPr>
            <w:rStyle w:val="afb"/>
            <w:rFonts w:hint="eastAsia"/>
            <w:noProof/>
          </w:rPr>
          <w:t>第</w:t>
        </w:r>
        <w:r w:rsidR="000056FC" w:rsidRPr="00C079DD">
          <w:rPr>
            <w:rStyle w:val="afb"/>
            <w:noProof/>
          </w:rPr>
          <w:t>5</w:t>
        </w:r>
        <w:r w:rsidR="000056FC" w:rsidRPr="00C079DD">
          <w:rPr>
            <w:rStyle w:val="afb"/>
            <w:rFonts w:hint="eastAsia"/>
            <w:noProof/>
          </w:rPr>
          <w:t>章</w:t>
        </w:r>
        <w:r w:rsidR="000056FC" w:rsidRPr="00C079DD">
          <w:rPr>
            <w:rStyle w:val="afb"/>
            <w:noProof/>
          </w:rPr>
          <w:t xml:space="preserve"> </w:t>
        </w:r>
        <w:r w:rsidR="000056FC" w:rsidRPr="00C079DD">
          <w:rPr>
            <w:rStyle w:val="afb"/>
            <w:rFonts w:hint="eastAsia"/>
            <w:noProof/>
          </w:rPr>
          <w:t>基于未饱和路径优先增广的近似算法</w:t>
        </w:r>
        <w:r w:rsidR="000056FC">
          <w:rPr>
            <w:noProof/>
            <w:webHidden/>
          </w:rPr>
          <w:tab/>
        </w:r>
        <w:r w:rsidR="000056FC">
          <w:rPr>
            <w:noProof/>
            <w:webHidden/>
          </w:rPr>
          <w:fldChar w:fldCharType="begin"/>
        </w:r>
        <w:r w:rsidR="000056FC">
          <w:rPr>
            <w:noProof/>
            <w:webHidden/>
          </w:rPr>
          <w:instrText xml:space="preserve"> PAGEREF _Toc451120827 \h </w:instrText>
        </w:r>
        <w:r w:rsidR="000056FC">
          <w:rPr>
            <w:noProof/>
            <w:webHidden/>
          </w:rPr>
        </w:r>
        <w:r w:rsidR="000056FC">
          <w:rPr>
            <w:noProof/>
            <w:webHidden/>
          </w:rPr>
          <w:fldChar w:fldCharType="separate"/>
        </w:r>
        <w:r w:rsidR="0062425D">
          <w:rPr>
            <w:noProof/>
            <w:webHidden/>
          </w:rPr>
          <w:t>41</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28" w:history="1">
        <w:r w:rsidR="000056FC" w:rsidRPr="00C079DD">
          <w:rPr>
            <w:rStyle w:val="afb"/>
            <w:noProof/>
          </w:rPr>
          <w:t xml:space="preserve">5.1 </w:t>
        </w:r>
        <w:r w:rsidR="000056FC" w:rsidRPr="00C079DD">
          <w:rPr>
            <w:rStyle w:val="afb"/>
            <w:rFonts w:hint="eastAsia"/>
            <w:noProof/>
          </w:rPr>
          <w:t>算法基本思想</w:t>
        </w:r>
        <w:r w:rsidR="000056FC">
          <w:rPr>
            <w:noProof/>
            <w:webHidden/>
          </w:rPr>
          <w:tab/>
        </w:r>
        <w:r w:rsidR="000056FC">
          <w:rPr>
            <w:noProof/>
            <w:webHidden/>
          </w:rPr>
          <w:fldChar w:fldCharType="begin"/>
        </w:r>
        <w:r w:rsidR="000056FC">
          <w:rPr>
            <w:noProof/>
            <w:webHidden/>
          </w:rPr>
          <w:instrText xml:space="preserve"> PAGEREF _Toc451120828 \h </w:instrText>
        </w:r>
        <w:r w:rsidR="000056FC">
          <w:rPr>
            <w:noProof/>
            <w:webHidden/>
          </w:rPr>
        </w:r>
        <w:r w:rsidR="000056FC">
          <w:rPr>
            <w:noProof/>
            <w:webHidden/>
          </w:rPr>
          <w:fldChar w:fldCharType="separate"/>
        </w:r>
        <w:r w:rsidR="0062425D">
          <w:rPr>
            <w:noProof/>
            <w:webHidden/>
          </w:rPr>
          <w:t>41</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29" w:history="1">
        <w:r w:rsidR="000056FC" w:rsidRPr="00C079DD">
          <w:rPr>
            <w:rStyle w:val="afb"/>
            <w:noProof/>
          </w:rPr>
          <w:t xml:space="preserve">5.2 </w:t>
        </w:r>
        <w:r w:rsidR="000056FC" w:rsidRPr="00C079DD">
          <w:rPr>
            <w:rStyle w:val="afb"/>
            <w:rFonts w:hint="eastAsia"/>
            <w:noProof/>
          </w:rPr>
          <w:t>算法实现与分析</w:t>
        </w:r>
        <w:r w:rsidR="000056FC">
          <w:rPr>
            <w:noProof/>
            <w:webHidden/>
          </w:rPr>
          <w:tab/>
        </w:r>
        <w:r w:rsidR="000056FC">
          <w:rPr>
            <w:noProof/>
            <w:webHidden/>
          </w:rPr>
          <w:fldChar w:fldCharType="begin"/>
        </w:r>
        <w:r w:rsidR="000056FC">
          <w:rPr>
            <w:noProof/>
            <w:webHidden/>
          </w:rPr>
          <w:instrText xml:space="preserve"> PAGEREF _Toc451120829 \h </w:instrText>
        </w:r>
        <w:r w:rsidR="000056FC">
          <w:rPr>
            <w:noProof/>
            <w:webHidden/>
          </w:rPr>
        </w:r>
        <w:r w:rsidR="000056FC">
          <w:rPr>
            <w:noProof/>
            <w:webHidden/>
          </w:rPr>
          <w:fldChar w:fldCharType="separate"/>
        </w:r>
        <w:r w:rsidR="0062425D">
          <w:rPr>
            <w:noProof/>
            <w:webHidden/>
          </w:rPr>
          <w:t>42</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30" w:history="1">
        <w:r w:rsidR="000056FC" w:rsidRPr="00C079DD">
          <w:rPr>
            <w:rStyle w:val="afb"/>
            <w:noProof/>
          </w:rPr>
          <w:t xml:space="preserve">5.3 </w:t>
        </w:r>
        <w:r w:rsidR="000056FC" w:rsidRPr="00C079DD">
          <w:rPr>
            <w:rStyle w:val="afb"/>
            <w:rFonts w:hint="eastAsia"/>
            <w:noProof/>
          </w:rPr>
          <w:t>近似算法与精确算法相似度</w:t>
        </w:r>
        <w:r w:rsidR="000056FC">
          <w:rPr>
            <w:noProof/>
            <w:webHidden/>
          </w:rPr>
          <w:tab/>
        </w:r>
        <w:r w:rsidR="000056FC">
          <w:rPr>
            <w:noProof/>
            <w:webHidden/>
          </w:rPr>
          <w:fldChar w:fldCharType="begin"/>
        </w:r>
        <w:r w:rsidR="000056FC">
          <w:rPr>
            <w:noProof/>
            <w:webHidden/>
          </w:rPr>
          <w:instrText xml:space="preserve"> PAGEREF _Toc451120830 \h </w:instrText>
        </w:r>
        <w:r w:rsidR="000056FC">
          <w:rPr>
            <w:noProof/>
            <w:webHidden/>
          </w:rPr>
        </w:r>
        <w:r w:rsidR="000056FC">
          <w:rPr>
            <w:noProof/>
            <w:webHidden/>
          </w:rPr>
          <w:fldChar w:fldCharType="separate"/>
        </w:r>
        <w:r w:rsidR="0062425D">
          <w:rPr>
            <w:noProof/>
            <w:webHidden/>
          </w:rPr>
          <w:t>43</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31" w:history="1">
        <w:r w:rsidR="000056FC" w:rsidRPr="00C079DD">
          <w:rPr>
            <w:rStyle w:val="afb"/>
            <w:noProof/>
          </w:rPr>
          <w:t xml:space="preserve">5.4 </w:t>
        </w:r>
        <w:r w:rsidR="000056FC" w:rsidRPr="00C079DD">
          <w:rPr>
            <w:rStyle w:val="afb"/>
            <w:rFonts w:hint="eastAsia"/>
            <w:noProof/>
          </w:rPr>
          <w:t>近似算法下界</w:t>
        </w:r>
        <w:r w:rsidR="000056FC">
          <w:rPr>
            <w:noProof/>
            <w:webHidden/>
          </w:rPr>
          <w:tab/>
        </w:r>
        <w:r w:rsidR="000056FC">
          <w:rPr>
            <w:noProof/>
            <w:webHidden/>
          </w:rPr>
          <w:fldChar w:fldCharType="begin"/>
        </w:r>
        <w:r w:rsidR="000056FC">
          <w:rPr>
            <w:noProof/>
            <w:webHidden/>
          </w:rPr>
          <w:instrText xml:space="preserve"> PAGEREF _Toc451120831 \h </w:instrText>
        </w:r>
        <w:r w:rsidR="000056FC">
          <w:rPr>
            <w:noProof/>
            <w:webHidden/>
          </w:rPr>
        </w:r>
        <w:r w:rsidR="000056FC">
          <w:rPr>
            <w:noProof/>
            <w:webHidden/>
          </w:rPr>
          <w:fldChar w:fldCharType="separate"/>
        </w:r>
        <w:r w:rsidR="0062425D">
          <w:rPr>
            <w:noProof/>
            <w:webHidden/>
          </w:rPr>
          <w:t>44</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32" w:history="1">
        <w:r w:rsidR="000056FC" w:rsidRPr="00C079DD">
          <w:rPr>
            <w:rStyle w:val="afb"/>
            <w:noProof/>
          </w:rPr>
          <w:t xml:space="preserve">5.5 </w:t>
        </w:r>
        <w:r w:rsidR="000056FC" w:rsidRPr="00C079DD">
          <w:rPr>
            <w:rStyle w:val="afb"/>
            <w:rFonts w:hint="eastAsia"/>
            <w:noProof/>
          </w:rPr>
          <w:t>实验结果及分析</w:t>
        </w:r>
        <w:r w:rsidR="000056FC">
          <w:rPr>
            <w:noProof/>
            <w:webHidden/>
          </w:rPr>
          <w:tab/>
        </w:r>
        <w:r w:rsidR="000056FC">
          <w:rPr>
            <w:noProof/>
            <w:webHidden/>
          </w:rPr>
          <w:fldChar w:fldCharType="begin"/>
        </w:r>
        <w:r w:rsidR="000056FC">
          <w:rPr>
            <w:noProof/>
            <w:webHidden/>
          </w:rPr>
          <w:instrText xml:space="preserve"> PAGEREF _Toc451120832 \h </w:instrText>
        </w:r>
        <w:r w:rsidR="000056FC">
          <w:rPr>
            <w:noProof/>
            <w:webHidden/>
          </w:rPr>
        </w:r>
        <w:r w:rsidR="000056FC">
          <w:rPr>
            <w:noProof/>
            <w:webHidden/>
          </w:rPr>
          <w:fldChar w:fldCharType="separate"/>
        </w:r>
        <w:r w:rsidR="0062425D">
          <w:rPr>
            <w:noProof/>
            <w:webHidden/>
          </w:rPr>
          <w:t>46</w:t>
        </w:r>
        <w:r w:rsidR="000056FC">
          <w:rPr>
            <w:noProof/>
            <w:webHidden/>
          </w:rPr>
          <w:fldChar w:fldCharType="end"/>
        </w:r>
      </w:hyperlink>
    </w:p>
    <w:p w:rsidR="000056FC" w:rsidRDefault="009A33D7"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33" w:history="1">
        <w:r w:rsidR="000056FC" w:rsidRPr="00C079DD">
          <w:rPr>
            <w:rStyle w:val="afb"/>
            <w:noProof/>
          </w:rPr>
          <w:t xml:space="preserve">5.6 </w:t>
        </w:r>
        <w:r w:rsidR="000056FC" w:rsidRPr="00C079DD">
          <w:rPr>
            <w:rStyle w:val="afb"/>
            <w:rFonts w:hint="eastAsia"/>
            <w:noProof/>
          </w:rPr>
          <w:t>本章小结</w:t>
        </w:r>
        <w:r w:rsidR="000056FC">
          <w:rPr>
            <w:noProof/>
            <w:webHidden/>
          </w:rPr>
          <w:tab/>
        </w:r>
        <w:r w:rsidR="000056FC">
          <w:rPr>
            <w:noProof/>
            <w:webHidden/>
          </w:rPr>
          <w:fldChar w:fldCharType="begin"/>
        </w:r>
        <w:r w:rsidR="000056FC">
          <w:rPr>
            <w:noProof/>
            <w:webHidden/>
          </w:rPr>
          <w:instrText xml:space="preserve"> PAGEREF _Toc451120833 \h </w:instrText>
        </w:r>
        <w:r w:rsidR="000056FC">
          <w:rPr>
            <w:noProof/>
            <w:webHidden/>
          </w:rPr>
        </w:r>
        <w:r w:rsidR="000056FC">
          <w:rPr>
            <w:noProof/>
            <w:webHidden/>
          </w:rPr>
          <w:fldChar w:fldCharType="separate"/>
        </w:r>
        <w:r w:rsidR="0062425D">
          <w:rPr>
            <w:noProof/>
            <w:webHidden/>
          </w:rPr>
          <w:t>48</w:t>
        </w:r>
        <w:r w:rsidR="000056FC">
          <w:rPr>
            <w:noProof/>
            <w:webHidden/>
          </w:rPr>
          <w:fldChar w:fldCharType="end"/>
        </w:r>
      </w:hyperlink>
    </w:p>
    <w:p w:rsidR="000056FC" w:rsidRDefault="009A33D7">
      <w:pPr>
        <w:pStyle w:val="15"/>
        <w:tabs>
          <w:tab w:val="right" w:leader="dot" w:pos="9061"/>
        </w:tabs>
        <w:rPr>
          <w:rFonts w:asciiTheme="minorHAnsi" w:eastAsiaTheme="minorEastAsia" w:hAnsiTheme="minorHAnsi" w:cstheme="minorBidi"/>
          <w:noProof/>
          <w:spacing w:val="0"/>
          <w:kern w:val="2"/>
          <w:sz w:val="21"/>
          <w:szCs w:val="22"/>
        </w:rPr>
      </w:pPr>
      <w:hyperlink w:anchor="_Toc451120834" w:history="1">
        <w:r w:rsidR="000056FC" w:rsidRPr="00C079DD">
          <w:rPr>
            <w:rStyle w:val="afb"/>
            <w:rFonts w:hint="eastAsia"/>
            <w:noProof/>
          </w:rPr>
          <w:t>第</w:t>
        </w:r>
        <w:r w:rsidR="000056FC" w:rsidRPr="00C079DD">
          <w:rPr>
            <w:rStyle w:val="afb"/>
            <w:noProof/>
          </w:rPr>
          <w:t>6</w:t>
        </w:r>
        <w:r w:rsidR="000056FC" w:rsidRPr="00C079DD">
          <w:rPr>
            <w:rStyle w:val="afb"/>
            <w:rFonts w:hint="eastAsia"/>
            <w:noProof/>
          </w:rPr>
          <w:t>章</w:t>
        </w:r>
        <w:r w:rsidR="000056FC" w:rsidRPr="00C079DD">
          <w:rPr>
            <w:rStyle w:val="afb"/>
            <w:noProof/>
          </w:rPr>
          <w:t xml:space="preserve"> </w:t>
        </w:r>
        <w:r w:rsidR="000056FC" w:rsidRPr="00C079DD">
          <w:rPr>
            <w:rStyle w:val="afb"/>
            <w:rFonts w:hint="eastAsia"/>
            <w:noProof/>
          </w:rPr>
          <w:t>总结和展望</w:t>
        </w:r>
        <w:r w:rsidR="000056FC">
          <w:rPr>
            <w:noProof/>
            <w:webHidden/>
          </w:rPr>
          <w:tab/>
        </w:r>
        <w:r w:rsidR="000056FC">
          <w:rPr>
            <w:noProof/>
            <w:webHidden/>
          </w:rPr>
          <w:fldChar w:fldCharType="begin"/>
        </w:r>
        <w:r w:rsidR="000056FC">
          <w:rPr>
            <w:noProof/>
            <w:webHidden/>
          </w:rPr>
          <w:instrText xml:space="preserve"> PAGEREF _Toc451120834 \h </w:instrText>
        </w:r>
        <w:r w:rsidR="000056FC">
          <w:rPr>
            <w:noProof/>
            <w:webHidden/>
          </w:rPr>
        </w:r>
        <w:r w:rsidR="000056FC">
          <w:rPr>
            <w:noProof/>
            <w:webHidden/>
          </w:rPr>
          <w:fldChar w:fldCharType="separate"/>
        </w:r>
        <w:r w:rsidR="0062425D">
          <w:rPr>
            <w:noProof/>
            <w:webHidden/>
          </w:rPr>
          <w:t>49</w:t>
        </w:r>
        <w:r w:rsidR="000056FC">
          <w:rPr>
            <w:noProof/>
            <w:webHidden/>
          </w:rPr>
          <w:fldChar w:fldCharType="end"/>
        </w:r>
      </w:hyperlink>
    </w:p>
    <w:p w:rsidR="000056FC" w:rsidRDefault="009A33D7">
      <w:pPr>
        <w:pStyle w:val="15"/>
        <w:tabs>
          <w:tab w:val="right" w:leader="dot" w:pos="9061"/>
        </w:tabs>
        <w:rPr>
          <w:rFonts w:asciiTheme="minorHAnsi" w:eastAsiaTheme="minorEastAsia" w:hAnsiTheme="minorHAnsi" w:cstheme="minorBidi"/>
          <w:noProof/>
          <w:spacing w:val="0"/>
          <w:kern w:val="2"/>
          <w:sz w:val="21"/>
          <w:szCs w:val="22"/>
        </w:rPr>
      </w:pPr>
      <w:hyperlink w:anchor="_Toc451120835" w:history="1">
        <w:r w:rsidR="000056FC" w:rsidRPr="00C079DD">
          <w:rPr>
            <w:rStyle w:val="afb"/>
            <w:rFonts w:hint="eastAsia"/>
            <w:noProof/>
          </w:rPr>
          <w:t>致谢</w:t>
        </w:r>
        <w:r w:rsidR="000056FC">
          <w:rPr>
            <w:noProof/>
            <w:webHidden/>
          </w:rPr>
          <w:tab/>
        </w:r>
        <w:r w:rsidR="000056FC">
          <w:rPr>
            <w:noProof/>
            <w:webHidden/>
          </w:rPr>
          <w:fldChar w:fldCharType="begin"/>
        </w:r>
        <w:r w:rsidR="000056FC">
          <w:rPr>
            <w:noProof/>
            <w:webHidden/>
          </w:rPr>
          <w:instrText xml:space="preserve"> PAGEREF _Toc451120835 \h </w:instrText>
        </w:r>
        <w:r w:rsidR="000056FC">
          <w:rPr>
            <w:noProof/>
            <w:webHidden/>
          </w:rPr>
        </w:r>
        <w:r w:rsidR="000056FC">
          <w:rPr>
            <w:noProof/>
            <w:webHidden/>
          </w:rPr>
          <w:fldChar w:fldCharType="separate"/>
        </w:r>
        <w:r w:rsidR="0062425D">
          <w:rPr>
            <w:noProof/>
            <w:webHidden/>
          </w:rPr>
          <w:t>50</w:t>
        </w:r>
        <w:r w:rsidR="000056FC">
          <w:rPr>
            <w:noProof/>
            <w:webHidden/>
          </w:rPr>
          <w:fldChar w:fldCharType="end"/>
        </w:r>
      </w:hyperlink>
    </w:p>
    <w:p w:rsidR="000056FC" w:rsidRDefault="009A33D7" w:rsidP="000056FC">
      <w:pPr>
        <w:pStyle w:val="15"/>
        <w:tabs>
          <w:tab w:val="right" w:leader="dot" w:pos="9061"/>
        </w:tabs>
        <w:ind w:firstLine="492"/>
        <w:rPr>
          <w:rFonts w:asciiTheme="minorHAnsi" w:eastAsiaTheme="minorEastAsia" w:hAnsiTheme="minorHAnsi" w:cstheme="minorBidi"/>
          <w:noProof/>
          <w:spacing w:val="0"/>
          <w:kern w:val="2"/>
          <w:sz w:val="21"/>
          <w:szCs w:val="22"/>
        </w:rPr>
      </w:pPr>
      <w:hyperlink w:anchor="_Toc451120836" w:history="1">
        <w:r w:rsidR="000056FC" w:rsidRPr="00C079DD">
          <w:rPr>
            <w:rStyle w:val="afb"/>
            <w:rFonts w:hint="eastAsia"/>
            <w:noProof/>
          </w:rPr>
          <w:t>参考文献</w:t>
        </w:r>
        <w:r w:rsidR="000056FC">
          <w:rPr>
            <w:noProof/>
            <w:webHidden/>
          </w:rPr>
          <w:tab/>
        </w:r>
        <w:r w:rsidR="000056FC">
          <w:rPr>
            <w:noProof/>
            <w:webHidden/>
          </w:rPr>
          <w:fldChar w:fldCharType="begin"/>
        </w:r>
        <w:r w:rsidR="000056FC">
          <w:rPr>
            <w:noProof/>
            <w:webHidden/>
          </w:rPr>
          <w:instrText xml:space="preserve"> PAGEREF _Toc451120836 \h </w:instrText>
        </w:r>
        <w:r w:rsidR="000056FC">
          <w:rPr>
            <w:noProof/>
            <w:webHidden/>
          </w:rPr>
        </w:r>
        <w:r w:rsidR="000056FC">
          <w:rPr>
            <w:noProof/>
            <w:webHidden/>
          </w:rPr>
          <w:fldChar w:fldCharType="separate"/>
        </w:r>
        <w:r w:rsidR="0062425D">
          <w:rPr>
            <w:noProof/>
            <w:webHidden/>
          </w:rPr>
          <w:t>51</w:t>
        </w:r>
        <w:r w:rsidR="000056FC">
          <w:rPr>
            <w:noProof/>
            <w:webHidden/>
          </w:rPr>
          <w:fldChar w:fldCharType="end"/>
        </w:r>
      </w:hyperlink>
    </w:p>
    <w:p w:rsidR="00F607D9" w:rsidRDefault="001628D1" w:rsidP="00DC4C31">
      <w:pPr>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4"/>
          <w:headerReference w:type="default" r:id="rId15"/>
          <w:footerReference w:type="default" r:id="rId16"/>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17" w:name="_Toc451120778"/>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17"/>
    </w:p>
    <w:p w:rsidR="00E77FC0" w:rsidRDefault="00D64FEA" w:rsidP="00DB5271">
      <w:pPr>
        <w:pStyle w:val="21"/>
      </w:pPr>
      <w:bookmarkStart w:id="18" w:name="_Toc451120779"/>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18"/>
    </w:p>
    <w:p w:rsidR="004D4C59" w:rsidRDefault="00B871BF" w:rsidP="00CD115F">
      <w:pPr>
        <w:pStyle w:val="a3"/>
        <w:spacing w:line="288" w:lineRule="auto"/>
        <w:ind w:firstLine="468"/>
      </w:pPr>
      <w:r w:rsidRPr="00C15BEA">
        <w:rPr>
          <w:rFonts w:hint="eastAsia"/>
        </w:rPr>
        <w:t>关键边是指相对于其他边而言，能够在更大程度上影响网络结构与功能</w:t>
      </w:r>
      <w:r>
        <w:rPr>
          <w:rFonts w:hint="eastAsia"/>
        </w:rPr>
        <w:t>的一些特殊边</w:t>
      </w:r>
      <w:r w:rsidRPr="00B37A52">
        <w:rPr>
          <w:rFonts w:hint="eastAsia"/>
          <w:color w:val="000000" w:themeColor="text1"/>
          <w:vertAlign w:val="superscript"/>
        </w:rPr>
        <w:t>[</w:t>
      </w:r>
      <w:r w:rsidR="00C020A6" w:rsidRPr="00B37A52">
        <w:rPr>
          <w:rFonts w:hint="eastAsia"/>
          <w:color w:val="000000" w:themeColor="text1"/>
          <w:vertAlign w:val="superscript"/>
        </w:rPr>
        <w:t>1</w:t>
      </w:r>
      <w:r w:rsidRPr="00B37A52">
        <w:rPr>
          <w:rFonts w:hint="eastAsia"/>
          <w:color w:val="000000" w:themeColor="text1"/>
          <w:vertAlign w:val="superscript"/>
        </w:rPr>
        <w:t>]</w:t>
      </w:r>
      <w:r>
        <w:rPr>
          <w:rFonts w:hint="eastAsia"/>
        </w:rPr>
        <w:t>。</w:t>
      </w:r>
      <w:r w:rsidR="00777761">
        <w:rPr>
          <w:rFonts w:hint="eastAsia"/>
        </w:rPr>
        <w:t>这里的网络结构包括度分布、平均距离、连通性、聚类系数、度相关性等</w:t>
      </w:r>
      <w:r w:rsidR="00E960DD">
        <w:rPr>
          <w:rFonts w:hint="eastAsia"/>
        </w:rPr>
        <w:t>，</w:t>
      </w:r>
      <w:r w:rsidR="00777761">
        <w:rPr>
          <w:rFonts w:hint="eastAsia"/>
        </w:rPr>
        <w:t>网络功能涉及网络的</w:t>
      </w:r>
      <w:r w:rsidR="00E960DD">
        <w:rPr>
          <w:rFonts w:hint="eastAsia"/>
        </w:rPr>
        <w:t>最大流、可靠性、</w:t>
      </w:r>
      <w:r w:rsidR="00777761">
        <w:rPr>
          <w:rFonts w:hint="eastAsia"/>
        </w:rPr>
        <w:t>抗毁性、传播、同步、控制等</w:t>
      </w:r>
      <w:r w:rsidR="00E960DD" w:rsidRPr="00646C4D">
        <w:rPr>
          <w:rFonts w:hint="eastAsia"/>
          <w:color w:val="000000" w:themeColor="text1"/>
          <w:vertAlign w:val="superscript"/>
        </w:rPr>
        <w:t>[</w:t>
      </w:r>
      <w:r w:rsidR="00646C4D" w:rsidRPr="00646C4D">
        <w:rPr>
          <w:rFonts w:hint="eastAsia"/>
          <w:color w:val="000000" w:themeColor="text1"/>
          <w:vertAlign w:val="superscript"/>
        </w:rPr>
        <w:t>2</w:t>
      </w:r>
      <w:r w:rsidR="00E960DD" w:rsidRPr="00646C4D">
        <w:rPr>
          <w:rFonts w:hint="eastAsia"/>
          <w:color w:val="000000" w:themeColor="text1"/>
          <w:vertAlign w:val="superscript"/>
        </w:rPr>
        <w:t>]</w:t>
      </w:r>
      <w:r w:rsidR="007F4987">
        <w:rPr>
          <w:rFonts w:hint="eastAsia"/>
        </w:rPr>
        <w:t>。</w:t>
      </w:r>
      <w:r w:rsidR="00E743F1">
        <w:rPr>
          <w:rFonts w:hint="eastAsia"/>
        </w:rPr>
        <w:t>关键边</w:t>
      </w:r>
      <w:r w:rsidR="007F4987">
        <w:rPr>
          <w:rFonts w:hint="eastAsia"/>
        </w:rPr>
        <w:t>一般数量非常少，但其影响却可以快速地波及到网</w:t>
      </w:r>
      <w:r w:rsidR="00E743F1">
        <w:rPr>
          <w:rFonts w:hint="eastAsia"/>
        </w:rPr>
        <w:t>络中大部分元件（节点和边）</w:t>
      </w:r>
      <w:r w:rsidR="007F4987" w:rsidRPr="00454604">
        <w:rPr>
          <w:rFonts w:hint="eastAsia"/>
          <w:color w:val="000000" w:themeColor="text1"/>
          <w:vertAlign w:val="superscript"/>
        </w:rPr>
        <w:t>[</w:t>
      </w:r>
      <w:r w:rsidR="00454604" w:rsidRPr="00454604">
        <w:rPr>
          <w:rFonts w:hint="eastAsia"/>
          <w:color w:val="000000" w:themeColor="text1"/>
          <w:vertAlign w:val="superscript"/>
        </w:rPr>
        <w:t>3</w:t>
      </w:r>
      <w:r w:rsidR="0033608A" w:rsidRPr="00454604">
        <w:rPr>
          <w:rFonts w:hint="eastAsia"/>
          <w:color w:val="000000" w:themeColor="text1"/>
          <w:vertAlign w:val="superscript"/>
        </w:rPr>
        <w:t>]</w:t>
      </w:r>
      <w:r w:rsidR="0033608A">
        <w:rPr>
          <w:rFonts w:hint="eastAsia"/>
        </w:rPr>
        <w:t>。</w:t>
      </w:r>
      <w:r w:rsidR="007F4987">
        <w:rPr>
          <w:rFonts w:hint="eastAsia"/>
        </w:rPr>
        <w:t>例如</w:t>
      </w:r>
      <w:r w:rsidR="0033608A">
        <w:rPr>
          <w:rFonts w:hint="eastAsia"/>
        </w:rPr>
        <w:t>，</w:t>
      </w:r>
      <w:r w:rsidR="007F4987">
        <w:rPr>
          <w:rFonts w:hint="eastAsia"/>
        </w:rPr>
        <w:t>在对一个无标度网络的蓄意攻击中</w:t>
      </w:r>
      <w:r w:rsidR="0033608A">
        <w:rPr>
          <w:rFonts w:hint="eastAsia"/>
        </w:rPr>
        <w:t>，</w:t>
      </w:r>
      <w:r w:rsidR="007F4987">
        <w:rPr>
          <w:rFonts w:hint="eastAsia"/>
        </w:rPr>
        <w:t>少量最重要节点被攻击就会导致整个网络瓦解</w:t>
      </w:r>
      <w:r w:rsidR="0033608A" w:rsidRPr="00633549">
        <w:rPr>
          <w:rFonts w:hint="eastAsia"/>
          <w:color w:val="000000" w:themeColor="text1"/>
          <w:vertAlign w:val="superscript"/>
        </w:rPr>
        <w:t>[</w:t>
      </w:r>
      <w:r w:rsidR="00633549" w:rsidRPr="00633549">
        <w:rPr>
          <w:rFonts w:hint="eastAsia"/>
          <w:color w:val="000000" w:themeColor="text1"/>
          <w:vertAlign w:val="superscript"/>
        </w:rPr>
        <w:t>4-5</w:t>
      </w:r>
      <w:r w:rsidR="0033608A" w:rsidRPr="00633549">
        <w:rPr>
          <w:rFonts w:hint="eastAsia"/>
          <w:color w:val="000000" w:themeColor="text1"/>
          <w:vertAlign w:val="superscript"/>
        </w:rPr>
        <w:t>]</w:t>
      </w:r>
      <w:r w:rsidR="0033608A">
        <w:rPr>
          <w:rFonts w:hint="eastAsia"/>
        </w:rPr>
        <w:t>；</w:t>
      </w:r>
      <w:r w:rsidR="007F4987">
        <w:rPr>
          <w:rFonts w:hint="eastAsia"/>
        </w:rPr>
        <w:t>微博中最有影响力的几个用户所发的微博很快就能传遍整个网络</w:t>
      </w:r>
      <w:r w:rsidR="0033608A" w:rsidRPr="00DC1B3C">
        <w:rPr>
          <w:rFonts w:hint="eastAsia"/>
          <w:color w:val="000000" w:themeColor="text1"/>
          <w:vertAlign w:val="superscript"/>
        </w:rPr>
        <w:t>[</w:t>
      </w:r>
      <w:r w:rsidR="00DC1B3C" w:rsidRPr="00DC1B3C">
        <w:rPr>
          <w:rFonts w:hint="eastAsia"/>
          <w:color w:val="000000" w:themeColor="text1"/>
          <w:vertAlign w:val="superscript"/>
        </w:rPr>
        <w:t>6</w:t>
      </w:r>
      <w:r w:rsidR="0033608A" w:rsidRPr="00DC1B3C">
        <w:rPr>
          <w:rFonts w:hint="eastAsia"/>
          <w:color w:val="000000" w:themeColor="text1"/>
          <w:vertAlign w:val="superscript"/>
        </w:rPr>
        <w:t>]</w:t>
      </w:r>
      <w:r w:rsidR="00A2227F">
        <w:rPr>
          <w:rFonts w:hint="eastAsia"/>
        </w:rPr>
        <w:t>。</w:t>
      </w:r>
      <w:r w:rsidR="00A2227F" w:rsidRPr="00C15BEA">
        <w:rPr>
          <w:rFonts w:hint="eastAsia"/>
        </w:rPr>
        <w:t>为此，针对不确定图边的重要度进行评估、寻找关键边就成为一项有意义的工作，这对于后期网络维护具有重大的决策和指导意义。</w:t>
      </w:r>
      <w:r w:rsidR="00B479BA">
        <w:rPr>
          <w:rFonts w:hint="eastAsia"/>
        </w:rPr>
        <w:t>如</w:t>
      </w:r>
      <w:r w:rsidR="00E83517">
        <w:rPr>
          <w:rFonts w:hint="eastAsia"/>
        </w:rPr>
        <w:t>俄亥俄州克利夫兰市的几条烧断的高压线能够造成北美大停电事故，导致数百亿美元的损失</w:t>
      </w:r>
      <w:r w:rsidR="00CD115F">
        <w:rPr>
          <w:rFonts w:hint="eastAsia"/>
        </w:rPr>
        <w:t>，</w:t>
      </w:r>
      <w:del w:id="19" w:author="大地系统" w:date="2016-05-17T16:18:00Z">
        <w:r w:rsidR="00CD115F" w:rsidDel="004B7A0D">
          <w:rPr>
            <w:rFonts w:hint="eastAsia"/>
          </w:rPr>
          <w:delText>这</w:delText>
        </w:r>
        <w:r w:rsidR="00CD115F" w:rsidRPr="00CD115F" w:rsidDel="004B7A0D">
          <w:rPr>
            <w:rFonts w:hint="eastAsia"/>
          </w:rPr>
          <w:delText>归根到底是“网络相继攻击的脆弱性”问题</w:delText>
        </w:r>
      </w:del>
      <w:r w:rsidR="00CD115F">
        <w:rPr>
          <w:rFonts w:hint="eastAsia"/>
        </w:rPr>
        <w:t>。如果我们能够事先对这个电力网络的结构有所了解，并找到关键线路，采取预防措施，就可能避免如此巨额的经济损失</w:t>
      </w:r>
      <w:r w:rsidR="00087D35" w:rsidRPr="00DC1B3C">
        <w:rPr>
          <w:rFonts w:hint="eastAsia"/>
          <w:color w:val="000000" w:themeColor="text1"/>
          <w:vertAlign w:val="superscript"/>
        </w:rPr>
        <w:t>[</w:t>
      </w:r>
      <w:r w:rsidR="00DC1B3C" w:rsidRPr="00DC1B3C">
        <w:rPr>
          <w:rFonts w:hint="eastAsia"/>
          <w:color w:val="000000" w:themeColor="text1"/>
          <w:vertAlign w:val="superscript"/>
        </w:rPr>
        <w:t>2</w:t>
      </w:r>
      <w:r w:rsidR="00087D35" w:rsidRPr="00DC1B3C">
        <w:rPr>
          <w:rFonts w:hint="eastAsia"/>
          <w:color w:val="000000" w:themeColor="text1"/>
          <w:vertAlign w:val="superscript"/>
        </w:rPr>
        <w:t>]</w:t>
      </w:r>
      <w:r w:rsidR="00CD115F">
        <w:rPr>
          <w:rFonts w:hint="eastAsia"/>
        </w:rPr>
        <w:t>。这里最核心的问题就是如何识别这些重要的线路。</w:t>
      </w:r>
    </w:p>
    <w:p w:rsidR="00436115" w:rsidRDefault="00C15BEA" w:rsidP="00F00F48">
      <w:pPr>
        <w:pStyle w:val="a3"/>
        <w:spacing w:line="288" w:lineRule="auto"/>
        <w:ind w:firstLine="468"/>
      </w:pPr>
      <w:r w:rsidRPr="00C15BEA">
        <w:rPr>
          <w:rFonts w:hint="eastAsia"/>
        </w:rPr>
        <w:t>目前，</w:t>
      </w:r>
      <w:r w:rsidR="00436115">
        <w:rPr>
          <w:rFonts w:hint="eastAsia"/>
        </w:rPr>
        <w:t>研究人员已经提出非常多的重要节点</w:t>
      </w:r>
      <w:ins w:id="20" w:author="大地系统" w:date="2016-05-17T16:19:00Z">
        <w:r w:rsidR="004B7A0D">
          <w:rPr>
            <w:rFonts w:hint="eastAsia"/>
          </w:rPr>
          <w:t>（）</w:t>
        </w:r>
      </w:ins>
      <w:r w:rsidR="00436115">
        <w:rPr>
          <w:rFonts w:hint="eastAsia"/>
        </w:rPr>
        <w:t>挖掘算法，这些方法站在各自的立场，从不同的角度为我们探索不同背景下的重要性提供科学方案，</w:t>
      </w:r>
      <w:r w:rsidR="0057367D">
        <w:rPr>
          <w:rFonts w:hint="eastAsia"/>
        </w:rPr>
        <w:t>纵观各种方法，</w:t>
      </w:r>
      <w:r w:rsidR="00F00F48">
        <w:rPr>
          <w:rFonts w:hint="eastAsia"/>
        </w:rPr>
        <w:t>它们基本上遵从以下几个思路</w:t>
      </w:r>
      <w:r w:rsidR="00AE4DF2" w:rsidRPr="00DC1B3C">
        <w:rPr>
          <w:rFonts w:hint="eastAsia"/>
          <w:color w:val="000000" w:themeColor="text1"/>
          <w:vertAlign w:val="superscript"/>
        </w:rPr>
        <w:t>[</w:t>
      </w:r>
      <w:r w:rsidR="00DC1B3C" w:rsidRPr="00DC1B3C">
        <w:rPr>
          <w:rFonts w:hint="eastAsia"/>
          <w:color w:val="000000" w:themeColor="text1"/>
          <w:vertAlign w:val="superscript"/>
        </w:rPr>
        <w:t>1</w:t>
      </w:r>
      <w:r w:rsidR="00AE4DF2" w:rsidRPr="00DC1B3C">
        <w:rPr>
          <w:rFonts w:hint="eastAsia"/>
          <w:color w:val="000000" w:themeColor="text1"/>
          <w:vertAlign w:val="superscript"/>
        </w:rPr>
        <w:t>]</w:t>
      </w:r>
      <w:r w:rsidR="00F00F48">
        <w:rPr>
          <w:rFonts w:hint="eastAsia"/>
        </w:rPr>
        <w:t>：</w:t>
      </w:r>
    </w:p>
    <w:p w:rsidR="00436115" w:rsidRDefault="00F00F48" w:rsidP="00D634FE">
      <w:pPr>
        <w:pStyle w:val="a3"/>
        <w:spacing w:line="288" w:lineRule="auto"/>
        <w:ind w:firstLine="468"/>
      </w:pPr>
      <w:r>
        <w:rPr>
          <w:rFonts w:hint="eastAsia"/>
        </w:rPr>
        <w:t>（</w:t>
      </w:r>
      <w:r>
        <w:rPr>
          <w:rFonts w:hint="eastAsia"/>
        </w:rPr>
        <w:t>1</w:t>
      </w:r>
      <w:r>
        <w:rPr>
          <w:rFonts w:hint="eastAsia"/>
        </w:rPr>
        <w:t>）</w:t>
      </w:r>
      <w:r w:rsidR="00831301">
        <w:rPr>
          <w:rFonts w:hint="eastAsia"/>
        </w:rPr>
        <w:t>从节点的</w:t>
      </w:r>
      <w:r w:rsidR="00D634FE">
        <w:rPr>
          <w:rFonts w:hint="eastAsia"/>
        </w:rPr>
        <w:t>局部环境考虑。节点的局部环境包括直接邻居、间接邻居及连边、节点的聚类系数等。</w:t>
      </w:r>
      <w:r w:rsidR="00D634FE">
        <w:rPr>
          <w:rFonts w:hint="eastAsia"/>
        </w:rPr>
        <w:t xml:space="preserve">ClusterRank </w:t>
      </w:r>
      <w:r w:rsidR="00D634FE">
        <w:rPr>
          <w:rFonts w:hint="eastAsia"/>
        </w:rPr>
        <w:t>同时考虑节点的度和聚类系数。度中心性考虑节点直接邻居的数量，半局部中心性考虑节点四层邻居的信息。在考虑数量的同时，还有一些挖掘方法从邻居节点的重要性相互增强角度进行了探索，这主要是指基于特征向量的系列方法。另外，接近中心性、</w:t>
      </w:r>
      <w:r w:rsidR="00D634FE">
        <w:rPr>
          <w:rFonts w:hint="eastAsia"/>
        </w:rPr>
        <w:t xml:space="preserve">Katz </w:t>
      </w:r>
      <w:r w:rsidR="00D634FE">
        <w:rPr>
          <w:rFonts w:hint="eastAsia"/>
        </w:rPr>
        <w:t>中心性和信息指标从节点与全局范围内所有节点的联系强弱角度评估节点的重要性。</w:t>
      </w:r>
    </w:p>
    <w:p w:rsidR="00F00F48" w:rsidRDefault="001D62FE" w:rsidP="001D62FE">
      <w:pPr>
        <w:pStyle w:val="a3"/>
        <w:spacing w:line="288" w:lineRule="auto"/>
        <w:ind w:firstLine="468"/>
      </w:pPr>
      <w:r>
        <w:rPr>
          <w:rFonts w:hint="eastAsia"/>
        </w:rPr>
        <w:t>（</w:t>
      </w:r>
      <w:r>
        <w:rPr>
          <w:rFonts w:hint="eastAsia"/>
        </w:rPr>
        <w:t>2</w:t>
      </w:r>
      <w:r>
        <w:rPr>
          <w:rFonts w:hint="eastAsia"/>
        </w:rPr>
        <w:t>）从节点所处的位置考虑。这里包括节点在路径中的位置和节点在网络中的位置两方面。前者主要包括图中心性、介数中心性及其他基于路径的挖掘方法，而</w:t>
      </w:r>
      <w:r>
        <w:rPr>
          <w:rFonts w:hint="eastAsia"/>
        </w:rPr>
        <w:t>k-</w:t>
      </w:r>
      <w:r>
        <w:rPr>
          <w:rFonts w:hint="eastAsia"/>
        </w:rPr>
        <w:t>壳分解法则是后者的典型代表。</w:t>
      </w:r>
    </w:p>
    <w:p w:rsidR="001D62FE" w:rsidRDefault="001D62FE" w:rsidP="00A325FA">
      <w:pPr>
        <w:pStyle w:val="a3"/>
        <w:spacing w:line="288" w:lineRule="auto"/>
        <w:ind w:firstLine="468"/>
      </w:pPr>
      <w:r>
        <w:rPr>
          <w:rFonts w:hint="eastAsia"/>
        </w:rPr>
        <w:t>（</w:t>
      </w:r>
      <w:r>
        <w:rPr>
          <w:rFonts w:hint="eastAsia"/>
        </w:rPr>
        <w:t>3</w:t>
      </w:r>
      <w:r>
        <w:rPr>
          <w:rFonts w:hint="eastAsia"/>
        </w:rPr>
        <w:t>）</w:t>
      </w:r>
      <w:r w:rsidR="00A325FA">
        <w:rPr>
          <w:rFonts w:hint="eastAsia"/>
        </w:rPr>
        <w:t>从节点对网络功能的影响考虑。这类方法主要考察将节点移除后网络结构和功能的变化，例如，节点删除的最短距离法和残余接近中心性主要关注网络中平均最短距离的变化，生成树法关注节点删除后网络生成树的变化，节点收缩法关注节点删除后网络凝聚度的变化。</w:t>
      </w:r>
    </w:p>
    <w:p w:rsidR="002143AE" w:rsidRDefault="00D12468" w:rsidP="00466983">
      <w:pPr>
        <w:pStyle w:val="a3"/>
        <w:spacing w:line="288" w:lineRule="auto"/>
        <w:ind w:firstLine="468"/>
      </w:pPr>
      <w:r w:rsidRPr="00D12468">
        <w:rPr>
          <w:rFonts w:hint="eastAsia"/>
        </w:rPr>
        <w:t>不确定图是一类特殊的结构动态变化的网络，其边容量对应不同的概率，因其能表示丰富的信息和复杂的结构而在众多的领域有着广泛的应用。</w:t>
      </w:r>
      <w:r w:rsidR="004806C6">
        <w:rPr>
          <w:rFonts w:hint="eastAsia"/>
        </w:rPr>
        <w:t>对于结构处于动态变化的网络而言，节点的重要性往往体现在该</w:t>
      </w:r>
      <w:r w:rsidR="00F47F40">
        <w:rPr>
          <w:rFonts w:hint="eastAsia"/>
        </w:rPr>
        <w:t>节点被移除之后对的破坏性。破坏性反应关键性。从衡量网络的健壮性角度来看，一些节点一旦失效或者移除，网络就有可能陷入瘫痪或者分化为若干个不连通的子网。</w:t>
      </w:r>
      <w:r w:rsidR="00105EF4">
        <w:rPr>
          <w:rFonts w:hint="eastAsia"/>
        </w:rPr>
        <w:t>实际生活中的很多基础设施网络，如输电网络、交通运</w:t>
      </w:r>
      <w:r w:rsidR="00105EF4">
        <w:rPr>
          <w:rFonts w:hint="eastAsia"/>
        </w:rPr>
        <w:lastRenderedPageBreak/>
        <w:t>输网、自来水天然气供应网络等，都存在“一点故障，全网瘫痪”的风险。为了预防风险，研究人员提出了很多方法来研究节点收缩或者移除之后网络的结构与功能的变化，从而为新系统的设计和建造提供依据。</w:t>
      </w:r>
      <w:r w:rsidR="00466983">
        <w:rPr>
          <w:rFonts w:hint="eastAsia"/>
        </w:rPr>
        <w:t>比较典型的是系统的“核与核度”理论。许进等人</w:t>
      </w:r>
      <w:r w:rsidR="00466983" w:rsidRPr="00DC1B3C">
        <w:rPr>
          <w:rFonts w:hint="eastAsia"/>
          <w:color w:val="000000" w:themeColor="text1"/>
          <w:vertAlign w:val="superscript"/>
        </w:rPr>
        <w:t>[</w:t>
      </w:r>
      <w:r w:rsidR="00DC1B3C" w:rsidRPr="00DC1B3C">
        <w:rPr>
          <w:rFonts w:hint="eastAsia"/>
          <w:color w:val="000000" w:themeColor="text1"/>
          <w:vertAlign w:val="superscript"/>
        </w:rPr>
        <w:t>7</w:t>
      </w:r>
      <w:r w:rsidR="00466983" w:rsidRPr="00DC1B3C">
        <w:rPr>
          <w:rFonts w:hint="eastAsia"/>
          <w:color w:val="000000" w:themeColor="text1"/>
          <w:vertAlign w:val="superscript"/>
        </w:rPr>
        <w:t>]</w:t>
      </w:r>
      <w:r w:rsidR="00466983">
        <w:rPr>
          <w:rFonts w:hint="eastAsia"/>
        </w:rPr>
        <w:t>在定义规则网络图的核概念基础上，提出了核度的测量方法，研究了网络核度与节点数、边数的关系，并根据它们之间的关系设计了规则网络构造定理；李鹏翔等人</w:t>
      </w:r>
      <w:r w:rsidR="00466983" w:rsidRPr="00537EB5">
        <w:rPr>
          <w:rFonts w:hint="eastAsia"/>
          <w:color w:val="000000" w:themeColor="text1"/>
          <w:vertAlign w:val="superscript"/>
        </w:rPr>
        <w:t>[</w:t>
      </w:r>
      <w:r w:rsidR="00537EB5" w:rsidRPr="00537EB5">
        <w:rPr>
          <w:rFonts w:hint="eastAsia"/>
          <w:color w:val="000000" w:themeColor="text1"/>
          <w:vertAlign w:val="superscript"/>
        </w:rPr>
        <w:t>8</w:t>
      </w:r>
      <w:r w:rsidR="00466983" w:rsidRPr="00537EB5">
        <w:rPr>
          <w:rFonts w:hint="eastAsia"/>
          <w:color w:val="000000" w:themeColor="text1"/>
          <w:vertAlign w:val="superscript"/>
        </w:rPr>
        <w:t>]</w:t>
      </w:r>
      <w:r w:rsidR="00466983">
        <w:rPr>
          <w:rFonts w:hint="eastAsia"/>
        </w:rPr>
        <w:t>认为直接的联系往往是间接联系的必经之路，在评估节点重要性的过程中更加重要，用节点集被删除后形成的所有不直接相连的节点对之间的最短距离的倒数之和来反映节点删除对网络连通的破坏程度，陈勇等人</w:t>
      </w:r>
      <w:r w:rsidR="00466983" w:rsidRPr="00503CE1">
        <w:rPr>
          <w:rFonts w:hint="eastAsia"/>
          <w:color w:val="000000" w:themeColor="text1"/>
          <w:vertAlign w:val="superscript"/>
        </w:rPr>
        <w:t>[</w:t>
      </w:r>
      <w:r w:rsidR="00503CE1" w:rsidRPr="00503CE1">
        <w:rPr>
          <w:rFonts w:hint="eastAsia"/>
          <w:color w:val="000000" w:themeColor="text1"/>
          <w:vertAlign w:val="superscript"/>
        </w:rPr>
        <w:t>9</w:t>
      </w:r>
      <w:r w:rsidR="00466983" w:rsidRPr="00503CE1">
        <w:rPr>
          <w:rFonts w:hint="eastAsia"/>
          <w:color w:val="000000" w:themeColor="text1"/>
          <w:vertAlign w:val="superscript"/>
        </w:rPr>
        <w:t>]</w:t>
      </w:r>
      <w:r w:rsidR="00466983">
        <w:rPr>
          <w:rFonts w:hint="eastAsia"/>
        </w:rPr>
        <w:t>分析了通信网络</w:t>
      </w:r>
      <w:r w:rsidR="00373AE0">
        <w:rPr>
          <w:rFonts w:hint="eastAsia"/>
        </w:rPr>
        <w:t>，</w:t>
      </w:r>
      <w:r w:rsidR="00466983">
        <w:rPr>
          <w:rFonts w:hint="eastAsia"/>
        </w:rPr>
        <w:t>考察去掉节点</w:t>
      </w:r>
      <w:r w:rsidR="00466983">
        <w:rPr>
          <w:rFonts w:hint="eastAsia"/>
        </w:rPr>
        <w:t>(</w:t>
      </w:r>
      <w:r w:rsidR="00466983">
        <w:rPr>
          <w:rFonts w:hint="eastAsia"/>
        </w:rPr>
        <w:t>集</w:t>
      </w:r>
      <w:r w:rsidR="00466983">
        <w:rPr>
          <w:rFonts w:hint="eastAsia"/>
        </w:rPr>
        <w:t>)</w:t>
      </w:r>
      <w:r w:rsidR="00466983">
        <w:rPr>
          <w:rFonts w:hint="eastAsia"/>
        </w:rPr>
        <w:t>及其相关边后所得到的图的生成树的数目</w:t>
      </w:r>
      <w:r w:rsidR="00373AE0">
        <w:rPr>
          <w:rFonts w:hint="eastAsia"/>
        </w:rPr>
        <w:t>，</w:t>
      </w:r>
      <w:r w:rsidR="00466983">
        <w:rPr>
          <w:rFonts w:hint="eastAsia"/>
        </w:rPr>
        <w:t>数目越小</w:t>
      </w:r>
      <w:r w:rsidR="00373AE0">
        <w:rPr>
          <w:rFonts w:hint="eastAsia"/>
        </w:rPr>
        <w:t>，</w:t>
      </w:r>
      <w:r w:rsidR="00466983">
        <w:rPr>
          <w:rFonts w:hint="eastAsia"/>
        </w:rPr>
        <w:t>表明该节点</w:t>
      </w:r>
      <w:r w:rsidR="00466983">
        <w:rPr>
          <w:rFonts w:hint="eastAsia"/>
        </w:rPr>
        <w:t>(</w:t>
      </w:r>
      <w:r w:rsidR="00466983">
        <w:rPr>
          <w:rFonts w:hint="eastAsia"/>
        </w:rPr>
        <w:t>集</w:t>
      </w:r>
      <w:r w:rsidR="00466983">
        <w:rPr>
          <w:rFonts w:hint="eastAsia"/>
        </w:rPr>
        <w:t>)</w:t>
      </w:r>
      <w:r w:rsidR="00466983">
        <w:rPr>
          <w:rFonts w:hint="eastAsia"/>
        </w:rPr>
        <w:t>越重要</w:t>
      </w:r>
      <w:r w:rsidR="00373AE0">
        <w:rPr>
          <w:rFonts w:hint="eastAsia"/>
        </w:rPr>
        <w:t>；</w:t>
      </w:r>
      <w:r w:rsidR="00466983">
        <w:rPr>
          <w:rFonts w:hint="eastAsia"/>
        </w:rPr>
        <w:t>谭跃进等人</w:t>
      </w:r>
      <w:r w:rsidR="00466983" w:rsidRPr="00300ED5">
        <w:rPr>
          <w:rFonts w:hint="eastAsia"/>
          <w:color w:val="000000" w:themeColor="text1"/>
          <w:vertAlign w:val="superscript"/>
        </w:rPr>
        <w:t>[</w:t>
      </w:r>
      <w:r w:rsidR="00503CE1" w:rsidRPr="00300ED5">
        <w:rPr>
          <w:rFonts w:hint="eastAsia"/>
          <w:color w:val="000000" w:themeColor="text1"/>
          <w:vertAlign w:val="superscript"/>
        </w:rPr>
        <w:t>10</w:t>
      </w:r>
      <w:r w:rsidR="00466983" w:rsidRPr="00300ED5">
        <w:rPr>
          <w:rFonts w:hint="eastAsia"/>
          <w:color w:val="000000" w:themeColor="text1"/>
          <w:vertAlign w:val="superscript"/>
        </w:rPr>
        <w:t>]</w:t>
      </w:r>
      <w:r w:rsidR="00466983">
        <w:rPr>
          <w:rFonts w:hint="eastAsia"/>
        </w:rPr>
        <w:t>用收缩节点方法替代删除节点法</w:t>
      </w:r>
      <w:r w:rsidR="009009BA">
        <w:rPr>
          <w:rFonts w:hint="eastAsia"/>
        </w:rPr>
        <w:t>，</w:t>
      </w:r>
      <w:r w:rsidR="00466983">
        <w:rPr>
          <w:rFonts w:hint="eastAsia"/>
        </w:rPr>
        <w:t>综合考虑了节点的度以及经过该节点的最短路径的数目</w:t>
      </w:r>
      <w:r w:rsidR="00735E09">
        <w:rPr>
          <w:rFonts w:hint="eastAsia"/>
        </w:rPr>
        <w:t>，将节点收缩后网络的聚集度作为节点重要性评估的标准。但由于计算复杂度较高，目前这类方法还仅限于小规模的网络实验。</w:t>
      </w:r>
    </w:p>
    <w:p w:rsidR="00E43546" w:rsidRDefault="00D12468" w:rsidP="00A325FA">
      <w:pPr>
        <w:pStyle w:val="a3"/>
        <w:spacing w:line="288" w:lineRule="auto"/>
        <w:ind w:firstLine="468"/>
      </w:pPr>
      <w:r>
        <w:rPr>
          <w:rFonts w:hint="eastAsia"/>
        </w:rPr>
        <w:t>为此，</w:t>
      </w:r>
      <w:r w:rsidR="00467423">
        <w:rPr>
          <w:rFonts w:hint="eastAsia"/>
        </w:rPr>
        <w:t>本文</w:t>
      </w:r>
      <w:r w:rsidR="00D157FA">
        <w:rPr>
          <w:rFonts w:hint="eastAsia"/>
        </w:rPr>
        <w:t>首先提出一种适合流网络</w:t>
      </w:r>
      <w:r w:rsidR="00A82611">
        <w:rPr>
          <w:rFonts w:hint="eastAsia"/>
        </w:rPr>
        <w:t>的</w:t>
      </w:r>
      <w:r w:rsidR="00D157FA">
        <w:rPr>
          <w:rFonts w:hint="eastAsia"/>
        </w:rPr>
        <w:t>关键边评价模型，针对不确定图中</w:t>
      </w:r>
      <w:r>
        <w:rPr>
          <w:rFonts w:hint="eastAsia"/>
        </w:rPr>
        <w:t>边移除</w:t>
      </w:r>
      <w:r w:rsidR="00A82611">
        <w:rPr>
          <w:rFonts w:hint="eastAsia"/>
        </w:rPr>
        <w:t>（故障）后对流量和可靠性产生的相对损失，来</w:t>
      </w:r>
      <w:r w:rsidR="002153F2">
        <w:rPr>
          <w:rFonts w:hint="eastAsia"/>
        </w:rPr>
        <w:t>衡量</w:t>
      </w:r>
      <w:r w:rsidR="00A82611">
        <w:rPr>
          <w:rFonts w:hint="eastAsia"/>
        </w:rPr>
        <w:t>关键边</w:t>
      </w:r>
      <w:r w:rsidR="00DA17B0">
        <w:rPr>
          <w:rFonts w:hint="eastAsia"/>
        </w:rPr>
        <w:t>，</w:t>
      </w:r>
      <w:r w:rsidR="006C5B03">
        <w:rPr>
          <w:rFonts w:hint="eastAsia"/>
        </w:rPr>
        <w:t>本文</w:t>
      </w:r>
      <w:r w:rsidR="00B32222">
        <w:rPr>
          <w:rFonts w:hint="eastAsia"/>
        </w:rPr>
        <w:t>将</w:t>
      </w:r>
      <w:r w:rsidR="004806C6">
        <w:rPr>
          <w:rFonts w:hint="eastAsia"/>
        </w:rPr>
        <w:t>重点研究</w:t>
      </w:r>
      <w:r w:rsidR="006C5B03">
        <w:rPr>
          <w:rFonts w:hint="eastAsia"/>
        </w:rPr>
        <w:t>不确定图边移除之后，如何对于剩余不确定图的最大流和可靠性进行</w:t>
      </w:r>
      <w:r w:rsidR="00BD7E9C">
        <w:rPr>
          <w:rFonts w:hint="eastAsia"/>
        </w:rPr>
        <w:t>快速</w:t>
      </w:r>
      <w:r w:rsidR="006C5B03">
        <w:rPr>
          <w:rFonts w:hint="eastAsia"/>
        </w:rPr>
        <w:t>计算。</w:t>
      </w:r>
    </w:p>
    <w:p w:rsidR="00E43546" w:rsidRPr="00E43546" w:rsidRDefault="000033C9" w:rsidP="000033C9">
      <w:pPr>
        <w:pStyle w:val="21"/>
      </w:pPr>
      <w:bookmarkStart w:id="21" w:name="_Toc451120780"/>
      <w:r>
        <w:rPr>
          <w:rFonts w:hint="eastAsia"/>
        </w:rPr>
        <w:t xml:space="preserve">1.2 </w:t>
      </w:r>
      <w:r>
        <w:rPr>
          <w:rFonts w:hint="eastAsia"/>
        </w:rPr>
        <w:t>研究现状</w:t>
      </w:r>
      <w:bookmarkEnd w:id="21"/>
    </w:p>
    <w:p w:rsidR="00EC5AB3" w:rsidRDefault="00D90B3D" w:rsidP="00D90B3D">
      <w:pPr>
        <w:pStyle w:val="31"/>
      </w:pPr>
      <w:bookmarkStart w:id="22" w:name="_Toc451120781"/>
      <w:r>
        <w:rPr>
          <w:rFonts w:hint="eastAsia"/>
        </w:rPr>
        <w:t xml:space="preserve">1.2.1 </w:t>
      </w:r>
      <w:r w:rsidR="004D73E0">
        <w:rPr>
          <w:rFonts w:hint="eastAsia"/>
        </w:rPr>
        <w:t>最大流</w:t>
      </w:r>
      <w:bookmarkEnd w:id="22"/>
      <w:r w:rsidR="00945317">
        <w:rPr>
          <w:rFonts w:hint="eastAsia"/>
        </w:rPr>
        <w:t>相关研究</w:t>
      </w:r>
    </w:p>
    <w:p w:rsidR="00F90DFE" w:rsidRDefault="00F90DFE" w:rsidP="00F413D7">
      <w:pPr>
        <w:pStyle w:val="a3"/>
        <w:spacing w:line="288" w:lineRule="auto"/>
        <w:ind w:firstLine="468"/>
      </w:pPr>
      <w:r>
        <w:rPr>
          <w:rFonts w:hint="eastAsia"/>
        </w:rPr>
        <w:t>最大流问题</w:t>
      </w:r>
      <w:r w:rsidR="00F413D7">
        <w:rPr>
          <w:rFonts w:hint="eastAsia"/>
        </w:rPr>
        <w:t>是网络流理论的重要组成部分，</w:t>
      </w:r>
      <w:r>
        <w:rPr>
          <w:rFonts w:hint="eastAsia"/>
        </w:rPr>
        <w:t>它</w:t>
      </w:r>
      <w:r w:rsidR="00F413D7">
        <w:rPr>
          <w:rFonts w:hint="eastAsia"/>
        </w:rPr>
        <w:t>是一类经典的组合优化问题，同时也可以看作是特殊的线性规划问题，</w:t>
      </w:r>
      <w:r>
        <w:rPr>
          <w:rFonts w:hint="eastAsia"/>
        </w:rPr>
        <w:t>被广泛的应用在众多的领域。</w:t>
      </w:r>
    </w:p>
    <w:p w:rsidR="00F413D7" w:rsidRDefault="00F413D7" w:rsidP="00F413D7">
      <w:pPr>
        <w:pStyle w:val="a3"/>
        <w:spacing w:line="288" w:lineRule="auto"/>
        <w:ind w:firstLine="468"/>
      </w:pPr>
      <w:r>
        <w:rPr>
          <w:rFonts w:hint="eastAsia"/>
        </w:rPr>
        <w:t>针对这个问题的研究有</w:t>
      </w:r>
      <w:r>
        <w:t>40</w:t>
      </w:r>
      <w:r>
        <w:rPr>
          <w:rFonts w:hint="eastAsia"/>
        </w:rPr>
        <w:t>多年的历史</w:t>
      </w:r>
      <w:r>
        <w:rPr>
          <w:vertAlign w:val="superscript"/>
        </w:rPr>
        <w:t>[</w:t>
      </w:r>
      <w:r w:rsidR="00300ED5">
        <w:rPr>
          <w:rFonts w:hint="eastAsia"/>
          <w:vertAlign w:val="superscript"/>
        </w:rPr>
        <w:t>11</w:t>
      </w:r>
      <w:r>
        <w:rPr>
          <w:vertAlign w:val="superscript"/>
        </w:rPr>
        <w:t>]</w:t>
      </w:r>
      <w:r>
        <w:rPr>
          <w:rFonts w:hint="eastAsia"/>
        </w:rPr>
        <w:t>。典型的最大流算法包括：网络单纯形法</w:t>
      </w:r>
      <w:r>
        <w:rPr>
          <w:vertAlign w:val="superscript"/>
        </w:rPr>
        <w:t>[</w:t>
      </w:r>
      <w:r w:rsidR="00F93878">
        <w:rPr>
          <w:rFonts w:hint="eastAsia"/>
          <w:vertAlign w:val="superscript"/>
        </w:rPr>
        <w:t>1</w:t>
      </w:r>
      <w:r>
        <w:rPr>
          <w:vertAlign w:val="superscript"/>
        </w:rPr>
        <w:t>2]</w:t>
      </w:r>
      <w:r>
        <w:rPr>
          <w:rFonts w:hint="eastAsia"/>
        </w:rPr>
        <w:t>﹑</w:t>
      </w:r>
      <w:r>
        <w:t>Ford-Fulkerson</w:t>
      </w:r>
      <w:r>
        <w:rPr>
          <w:rFonts w:hint="eastAsia"/>
        </w:rPr>
        <w:t>方法</w:t>
      </w:r>
      <w:r w:rsidR="00F93878">
        <w:rPr>
          <w:vertAlign w:val="superscript"/>
        </w:rPr>
        <w:t>[</w:t>
      </w:r>
      <w:r w:rsidR="00F93878">
        <w:rPr>
          <w:rFonts w:hint="eastAsia"/>
          <w:vertAlign w:val="superscript"/>
        </w:rPr>
        <w:t>13</w:t>
      </w:r>
      <w:r>
        <w:rPr>
          <w:vertAlign w:val="superscript"/>
        </w:rPr>
        <w:t>]</w:t>
      </w:r>
      <w:r>
        <w:rPr>
          <w:rFonts w:hint="eastAsia"/>
        </w:rPr>
        <w:t>﹑</w:t>
      </w:r>
      <w:r>
        <w:t>Edmonds-Karp</w:t>
      </w:r>
      <w:r>
        <w:rPr>
          <w:rFonts w:hint="eastAsia"/>
        </w:rPr>
        <w:t>方法</w:t>
      </w:r>
      <w:r w:rsidR="00F93878">
        <w:rPr>
          <w:vertAlign w:val="superscript"/>
        </w:rPr>
        <w:t>[</w:t>
      </w:r>
      <w:r w:rsidR="00F93878">
        <w:rPr>
          <w:rFonts w:hint="eastAsia"/>
          <w:vertAlign w:val="superscript"/>
        </w:rPr>
        <w:t>14</w:t>
      </w:r>
      <w:r>
        <w:rPr>
          <w:vertAlign w:val="superscript"/>
        </w:rPr>
        <w:t>]</w:t>
      </w:r>
      <w:r>
        <w:rPr>
          <w:rFonts w:hint="eastAsia"/>
        </w:rPr>
        <w:t>和</w:t>
      </w:r>
      <w:r>
        <w:t>Dinic</w:t>
      </w:r>
      <w:r>
        <w:rPr>
          <w:rFonts w:hint="eastAsia"/>
        </w:rPr>
        <w:t>方法</w:t>
      </w:r>
      <w:r w:rsidR="00F93878">
        <w:rPr>
          <w:vertAlign w:val="superscript"/>
        </w:rPr>
        <w:t>[</w:t>
      </w:r>
      <w:r w:rsidR="00F93878">
        <w:rPr>
          <w:rFonts w:hint="eastAsia"/>
          <w:vertAlign w:val="superscript"/>
        </w:rPr>
        <w:t>12</w:t>
      </w:r>
      <w:r w:rsidR="00F93878">
        <w:rPr>
          <w:vertAlign w:val="superscript"/>
        </w:rPr>
        <w:t>,</w:t>
      </w:r>
      <w:r w:rsidR="00F93878">
        <w:rPr>
          <w:rFonts w:hint="eastAsia"/>
          <w:vertAlign w:val="superscript"/>
        </w:rPr>
        <w:t>15</w:t>
      </w:r>
      <w:r>
        <w:rPr>
          <w:vertAlign w:val="superscript"/>
        </w:rPr>
        <w:t>]</w:t>
      </w:r>
      <w:r>
        <w:rPr>
          <w:rFonts w:hint="eastAsia"/>
        </w:rPr>
        <w:t>等，当前的最大流算法主要可以分为两大类：增载算法</w:t>
      </w:r>
      <w:r w:rsidR="00F93878">
        <w:rPr>
          <w:vertAlign w:val="superscript"/>
        </w:rPr>
        <w:t>[</w:t>
      </w:r>
      <w:r w:rsidR="00F93878">
        <w:rPr>
          <w:rFonts w:hint="eastAsia"/>
          <w:vertAlign w:val="superscript"/>
        </w:rPr>
        <w:t>15-17</w:t>
      </w:r>
      <w:r>
        <w:rPr>
          <w:vertAlign w:val="superscript"/>
        </w:rPr>
        <w:t>]</w:t>
      </w:r>
      <w:r>
        <w:rPr>
          <w:rFonts w:hint="eastAsia"/>
        </w:rPr>
        <w:t>和预流推进算法</w:t>
      </w:r>
      <w:r w:rsidR="00F93878">
        <w:rPr>
          <w:vertAlign w:val="superscript"/>
        </w:rPr>
        <w:t>[</w:t>
      </w:r>
      <w:r w:rsidR="00F93878">
        <w:rPr>
          <w:rFonts w:hint="eastAsia"/>
          <w:vertAlign w:val="superscript"/>
        </w:rPr>
        <w:t>18-20</w:t>
      </w:r>
      <w:r>
        <w:rPr>
          <w:vertAlign w:val="superscript"/>
        </w:rPr>
        <w:t>]</w:t>
      </w:r>
      <w:r>
        <w:rPr>
          <w:rFonts w:hint="eastAsia"/>
        </w:rPr>
        <w:t>。</w:t>
      </w:r>
    </w:p>
    <w:p w:rsidR="004D73E0" w:rsidRDefault="00D90B3D" w:rsidP="00D90B3D">
      <w:pPr>
        <w:pStyle w:val="31"/>
      </w:pPr>
      <w:bookmarkStart w:id="23" w:name="_Toc451120782"/>
      <w:r>
        <w:rPr>
          <w:rFonts w:hint="eastAsia"/>
        </w:rPr>
        <w:t xml:space="preserve">1.2.2 </w:t>
      </w:r>
      <w:r w:rsidR="004D73E0">
        <w:rPr>
          <w:rFonts w:hint="eastAsia"/>
        </w:rPr>
        <w:t>分布可靠性</w:t>
      </w:r>
      <w:bookmarkEnd w:id="23"/>
      <w:r w:rsidR="00945317">
        <w:rPr>
          <w:rFonts w:hint="eastAsia"/>
        </w:rPr>
        <w:t>相关研究</w:t>
      </w:r>
    </w:p>
    <w:p w:rsidR="00D41ADA" w:rsidRDefault="00D41ADA" w:rsidP="00D41ADA">
      <w:pPr>
        <w:pStyle w:val="a3"/>
        <w:spacing w:line="288" w:lineRule="auto"/>
        <w:ind w:firstLine="468"/>
      </w:pPr>
      <w:r>
        <w:rPr>
          <w:rFonts w:hint="eastAsia"/>
        </w:rPr>
        <w:t>一般情况下最大流通常对应多个不同的分布方案，对于确定图而言，这些不同的分布方案对于流的传递是等价的，但是对于边、节点都可能存在不确定性的不确定图来说，不同的流分布方案对应着不同的可靠性，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而这些方案由于涉及到具体不同可靠性的输电设备和输电线路而具有不同的可靠性，为了保证电网电能传递具有更好的安全可靠性，就需要找到最可靠的一种传输电能的方案，即不确定图的最可靠流分布。</w:t>
      </w:r>
    </w:p>
    <w:p w:rsidR="00D41ADA" w:rsidRDefault="00D41ADA" w:rsidP="00D41ADA">
      <w:pPr>
        <w:pStyle w:val="a3"/>
        <w:spacing w:line="288" w:lineRule="auto"/>
        <w:ind w:firstLine="468"/>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sidRPr="009A610A">
        <w:rPr>
          <w:rFonts w:hint="eastAsia"/>
          <w:vertAlign w:val="superscript"/>
        </w:rPr>
        <w:t>[</w:t>
      </w:r>
      <w:r w:rsidR="00EF3F3E">
        <w:rPr>
          <w:rFonts w:hint="eastAsia"/>
          <w:vertAlign w:val="superscript"/>
        </w:rPr>
        <w:t>21</w:t>
      </w:r>
      <w:r w:rsidRPr="009A610A">
        <w:rPr>
          <w:rFonts w:hint="eastAsia"/>
          <w:vertAlign w:val="superscript"/>
        </w:rPr>
        <w:t>]</w:t>
      </w:r>
      <w:r>
        <w:rPr>
          <w:rFonts w:hint="eastAsia"/>
        </w:rPr>
        <w:t>。目前不确定图流分布的可靠性的计算方法主要是基于简单路</w:t>
      </w:r>
      <w:r>
        <w:rPr>
          <w:rFonts w:hint="eastAsia"/>
        </w:rPr>
        <w:lastRenderedPageBreak/>
        <w:t>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sidRPr="009A610A">
        <w:rPr>
          <w:rFonts w:hint="eastAsia"/>
          <w:vertAlign w:val="superscript"/>
        </w:rPr>
        <w:t>[</w:t>
      </w:r>
      <w:r w:rsidR="00F36361">
        <w:rPr>
          <w:rFonts w:hint="eastAsia"/>
          <w:vertAlign w:val="superscript"/>
        </w:rPr>
        <w:t>22-23</w:t>
      </w:r>
      <w:r w:rsidRPr="009A610A">
        <w:rPr>
          <w:rFonts w:hint="eastAsia"/>
          <w:vertAlign w:val="superscript"/>
        </w:rPr>
        <w:t>]</w:t>
      </w:r>
      <w:r>
        <w:rPr>
          <w:rFonts w:hint="eastAsia"/>
        </w:rPr>
        <w:t>。</w:t>
      </w:r>
    </w:p>
    <w:p w:rsidR="004D73E0" w:rsidRPr="004D73E0" w:rsidRDefault="00D90B3D" w:rsidP="00D90B3D">
      <w:pPr>
        <w:pStyle w:val="31"/>
      </w:pPr>
      <w:bookmarkStart w:id="24" w:name="_Toc451120783"/>
      <w:r>
        <w:rPr>
          <w:rFonts w:hint="eastAsia"/>
        </w:rPr>
        <w:t xml:space="preserve">1.2.3 </w:t>
      </w:r>
      <w:r w:rsidR="005E01CC">
        <w:rPr>
          <w:rFonts w:hint="eastAsia"/>
        </w:rPr>
        <w:t>容量可靠性</w:t>
      </w:r>
      <w:bookmarkEnd w:id="24"/>
      <w:r w:rsidR="00945317">
        <w:rPr>
          <w:rFonts w:hint="eastAsia"/>
        </w:rPr>
        <w:t>相关研究</w:t>
      </w:r>
    </w:p>
    <w:p w:rsidR="003C31C0" w:rsidRDefault="00F90DFE" w:rsidP="00DC62EB">
      <w:pPr>
        <w:pStyle w:val="a3"/>
        <w:spacing w:line="288" w:lineRule="auto"/>
        <w:ind w:firstLine="468"/>
      </w:pPr>
      <w:r>
        <w:rPr>
          <w:rFonts w:hint="eastAsia"/>
        </w:rPr>
        <w:t>目前</w:t>
      </w:r>
      <w:r w:rsidR="00290ED5">
        <w:rPr>
          <w:rFonts w:hint="eastAsia"/>
        </w:rPr>
        <w:t>针对</w:t>
      </w:r>
      <w:r w:rsidR="003C31C0">
        <w:rPr>
          <w:rFonts w:hint="eastAsia"/>
        </w:rPr>
        <w:t>随机流</w:t>
      </w:r>
      <w:r>
        <w:rPr>
          <w:rFonts w:hint="eastAsia"/>
        </w:rPr>
        <w:t>网络</w:t>
      </w:r>
      <w:r w:rsidR="009D20CA">
        <w:rPr>
          <w:rFonts w:hint="eastAsia"/>
        </w:rPr>
        <w:t>容量</w:t>
      </w:r>
      <w:r w:rsidR="003C31C0">
        <w:rPr>
          <w:rFonts w:hint="eastAsia"/>
        </w:rPr>
        <w:t>可靠性的</w:t>
      </w:r>
      <w:r w:rsidR="006B1995">
        <w:rPr>
          <w:rFonts w:hint="eastAsia"/>
        </w:rPr>
        <w:t>计算</w:t>
      </w:r>
      <w:r w:rsidR="003C31C0">
        <w:rPr>
          <w:rFonts w:hint="eastAsia"/>
        </w:rPr>
        <w:t>研究可以分为两大类：精确方法和近似方法。精确方法中完全枚举算法是最基本的算法，它通过直接枚举网络的所有可能状态得到网络的可靠度。</w:t>
      </w:r>
      <w:r w:rsidR="003C31C0">
        <w:rPr>
          <w:rFonts w:hint="eastAsia"/>
        </w:rPr>
        <w:t>Chin-Chia Jane</w:t>
      </w:r>
      <w:r w:rsidR="003C31C0">
        <w:rPr>
          <w:rFonts w:hint="eastAsia"/>
        </w:rPr>
        <w:t>与</w:t>
      </w:r>
      <w:r w:rsidR="003C31C0">
        <w:rPr>
          <w:rFonts w:hint="eastAsia"/>
        </w:rPr>
        <w:t>Yih-Wenn Laih</w:t>
      </w:r>
      <w:r w:rsidR="003C31C0">
        <w:rPr>
          <w:rFonts w:hint="eastAsia"/>
        </w:rPr>
        <w:t>采用了基于</w:t>
      </w:r>
      <w:r w:rsidR="003C31C0">
        <w:rPr>
          <w:rFonts w:hint="eastAsia"/>
        </w:rPr>
        <w:t>d-flows</w:t>
      </w:r>
      <w:r w:rsidR="003C31C0" w:rsidRPr="006F418A">
        <w:rPr>
          <w:rFonts w:hint="eastAsia"/>
          <w:vertAlign w:val="superscript"/>
        </w:rPr>
        <w:t>[</w:t>
      </w:r>
      <w:r w:rsidR="00F26BD5">
        <w:rPr>
          <w:rFonts w:hint="eastAsia"/>
          <w:vertAlign w:val="superscript"/>
        </w:rPr>
        <w:t>24</w:t>
      </w:r>
      <w:r w:rsidR="003C31C0" w:rsidRPr="006F418A">
        <w:rPr>
          <w:rFonts w:hint="eastAsia"/>
          <w:vertAlign w:val="superscript"/>
        </w:rPr>
        <w:t>]</w:t>
      </w:r>
      <w:r w:rsidR="003C31C0">
        <w:rPr>
          <w:rFonts w:hint="eastAsia"/>
        </w:rPr>
        <w:t>和基于</w:t>
      </w:r>
      <w:r w:rsidR="003C31C0">
        <w:rPr>
          <w:rFonts w:hint="eastAsia"/>
        </w:rPr>
        <w:t>d-cuts</w:t>
      </w:r>
      <w:r w:rsidR="003C31C0" w:rsidRPr="006F418A">
        <w:rPr>
          <w:rFonts w:hint="eastAsia"/>
          <w:vertAlign w:val="superscript"/>
        </w:rPr>
        <w:t>[</w:t>
      </w:r>
      <w:r w:rsidR="00F26BD5">
        <w:rPr>
          <w:rFonts w:hint="eastAsia"/>
          <w:vertAlign w:val="superscript"/>
        </w:rPr>
        <w:t>25</w:t>
      </w:r>
      <w:r w:rsidR="003C31C0" w:rsidRPr="006F418A">
        <w:rPr>
          <w:rFonts w:hint="eastAsia"/>
          <w:vertAlign w:val="superscript"/>
        </w:rPr>
        <w:t>]</w:t>
      </w:r>
      <w:r w:rsidR="003C31C0">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sidR="003C31C0" w:rsidRPr="006325D0">
        <w:rPr>
          <w:rFonts w:hint="eastAsia"/>
          <w:vertAlign w:val="superscript"/>
        </w:rPr>
        <w:t>[</w:t>
      </w:r>
      <w:r w:rsidR="00F26BD5">
        <w:rPr>
          <w:rFonts w:hint="eastAsia"/>
          <w:vertAlign w:val="superscript"/>
        </w:rPr>
        <w:t>26</w:t>
      </w:r>
      <w:r w:rsidR="000518B0">
        <w:rPr>
          <w:rFonts w:hint="eastAsia"/>
          <w:vertAlign w:val="superscript"/>
        </w:rPr>
        <w:t>-</w:t>
      </w:r>
      <w:r w:rsidR="00BA3BF8" w:rsidRPr="006325D0">
        <w:rPr>
          <w:rFonts w:hint="eastAsia"/>
          <w:vertAlign w:val="superscript"/>
        </w:rPr>
        <w:t>2</w:t>
      </w:r>
      <w:r w:rsidR="000518B0">
        <w:rPr>
          <w:rFonts w:hint="eastAsia"/>
          <w:vertAlign w:val="superscript"/>
        </w:rPr>
        <w:t>8</w:t>
      </w:r>
      <w:r w:rsidR="003C31C0" w:rsidRPr="006325D0">
        <w:rPr>
          <w:rFonts w:hint="eastAsia"/>
          <w:vertAlign w:val="superscript"/>
        </w:rPr>
        <w:t>]</w:t>
      </w:r>
      <w:r w:rsidR="003C31C0">
        <w:rPr>
          <w:rFonts w:hint="eastAsia"/>
        </w:rPr>
        <w:t>或最小割集</w:t>
      </w:r>
      <w:r w:rsidR="003C31C0" w:rsidRPr="006D2D34">
        <w:rPr>
          <w:rFonts w:hint="eastAsia"/>
          <w:vertAlign w:val="superscript"/>
        </w:rPr>
        <w:t>[</w:t>
      </w:r>
      <w:r w:rsidR="000518B0">
        <w:rPr>
          <w:rFonts w:hint="eastAsia"/>
          <w:vertAlign w:val="superscript"/>
        </w:rPr>
        <w:t>29</w:t>
      </w:r>
      <w:r w:rsidR="003C31C0" w:rsidRPr="006D2D34">
        <w:rPr>
          <w:rFonts w:hint="eastAsia"/>
          <w:vertAlign w:val="superscript"/>
        </w:rPr>
        <w:t>]</w:t>
      </w:r>
      <w:r w:rsidR="003C31C0">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sidR="003C31C0">
        <w:rPr>
          <w:rFonts w:hint="eastAsia"/>
        </w:rPr>
        <w:t>Ramirez-Marquez</w:t>
      </w:r>
      <w:r w:rsidR="003C31C0">
        <w:rPr>
          <w:rFonts w:hint="eastAsia"/>
        </w:rPr>
        <w:t>和</w:t>
      </w:r>
      <w:r w:rsidR="003C31C0">
        <w:rPr>
          <w:rFonts w:hint="eastAsia"/>
        </w:rPr>
        <w:t>Coit</w:t>
      </w:r>
      <w:r w:rsidR="003C31C0" w:rsidRPr="006D2D34">
        <w:rPr>
          <w:rFonts w:hint="eastAsia"/>
          <w:vertAlign w:val="superscript"/>
        </w:rPr>
        <w:t>[</w:t>
      </w:r>
      <w:r w:rsidR="00FE3082">
        <w:rPr>
          <w:rFonts w:hint="eastAsia"/>
          <w:vertAlign w:val="superscript"/>
        </w:rPr>
        <w:t>30</w:t>
      </w:r>
      <w:r w:rsidR="003C31C0" w:rsidRPr="006D2D34">
        <w:rPr>
          <w:rFonts w:hint="eastAsia"/>
          <w:vertAlign w:val="superscript"/>
        </w:rPr>
        <w:t>]</w:t>
      </w:r>
      <w:r w:rsidR="003C31C0">
        <w:rPr>
          <w:rFonts w:hint="eastAsia"/>
        </w:rPr>
        <w:t>提出了蒙特卡洛模拟算法，</w:t>
      </w:r>
      <w:r w:rsidR="003C31C0">
        <w:rPr>
          <w:rFonts w:hint="eastAsia"/>
        </w:rPr>
        <w:t>Rocco</w:t>
      </w:r>
      <w:r w:rsidR="003C31C0">
        <w:rPr>
          <w:rFonts w:hint="eastAsia"/>
        </w:rPr>
        <w:t>和</w:t>
      </w:r>
      <w:r w:rsidR="003C31C0">
        <w:rPr>
          <w:rFonts w:hint="eastAsia"/>
        </w:rPr>
        <w:t>Muselli</w:t>
      </w:r>
      <w:r w:rsidR="003C31C0" w:rsidRPr="006D2D34">
        <w:rPr>
          <w:rFonts w:hint="eastAsia"/>
          <w:vertAlign w:val="superscript"/>
        </w:rPr>
        <w:t>[</w:t>
      </w:r>
      <w:r w:rsidR="000D3B6B">
        <w:rPr>
          <w:rFonts w:hint="eastAsia"/>
          <w:vertAlign w:val="superscript"/>
        </w:rPr>
        <w:t>31</w:t>
      </w:r>
      <w:r w:rsidR="003C31C0" w:rsidRPr="006D2D34">
        <w:rPr>
          <w:rFonts w:hint="eastAsia"/>
          <w:vertAlign w:val="superscript"/>
        </w:rPr>
        <w:t>]</w:t>
      </w:r>
      <w:r w:rsidR="003C31C0">
        <w:rPr>
          <w:rFonts w:hint="eastAsia"/>
        </w:rPr>
        <w:t>则采用机器学习方法成功的获得网络可靠性。</w:t>
      </w:r>
      <w:r w:rsidR="003C31C0">
        <w:rPr>
          <w:rFonts w:hint="eastAsia"/>
        </w:rPr>
        <w:t>Lin</w:t>
      </w:r>
      <w:r w:rsidR="003C31C0" w:rsidRPr="006D2D34">
        <w:rPr>
          <w:rFonts w:hint="eastAsia"/>
          <w:vertAlign w:val="superscript"/>
        </w:rPr>
        <w:t>[</w:t>
      </w:r>
      <w:r w:rsidR="00A2028E">
        <w:rPr>
          <w:rFonts w:hint="eastAsia"/>
          <w:vertAlign w:val="superscript"/>
        </w:rPr>
        <w:t>28,32-33</w:t>
      </w:r>
      <w:r w:rsidR="003C31C0" w:rsidRPr="006D2D34">
        <w:rPr>
          <w:rFonts w:hint="eastAsia"/>
          <w:vertAlign w:val="superscript"/>
        </w:rPr>
        <w:t>]</w:t>
      </w:r>
      <w:r w:rsidR="003C31C0">
        <w:rPr>
          <w:rFonts w:hint="eastAsia"/>
        </w:rPr>
        <w:t>还将网络可靠性问题扩展到节点不可靠的情况，采用最小路径集的方法进行了研究。考虑到网络中的每条边及节点都有一定的传输代价参数，</w:t>
      </w:r>
      <w:r w:rsidR="003C31C0">
        <w:rPr>
          <w:rFonts w:hint="eastAsia"/>
        </w:rPr>
        <w:t xml:space="preserve">Lin and Yeh </w:t>
      </w:r>
      <w:r w:rsidR="003C31C0">
        <w:rPr>
          <w:rFonts w:hint="eastAsia"/>
        </w:rPr>
        <w:t>研究了在实际应用中基于传输代价限定的网络可靠性问题</w:t>
      </w:r>
      <w:r w:rsidR="000862B9" w:rsidRPr="006D2D34">
        <w:rPr>
          <w:rFonts w:hint="eastAsia"/>
          <w:vertAlign w:val="superscript"/>
        </w:rPr>
        <w:t>[</w:t>
      </w:r>
      <w:r w:rsidR="0057565B">
        <w:rPr>
          <w:rFonts w:hint="eastAsia"/>
          <w:vertAlign w:val="superscript"/>
        </w:rPr>
        <w:t>27-28</w:t>
      </w:r>
      <w:r w:rsidR="003C31C0" w:rsidRPr="006D2D34">
        <w:rPr>
          <w:rFonts w:hint="eastAsia"/>
          <w:vertAlign w:val="superscript"/>
        </w:rPr>
        <w:t>]</w:t>
      </w:r>
      <w:r w:rsidR="003C31C0">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sidR="003C31C0">
        <w:rPr>
          <w:rFonts w:hint="eastAsia"/>
        </w:rPr>
        <w:t>Yi-Kuei Lin</w:t>
      </w:r>
      <w:r w:rsidR="003C31C0">
        <w:rPr>
          <w:rFonts w:hint="eastAsia"/>
        </w:rPr>
        <w:t>和</w:t>
      </w:r>
      <w:r w:rsidR="003C31C0">
        <w:rPr>
          <w:rFonts w:hint="eastAsia"/>
        </w:rPr>
        <w:t xml:space="preserve">Cheng-Ta Yeh </w:t>
      </w:r>
      <w:r w:rsidR="003C31C0">
        <w:rPr>
          <w:rFonts w:hint="eastAsia"/>
        </w:rPr>
        <w:t>提出了相应的遗传算法</w:t>
      </w:r>
      <w:r w:rsidR="00D557D0" w:rsidRPr="00D557D0">
        <w:rPr>
          <w:rFonts w:hint="eastAsia"/>
          <w:vertAlign w:val="superscript"/>
        </w:rPr>
        <w:t>[</w:t>
      </w:r>
      <w:r w:rsidR="00FB49F9">
        <w:rPr>
          <w:rFonts w:hint="eastAsia"/>
          <w:vertAlign w:val="superscript"/>
        </w:rPr>
        <w:t>34</w:t>
      </w:r>
      <w:r w:rsidR="00D557D0" w:rsidRPr="00D557D0">
        <w:rPr>
          <w:rFonts w:hint="eastAsia"/>
          <w:vertAlign w:val="superscript"/>
        </w:rPr>
        <w:t>]</w:t>
      </w:r>
      <w:r w:rsidR="003C31C0">
        <w:rPr>
          <w:rFonts w:hint="eastAsia"/>
        </w:rPr>
        <w:t>。</w:t>
      </w:r>
    </w:p>
    <w:p w:rsidR="00E77FC0" w:rsidRDefault="00D64FEA" w:rsidP="00DB5271">
      <w:pPr>
        <w:pStyle w:val="21"/>
      </w:pPr>
      <w:bookmarkStart w:id="25" w:name="_Toc451120784"/>
      <w:r>
        <w:rPr>
          <w:rFonts w:hint="eastAsia"/>
        </w:rPr>
        <w:t>1</w:t>
      </w:r>
      <w:r w:rsidR="00040741">
        <w:rPr>
          <w:rFonts w:hint="eastAsia"/>
        </w:rPr>
        <w:t>.</w:t>
      </w:r>
      <w:r w:rsidR="000033C9">
        <w:rPr>
          <w:rFonts w:hint="eastAsia"/>
        </w:rPr>
        <w:t>3</w:t>
      </w:r>
      <w:r w:rsidR="00040741">
        <w:rPr>
          <w:rFonts w:hint="eastAsia"/>
        </w:rPr>
        <w:t xml:space="preserve"> </w:t>
      </w:r>
      <w:r w:rsidR="00E77FC0">
        <w:rPr>
          <w:rFonts w:hint="eastAsia"/>
        </w:rPr>
        <w:t>研究内容</w:t>
      </w:r>
      <w:bookmarkEnd w:id="25"/>
    </w:p>
    <w:p w:rsidR="00D64DE4" w:rsidRDefault="00D64DE4" w:rsidP="00DC62EB">
      <w:pPr>
        <w:pStyle w:val="a3"/>
        <w:spacing w:line="288" w:lineRule="auto"/>
        <w:ind w:firstLine="468"/>
      </w:pPr>
      <w:r>
        <w:rPr>
          <w:rFonts w:hint="eastAsia"/>
        </w:rPr>
        <w:t>为本文首先提出一种适合流网络的关键边评价模型，针对不确定图中边移除（故障）后对流量和可靠性产生的相对损失，来衡量关键边，本文将重点研究不确定图边移除之后，如何对于剩余不确定图的最大流和可靠性进行快速计算。具体的，主要工作如下：</w:t>
      </w:r>
    </w:p>
    <w:p w:rsidR="00E435CB" w:rsidRDefault="00E435CB" w:rsidP="00E435CB">
      <w:pPr>
        <w:pStyle w:val="a3"/>
        <w:spacing w:line="288" w:lineRule="auto"/>
        <w:ind w:firstLine="468"/>
      </w:pPr>
      <w:r>
        <w:rPr>
          <w:rFonts w:hint="eastAsia"/>
        </w:rPr>
        <w:t>（</w:t>
      </w:r>
      <w:r>
        <w:rPr>
          <w:rFonts w:hint="eastAsia"/>
        </w:rPr>
        <w:t>1</w:t>
      </w:r>
      <w:r>
        <w:rPr>
          <w:rFonts w:hint="eastAsia"/>
        </w:rPr>
        <w:t>）从</w:t>
      </w:r>
      <w:r w:rsidRPr="00554A1D">
        <w:rPr>
          <w:rFonts w:hint="eastAsia"/>
        </w:rPr>
        <w:t>边移除（故障）后对流量和容量可靠性产生的相对损失这一角度</w:t>
      </w:r>
      <w:r>
        <w:rPr>
          <w:rFonts w:hint="eastAsia"/>
        </w:rPr>
        <w:t>，</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提出增量算法</w:t>
      </w:r>
      <w:r w:rsidRPr="007802F1">
        <w:rPr>
          <w:rFonts w:hint="eastAsia"/>
        </w:rPr>
        <w:t>ICA_FCP</w:t>
      </w:r>
      <w:r>
        <w:rPr>
          <w:rFonts w:hint="eastAsia"/>
        </w:rPr>
        <w:t>，其首先将不确定图的边定性分类，然后根据不同的边设计不同的计算方法以减少复杂度。最后，</w:t>
      </w:r>
      <w:r w:rsidRPr="0098123F">
        <w:rPr>
          <w:rFonts w:hint="eastAsia"/>
        </w:rPr>
        <w:t>实验分析</w:t>
      </w:r>
      <w:r>
        <w:rPr>
          <w:rFonts w:hint="eastAsia"/>
        </w:rPr>
        <w:t>表明</w:t>
      </w:r>
      <w:r w:rsidRPr="0098123F">
        <w:rPr>
          <w:rFonts w:hint="eastAsia"/>
        </w:rPr>
        <w:t>，</w:t>
      </w:r>
      <w:r w:rsidRPr="009E6666">
        <w:rPr>
          <w:rFonts w:hint="eastAsia"/>
        </w:rPr>
        <w:t>ICA_FCP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E435CB" w:rsidRDefault="00E435CB" w:rsidP="00E435CB">
      <w:pPr>
        <w:pStyle w:val="a3"/>
        <w:spacing w:line="288" w:lineRule="auto"/>
        <w:ind w:firstLine="468"/>
      </w:pPr>
      <w:r>
        <w:rPr>
          <w:rFonts w:hint="eastAsia"/>
        </w:rPr>
        <w:t>（</w:t>
      </w:r>
      <w:r>
        <w:rPr>
          <w:rFonts w:hint="eastAsia"/>
        </w:rPr>
        <w:t>2</w:t>
      </w:r>
      <w:r>
        <w:rPr>
          <w:rFonts w:hint="eastAsia"/>
        </w:rPr>
        <w:t>）虽然基于流量和容量可靠性的模型对于关键边的区分度较好，但不确定图容量可靠性的计算过于复杂，而计算不确定图分布可靠性只需要获取其极小子图即可，为此，本文重新</w:t>
      </w:r>
      <w:r w:rsidRPr="00DF2D6C">
        <w:rPr>
          <w:rFonts w:hint="eastAsia"/>
        </w:rPr>
        <w:t>构建了一种基于流量和分布可靠性的关键边模型</w:t>
      </w:r>
      <w:r>
        <w:rPr>
          <w:rFonts w:hint="eastAsia"/>
        </w:rPr>
        <w:t>。针对此模型，首先提出了增</w:t>
      </w:r>
      <w:r>
        <w:rPr>
          <w:rFonts w:hint="eastAsia"/>
        </w:rPr>
        <w:lastRenderedPageBreak/>
        <w:t>量算法</w:t>
      </w:r>
      <w:r>
        <w:rPr>
          <w:rFonts w:hint="eastAsia"/>
        </w:rPr>
        <w:t>ICA_FDP</w:t>
      </w:r>
      <w:r>
        <w:rPr>
          <w:rFonts w:hint="eastAsia"/>
        </w:rPr>
        <w:t>，但是考虑到其在状态划分过程中存在初始状态划分空间大的缺点，为此，提出一种基于确定边过滤的优化算法</w:t>
      </w:r>
      <w:r>
        <w:rPr>
          <w:rFonts w:hint="eastAsia"/>
        </w:rPr>
        <w:t>ICA_FEA</w:t>
      </w:r>
      <w:r>
        <w:rPr>
          <w:rFonts w:hint="eastAsia"/>
        </w:rPr>
        <w:t>，该算法使用割集边和悬挂边对于初始划分集合剪枝，从而减少初始状态划分集合大小。实验表明基于流量和分布可靠性的模型比基于流量和容量可靠性的模型，不管在时间还是空间性能上都有提升，相对于算法</w:t>
      </w:r>
      <w:r>
        <w:rPr>
          <w:rFonts w:hint="eastAsia"/>
        </w:rPr>
        <w:t>ICA_FDP</w:t>
      </w:r>
      <w:r>
        <w:rPr>
          <w:rFonts w:hint="eastAsia"/>
        </w:rPr>
        <w:t>，</w:t>
      </w:r>
      <w:r>
        <w:rPr>
          <w:rFonts w:hint="eastAsia"/>
        </w:rPr>
        <w:t>ICA_FEA</w:t>
      </w:r>
      <w:r>
        <w:rPr>
          <w:rFonts w:hint="eastAsia"/>
        </w:rPr>
        <w:t>也使得性能有了一定程度的提升。</w:t>
      </w:r>
    </w:p>
    <w:p w:rsidR="00E435CB" w:rsidRPr="005E6F97" w:rsidRDefault="00E435CB" w:rsidP="00E435CB">
      <w:pPr>
        <w:pStyle w:val="a3"/>
        <w:spacing w:line="288" w:lineRule="auto"/>
        <w:ind w:firstLine="468"/>
      </w:pPr>
      <w:r w:rsidRPr="005E6F97">
        <w:rPr>
          <w:rFonts w:hint="eastAsia"/>
        </w:rPr>
        <w:t>（</w:t>
      </w:r>
      <w:r w:rsidRPr="005E6F97">
        <w:rPr>
          <w:rFonts w:hint="eastAsia"/>
        </w:rPr>
        <w:t>3</w:t>
      </w:r>
      <w:r w:rsidRPr="005E6F97">
        <w:rPr>
          <w:rFonts w:hint="eastAsia"/>
        </w:rPr>
        <w:t>）针对基于流量和分布可靠性的关键边模型，</w:t>
      </w:r>
      <w:r>
        <w:rPr>
          <w:rFonts w:hint="eastAsia"/>
        </w:rPr>
        <w:t>算法</w:t>
      </w:r>
      <w:r w:rsidRPr="005E6F97">
        <w:rPr>
          <w:rFonts w:hint="eastAsia"/>
        </w:rPr>
        <w:t>ICA_FEA</w:t>
      </w:r>
      <w:r w:rsidRPr="005E6F97">
        <w:rPr>
          <w:rFonts w:hint="eastAsia"/>
        </w:rPr>
        <w:t>计算不确定图（最可靠最大流）分布可靠性依然是一个</w:t>
      </w:r>
      <w:r w:rsidRPr="005E6F97">
        <w:rPr>
          <w:rFonts w:hint="eastAsia"/>
        </w:rPr>
        <w:t>NP-Hard</w:t>
      </w:r>
      <w:r w:rsidRPr="005E6F97">
        <w:rPr>
          <w:rFonts w:hint="eastAsia"/>
        </w:rPr>
        <w:t>问题，难以满足对计算速度要求很高的实时环境中，为此，提出一种</w:t>
      </w:r>
      <w:bookmarkStart w:id="26" w:name="OLE_LINK46"/>
      <w:bookmarkStart w:id="27" w:name="OLE_LINK47"/>
      <w:bookmarkStart w:id="28" w:name="OLE_LINK48"/>
      <w:r w:rsidRPr="005E6F97">
        <w:rPr>
          <w:rFonts w:hint="eastAsia"/>
        </w:rPr>
        <w:t>基于未饱和路径优先增广的近似算法</w:t>
      </w:r>
      <w:r w:rsidRPr="005E6F97">
        <w:rPr>
          <w:rFonts w:hint="eastAsia"/>
        </w:rPr>
        <w:t>ICA_FDP_APA</w:t>
      </w:r>
      <w:bookmarkEnd w:id="26"/>
      <w:bookmarkEnd w:id="27"/>
      <w:bookmarkEnd w:id="28"/>
      <w:r w:rsidRPr="005E6F97">
        <w:rPr>
          <w:rFonts w:hint="eastAsia"/>
        </w:rPr>
        <w:t>，实现（最大流）分布可靠性快速计算，并给出了近似算法产生的关键边序列解和精确算法解的相似</w:t>
      </w:r>
      <w:r>
        <w:rPr>
          <w:rFonts w:hint="eastAsia"/>
        </w:rPr>
        <w:t>性度量，</w:t>
      </w:r>
      <w:r w:rsidRPr="005E6F97">
        <w:rPr>
          <w:rFonts w:hint="eastAsia"/>
        </w:rPr>
        <w:t>同时分析了近似算法</w:t>
      </w:r>
      <w:r>
        <w:rPr>
          <w:rFonts w:hint="eastAsia"/>
        </w:rPr>
        <w:t>解与下界</w:t>
      </w:r>
      <w:r w:rsidRPr="005E6F97">
        <w:rPr>
          <w:rFonts w:hint="eastAsia"/>
        </w:rPr>
        <w:t>的</w:t>
      </w:r>
      <w:r>
        <w:rPr>
          <w:rFonts w:hint="eastAsia"/>
        </w:rPr>
        <w:t>近似比</w:t>
      </w:r>
      <w:r w:rsidRPr="005E6F97">
        <w:rPr>
          <w:rFonts w:hint="eastAsia"/>
        </w:rPr>
        <w:t>。实验表明算法</w:t>
      </w:r>
      <w:r w:rsidRPr="005E6F97">
        <w:rPr>
          <w:rFonts w:hint="eastAsia"/>
        </w:rPr>
        <w:t>ICA_FDP_APA</w:t>
      </w:r>
      <w:r w:rsidRPr="005E6F97">
        <w:rPr>
          <w:rFonts w:hint="eastAsia"/>
        </w:rPr>
        <w:t>相对于</w:t>
      </w:r>
      <w:r w:rsidRPr="005E6F97">
        <w:rPr>
          <w:rFonts w:hint="eastAsia"/>
        </w:rPr>
        <w:t>ICA_FEA</w:t>
      </w:r>
      <w:r w:rsidRPr="005E6F97">
        <w:rPr>
          <w:rFonts w:hint="eastAsia"/>
        </w:rPr>
        <w:t>算法性能有了显著提升，能够适应不同规模和稠密度的图，且波动性不大。</w:t>
      </w:r>
    </w:p>
    <w:p w:rsidR="00E77FC0" w:rsidRDefault="00D64FEA" w:rsidP="00DB5271">
      <w:pPr>
        <w:pStyle w:val="21"/>
      </w:pPr>
      <w:bookmarkStart w:id="29" w:name="_Toc451120785"/>
      <w:r>
        <w:rPr>
          <w:rFonts w:hint="eastAsia"/>
        </w:rPr>
        <w:t>1</w:t>
      </w:r>
      <w:r w:rsidR="00040741">
        <w:rPr>
          <w:rFonts w:hint="eastAsia"/>
        </w:rPr>
        <w:t>.</w:t>
      </w:r>
      <w:r w:rsidR="000033C9">
        <w:rPr>
          <w:rFonts w:hint="eastAsia"/>
        </w:rPr>
        <w:t>4</w:t>
      </w:r>
      <w:r w:rsidR="00040741">
        <w:rPr>
          <w:rFonts w:hint="eastAsia"/>
        </w:rPr>
        <w:t xml:space="preserve"> </w:t>
      </w:r>
      <w:r w:rsidR="00E77FC0">
        <w:rPr>
          <w:rFonts w:hint="eastAsia"/>
        </w:rPr>
        <w:t>本文内容组织</w:t>
      </w:r>
      <w:bookmarkEnd w:id="29"/>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Pr="004678AB" w:rsidRDefault="002A37A3" w:rsidP="002A37A3">
      <w:pPr>
        <w:pStyle w:val="a3"/>
        <w:spacing w:line="288" w:lineRule="auto"/>
        <w:ind w:firstLine="468"/>
        <w:rPr>
          <w:color w:val="000000"/>
        </w:rPr>
      </w:pPr>
      <w:r w:rsidRPr="004678AB">
        <w:rPr>
          <w:rFonts w:hint="eastAsia"/>
          <w:color w:val="000000"/>
        </w:rPr>
        <w:t>第</w:t>
      </w:r>
      <w:r w:rsidRPr="004678AB">
        <w:rPr>
          <w:rFonts w:hint="eastAsia"/>
          <w:color w:val="000000"/>
        </w:rPr>
        <w:t>2</w:t>
      </w:r>
      <w:r w:rsidRPr="004678AB">
        <w:rPr>
          <w:rFonts w:hint="eastAsia"/>
          <w:color w:val="000000"/>
        </w:rPr>
        <w:t>章</w:t>
      </w:r>
      <w:r w:rsidRPr="004678AB">
        <w:rPr>
          <w:rFonts w:hint="eastAsia"/>
          <w:color w:val="000000"/>
        </w:rPr>
        <w:t xml:space="preserve"> </w:t>
      </w:r>
      <w:r w:rsidRPr="004678AB">
        <w:rPr>
          <w:rFonts w:hint="eastAsia"/>
          <w:color w:val="000000"/>
        </w:rPr>
        <w:t>不确定图及关键边相关理论。</w:t>
      </w:r>
      <w:r w:rsidR="00F619F2">
        <w:rPr>
          <w:rFonts w:hint="eastAsia"/>
          <w:color w:val="000000"/>
        </w:rPr>
        <w:t>本章主要介绍了一些基本概念。由于本文是基于网络最大流、容量可靠性和</w:t>
      </w:r>
      <w:r w:rsidR="0075098D" w:rsidRPr="004678AB">
        <w:rPr>
          <w:rFonts w:hint="eastAsia"/>
          <w:color w:val="000000"/>
        </w:rPr>
        <w:t>分布可靠性对不确定图关键边进行的相关研究，因此主要介绍</w:t>
      </w:r>
      <w:r w:rsidR="006324A1">
        <w:rPr>
          <w:rFonts w:hint="eastAsia"/>
          <w:color w:val="000000"/>
        </w:rPr>
        <w:t>与之相关的研究。首先介绍了最大流的概念和常用最大流</w:t>
      </w:r>
      <w:r w:rsidR="0075098D" w:rsidRPr="004678AB">
        <w:rPr>
          <w:rFonts w:hint="eastAsia"/>
          <w:color w:val="000000"/>
        </w:rPr>
        <w:t>算法，然后介绍了随机流网络可靠性的基本概念，最后介绍了不确定图的相关概念</w:t>
      </w:r>
      <w:r w:rsidR="006324A1">
        <w:rPr>
          <w:rFonts w:hint="eastAsia"/>
          <w:color w:val="000000"/>
        </w:rPr>
        <w:t>、不确定图数据的一般建模方法、</w:t>
      </w:r>
      <w:r w:rsidR="0075098D" w:rsidRPr="004678AB">
        <w:rPr>
          <w:rFonts w:hint="eastAsia"/>
          <w:color w:val="000000"/>
        </w:rPr>
        <w:t>不确定图流分布</w:t>
      </w:r>
      <w:r w:rsidR="006324A1">
        <w:rPr>
          <w:rFonts w:hint="eastAsia"/>
          <w:color w:val="000000"/>
        </w:rPr>
        <w:t>及其可靠性的相关研究</w:t>
      </w:r>
      <w:r w:rsidR="0075098D" w:rsidRPr="004678AB">
        <w:rPr>
          <w:rFonts w:hint="eastAsia"/>
          <w:color w:val="000000"/>
        </w:rPr>
        <w:t>。</w:t>
      </w:r>
    </w:p>
    <w:p w:rsidR="005110CC" w:rsidRDefault="00336C21" w:rsidP="002A37A3">
      <w:pPr>
        <w:pStyle w:val="a3"/>
        <w:spacing w:line="288" w:lineRule="auto"/>
        <w:ind w:firstLine="468"/>
      </w:pPr>
      <w:r w:rsidRPr="004678AB">
        <w:rPr>
          <w:rFonts w:hint="eastAsia"/>
          <w:color w:val="000000"/>
        </w:rPr>
        <w:t>第</w:t>
      </w:r>
      <w:r w:rsidR="00325C4E" w:rsidRPr="004678AB">
        <w:rPr>
          <w:rFonts w:hint="eastAsia"/>
          <w:color w:val="000000"/>
        </w:rPr>
        <w:t>3</w:t>
      </w:r>
      <w:r w:rsidRPr="004678AB">
        <w:rPr>
          <w:rFonts w:hint="eastAsia"/>
          <w:color w:val="000000"/>
        </w:rPr>
        <w:t>章</w:t>
      </w:r>
      <w:r w:rsidRPr="004678AB">
        <w:rPr>
          <w:rFonts w:hint="eastAsia"/>
          <w:color w:val="000000"/>
        </w:rPr>
        <w:t xml:space="preserve"> </w:t>
      </w:r>
      <w:r w:rsidRPr="004678AB">
        <w:rPr>
          <w:rFonts w:hint="eastAsia"/>
          <w:color w:val="000000"/>
        </w:rPr>
        <w:t>基于流量和容量可靠性的关键边衡量方法。</w:t>
      </w:r>
      <w:r>
        <w:rPr>
          <w:rFonts w:hint="eastAsia"/>
        </w:rPr>
        <w:t>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sidR="006324A1">
        <w:rPr>
          <w:rFonts w:hint="eastAsia"/>
        </w:rPr>
        <w:t>（最大流）容量</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w:t>
      </w:r>
      <w:r w:rsidR="006324A1">
        <w:rPr>
          <w:rFonts w:hint="eastAsia"/>
        </w:rPr>
        <w:t>针对此</w:t>
      </w:r>
      <w:r>
        <w:rPr>
          <w:rFonts w:hint="eastAsia"/>
        </w:rPr>
        <w:t>模型，首先设计了基于重复计算的基本算法</w:t>
      </w:r>
      <w:r>
        <w:rPr>
          <w:rFonts w:hint="eastAsia"/>
        </w:rPr>
        <w:t>BASE_FCP</w:t>
      </w:r>
      <w:r>
        <w:rPr>
          <w:rFonts w:hint="eastAsia"/>
        </w:rPr>
        <w:t>。因为</w:t>
      </w:r>
      <w:r>
        <w:rPr>
          <w:rFonts w:hint="eastAsia"/>
        </w:rPr>
        <w:t>BASE_FCP</w:t>
      </w:r>
      <w:r w:rsidR="006324A1">
        <w:rPr>
          <w:rFonts w:hint="eastAsia"/>
        </w:rPr>
        <w:t>算法复杂度较高，本章提出</w:t>
      </w:r>
      <w:r>
        <w:rPr>
          <w:rFonts w:hint="eastAsia"/>
        </w:rPr>
        <w:t>基于流量和容量可靠性的不确定图关键边增量算法</w:t>
      </w:r>
      <w:r>
        <w:rPr>
          <w:rFonts w:hint="eastAsia"/>
        </w:rPr>
        <w:t>ICA_FCP</w:t>
      </w:r>
      <w:r w:rsidR="00073673">
        <w:rPr>
          <w:rFonts w:hint="eastAsia"/>
        </w:rPr>
        <w:t>，并重点介绍了算法的思想与实现，</w:t>
      </w:r>
      <w:r>
        <w:rPr>
          <w:rFonts w:hint="eastAsia"/>
        </w:rPr>
        <w:t>对算法</w:t>
      </w:r>
      <w:r w:rsidR="00073673">
        <w:rPr>
          <w:rFonts w:hint="eastAsia"/>
        </w:rPr>
        <w:t>过程进行了正确性证明，分析了算法</w:t>
      </w:r>
      <w:r>
        <w:rPr>
          <w:rFonts w:hint="eastAsia"/>
        </w:rPr>
        <w:t>时间复杂度和空间复杂度。最后通过实验分析，比较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r w:rsidR="00A60ABF" w:rsidRPr="00A60ABF">
        <w:rPr>
          <w:rFonts w:hint="eastAsia"/>
        </w:rPr>
        <w:t>考虑到传统状态划分算法需要划分的状态空间较大，提出一种基于确定边过滤的状态划分算法</w:t>
      </w:r>
      <w:r w:rsidR="00A60ABF" w:rsidRPr="00A60ABF">
        <w:rPr>
          <w:rFonts w:hint="eastAsia"/>
        </w:rPr>
        <w:t>ICA_FEA</w:t>
      </w:r>
      <w:r w:rsidR="0094323B">
        <w:rPr>
          <w:rFonts w:hint="eastAsia"/>
        </w:rPr>
        <w:t>。</w:t>
      </w:r>
      <w:r w:rsidR="0094323B" w:rsidRPr="0094323B">
        <w:rPr>
          <w:rFonts w:hint="eastAsia"/>
        </w:rPr>
        <w:t>最后通过实验分析，比较了算法</w:t>
      </w:r>
      <w:r w:rsidR="0094323B" w:rsidRPr="0094323B">
        <w:rPr>
          <w:rFonts w:hint="eastAsia"/>
        </w:rPr>
        <w:t>BASE_FDP</w:t>
      </w:r>
      <w:r w:rsidR="0094323B" w:rsidRPr="0094323B">
        <w:rPr>
          <w:rFonts w:hint="eastAsia"/>
        </w:rPr>
        <w:t>、</w:t>
      </w:r>
      <w:r w:rsidR="0094323B" w:rsidRPr="0094323B">
        <w:rPr>
          <w:rFonts w:hint="eastAsia"/>
        </w:rPr>
        <w:t>ICA_FDP</w:t>
      </w:r>
      <w:r w:rsidR="0094323B" w:rsidRPr="0094323B">
        <w:rPr>
          <w:rFonts w:hint="eastAsia"/>
        </w:rPr>
        <w:t>和算法</w:t>
      </w:r>
      <w:r w:rsidR="0094323B" w:rsidRPr="0094323B">
        <w:rPr>
          <w:rFonts w:hint="eastAsia"/>
        </w:rPr>
        <w:t>ICA_FEA</w:t>
      </w:r>
      <w:r w:rsidR="0094323B" w:rsidRPr="0094323B">
        <w:rPr>
          <w:rFonts w:hint="eastAsia"/>
        </w:rPr>
        <w:t>在空间复杂度和时间复杂度上的差别</w:t>
      </w:r>
      <w:r w:rsidR="00EA51C0">
        <w:rPr>
          <w:rFonts w:hint="eastAsia"/>
        </w:rPr>
        <w:t>，同时比较了两个模型的优劣。</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sidR="00E8708D">
        <w:rPr>
          <w:rFonts w:hint="eastAsia"/>
        </w:rPr>
        <w:t xml:space="preserve"> </w:t>
      </w:r>
      <w:r w:rsidR="00E8708D" w:rsidRPr="00E8708D">
        <w:rPr>
          <w:rFonts w:hint="eastAsia"/>
        </w:rPr>
        <w:t>基于增广路径添加的近似算法</w:t>
      </w:r>
      <w:r w:rsidR="00F95256">
        <w:rPr>
          <w:rFonts w:hint="eastAsia"/>
        </w:rPr>
        <w:t>。因为</w:t>
      </w:r>
      <w:r w:rsidR="00E8708D" w:rsidRPr="00F26998">
        <w:rPr>
          <w:rFonts w:hint="eastAsia"/>
        </w:rPr>
        <w:t>计算不确定图的分布可靠性依然是一个</w:t>
      </w:r>
      <w:r w:rsidR="00E8708D" w:rsidRPr="00F26998">
        <w:rPr>
          <w:rFonts w:hint="eastAsia"/>
        </w:rPr>
        <w:t>NP-Hard</w:t>
      </w:r>
      <w:r w:rsidR="00E8708D" w:rsidRPr="00F26998">
        <w:rPr>
          <w:rFonts w:hint="eastAsia"/>
        </w:rPr>
        <w:t>问题</w:t>
      </w:r>
      <w:r w:rsidR="00E8708D">
        <w:rPr>
          <w:rFonts w:hint="eastAsia"/>
        </w:rPr>
        <w:t>，</w:t>
      </w:r>
      <w:r w:rsidR="00F95256">
        <w:rPr>
          <w:rFonts w:hint="eastAsia"/>
        </w:rPr>
        <w:t>难以满足对实时性要求比较高的系统</w:t>
      </w:r>
      <w:r w:rsidR="00E8708D">
        <w:rPr>
          <w:rFonts w:hint="eastAsia"/>
        </w:rPr>
        <w:t>，本章提出了一种</w:t>
      </w:r>
      <w:r w:rsidR="00F95256" w:rsidRPr="005E6F97">
        <w:rPr>
          <w:rFonts w:hint="eastAsia"/>
        </w:rPr>
        <w:t>基于未饱和路径优先增广的近似算法</w:t>
      </w:r>
      <w:bookmarkStart w:id="30" w:name="OLE_LINK49"/>
      <w:bookmarkStart w:id="31" w:name="OLE_LINK50"/>
      <w:r w:rsidR="00F95256" w:rsidRPr="005E6F97">
        <w:rPr>
          <w:rFonts w:hint="eastAsia"/>
        </w:rPr>
        <w:t>ICA_FDP_APA</w:t>
      </w:r>
      <w:bookmarkEnd w:id="30"/>
      <w:bookmarkEnd w:id="31"/>
      <w:r w:rsidR="00E8708D">
        <w:rPr>
          <w:rFonts w:hint="eastAsia"/>
        </w:rPr>
        <w:t>，并给出了近似算法和精确算法的相似度度量，分析了近似算法的下界，最后通过试验分析，比较算法</w:t>
      </w:r>
      <w:r w:rsidR="001A19F7" w:rsidRPr="005E6F97">
        <w:rPr>
          <w:rFonts w:hint="eastAsia"/>
        </w:rPr>
        <w:t>ICA_FDP_APA</w:t>
      </w:r>
      <w:r w:rsidR="00E8708D">
        <w:rPr>
          <w:rFonts w:hint="eastAsia"/>
        </w:rPr>
        <w:t>和</w:t>
      </w:r>
      <w:r w:rsidR="00E8708D" w:rsidRPr="00476A23">
        <w:rPr>
          <w:rFonts w:hint="eastAsia"/>
        </w:rPr>
        <w:t>ICA_F</w:t>
      </w:r>
      <w:r w:rsidR="00E8708D">
        <w:rPr>
          <w:rFonts w:hint="eastAsia"/>
        </w:rPr>
        <w:t>EA</w:t>
      </w:r>
      <w:r w:rsidR="00E8708D">
        <w:rPr>
          <w:rFonts w:hint="eastAsia"/>
        </w:rPr>
        <w:t>在空间复杂度和时间复杂度上的差别，并分析了近似算法的波动性。</w:t>
      </w:r>
    </w:p>
    <w:p w:rsidR="00193CAA" w:rsidRDefault="00800442" w:rsidP="00193CAA">
      <w:pPr>
        <w:pStyle w:val="a3"/>
        <w:spacing w:line="288" w:lineRule="auto"/>
        <w:ind w:firstLine="468"/>
      </w:pPr>
      <w:r>
        <w:rPr>
          <w:rFonts w:hint="eastAsia"/>
        </w:rPr>
        <w:lastRenderedPageBreak/>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7"/>
          <w:headerReference w:type="default" r:id="rId18"/>
          <w:footerReference w:type="default" r:id="rId19"/>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32" w:name="_Toc451120786"/>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关键边相关</w:t>
      </w:r>
      <w:r w:rsidR="007265FE">
        <w:rPr>
          <w:rFonts w:hint="eastAsia"/>
        </w:rPr>
        <w:t>理论</w:t>
      </w:r>
      <w:bookmarkEnd w:id="32"/>
    </w:p>
    <w:p w:rsidR="00895E71" w:rsidRDefault="00895E71" w:rsidP="009E028B">
      <w:pPr>
        <w:pStyle w:val="a3"/>
        <w:spacing w:line="288" w:lineRule="auto"/>
        <w:ind w:firstLine="468"/>
      </w:pPr>
      <w:r>
        <w:rPr>
          <w:rFonts w:hint="eastAsia"/>
        </w:rPr>
        <w:t>本文是基于网络最大流、随机流网络可靠性和不确定图</w:t>
      </w:r>
      <w:r w:rsidR="00F13DF9">
        <w:rPr>
          <w:rFonts w:hint="eastAsia"/>
        </w:rPr>
        <w:t>最可靠最大流</w:t>
      </w:r>
      <w:r>
        <w:rPr>
          <w:rFonts w:hint="eastAsia"/>
        </w:rPr>
        <w:t>分布可靠性对不确定图关键边进行的相关研究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845000">
        <w:rPr>
          <w:rFonts w:hint="eastAsia"/>
        </w:rPr>
        <w:t>介绍了不确定图的相关概念、不确定图数据的一般建模方法、不确定图</w:t>
      </w:r>
      <w:r w:rsidR="00EC4E6D">
        <w:rPr>
          <w:rFonts w:hint="eastAsia"/>
        </w:rPr>
        <w:t>分布</w:t>
      </w:r>
      <w:r w:rsidR="00845000">
        <w:rPr>
          <w:rFonts w:hint="eastAsia"/>
        </w:rPr>
        <w:t>可靠性以及容量可靠性等</w:t>
      </w:r>
      <w:r w:rsidR="00EC4E6D">
        <w:rPr>
          <w:rFonts w:hint="eastAsia"/>
        </w:rPr>
        <w:t>相关问题。</w:t>
      </w:r>
    </w:p>
    <w:p w:rsidR="00E77FC0" w:rsidRDefault="00D64FEA" w:rsidP="00040741">
      <w:pPr>
        <w:pStyle w:val="21"/>
      </w:pPr>
      <w:bookmarkStart w:id="33" w:name="_Toc451120787"/>
      <w:r>
        <w:rPr>
          <w:rFonts w:hint="eastAsia"/>
        </w:rPr>
        <w:t>2</w:t>
      </w:r>
      <w:r w:rsidR="00040741">
        <w:rPr>
          <w:rFonts w:hint="eastAsia"/>
        </w:rPr>
        <w:t xml:space="preserve">.1 </w:t>
      </w:r>
      <w:r w:rsidR="00E77FC0">
        <w:rPr>
          <w:rFonts w:hint="eastAsia"/>
        </w:rPr>
        <w:t>最大流</w:t>
      </w:r>
      <w:r w:rsidR="00CB39C4">
        <w:rPr>
          <w:rFonts w:hint="eastAsia"/>
        </w:rPr>
        <w:t>问题</w:t>
      </w:r>
      <w:bookmarkEnd w:id="33"/>
    </w:p>
    <w:p w:rsidR="0028505A" w:rsidRDefault="00D64FEA" w:rsidP="003610BD">
      <w:pPr>
        <w:pStyle w:val="31"/>
      </w:pPr>
      <w:bookmarkStart w:id="34" w:name="_Toc451120788"/>
      <w:r>
        <w:rPr>
          <w:rFonts w:hint="eastAsia"/>
        </w:rPr>
        <w:t>2</w:t>
      </w:r>
      <w:r w:rsidR="00040741">
        <w:rPr>
          <w:rFonts w:hint="eastAsia"/>
        </w:rPr>
        <w:t xml:space="preserve">.1.1 </w:t>
      </w:r>
      <w:r w:rsidR="0028505A">
        <w:rPr>
          <w:rFonts w:hint="eastAsia"/>
        </w:rPr>
        <w:t>基本概念和相关定义</w:t>
      </w:r>
      <w:bookmarkEnd w:id="34"/>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sidR="00E156BC">
        <w:rPr>
          <w:rFonts w:hint="eastAsia"/>
          <w:b/>
          <w:vertAlign w:val="superscript"/>
        </w:rPr>
        <w:t>35</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25pt;height:112.1pt" o:ole="">
            <v:imagedata r:id="rId20" o:title=""/>
          </v:shape>
          <o:OLEObject Type="Embed" ProgID="Visio.Drawing.11" ShapeID="_x0000_i1025" DrawAspect="Content" ObjectID="_1525008252" r:id="rId21"/>
        </w:object>
      </w:r>
      <w:r w:rsidRPr="00694187">
        <w:t xml:space="preserve"> </w:t>
      </w:r>
      <w:r>
        <w:object w:dxaOrig="3528" w:dyaOrig="2218">
          <v:shape id="_x0000_i1026" type="#_x0000_t75" style="width:175.25pt;height:112.1pt" o:ole="">
            <v:imagedata r:id="rId22" o:title=""/>
          </v:shape>
          <o:OLEObject Type="Embed" ProgID="Visio.Drawing.11" ShapeID="_x0000_i1026" DrawAspect="Content" ObjectID="_1525008253" r:id="rId23"/>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r w:rsidR="00177AA0" w:rsidRPr="00DC62EB">
        <w:rPr>
          <w:rFonts w:hint="eastAsia"/>
          <w:sz w:val="21"/>
        </w:rPr>
        <w:t>流网络</w:t>
      </w:r>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t>图</w:t>
      </w:r>
      <w:r w:rsidRPr="00DC62EB">
        <w:rPr>
          <w:rFonts w:hint="eastAsia"/>
          <w:sz w:val="21"/>
          <w:szCs w:val="21"/>
        </w:rPr>
        <w:t>2</w:t>
      </w:r>
      <w:r w:rsidRPr="00DC62EB">
        <w:rPr>
          <w:sz w:val="21"/>
          <w:szCs w:val="21"/>
        </w:rPr>
        <w:t>-1</w:t>
      </w:r>
      <w:r w:rsidRPr="00DC62EB">
        <w:rPr>
          <w:rFonts w:hint="eastAsia"/>
          <w:sz w:val="21"/>
          <w:szCs w:val="21"/>
        </w:rPr>
        <w:t xml:space="preserve"> </w:t>
      </w:r>
      <w:r w:rsidRPr="00DC62EB">
        <w:rPr>
          <w:rFonts w:ascii="宋体" w:hAnsi="宋体" w:hint="eastAsia"/>
          <w:sz w:val="21"/>
          <w:szCs w:val="21"/>
        </w:rPr>
        <w:t>流网络及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lastRenderedPageBreak/>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35" w:name="_Toc451120789"/>
      <w:r>
        <w:rPr>
          <w:rFonts w:hint="eastAsia"/>
        </w:rPr>
        <w:t>2</w:t>
      </w:r>
      <w:r w:rsidR="00040741">
        <w:rPr>
          <w:rFonts w:hint="eastAsia"/>
        </w:rPr>
        <w:t xml:space="preserve">.1.2 </w:t>
      </w:r>
      <w:r w:rsidR="00E77FC0">
        <w:rPr>
          <w:rFonts w:hint="eastAsia"/>
        </w:rPr>
        <w:t>常见的最大流算法</w:t>
      </w:r>
      <w:bookmarkEnd w:id="35"/>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sidR="00E156BC">
        <w:rPr>
          <w:rFonts w:hint="eastAsia"/>
          <w:vertAlign w:val="superscript"/>
        </w:rPr>
        <w:t>36</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sidR="00E156BC">
        <w:rPr>
          <w:rFonts w:hint="eastAsia"/>
          <w:vertAlign w:val="superscript"/>
        </w:rPr>
        <w:t>35</w:t>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对于给定的流网络</w:t>
      </w:r>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r w:rsidRPr="00C1442C">
        <w:rPr>
          <w:i/>
        </w:rPr>
        <w:t>’</w:t>
      </w:r>
      <w:r w:rsidR="00C1442C">
        <w:rPr>
          <w:rFonts w:hint="eastAsia"/>
        </w:rPr>
        <w:t>，</w:t>
      </w:r>
      <w:r w:rsidRPr="00C1442C">
        <w:rPr>
          <w:rFonts w:hint="eastAsia"/>
          <w:i/>
        </w:rPr>
        <w:t>E</w:t>
      </w:r>
      <w:r w:rsidRPr="00C1442C">
        <w:rPr>
          <w:i/>
        </w:rPr>
        <w:t>’</w:t>
      </w:r>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r w:rsidRPr="00C1442C">
        <w:rPr>
          <w:rFonts w:ascii="Times New Roman" w:hAnsi="Times New Roman"/>
          <w:i/>
          <w:sz w:val="24"/>
        </w:rPr>
        <w:t>’</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i/>
          <w:sz w:val="24"/>
        </w:rPr>
        <w:t>’</w:t>
      </w:r>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lastRenderedPageBreak/>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25pt;height:112.1pt" o:ole="">
            <v:imagedata r:id="rId24" o:title=""/>
          </v:shape>
          <o:OLEObject Type="Embed" ProgID="Visio.Drawing.11" ShapeID="_x0000_i1027" DrawAspect="Content" ObjectID="_1525008254" r:id="rId25"/>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sidR="00E156BC">
        <w:rPr>
          <w:rFonts w:hint="eastAsia"/>
          <w:b/>
          <w:vertAlign w:val="superscript"/>
        </w:rPr>
        <w:t>35</w:t>
      </w:r>
      <w:r w:rsidRPr="00796464">
        <w:rPr>
          <w:rFonts w:hint="eastAsia"/>
          <w:b/>
          <w:vertAlign w:val="superscript"/>
        </w:rPr>
        <w:t>]</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sidR="00E156BC">
        <w:rPr>
          <w:rFonts w:hint="eastAsia"/>
          <w:vertAlign w:val="superscript"/>
        </w:rPr>
        <w:t>35</w:t>
      </w:r>
      <w:r w:rsidRPr="00F933C2">
        <w:rPr>
          <w:rFonts w:hint="eastAsia"/>
          <w:vertAlign w:val="superscript"/>
        </w:rPr>
        <w:t>]</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sidR="00E156BC">
        <w:rPr>
          <w:rFonts w:hint="eastAsia"/>
          <w:vertAlign w:val="superscript"/>
        </w:rPr>
        <w:t>37</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sidR="009473E6">
        <w:rPr>
          <w:rFonts w:hint="eastAsia"/>
          <w:vertAlign w:val="superscript"/>
        </w:rPr>
        <w:t>38</w:t>
      </w:r>
      <w:r w:rsidRPr="00ED24DB">
        <w:rPr>
          <w:rFonts w:hint="eastAsia"/>
          <w:vertAlign w:val="superscript"/>
        </w:rPr>
        <w:t>]</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lastRenderedPageBreak/>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sidR="009473E6">
        <w:rPr>
          <w:rFonts w:hint="eastAsia"/>
          <w:vertAlign w:val="superscript"/>
        </w:rPr>
        <w:t>3</w:t>
      </w:r>
      <w:r w:rsidR="00AC519D">
        <w:rPr>
          <w:rFonts w:hint="eastAsia"/>
          <w:vertAlign w:val="superscript"/>
        </w:rPr>
        <w:t>5</w:t>
      </w:r>
      <w:r w:rsidR="009473E6">
        <w:rPr>
          <w:rFonts w:hint="eastAsia"/>
          <w:vertAlign w:val="superscript"/>
        </w:rPr>
        <w:t>]</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r w:rsidR="001F5520">
        <w:rPr>
          <w:rFonts w:hint="eastAsia"/>
          <w:vertAlign w:val="superscript"/>
        </w:rPr>
        <w:t>39</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36" w:name="_Toc451120790"/>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36"/>
    </w:p>
    <w:p w:rsidR="00E77FC0" w:rsidRDefault="00D64FEA" w:rsidP="003610BD">
      <w:pPr>
        <w:pStyle w:val="31"/>
      </w:pPr>
      <w:bookmarkStart w:id="37" w:name="_Toc451120791"/>
      <w:r>
        <w:rPr>
          <w:rFonts w:hint="eastAsia"/>
        </w:rPr>
        <w:t>2.</w:t>
      </w:r>
      <w:r w:rsidR="00040741">
        <w:rPr>
          <w:rFonts w:hint="eastAsia"/>
        </w:rPr>
        <w:t xml:space="preserve">2.1 </w:t>
      </w:r>
      <w:r w:rsidR="00E77FC0">
        <w:rPr>
          <w:rFonts w:hint="eastAsia"/>
        </w:rPr>
        <w:t>基本概念和相关定义</w:t>
      </w:r>
      <w:bookmarkEnd w:id="37"/>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sidRPr="009A610A">
        <w:rPr>
          <w:rFonts w:hint="eastAsia"/>
          <w:vertAlign w:val="superscript"/>
        </w:rPr>
        <w:t>[</w:t>
      </w:r>
      <w:r w:rsidR="001C347D" w:rsidRPr="009A610A">
        <w:rPr>
          <w:rFonts w:hint="eastAsia"/>
          <w:vertAlign w:val="superscript"/>
        </w:rPr>
        <w:t>4</w:t>
      </w:r>
      <w:r w:rsidR="007A69F4">
        <w:rPr>
          <w:rFonts w:hint="eastAsia"/>
          <w:vertAlign w:val="superscript"/>
        </w:rPr>
        <w:t>0</w:t>
      </w:r>
      <w:r w:rsidR="00205B96" w:rsidRPr="009A610A">
        <w:rPr>
          <w:rFonts w:hint="eastAsia"/>
          <w:vertAlign w:val="superscript"/>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lastRenderedPageBreak/>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38" w:name="_Toc451120792"/>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38"/>
    </w:p>
    <w:p w:rsidR="00E13CD7" w:rsidRDefault="00E13CD7" w:rsidP="00037780">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出网络容量的随机性和多态性。所以，使用传统的网络流理论没有考虑到网络容量的这两个特性，用来解决随机环境下的网络实际问题已经不再合适。</w:t>
      </w:r>
    </w:p>
    <w:p w:rsidR="0097372A" w:rsidRDefault="006B4BCC" w:rsidP="00037780">
      <w:pPr>
        <w:pStyle w:val="a3"/>
        <w:spacing w:line="288" w:lineRule="auto"/>
        <w:ind w:firstLine="468"/>
      </w:pPr>
      <w:r>
        <w:rPr>
          <w:rFonts w:hint="eastAsia"/>
        </w:rPr>
        <w:t>目前已有的计算流网络的可靠性的方法，大部分都需要已知最小路径或最小割集，再利用不交积和、容斥原理、复合路径等方法求解。</w:t>
      </w:r>
    </w:p>
    <w:p w:rsidR="009B7DFF" w:rsidRDefault="00D52A90" w:rsidP="00037780">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2B5710">
        <w:rPr>
          <w:rFonts w:hint="eastAsia"/>
        </w:rPr>
        <w:t>靠性</w:t>
      </w:r>
      <w:r w:rsidR="00686A6F" w:rsidRPr="00935E27">
        <w:rPr>
          <w:vertAlign w:val="superscript"/>
        </w:rPr>
        <w:t>[</w:t>
      </w:r>
      <w:r w:rsidR="009A5D1C" w:rsidRPr="00935E27">
        <w:rPr>
          <w:szCs w:val="24"/>
          <w:vertAlign w:val="superscript"/>
        </w:rPr>
        <w:t>65</w:t>
      </w:r>
      <w:r w:rsidR="00686A6F" w:rsidRPr="00935E27">
        <w:rPr>
          <w:vertAlign w:val="superscript"/>
        </w:rPr>
        <w:t>]</w:t>
      </w:r>
      <w:r w:rsidR="00371989">
        <w:rPr>
          <w:rFonts w:hint="eastAsia"/>
        </w:rPr>
        <w:t>。</w:t>
      </w:r>
    </w:p>
    <w:p w:rsidR="00886958" w:rsidRDefault="00886958" w:rsidP="00037780">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18.         if p(</w:t>
            </w:r>
            <w:r w:rsidR="0048706A" w:rsidRPr="008E43F7">
              <w:rPr>
                <w:rFonts w:hint="eastAsia"/>
                <w:i/>
                <w:szCs w:val="24"/>
              </w:rPr>
              <w:sym w:font="Symbol" w:char="F061"/>
            </w:r>
            <w:r w:rsidR="0048706A" w:rsidRPr="008E43F7">
              <w:rPr>
                <w:i/>
                <w:szCs w:val="24"/>
              </w:rPr>
              <w:t>’</w:t>
            </w:r>
            <w:r w:rsidRPr="008E43F7">
              <w:rPr>
                <w:szCs w:val="24"/>
              </w:rPr>
              <w:t>) &gt; P, then P = p(</w:t>
            </w:r>
            <w:r w:rsidR="00350EA7" w:rsidRPr="008E43F7">
              <w:rPr>
                <w:rFonts w:hint="eastAsia"/>
                <w:i/>
                <w:szCs w:val="24"/>
              </w:rPr>
              <w:sym w:font="Symbol" w:char="F061"/>
            </w:r>
            <w:r w:rsidR="00350EA7" w:rsidRPr="008E43F7">
              <w:rPr>
                <w:i/>
                <w:szCs w:val="24"/>
              </w:rPr>
              <w:t>’</w:t>
            </w:r>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的最大流网络可靠新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的最大流网络可靠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39" w:name="_Toc451120793"/>
      <w:r>
        <w:rPr>
          <w:rFonts w:hint="eastAsia"/>
        </w:rPr>
        <w:t>2</w:t>
      </w:r>
      <w:r w:rsidR="00040741">
        <w:rPr>
          <w:rFonts w:hint="eastAsia"/>
        </w:rPr>
        <w:t xml:space="preserve">.3 </w:t>
      </w:r>
      <w:r w:rsidR="00E77FC0">
        <w:rPr>
          <w:rFonts w:hint="eastAsia"/>
        </w:rPr>
        <w:t>不确定图数据</w:t>
      </w:r>
      <w:bookmarkEnd w:id="39"/>
    </w:p>
    <w:p w:rsidR="00561861" w:rsidRDefault="00D64FEA" w:rsidP="003610BD">
      <w:pPr>
        <w:pStyle w:val="31"/>
      </w:pPr>
      <w:bookmarkStart w:id="40" w:name="_Toc451120794"/>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40"/>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0.8pt;height:94.4pt" o:ole="">
            <v:imagedata r:id="rId26" o:title=""/>
          </v:shape>
          <o:OLEObject Type="Embed" ProgID="Visio.Drawing.11" ShapeID="_x0000_i1028" DrawAspect="Content" ObjectID="_1525008255" r:id="rId27"/>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w:t>
      </w:r>
      <w:r w:rsidR="00D47755">
        <w:rPr>
          <w:rFonts w:hint="eastAsia"/>
          <w:szCs w:val="24"/>
          <w:vertAlign w:val="superscript"/>
        </w:rPr>
        <w:t>41</w:t>
      </w:r>
      <w:r w:rsidRPr="00261667">
        <w:rPr>
          <w:rFonts w:hint="eastAsia"/>
          <w:szCs w:val="24"/>
          <w:vertAlign w:val="superscript"/>
        </w:rPr>
        <w:t>]</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w:t>
      </w:r>
      <w:r w:rsidR="00D47755">
        <w:rPr>
          <w:rFonts w:hint="eastAsia"/>
          <w:szCs w:val="24"/>
          <w:vertAlign w:val="superscript"/>
        </w:rPr>
        <w:t>42-44</w:t>
      </w:r>
      <w:r w:rsidRPr="00261667">
        <w:rPr>
          <w:rFonts w:hint="eastAsia"/>
          <w:szCs w:val="24"/>
          <w:vertAlign w:val="superscript"/>
        </w:rPr>
        <w:t>]</w:t>
      </w:r>
      <w:r w:rsidRPr="00261667">
        <w:rPr>
          <w:rFonts w:hint="eastAsia"/>
          <w:szCs w:val="24"/>
        </w:rPr>
        <w:t>。而对于不确定图的相邻性与可达性也有很多的研究成果，张海杰</w:t>
      </w:r>
      <w:r w:rsidRPr="00261667">
        <w:rPr>
          <w:rFonts w:hint="eastAsia"/>
          <w:szCs w:val="24"/>
          <w:vertAlign w:val="superscript"/>
        </w:rPr>
        <w:t xml:space="preserve"> [</w:t>
      </w:r>
      <w:r w:rsidR="00D47755">
        <w:rPr>
          <w:rFonts w:hint="eastAsia"/>
          <w:szCs w:val="24"/>
          <w:vertAlign w:val="superscript"/>
        </w:rPr>
        <w:t>44</w:t>
      </w:r>
      <w:r w:rsidR="009D3E47">
        <w:rPr>
          <w:rFonts w:hint="eastAsia"/>
          <w:szCs w:val="24"/>
          <w:vertAlign w:val="superscript"/>
        </w:rPr>
        <w:t>]</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00D47755">
        <w:rPr>
          <w:rFonts w:hint="eastAsia"/>
          <w:szCs w:val="24"/>
          <w:vertAlign w:val="superscript"/>
        </w:rPr>
        <w:t>[45</w:t>
      </w:r>
      <w:r w:rsidRPr="00261667">
        <w:rPr>
          <w:rFonts w:hint="eastAsia"/>
          <w:szCs w:val="24"/>
          <w:vertAlign w:val="superscript"/>
        </w:rPr>
        <w:t>]</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w:t>
      </w:r>
      <w:r w:rsidR="00D47755">
        <w:rPr>
          <w:rFonts w:hint="eastAsia"/>
          <w:szCs w:val="24"/>
          <w:vertAlign w:val="superscript"/>
        </w:rPr>
        <w:t>46</w:t>
      </w:r>
      <w:r w:rsidRPr="00261667">
        <w:rPr>
          <w:rFonts w:hint="eastAsia"/>
          <w:szCs w:val="24"/>
          <w:vertAlign w:val="superscript"/>
        </w:rPr>
        <w:t>]</w:t>
      </w:r>
      <w:r w:rsidRPr="00261667">
        <w:rPr>
          <w:rFonts w:hint="eastAsia"/>
          <w:szCs w:val="24"/>
        </w:rPr>
        <w:t>等人则关注于不确定图中给定顶点的可达性，提出了一种有效的随机算法，此外，对于不确定图中的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w:t>
      </w:r>
      <w:r w:rsidR="00D47755">
        <w:rPr>
          <w:rFonts w:hint="eastAsia"/>
          <w:szCs w:val="24"/>
          <w:vertAlign w:val="superscript"/>
        </w:rPr>
        <w:t>47</w:t>
      </w:r>
      <w:r w:rsidRPr="00261667">
        <w:rPr>
          <w:rFonts w:hint="eastAsia"/>
          <w:szCs w:val="24"/>
          <w:vertAlign w:val="superscript"/>
        </w:rPr>
        <w:t>]</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41" w:name="OLE_LINK19"/>
      <w:r w:rsidRPr="00454B34">
        <w:rPr>
          <w:rFonts w:hint="eastAsia"/>
          <w:b/>
        </w:rPr>
        <w:lastRenderedPageBreak/>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r w:rsidR="00F9502D">
        <w:rPr>
          <w:rFonts w:hint="eastAsia"/>
        </w:rPr>
        <w:t>边能够达到流量为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2.35pt;height:101.2pt" o:ole="">
            <v:imagedata r:id="rId28" o:title=""/>
          </v:shape>
          <o:OLEObject Type="Embed" ProgID="Visio.Drawing.11" ShapeID="_x0000_i1029" DrawAspect="Content" ObjectID="_1525008256" r:id="rId29"/>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41"/>
    </w:p>
    <w:p w:rsidR="0097372A" w:rsidRDefault="0097372A" w:rsidP="00776465">
      <w:pPr>
        <w:spacing w:line="288" w:lineRule="auto"/>
        <w:ind w:firstLine="200"/>
      </w:pPr>
      <w:r>
        <w:rPr>
          <w:rFonts w:hint="eastAsia"/>
        </w:rPr>
        <w:t>可能世界模型</w:t>
      </w:r>
      <w:r w:rsidRPr="0060414C">
        <w:rPr>
          <w:rFonts w:hint="eastAsia"/>
          <w:vertAlign w:val="superscript"/>
        </w:rPr>
        <w:t>[</w:t>
      </w:r>
      <w:r w:rsidR="00D47755">
        <w:rPr>
          <w:rFonts w:hint="eastAsia"/>
          <w:vertAlign w:val="superscript"/>
        </w:rPr>
        <w:t>48-49</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42" w:name="_Toc451120795"/>
      <w:r>
        <w:rPr>
          <w:rFonts w:hint="eastAsia"/>
        </w:rPr>
        <w:t>2</w:t>
      </w:r>
      <w:r w:rsidR="00040741">
        <w:rPr>
          <w:rFonts w:hint="eastAsia"/>
        </w:rPr>
        <w:t xml:space="preserve">.3.2 </w:t>
      </w:r>
      <w:r w:rsidR="001308A3">
        <w:rPr>
          <w:rFonts w:hint="eastAsia"/>
        </w:rPr>
        <w:t>不确定图分布可靠性</w:t>
      </w:r>
      <w:bookmarkEnd w:id="42"/>
    </w:p>
    <w:p w:rsidR="00B30857" w:rsidRDefault="00B30857" w:rsidP="003A4C19">
      <w:pPr>
        <w:spacing w:line="288" w:lineRule="auto"/>
        <w:ind w:firstLine="468"/>
      </w:pPr>
      <w:r>
        <w:rPr>
          <w:rFonts w:hint="eastAsia"/>
        </w:rPr>
        <w:t>不确定图流分布问题是在传统的流网络问题的基础上加入了边的存在概率，因此对于不确定图流分布问题而言，边上存在着两种属性，一种是容量属性，另一种是概率属性。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5.25pt;height:112.1pt" o:ole="">
            <v:imagedata r:id="rId30" o:title=""/>
          </v:shape>
          <o:OLEObject Type="Embed" ProgID="Visio.Drawing.11" ShapeID="_x0000_i1030" DrawAspect="Content" ObjectID="_1525008257" r:id="rId31"/>
        </w:object>
      </w:r>
      <w:r>
        <w:object w:dxaOrig="3527" w:dyaOrig="2217">
          <v:shape id="_x0000_i1031" type="#_x0000_t75" style="width:175.25pt;height:112.1pt" o:ole="">
            <v:imagedata r:id="rId32" o:title=""/>
          </v:shape>
          <o:OLEObject Type="Embed" ProgID="Visio.Drawing.11" ShapeID="_x0000_i1031" DrawAspect="Content" ObjectID="_1525008258" r:id="rId33"/>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r w:rsidRPr="00521D8F">
        <w:rPr>
          <w:rFonts w:hint="eastAsia"/>
          <w:szCs w:val="24"/>
        </w:rPr>
        <w:t>，</w:t>
      </w:r>
      <w:r w:rsidRPr="00521D8F">
        <w:rPr>
          <w:szCs w:val="24"/>
        </w:rPr>
        <w:t>E’</w:t>
      </w:r>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出来的流值之和。</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（不确定图最大流）</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）可以表示为不确定图所有能够满足</w:t>
      </w:r>
      <w:r w:rsidRPr="00521D8F">
        <w:rPr>
          <w:rFonts w:hint="eastAsia"/>
          <w:szCs w:val="24"/>
        </w:rPr>
        <w:t>d</w:t>
      </w:r>
      <w:r w:rsidRPr="00521D8F">
        <w:rPr>
          <w:rFonts w:hint="eastAsia"/>
          <w:szCs w:val="24"/>
        </w:rPr>
        <w:t>流的子图概率之</w:t>
      </w:r>
      <w:r w:rsidRPr="00D65159">
        <w:rPr>
          <w:rFonts w:hint="eastAsia"/>
          <w:szCs w:val="24"/>
        </w:rPr>
        <w:t>和</w:t>
      </w:r>
      <w:r w:rsidRPr="00521D8F">
        <w:rPr>
          <w:rFonts w:hint="eastAsia"/>
          <w:szCs w:val="24"/>
        </w:rPr>
        <w:t>，即</w:t>
      </w:r>
      <m:oMath>
        <m:r>
          <m:rPr>
            <m:sty m:val="p"/>
          </m:rPr>
          <w:rPr>
            <w:rFonts w:ascii="Cambria Math" w:eastAsia="Cambria Math" w:hAnsi="Cambria Math"/>
            <w:szCs w:val="24"/>
          </w:rPr>
          <m:t>P</m:t>
        </m:r>
        <m:r>
          <m:rPr>
            <m:sty m:val="p"/>
          </m:rPr>
          <w:rPr>
            <w:rFonts w:ascii="Cambria Math" w:hAnsi="Cambria Math"/>
            <w:szCs w:val="24"/>
          </w:rPr>
          <m:t>（</m:t>
        </m:r>
        <m:r>
          <m:rPr>
            <m:sty m:val="p"/>
          </m:rPr>
          <w:rPr>
            <w:rFonts w:ascii="Cambria Math" w:hAnsi="Cambria Math"/>
            <w:szCs w:val="24"/>
          </w:rPr>
          <m:t>d</m:t>
        </m:r>
        <m:r>
          <m:rPr>
            <m:sty m:val="p"/>
          </m:rPr>
          <w:rPr>
            <w:rFonts w:ascii="Cambria Math"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为不确定图的最大流时，表示的为不确定图相对于最大流的容量可靠性。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的所有子图，那么不确定图相对于最大流的容量可靠性可以表示为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25pt;height:87.6pt" o:ole="">
            <v:imagedata r:id="rId34" o:title=""/>
          </v:shape>
          <o:OLEObject Type="Embed" ProgID="Visio.Drawing.11" ShapeID="_x0000_i1032" DrawAspect="Content" ObjectID="_1525008259" r:id="rId35"/>
        </w:object>
      </w:r>
      <w:r>
        <w:object w:dxaOrig="3527" w:dyaOrig="2218">
          <v:shape id="_x0000_i1033" type="#_x0000_t75" style="width:142.65pt;height:89pt" o:ole="">
            <v:imagedata r:id="rId36" o:title=""/>
          </v:shape>
          <o:OLEObject Type="Embed" ProgID="Visio.Drawing.11" ShapeID="_x0000_i1033" DrawAspect="Content" ObjectID="_1525008260" r:id="rId37"/>
        </w:object>
      </w:r>
      <w:r>
        <w:object w:dxaOrig="3527" w:dyaOrig="2218">
          <v:shape id="_x0000_i1034" type="#_x0000_t75" style="width:136.55pt;height:85.6pt" o:ole="">
            <v:imagedata r:id="rId38" o:title=""/>
          </v:shape>
          <o:OLEObject Type="Embed" ProgID="Visio.Drawing.11" ShapeID="_x0000_i1034" DrawAspect="Content" ObjectID="_1525008261" r:id="rId39"/>
        </w:object>
      </w:r>
    </w:p>
    <w:p w:rsidR="008F7129" w:rsidRPr="00543EFD" w:rsidRDefault="008F7129" w:rsidP="00543EFD">
      <w:pPr>
        <w:pStyle w:val="a3"/>
        <w:spacing w:line="288" w:lineRule="auto"/>
        <w:ind w:firstLine="408"/>
        <w:jc w:val="center"/>
        <w:rPr>
          <w:sz w:val="21"/>
        </w:rPr>
      </w:pPr>
      <w:r w:rsidRPr="00543EFD">
        <w:rPr>
          <w:rFonts w:hint="eastAsia"/>
          <w:sz w:val="21"/>
        </w:rPr>
        <w:lastRenderedPageBreak/>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hAnsi="Cambria Math"/>
          </w:rPr>
          <m:t>（</m:t>
        </m:r>
        <m:r>
          <m:rPr>
            <m:sty m:val="p"/>
          </m:rPr>
          <w:rPr>
            <w:rFonts w:ascii="Cambria Math" w:hAnsi="Cambria Math"/>
          </w:rPr>
          <m:t>d</m:t>
        </m:r>
        <m:r>
          <m:rPr>
            <m:sty m:val="p"/>
          </m:rPr>
          <w:rPr>
            <w:rFonts w:ascii="Cambria Math"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w:t>
      </w:r>
      <w:r w:rsidRPr="000A350B">
        <w:rPr>
          <w:rFonts w:hint="eastAsia"/>
        </w:rPr>
        <w:t>积</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25pt;height:112.1pt" o:ole="">
            <v:imagedata r:id="rId40" o:title=""/>
          </v:shape>
          <o:OLEObject Type="Embed" ProgID="Visio.Drawing.11" ShapeID="_x0000_i1035" DrawAspect="Content" ObjectID="_1525008262" r:id="rId41"/>
        </w:object>
      </w:r>
      <w:r w:rsidRPr="00E07FA1">
        <w:t xml:space="preserve"> </w:t>
      </w:r>
      <w:r>
        <w:object w:dxaOrig="3528" w:dyaOrig="2218">
          <v:shape id="_x0000_i1036" type="#_x0000_t75" style="width:175.25pt;height:112.1pt" o:ole="">
            <v:imagedata r:id="rId42" o:title=""/>
          </v:shape>
          <o:OLEObject Type="Embed" ProgID="Visio.Drawing.11" ShapeID="_x0000_i1036" DrawAspect="Content" ObjectID="_1525008263" r:id="rId43"/>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的最可靠性最大流分布可靠性。</w:t>
      </w:r>
    </w:p>
    <w:p w:rsidR="001308A3" w:rsidRPr="001308A3" w:rsidRDefault="00D64FEA" w:rsidP="003610BD">
      <w:pPr>
        <w:pStyle w:val="31"/>
      </w:pPr>
      <w:bookmarkStart w:id="43" w:name="_Toc451120796"/>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43"/>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44" w:name="_Toc451120797"/>
      <w:r>
        <w:rPr>
          <w:rFonts w:hint="eastAsia"/>
        </w:rPr>
        <w:lastRenderedPageBreak/>
        <w:t>2</w:t>
      </w:r>
      <w:r w:rsidR="00040741">
        <w:rPr>
          <w:rFonts w:hint="eastAsia"/>
        </w:rPr>
        <w:t xml:space="preserve">.4 </w:t>
      </w:r>
      <w:r w:rsidR="00E77FC0">
        <w:rPr>
          <w:rFonts w:hint="eastAsia"/>
        </w:rPr>
        <w:t>本章小结</w:t>
      </w:r>
      <w:bookmarkEnd w:id="44"/>
    </w:p>
    <w:p w:rsidR="0002006D" w:rsidRDefault="007156FA" w:rsidP="00DC62EB">
      <w:pPr>
        <w:pStyle w:val="a3"/>
        <w:spacing w:line="288" w:lineRule="auto"/>
        <w:ind w:firstLine="468"/>
        <w:sectPr w:rsidR="0002006D" w:rsidSect="006272F4">
          <w:headerReference w:type="default" r:id="rId44"/>
          <w:footerReference w:type="even" r:id="rId45"/>
          <w:footerReference w:type="default" r:id="rId4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基于网络最大流、随机流网络可靠性和不确定图分布可靠性对不确定图关键边进行的相关研究，因此主要介绍这些概念的相关研究。首先介绍了最大流的相关概念和常用的算法，然后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介绍了不确定图的相关概念和不确定图数据的一般建模方法，以及不确定图流分布及其可靠性的相关问题。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45" w:name="OLE_LINK35"/>
      <w:bookmarkStart w:id="46" w:name="OLE_LINK36"/>
      <w:bookmarkStart w:id="47" w:name="_Toc451120798"/>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45"/>
      <w:bookmarkEnd w:id="46"/>
      <w:bookmarkEnd w:id="47"/>
    </w:p>
    <w:p w:rsidR="008754ED" w:rsidRDefault="000E781B" w:rsidP="007B6362">
      <w:pPr>
        <w:pStyle w:val="a3"/>
        <w:spacing w:line="288" w:lineRule="auto"/>
        <w:ind w:firstLine="468"/>
      </w:pPr>
      <w:bookmarkStart w:id="48" w:name="OLE_LINK9"/>
      <w:bookmarkStart w:id="49"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节提出一种基于流量和容量可靠性的不确定图关键边增量算法</w:t>
      </w:r>
      <w:r w:rsidR="00C024D5">
        <w:rPr>
          <w:rFonts w:hint="eastAsia"/>
        </w:rPr>
        <w:t>ICA_FCP</w:t>
      </w:r>
      <w:r w:rsidR="00C024D5">
        <w:rPr>
          <w:rFonts w:hint="eastAsia"/>
        </w:rPr>
        <w:t>，并重点介绍了算法的思想与实现，同时对算法</w:t>
      </w:r>
      <w:r w:rsidR="00D64CDF">
        <w:rPr>
          <w:rFonts w:hint="eastAsia"/>
        </w:rPr>
        <w:t>过程</w:t>
      </w:r>
      <w:r w:rsidR="00C024D5">
        <w:rPr>
          <w:rFonts w:hint="eastAsia"/>
        </w:rPr>
        <w:t>进行了正确性证明</w:t>
      </w:r>
      <w:r w:rsidR="00BE4434">
        <w:rPr>
          <w:rFonts w:hint="eastAsia"/>
        </w:rPr>
        <w:t>，分析了时间和</w:t>
      </w:r>
      <w:r w:rsidR="00C024D5">
        <w:rPr>
          <w:rFonts w:hint="eastAsia"/>
        </w:rPr>
        <w:t>空间复杂度</w:t>
      </w:r>
      <w:r w:rsidR="00125426">
        <w:rPr>
          <w:rFonts w:hint="eastAsia"/>
        </w:rPr>
        <w:t>，</w:t>
      </w:r>
      <w:r w:rsidR="00476A23">
        <w:rPr>
          <w:rFonts w:hint="eastAsia"/>
        </w:rPr>
        <w:t>3.</w:t>
      </w:r>
      <w:r w:rsidR="0088389F">
        <w:rPr>
          <w:rFonts w:hint="eastAsia"/>
        </w:rPr>
        <w:t>4</w:t>
      </w:r>
      <w:r w:rsidR="00476A23">
        <w:rPr>
          <w:rFonts w:hint="eastAsia"/>
        </w:rPr>
        <w:t>节</w:t>
      </w:r>
      <w:r w:rsidR="00911CAA">
        <w:rPr>
          <w:rFonts w:hint="eastAsia"/>
        </w:rPr>
        <w:t>过实验分析</w:t>
      </w:r>
      <w:r w:rsidR="00476A23" w:rsidRPr="00476A23">
        <w:rPr>
          <w:rFonts w:hint="eastAsia"/>
        </w:rPr>
        <w:t>，比较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50" w:name="_Toc451120799"/>
      <w:bookmarkEnd w:id="48"/>
      <w:bookmarkEnd w:id="49"/>
      <w:r>
        <w:rPr>
          <w:rFonts w:hint="eastAsia"/>
        </w:rPr>
        <w:t>3</w:t>
      </w:r>
      <w:r w:rsidR="00040741">
        <w:rPr>
          <w:rFonts w:hint="eastAsia"/>
        </w:rPr>
        <w:t xml:space="preserve">.1 </w:t>
      </w:r>
      <w:r w:rsidR="002B5B19">
        <w:rPr>
          <w:rFonts w:hint="eastAsia"/>
        </w:rPr>
        <w:t>基于流量和容量可靠性的</w:t>
      </w:r>
      <w:r w:rsidR="003E6D97">
        <w:rPr>
          <w:rFonts w:hint="eastAsia"/>
        </w:rPr>
        <w:t>关键</w:t>
      </w:r>
      <w:r w:rsidR="002B5B19">
        <w:rPr>
          <w:rFonts w:hint="eastAsia"/>
        </w:rPr>
        <w:t>边模型</w:t>
      </w:r>
      <w:bookmarkEnd w:id="50"/>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w:t>
      </w:r>
      <w:r w:rsidR="00140F68">
        <w:rPr>
          <w:rFonts w:hint="eastAsia"/>
        </w:rPr>
        <w:t>边</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sidR="00236E98" w:rsidRPr="009A610A">
        <w:rPr>
          <w:rFonts w:hint="eastAsia"/>
          <w:vertAlign w:val="superscript"/>
        </w:rPr>
        <w:t>[</w:t>
      </w:r>
      <w:r w:rsidR="00D47755">
        <w:rPr>
          <w:rFonts w:hint="eastAsia"/>
          <w:vertAlign w:val="superscript"/>
        </w:rPr>
        <w:t>22</w:t>
      </w:r>
      <w:r w:rsidR="00236E98" w:rsidRPr="009A610A">
        <w:rPr>
          <w:rFonts w:hint="eastAsia"/>
          <w:vertAlign w:val="superscript"/>
        </w:rPr>
        <w:t>]</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w:t>
      </w:r>
      <w:r w:rsidR="00C50891" w:rsidRPr="009A610A">
        <w:rPr>
          <w:rFonts w:hint="eastAsia"/>
          <w:vertAlign w:val="superscript"/>
        </w:rPr>
        <w:t>[</w:t>
      </w:r>
      <w:r w:rsidR="00D47755">
        <w:rPr>
          <w:rFonts w:hint="eastAsia"/>
          <w:vertAlign w:val="superscript"/>
        </w:rPr>
        <w:t>22</w:t>
      </w:r>
      <w:r w:rsidR="00C50891" w:rsidRPr="009A610A">
        <w:rPr>
          <w:rFonts w:hint="eastAsia"/>
          <w:vertAlign w:val="superscript"/>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9A33D7" w:rsidP="004678AB">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lastRenderedPageBreak/>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9A33D7"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会使得不确定图不能满足原有最大流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4678AB">
        <w:rPr>
          <w:rFonts w:hint="eastAsia"/>
          <w:color w:val="000000"/>
        </w:rPr>
        <w:t>条边</w:t>
      </w:r>
      <w:r w:rsidR="00E975FC" w:rsidRPr="004678AB">
        <w:rPr>
          <w:color w:val="000000"/>
        </w:rPr>
        <w:t>e</w:t>
      </w:r>
      <w:r w:rsidR="00E975FC" w:rsidRPr="004678AB">
        <w:rPr>
          <w:color w:val="000000"/>
          <w:vertAlign w:val="subscript"/>
        </w:rPr>
        <w:t>i</w:t>
      </w:r>
      <w:r w:rsidR="00E975FC" w:rsidRPr="004678AB">
        <w:rPr>
          <w:rFonts w:hint="eastAsia"/>
          <w:color w:val="000000"/>
        </w:rPr>
        <w:t>，如果边</w:t>
      </w:r>
      <w:r w:rsidR="00E975FC" w:rsidRPr="004678AB">
        <w:rPr>
          <w:color w:val="000000"/>
        </w:rPr>
        <w:t>e</w:t>
      </w:r>
      <w:r w:rsidR="00E975FC" w:rsidRPr="004678AB">
        <w:rPr>
          <w:color w:val="000000"/>
          <w:vertAlign w:val="subscript"/>
        </w:rPr>
        <w:t>i</w:t>
      </w:r>
      <w:r w:rsidR="00E975FC" w:rsidRPr="004678AB">
        <w:rPr>
          <w:rFonts w:hint="eastAsia"/>
          <w:color w:val="000000"/>
        </w:rPr>
        <w:t>是</w:t>
      </w:r>
      <w:r w:rsidR="00E975FC" w:rsidRPr="004678AB">
        <w:rPr>
          <w:color w:val="000000"/>
        </w:rPr>
        <w:t>B</w:t>
      </w:r>
      <w:r w:rsidR="00E975FC" w:rsidRPr="004678AB">
        <w:rPr>
          <w:rFonts w:hint="eastAsia"/>
          <w:color w:val="000000"/>
        </w:rPr>
        <w:t>类边，那么移除</w:t>
      </w:r>
      <w:r w:rsidR="00E975FC" w:rsidRPr="004678AB">
        <w:rPr>
          <w:color w:val="000000"/>
        </w:rPr>
        <w:t>ei</w:t>
      </w:r>
      <w:r w:rsidR="00E975FC" w:rsidRPr="004678AB">
        <w:rPr>
          <w:rFonts w:hint="eastAsia"/>
          <w:color w:val="000000"/>
        </w:rPr>
        <w:t>，不确定图</w:t>
      </w:r>
      <w:r w:rsidR="00E33030" w:rsidRPr="004678AB">
        <w:rPr>
          <w:rFonts w:hint="eastAsia"/>
          <w:color w:val="000000"/>
        </w:rPr>
        <w:t>G</w:t>
      </w:r>
      <w:r w:rsidR="00E975FC" w:rsidRPr="004678AB">
        <w:rPr>
          <w:rFonts w:hint="eastAsia"/>
          <w:color w:val="000000"/>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51" w:name="_Toc451120800"/>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51"/>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52" w:name="OLE_LINK17"/>
            <w:bookmarkStart w:id="53" w:name="OLE_LINK21"/>
            <w:bookmarkStart w:id="54" w:name="OLE_LINK22"/>
            <w:r w:rsidR="00327708">
              <w:rPr>
                <w:rFonts w:hint="eastAsia"/>
              </w:rPr>
              <w:t>BASE_FCP</w:t>
            </w:r>
            <w:bookmarkEnd w:id="52"/>
            <w:bookmarkEnd w:id="53"/>
            <w:bookmarkEnd w:id="54"/>
            <w:r w:rsidR="00327708">
              <w:rPr>
                <w:rFonts w:hint="eastAsia"/>
              </w:rPr>
              <w:t>算法</w:t>
            </w:r>
          </w:p>
        </w:tc>
      </w:tr>
      <w:tr w:rsidR="003D2620" w:rsidRPr="005A05F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 xml:space="preserve">Input uncertain Graph G and its source </w:t>
            </w:r>
            <w:r w:rsidR="002307AA">
              <w:rPr>
                <w:rFonts w:hint="eastAsia"/>
              </w:rPr>
              <w:t>node</w:t>
            </w:r>
            <w:r>
              <w:rPr>
                <w:rFonts w:hint="eastAsia"/>
              </w:rPr>
              <w:t xml:space="preserve"> and sink </w:t>
            </w:r>
            <w:r w:rsidR="002307AA">
              <w:rPr>
                <w:rFonts w:hint="eastAsia"/>
              </w:rPr>
              <w:t>node</w:t>
            </w:r>
            <w:r w:rsidR="00741ADA">
              <w:rPr>
                <w:rFonts w:hint="eastAsia"/>
              </w:rPr>
              <w:t>;</w:t>
            </w:r>
          </w:p>
          <w:p w:rsidR="00F30E09" w:rsidRDefault="00741ADA" w:rsidP="005000A5">
            <w:pPr>
              <w:tabs>
                <w:tab w:val="left" w:pos="1200"/>
              </w:tabs>
              <w:spacing w:beforeLines="20" w:before="65" w:afterLines="20" w:after="65" w:line="288" w:lineRule="auto"/>
              <w:jc w:val="both"/>
            </w:pPr>
            <w:r>
              <w:rPr>
                <w:rFonts w:hint="eastAsia"/>
              </w:rPr>
              <w:t>2</w:t>
            </w:r>
            <w:r w:rsidR="00F30E09">
              <w:rPr>
                <w:rFonts w:hint="eastAsia"/>
              </w:rPr>
              <w:t xml:space="preserve">. </w:t>
            </w:r>
            <w:r w:rsidR="00982AFC">
              <w:rPr>
                <w:rFonts w:hint="eastAsia"/>
              </w:rPr>
              <w:t>ALLEdgeFlowDecrease[|E|]</w:t>
            </w:r>
            <w:r w:rsidR="00C50A2D">
              <w:rPr>
                <w:rFonts w:hint="eastAsia"/>
              </w:rPr>
              <w:t xml:space="preserve"> </w:t>
            </w:r>
            <w:r w:rsidR="00982AFC">
              <w:sym w:font="Wingdings" w:char="F0DF"/>
            </w:r>
            <w:r w:rsidR="00C50A2D">
              <w:rPr>
                <w:rFonts w:hint="eastAsia"/>
              </w:rPr>
              <w:t xml:space="preserve"> </w:t>
            </w:r>
            <w:r w:rsidR="00F30E09">
              <w:rPr>
                <w:rFonts w:hint="eastAsia"/>
              </w:rPr>
              <w:t xml:space="preserve">Get </w:t>
            </w:r>
            <w:r w:rsidR="00B95068">
              <w:rPr>
                <w:rFonts w:hint="eastAsia"/>
              </w:rPr>
              <w:t>the</w:t>
            </w:r>
            <w:r w:rsidR="00F30E09">
              <w:rPr>
                <w:rFonts w:hint="eastAsia"/>
              </w:rPr>
              <w:t xml:space="preserve"> maxflow </w:t>
            </w:r>
            <w:r w:rsidR="00B95068">
              <w:rPr>
                <w:rFonts w:hint="eastAsia"/>
              </w:rPr>
              <w:t xml:space="preserve">of remain uncertain graph </w:t>
            </w:r>
            <w:r w:rsidR="00F30E09">
              <w:rPr>
                <w:rFonts w:hint="eastAsia"/>
              </w:rPr>
              <w:t>when e</w:t>
            </w:r>
            <w:r w:rsidR="00B95068">
              <w:rPr>
                <w:rFonts w:hint="eastAsia"/>
              </w:rPr>
              <w:t>very single edge being cut off</w:t>
            </w:r>
            <w:r w:rsidR="00E96762">
              <w:rPr>
                <w:rFonts w:hint="eastAsia"/>
              </w:rPr>
              <w:t xml:space="preserve"> By Dinic</w:t>
            </w:r>
            <w:r w:rsidR="008503C8">
              <w:rPr>
                <w:rFonts w:hint="eastAsia"/>
              </w:rPr>
              <w:t>;</w:t>
            </w:r>
            <w:r w:rsidR="00B25AF9">
              <w:rPr>
                <w:rFonts w:hint="eastAsia"/>
              </w:rPr>
              <w:t xml:space="preserve"> </w:t>
            </w:r>
          </w:p>
          <w:p w:rsidR="00F30E09" w:rsidRDefault="00741ADA" w:rsidP="005000A5">
            <w:pPr>
              <w:tabs>
                <w:tab w:val="left" w:pos="1200"/>
              </w:tabs>
              <w:spacing w:beforeLines="20" w:before="65" w:afterLines="20" w:after="65" w:line="288" w:lineRule="auto"/>
              <w:jc w:val="both"/>
            </w:pPr>
            <w:r>
              <w:rPr>
                <w:rFonts w:hint="eastAsia"/>
              </w:rPr>
              <w:t>3</w:t>
            </w:r>
            <w:r w:rsidR="00F30E09">
              <w:rPr>
                <w:rFonts w:hint="eastAsia"/>
              </w:rPr>
              <w:t>. Sort ALLEdgeFlowDecrease[|E|]</w:t>
            </w:r>
            <w:r w:rsidR="00791DAE">
              <w:rPr>
                <w:rFonts w:hint="eastAsia"/>
              </w:rPr>
              <w:t xml:space="preserve"> by </w:t>
            </w:r>
            <w:r w:rsidR="0073180C">
              <w:rPr>
                <w:rFonts w:hint="eastAsia"/>
              </w:rPr>
              <w:t>max</w:t>
            </w:r>
            <w:r w:rsidR="00791DAE">
              <w:rPr>
                <w:rFonts w:hint="eastAsia"/>
              </w:rPr>
              <w:t>flow</w:t>
            </w:r>
            <w:r w:rsidR="00F30E09">
              <w:rPr>
                <w:rFonts w:hint="eastAsia"/>
              </w:rPr>
              <w:t>；</w:t>
            </w:r>
          </w:p>
          <w:p w:rsidR="00BB78E7" w:rsidRDefault="00BB78E7" w:rsidP="005000A5">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F30E09" w:rsidRDefault="00E911A8" w:rsidP="005000A5">
            <w:pPr>
              <w:tabs>
                <w:tab w:val="left" w:pos="1200"/>
              </w:tabs>
              <w:spacing w:beforeLines="20" w:before="65" w:afterLines="20" w:after="65" w:line="288" w:lineRule="auto"/>
              <w:jc w:val="both"/>
            </w:pPr>
            <w:r>
              <w:rPr>
                <w:rFonts w:hint="eastAsia"/>
              </w:rPr>
              <w:t>5</w:t>
            </w:r>
            <w:r w:rsidR="00F30E09">
              <w:rPr>
                <w:rFonts w:hint="eastAsia"/>
              </w:rPr>
              <w:t xml:space="preserve">. When the </w:t>
            </w:r>
            <w:r w:rsidR="00D75343">
              <w:rPr>
                <w:rFonts w:hint="eastAsia"/>
              </w:rPr>
              <w:t>max</w:t>
            </w:r>
            <w:r w:rsidR="00F30E09">
              <w:rPr>
                <w:rFonts w:hint="eastAsia"/>
              </w:rPr>
              <w:t xml:space="preserve">flow </w:t>
            </w:r>
            <w:r w:rsidR="00CE574C">
              <w:rPr>
                <w:rFonts w:hint="eastAsia"/>
              </w:rPr>
              <w:t>of the remain uncertain graph (</w:t>
            </w:r>
            <w:r w:rsidR="00F30E09">
              <w:rPr>
                <w:rFonts w:hint="eastAsia"/>
              </w:rPr>
              <w:t>G-e</w:t>
            </w:r>
            <w:r w:rsidR="00F30E09" w:rsidRPr="001A0392">
              <w:rPr>
                <w:rFonts w:hint="eastAsia"/>
                <w:vertAlign w:val="subscript"/>
              </w:rPr>
              <w:t>i</w:t>
            </w:r>
            <w:r w:rsidR="00CE574C">
              <w:rPr>
                <w:rFonts w:hint="eastAsia"/>
              </w:rPr>
              <w:t>)</w:t>
            </w:r>
            <w:r w:rsidR="00F30E09">
              <w:rPr>
                <w:rFonts w:hint="eastAsia"/>
              </w:rPr>
              <w:t xml:space="preserve"> equles the flow </w:t>
            </w:r>
            <w:r w:rsidR="00CE574C">
              <w:rPr>
                <w:rFonts w:hint="eastAsia"/>
              </w:rPr>
              <w:t>of (</w:t>
            </w:r>
            <w:r w:rsidR="00F30E09">
              <w:rPr>
                <w:rFonts w:hint="eastAsia"/>
              </w:rPr>
              <w:t>G-e</w:t>
            </w:r>
            <w:r w:rsidR="00F30E09" w:rsidRPr="001A0392">
              <w:rPr>
                <w:rFonts w:hint="eastAsia"/>
                <w:vertAlign w:val="subscript"/>
              </w:rPr>
              <w:t>j</w:t>
            </w:r>
            <w:r w:rsidR="00CE574C">
              <w:rPr>
                <w:rFonts w:hint="eastAsia"/>
              </w:rPr>
              <w:t>)</w:t>
            </w:r>
            <w:r w:rsidR="00F30E09">
              <w:rPr>
                <w:rFonts w:hint="eastAsia"/>
              </w:rPr>
              <w:t xml:space="preserve"> then</w:t>
            </w:r>
            <w:r w:rsidR="00F30E09">
              <w:rPr>
                <w:rFonts w:hint="eastAsia"/>
              </w:rPr>
              <w:t>；</w:t>
            </w:r>
          </w:p>
          <w:p w:rsidR="00F30E09" w:rsidRDefault="00E911A8" w:rsidP="005000A5">
            <w:pPr>
              <w:tabs>
                <w:tab w:val="left" w:pos="1200"/>
              </w:tabs>
              <w:spacing w:beforeLines="20" w:before="65" w:afterLines="20" w:after="65" w:line="288" w:lineRule="auto"/>
              <w:jc w:val="both"/>
            </w:pPr>
            <w:r>
              <w:rPr>
                <w:rFonts w:hint="eastAsia"/>
              </w:rPr>
              <w:t>6</w:t>
            </w:r>
            <w:r w:rsidR="00F30E09">
              <w:rPr>
                <w:rFonts w:hint="eastAsia"/>
              </w:rPr>
              <w:t xml:space="preserve">.    reCompute the </w:t>
            </w:r>
            <w:r w:rsidR="00270CC5">
              <w:rPr>
                <w:rFonts w:hint="eastAsia"/>
              </w:rPr>
              <w:t>maxFlow</w:t>
            </w:r>
            <w:r w:rsidR="000357A4">
              <w:rPr>
                <w:rFonts w:hint="eastAsia"/>
              </w:rPr>
              <w:t xml:space="preserve"> and p</w:t>
            </w:r>
            <w:r w:rsidR="000357A4" w:rsidRPr="00F521E4">
              <w:rPr>
                <w:rFonts w:hint="eastAsia"/>
                <w:vertAlign w:val="subscript"/>
              </w:rPr>
              <w:t>c</w:t>
            </w:r>
            <w:r w:rsidR="00A54D39">
              <w:rPr>
                <w:rFonts w:hint="eastAsia"/>
              </w:rPr>
              <w:t xml:space="preserve"> of Uncertain Graph (</w:t>
            </w:r>
            <w:r w:rsidR="00F30E09">
              <w:rPr>
                <w:rFonts w:hint="eastAsia"/>
              </w:rPr>
              <w:t>G-e</w:t>
            </w:r>
            <w:r w:rsidR="00F30E09" w:rsidRPr="004827DD">
              <w:rPr>
                <w:rFonts w:hint="eastAsia"/>
                <w:vertAlign w:val="subscript"/>
              </w:rPr>
              <w:t>i</w:t>
            </w:r>
            <w:r w:rsidR="00A54D39">
              <w:rPr>
                <w:rFonts w:hint="eastAsia"/>
              </w:rPr>
              <w:t>)</w:t>
            </w:r>
            <w:r w:rsidR="00F30E09">
              <w:rPr>
                <w:rFonts w:hint="eastAsia"/>
              </w:rPr>
              <w:t>；</w:t>
            </w:r>
          </w:p>
          <w:p w:rsidR="00FE17B0" w:rsidRDefault="00E911A8" w:rsidP="005000A5">
            <w:pPr>
              <w:tabs>
                <w:tab w:val="left" w:pos="1200"/>
              </w:tabs>
              <w:spacing w:beforeLines="20" w:before="65" w:afterLines="20" w:after="65" w:line="288" w:lineRule="auto"/>
              <w:jc w:val="both"/>
            </w:pPr>
            <w:r>
              <w:rPr>
                <w:rFonts w:hint="eastAsia"/>
              </w:rPr>
              <w:t>7</w:t>
            </w:r>
            <w:r w:rsidR="00FE17B0">
              <w:rPr>
                <w:rFonts w:hint="eastAsia"/>
              </w:rPr>
              <w:t>. e</w:t>
            </w:r>
            <w:r w:rsidR="00FE17B0" w:rsidRPr="0014400F">
              <w:rPr>
                <w:rFonts w:hint="eastAsia"/>
                <w:vertAlign w:val="subscript"/>
              </w:rPr>
              <w:t>i</w:t>
            </w:r>
            <w:r w:rsidR="00FE17B0">
              <w:sym w:font="Wingdings" w:char="F0DF"/>
            </w:r>
            <w:r w:rsidR="00FE17B0">
              <w:rPr>
                <w:rFonts w:hint="eastAsia"/>
              </w:rPr>
              <w:t>e</w:t>
            </w:r>
            <w:r w:rsidR="00FE17B0" w:rsidRPr="0014400F">
              <w:rPr>
                <w:rFonts w:hint="eastAsia"/>
                <w:vertAlign w:val="subscript"/>
              </w:rPr>
              <w:t>j</w:t>
            </w:r>
            <w:r w:rsidR="00FE17B0">
              <w:rPr>
                <w:rFonts w:hint="eastAsia"/>
              </w:rPr>
              <w:t>,e</w:t>
            </w:r>
            <w:r w:rsidR="00FE17B0" w:rsidRPr="0014400F">
              <w:rPr>
                <w:rFonts w:hint="eastAsia"/>
                <w:vertAlign w:val="subscript"/>
              </w:rPr>
              <w:t>j</w:t>
            </w:r>
            <w:r w:rsidR="00FE17B0">
              <w:sym w:font="Wingdings" w:char="F0DF"/>
            </w:r>
            <w:r w:rsidR="00FE17B0">
              <w:rPr>
                <w:rFonts w:hint="eastAsia"/>
              </w:rPr>
              <w:t>e</w:t>
            </w:r>
            <w:r w:rsidR="00FE17B0" w:rsidRPr="0014400F">
              <w:rPr>
                <w:rFonts w:hint="eastAsia"/>
                <w:vertAlign w:val="subscript"/>
              </w:rPr>
              <w:t>j</w:t>
            </w:r>
            <w:r w:rsidR="00FE17B0">
              <w:rPr>
                <w:rFonts w:hint="eastAsia"/>
              </w:rPr>
              <w:t>+1</w:t>
            </w:r>
            <w:r w:rsidR="000E4960">
              <w:rPr>
                <w:rFonts w:hint="eastAsia"/>
              </w:rPr>
              <w:t>;</w:t>
            </w:r>
          </w:p>
          <w:p w:rsidR="00F30E09" w:rsidRDefault="00E911A8" w:rsidP="005000A5">
            <w:pPr>
              <w:tabs>
                <w:tab w:val="left" w:pos="1200"/>
              </w:tabs>
              <w:spacing w:beforeLines="20" w:before="65" w:afterLines="20" w:after="65" w:line="288" w:lineRule="auto"/>
              <w:jc w:val="both"/>
            </w:pPr>
            <w:r>
              <w:rPr>
                <w:rFonts w:hint="eastAsia"/>
              </w:rPr>
              <w:t>8</w:t>
            </w:r>
            <w:r w:rsidR="00F30E09">
              <w:rPr>
                <w:rFonts w:hint="eastAsia"/>
              </w:rPr>
              <w:t>. So</w:t>
            </w:r>
            <w:r w:rsidR="00A54D39">
              <w:rPr>
                <w:rFonts w:hint="eastAsia"/>
              </w:rPr>
              <w:t>r</w:t>
            </w:r>
            <w:r w:rsidR="00F30E09">
              <w:rPr>
                <w:rFonts w:hint="eastAsia"/>
              </w:rPr>
              <w:t>t KeyEdge by p</w:t>
            </w:r>
            <w:r w:rsidR="00F30E09" w:rsidRPr="00454F77">
              <w:rPr>
                <w:rFonts w:hint="eastAsia"/>
                <w:vertAlign w:val="subscript"/>
              </w:rPr>
              <w:t>c</w:t>
            </w:r>
            <w:r w:rsidR="00F30E09">
              <w:rPr>
                <w:rFonts w:hint="eastAsia"/>
              </w:rPr>
              <w:t>；</w:t>
            </w:r>
          </w:p>
          <w:p w:rsidR="00EC5F68" w:rsidRPr="00F30E09" w:rsidRDefault="00E911A8" w:rsidP="005000A5">
            <w:pPr>
              <w:tabs>
                <w:tab w:val="left" w:pos="1200"/>
              </w:tabs>
              <w:spacing w:beforeLines="20" w:before="65" w:afterLines="20" w:after="65" w:line="288" w:lineRule="auto"/>
              <w:jc w:val="both"/>
            </w:pPr>
            <w:r>
              <w:rPr>
                <w:rFonts w:hint="eastAsia"/>
              </w:rPr>
              <w:lastRenderedPageBreak/>
              <w:t>9</w:t>
            </w:r>
            <w:r w:rsidR="004827DD">
              <w:rPr>
                <w:rFonts w:hint="eastAsia"/>
              </w:rPr>
              <w:t xml:space="preserve">. Return sorted key edge </w:t>
            </w:r>
            <w:r w:rsidR="00F30E09">
              <w:rPr>
                <w:rFonts w:hint="eastAsia"/>
              </w:rPr>
              <w:t>set</w:t>
            </w:r>
            <w:r w:rsidR="00F30E09">
              <w:rPr>
                <w:rFonts w:hint="eastAsia"/>
              </w:rPr>
              <w:t>；</w:t>
            </w:r>
          </w:p>
          <w:p w:rsidR="003D2620" w:rsidRPr="00F30E09" w:rsidRDefault="00D57128" w:rsidP="00E911A8">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首先要获取所有边发生故障之后能够满足的最大流，然后对计算的流量进行排序，当前后两条边断掉之后获得的流量不相等时，根据模型定义，直接就可以比较出两条边的关键程度</w:t>
      </w:r>
      <w:r w:rsidR="00547CA8">
        <w:rPr>
          <w:rFonts w:hint="eastAsia"/>
        </w:rPr>
        <w:t>（流量相对少的更关键）</w:t>
      </w:r>
      <w:r w:rsidR="007B419B">
        <w:rPr>
          <w:rFonts w:hint="eastAsia"/>
        </w:rPr>
        <w:t>，而只有当两条边断掉获</w:t>
      </w:r>
      <w:r w:rsidR="00160A8E">
        <w:rPr>
          <w:rFonts w:hint="eastAsia"/>
        </w:rPr>
        <w:t>得流量相等的情况下，</w:t>
      </w:r>
      <w:r w:rsidR="007B419B">
        <w:rPr>
          <w:rFonts w:hint="eastAsia"/>
        </w:rPr>
        <w:t>才会重复计算不确定图的容量可靠性，</w:t>
      </w:r>
      <w:r w:rsidR="00160A8E">
        <w:rPr>
          <w:rFonts w:hint="eastAsia"/>
        </w:rPr>
        <w:t>此时</w:t>
      </w:r>
      <w:r w:rsidR="007B419B">
        <w:rPr>
          <w:rFonts w:hint="eastAsia"/>
        </w:rPr>
        <w:t>使用容量可靠性来区分这两条边的关键程度。</w:t>
      </w:r>
    </w:p>
    <w:p w:rsidR="007B419B" w:rsidRDefault="007B419B" w:rsidP="00827093">
      <w:pPr>
        <w:pStyle w:val="a3"/>
        <w:spacing w:line="288" w:lineRule="auto"/>
        <w:ind w:firstLine="468"/>
      </w:pPr>
      <w:r>
        <w:rPr>
          <w:rFonts w:hint="eastAsia"/>
        </w:rPr>
        <w:t>基于重复计算的基础算法运行效率与重复计算的次数紧密相连，算法首先需要计算所有边发生故障之后</w:t>
      </w:r>
      <w:r w:rsidR="00A25E5A">
        <w:rPr>
          <w:rFonts w:hint="eastAsia"/>
        </w:rPr>
        <w:t>对应的</w:t>
      </w:r>
      <w:r w:rsidR="00F1456A">
        <w:rPr>
          <w:rFonts w:hint="eastAsia"/>
        </w:rPr>
        <w:t>最大流，本文使用最大流</w:t>
      </w:r>
      <w:r>
        <w:rPr>
          <w:rFonts w:hint="eastAsia"/>
        </w:rPr>
        <w:t>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sidR="000B1D94">
        <w:rPr>
          <w:rFonts w:hint="eastAsia"/>
        </w:rPr>
        <w:t>）；然后当移除边之后，在剩余图最大流</w:t>
      </w:r>
      <w:r>
        <w:rPr>
          <w:rFonts w:hint="eastAsia"/>
        </w:rPr>
        <w:t>相同的情况下</w:t>
      </w:r>
      <w:r w:rsidR="000B1D94">
        <w:rPr>
          <w:rFonts w:hint="eastAsia"/>
        </w:rPr>
        <w:t>需要计算容量可靠性</w:t>
      </w:r>
      <w:r w:rsidR="00D8386B">
        <w:rPr>
          <w:rFonts w:hint="eastAsia"/>
        </w:rPr>
        <w:t>，本文使用的重复计算方式是</w:t>
      </w:r>
      <w:r w:rsidR="00D8386B" w:rsidRPr="00D8386B">
        <w:rPr>
          <w:rFonts w:hint="eastAsia"/>
        </w:rPr>
        <w:t>基于状态划分的</w:t>
      </w:r>
      <w:r w:rsidR="00D8386B" w:rsidRPr="00D8386B">
        <w:rPr>
          <w:rFonts w:hint="eastAsia"/>
        </w:rPr>
        <w:t>d-</w:t>
      </w:r>
      <w:r w:rsidR="00D8386B" w:rsidRPr="00D8386B">
        <w:rPr>
          <w:rFonts w:hint="eastAsia"/>
        </w:rPr>
        <w:t>下界点计算方式</w:t>
      </w:r>
      <w:r>
        <w:rPr>
          <w:rFonts w:hint="eastAsia"/>
        </w:rPr>
        <w:t>，</w:t>
      </w:r>
      <w:r w:rsidR="00CD27DC">
        <w:rPr>
          <w:rFonts w:hint="eastAsia"/>
        </w:rPr>
        <w:t>划分过程</w:t>
      </w:r>
      <w:r w:rsidR="00D8386B">
        <w:rPr>
          <w:rFonts w:hint="eastAsia"/>
        </w:rPr>
        <w:t>复杂度为</w:t>
      </w:r>
      <w:r w:rsidR="00D8386B" w:rsidRPr="00A91DE7">
        <w:t>O</w:t>
      </w:r>
      <w:r w:rsidR="00D8386B">
        <w:t>（</w:t>
      </w:r>
      <w:r w:rsidR="00D8386B" w:rsidRPr="00A91DE7">
        <w:t>k|V|</w:t>
      </w:r>
      <w:r w:rsidR="00D8386B" w:rsidRPr="00A91DE7">
        <w:rPr>
          <w:vertAlign w:val="superscript"/>
        </w:rPr>
        <w:t>2</w:t>
      </w:r>
      <w:r w:rsidR="00D8386B" w:rsidRPr="00A91DE7">
        <w:t>|E|</w:t>
      </w:r>
      <w:r w:rsidR="00D8386B">
        <w:t>）</w:t>
      </w:r>
      <w:r w:rsidR="00D8386B">
        <w:rPr>
          <w:rFonts w:hint="eastAsia"/>
        </w:rPr>
        <w:t>，</w:t>
      </w:r>
      <w:r>
        <w:rPr>
          <w:rFonts w:hint="eastAsia"/>
        </w:rPr>
        <w:t>其中</w:t>
      </w:r>
      <w:r>
        <w:rPr>
          <w:rFonts w:hint="eastAsia"/>
        </w:rPr>
        <w:t>K</w:t>
      </w:r>
      <w:r>
        <w:rPr>
          <w:rFonts w:hint="eastAsia"/>
        </w:rPr>
        <w:t>为划分过程中需要运行</w:t>
      </w:r>
      <w:r>
        <w:rPr>
          <w:rFonts w:hint="eastAsia"/>
        </w:rPr>
        <w:t>Dinic</w:t>
      </w:r>
      <w:r>
        <w:rPr>
          <w:rFonts w:hint="eastAsia"/>
        </w:rPr>
        <w:t>算法的次数</w:t>
      </w:r>
      <w:r w:rsidR="00F209D0">
        <w:rPr>
          <w:rFonts w:hint="eastAsia"/>
        </w:rPr>
        <w:t>，在状态划分结束之后，根据容量可靠性的定义，</w:t>
      </w:r>
      <w:r w:rsidR="00A73B54">
        <w:rPr>
          <w:rFonts w:hint="eastAsia"/>
        </w:rPr>
        <w:t>需要获取所有满足最大流的子图概率之和，这一部分的复杂度可以表示为</w:t>
      </w:r>
      <w:r w:rsidR="00A73B54" w:rsidRPr="00F36CEC">
        <w:rPr>
          <w:rFonts w:hint="eastAsia"/>
        </w:rPr>
        <w:t>O</w:t>
      </w:r>
      <w:r w:rsidR="00A73B54">
        <w:rPr>
          <w:rFonts w:hint="eastAsia"/>
        </w:rPr>
        <w:t>（</w:t>
      </w:r>
      <w:r w:rsidR="0011000C">
        <w:rPr>
          <w:rFonts w:hint="eastAsia"/>
        </w:rPr>
        <w:t>T</w:t>
      </w:r>
      <w:r w:rsidR="00A73B54" w:rsidRPr="00F36CEC">
        <w:rPr>
          <w:rFonts w:hint="eastAsia"/>
        </w:rPr>
        <w:t>|E|</w:t>
      </w:r>
      <w:r w:rsidR="00A73B54">
        <w:rPr>
          <w:rFonts w:hint="eastAsia"/>
        </w:rPr>
        <w:t>）</w:t>
      </w:r>
      <w:r w:rsidR="0011000C">
        <w:rPr>
          <w:rFonts w:hint="eastAsia"/>
        </w:rPr>
        <w:t>，其中</w:t>
      </w:r>
      <w:r w:rsidR="0011000C">
        <w:rPr>
          <w:rFonts w:hint="eastAsia"/>
        </w:rPr>
        <w:t>T</w:t>
      </w:r>
      <w:r w:rsidR="0011000C">
        <w:rPr>
          <w:rFonts w:hint="eastAsia"/>
        </w:rPr>
        <w:t>为满足最大流子图的个数。</w:t>
      </w:r>
      <w:r>
        <w:rPr>
          <w:rFonts w:hint="eastAsia"/>
        </w:rPr>
        <w:t>因此整个</w:t>
      </w:r>
      <w:r>
        <w:rPr>
          <w:rFonts w:hint="eastAsia"/>
        </w:rPr>
        <w:t>BASE</w:t>
      </w:r>
      <w:r w:rsidR="00CD27DC">
        <w:rPr>
          <w:rFonts w:hint="eastAsia"/>
        </w:rPr>
        <w:t>_FCP</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w:t>
      </w:r>
      <w:r w:rsidR="00897D8E">
        <w:rPr>
          <w:rFonts w:hint="eastAsia"/>
        </w:rPr>
        <w:t>+</w:t>
      </w:r>
      <w:r w:rsidR="00897D8E" w:rsidRPr="00897D8E">
        <w:rPr>
          <w:rFonts w:hint="eastAsia"/>
        </w:rPr>
        <w:t xml:space="preserve"> </w:t>
      </w:r>
      <w:r w:rsidR="00897D8E" w:rsidRPr="00F36CEC">
        <w:rPr>
          <w:rFonts w:hint="eastAsia"/>
        </w:rPr>
        <w:t>O</w:t>
      </w:r>
      <w:r w:rsidR="00897D8E">
        <w:rPr>
          <w:rFonts w:hint="eastAsia"/>
        </w:rPr>
        <w:t>（</w:t>
      </w:r>
      <w:r w:rsidR="00897D8E">
        <w:rPr>
          <w:rFonts w:hint="eastAsia"/>
        </w:rPr>
        <w:t>T</w:t>
      </w:r>
      <w:r w:rsidR="00897D8E" w:rsidRPr="00F36CEC">
        <w:rPr>
          <w:rFonts w:hint="eastAsia"/>
        </w:rPr>
        <w:t>|E|</w:t>
      </w:r>
      <w:r w:rsidR="00897D8E">
        <w:rPr>
          <w:rFonts w:hint="eastAsia"/>
        </w:rPr>
        <w:t>）</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55" w:name="OLE_LINK5"/>
      <w:bookmarkStart w:id="56" w:name="OLE_LINK6"/>
      <w:r>
        <w:rPr>
          <w:rFonts w:hint="eastAsia"/>
        </w:rPr>
        <w:t>≤</w:t>
      </w:r>
      <w:bookmarkEnd w:id="55"/>
      <w:bookmarkEnd w:id="56"/>
      <w:r>
        <w:rPr>
          <w:rFonts w:hint="eastAsia"/>
        </w:rPr>
        <w:t>m</w:t>
      </w:r>
      <w:r>
        <w:rPr>
          <w:rFonts w:hint="eastAsia"/>
        </w:rPr>
        <w:t>≤</w:t>
      </w:r>
      <w:r>
        <w:rPr>
          <w:rFonts w:hint="eastAsia"/>
        </w:rPr>
        <w:t>|E|</w:t>
      </w:r>
      <w:r>
        <w:rPr>
          <w:rFonts w:hint="eastAsia"/>
        </w:rPr>
        <w:t>。</w:t>
      </w:r>
    </w:p>
    <w:p w:rsidR="007A21C0" w:rsidRDefault="00986F09" w:rsidP="00DB5271">
      <w:pPr>
        <w:pStyle w:val="21"/>
      </w:pPr>
      <w:bookmarkStart w:id="57" w:name="_Toc451120801"/>
      <w:r>
        <w:rPr>
          <w:rFonts w:hint="eastAsia"/>
        </w:rPr>
        <w:t xml:space="preserve">3.3 </w:t>
      </w:r>
      <w:r w:rsidR="00DA3E60">
        <w:rPr>
          <w:rFonts w:hint="eastAsia"/>
        </w:rPr>
        <w:t>基于流量和容量可靠性</w:t>
      </w:r>
      <w:r w:rsidR="00A9094F">
        <w:rPr>
          <w:rFonts w:hint="eastAsia"/>
        </w:rPr>
        <w:t>的</w:t>
      </w:r>
      <w:r w:rsidR="00DA3E60">
        <w:rPr>
          <w:rFonts w:hint="eastAsia"/>
        </w:rPr>
        <w:t>关键边增量算法</w:t>
      </w:r>
      <w:r w:rsidR="0018683D">
        <w:rPr>
          <w:rFonts w:hint="eastAsia"/>
        </w:rPr>
        <w:t>ICA_FCP</w:t>
      </w:r>
      <w:bookmarkEnd w:id="57"/>
    </w:p>
    <w:p w:rsidR="00CD10EA" w:rsidRDefault="00986F09" w:rsidP="003610BD">
      <w:pPr>
        <w:pStyle w:val="31"/>
      </w:pPr>
      <w:bookmarkStart w:id="58" w:name="_Toc451120802"/>
      <w:r>
        <w:rPr>
          <w:rFonts w:hint="eastAsia"/>
        </w:rPr>
        <w:t xml:space="preserve">3.3.1 </w:t>
      </w:r>
      <w:r w:rsidR="00CD10EA">
        <w:rPr>
          <w:rFonts w:hint="eastAsia"/>
        </w:rPr>
        <w:t>算法思想</w:t>
      </w:r>
      <w:bookmarkEnd w:id="58"/>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w:t>
      </w:r>
      <w:r w:rsidR="007657BF">
        <w:rPr>
          <w:rFonts w:hint="eastAsia"/>
        </w:rPr>
        <w:t>对于移除边之后最大流不一致的情况，减少了一定量的重复计算，</w:t>
      </w:r>
      <w:r>
        <w:rPr>
          <w:rFonts w:hint="eastAsia"/>
        </w:rPr>
        <w:t>但</w:t>
      </w:r>
      <w:r w:rsidR="007657BF">
        <w:rPr>
          <w:rFonts w:hint="eastAsia"/>
        </w:rPr>
        <w:t>在</w:t>
      </w:r>
      <w:r>
        <w:rPr>
          <w:rFonts w:hint="eastAsia"/>
        </w:rPr>
        <w:t>图规模较大的情况下</w:t>
      </w:r>
      <w:r w:rsidR="00556E54">
        <w:rPr>
          <w:rFonts w:hint="eastAsia"/>
        </w:rPr>
        <w:t>，重复计算</w:t>
      </w:r>
      <w:r w:rsidR="007657BF">
        <w:rPr>
          <w:rFonts w:hint="eastAsia"/>
        </w:rPr>
        <w:t>的次数可能变的很多</w:t>
      </w:r>
      <w:r w:rsidR="00556E54">
        <w:rPr>
          <w:rFonts w:hint="eastAsia"/>
        </w:rPr>
        <w:t>，这显然对于大规模图或者高稠密图是不适用</w:t>
      </w:r>
      <w:r>
        <w:rPr>
          <w:rFonts w:hint="eastAsia"/>
        </w:rPr>
        <w:t>的。本节提出了一种基于</w:t>
      </w:r>
      <w:r w:rsidR="007657BF">
        <w:rPr>
          <w:rFonts w:hint="eastAsia"/>
        </w:rPr>
        <w:t>流量和容量可靠性</w:t>
      </w:r>
      <w:r>
        <w:rPr>
          <w:rFonts w:hint="eastAsia"/>
        </w:rPr>
        <w:t>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w:t>
      </w:r>
      <w:r w:rsidR="002D7F43">
        <w:rPr>
          <w:rFonts w:hint="eastAsia"/>
        </w:rPr>
        <w:t>，</w:t>
      </w:r>
      <w:r w:rsidRPr="003A1E7F">
        <w:rPr>
          <w:rFonts w:hint="eastAsia"/>
        </w:rPr>
        <w:t>利用割集</w:t>
      </w:r>
      <w:r w:rsidR="001F650B">
        <w:rPr>
          <w:rFonts w:hint="eastAsia"/>
        </w:rPr>
        <w:t>中的</w:t>
      </w:r>
      <w:r w:rsidRPr="003A1E7F">
        <w:rPr>
          <w:rFonts w:hint="eastAsia"/>
        </w:rPr>
        <w:t>边剪枝获取移除</w:t>
      </w:r>
      <w:r w:rsidR="002D7F43">
        <w:rPr>
          <w:rFonts w:hint="eastAsia"/>
        </w:rPr>
        <w:t>该边之后，剩余图</w:t>
      </w:r>
      <w:r w:rsidRPr="003A1E7F">
        <w:rPr>
          <w:rFonts w:hint="eastAsia"/>
        </w:rPr>
        <w:t>满足最大流的</w:t>
      </w:r>
      <w:r w:rsidR="002D7F43">
        <w:rPr>
          <w:rFonts w:hint="eastAsia"/>
        </w:rPr>
        <w:t>所有</w:t>
      </w:r>
      <w:r w:rsidRPr="003A1E7F">
        <w:rPr>
          <w:rFonts w:hint="eastAsia"/>
        </w:rPr>
        <w:t>子图集合</w:t>
      </w:r>
      <w:r w:rsidR="00697F57">
        <w:rPr>
          <w:rFonts w:hint="eastAsia"/>
        </w:rPr>
        <w:t>，其子图概率之和为容量可靠性</w:t>
      </w:r>
      <w:r w:rsidRPr="003A1E7F">
        <w:rPr>
          <w:rFonts w:hint="eastAsia"/>
        </w:rPr>
        <w:t>；当</w:t>
      </w:r>
      <w:r w:rsidRPr="003A1E7F">
        <w:rPr>
          <w:rFonts w:hint="eastAsia"/>
        </w:rPr>
        <w:t>B</w:t>
      </w:r>
      <w:r w:rsidRPr="003A1E7F">
        <w:rPr>
          <w:rFonts w:hint="eastAsia"/>
        </w:rPr>
        <w:t>边移除，使用</w:t>
      </w:r>
      <w:bookmarkStart w:id="59" w:name="OLE_LINK11"/>
      <w:bookmarkStart w:id="60" w:name="OLE_LINK12"/>
      <w:r w:rsidR="007B798D">
        <w:rPr>
          <w:rFonts w:hint="eastAsia"/>
        </w:rPr>
        <w:t>B</w:t>
      </w:r>
      <w:r w:rsidRPr="003A1E7F">
        <w:rPr>
          <w:rFonts w:hint="eastAsia"/>
        </w:rPr>
        <w:t>SA</w:t>
      </w:r>
      <w:r w:rsidR="007B798D">
        <w:rPr>
          <w:rFonts w:hint="eastAsia"/>
        </w:rPr>
        <w:t>_FCP</w:t>
      </w:r>
      <w:bookmarkEnd w:id="59"/>
      <w:bookmarkEnd w:id="60"/>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w:t>
      </w:r>
      <w:r w:rsidR="000F0D16">
        <w:rPr>
          <w:rFonts w:hint="eastAsia"/>
        </w:rPr>
        <w:t>剩余图</w:t>
      </w:r>
      <w:r w:rsidRPr="003A1E7F">
        <w:rPr>
          <w:rFonts w:hint="eastAsia"/>
        </w:rPr>
        <w:t>依然满足最大流的区间</w:t>
      </w:r>
      <w:r w:rsidR="000F0D16">
        <w:rPr>
          <w:rFonts w:hint="eastAsia"/>
        </w:rPr>
        <w:t>集合</w:t>
      </w:r>
      <w:r w:rsidRPr="003A1E7F">
        <w:rPr>
          <w:rFonts w:hint="eastAsia"/>
        </w:rPr>
        <w:t>；因为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w:t>
      </w:r>
      <w:r w:rsidR="000F0D16">
        <w:rPr>
          <w:rFonts w:hint="eastAsia"/>
        </w:rPr>
        <w:t>思想</w:t>
      </w:r>
      <w:r>
        <w:rPr>
          <w:rFonts w:hint="eastAsia"/>
        </w:rPr>
        <w:t>，</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5.35pt;height:125.65pt" o:ole="">
            <v:imagedata r:id="rId47" o:title=""/>
          </v:shape>
          <o:OLEObject Type="Embed" ProgID="Visio.Drawing.11" ShapeID="_x0000_i1037" DrawAspect="Content" ObjectID="_1525008264" r:id="rId48"/>
        </w:object>
      </w:r>
    </w:p>
    <w:p w:rsidR="004C241A" w:rsidRDefault="004C241A" w:rsidP="00F95132">
      <w:pPr>
        <w:pStyle w:val="a3"/>
        <w:ind w:firstLine="408"/>
        <w:jc w:val="center"/>
      </w:pPr>
      <w:r w:rsidRPr="00F95132">
        <w:rPr>
          <w:rFonts w:hint="eastAsia"/>
          <w:sz w:val="21"/>
        </w:rPr>
        <w:lastRenderedPageBreak/>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61" w:name="_Toc451120803"/>
      <w:r>
        <w:rPr>
          <w:rFonts w:hint="eastAsia"/>
        </w:rPr>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61"/>
    </w:p>
    <w:p w:rsidR="00FA5F20" w:rsidRDefault="004C241A" w:rsidP="0095592C">
      <w:pPr>
        <w:pStyle w:val="a3"/>
        <w:spacing w:line="288" w:lineRule="auto"/>
        <w:ind w:firstLine="468"/>
      </w:pPr>
      <w:bookmarkStart w:id="62" w:name="OLE_LINK26"/>
      <w:bookmarkStart w:id="63" w:name="OLE_LINK27"/>
      <w:r>
        <w:rPr>
          <w:rFonts w:hint="eastAsia"/>
        </w:rPr>
        <w:t>对于</w:t>
      </w:r>
      <w:r w:rsidR="000F0D16">
        <w:rPr>
          <w:rFonts w:hint="eastAsia"/>
        </w:rPr>
        <w:t>随机流网络而言</w:t>
      </w:r>
      <w:r>
        <w:rPr>
          <w:rFonts w:hint="eastAsia"/>
        </w:rPr>
        <w:t>，求解最大流</w:t>
      </w:r>
      <w:r w:rsidR="000F0D16">
        <w:rPr>
          <w:rFonts w:hint="eastAsia"/>
        </w:rPr>
        <w:t>可靠性</w:t>
      </w:r>
      <w:r w:rsidR="0029537A">
        <w:rPr>
          <w:rFonts w:hint="eastAsia"/>
        </w:rPr>
        <w:t>（容量可靠性）</w:t>
      </w:r>
      <w:r>
        <w:rPr>
          <w:rFonts w:hint="eastAsia"/>
        </w:rPr>
        <w:t>的方式</w:t>
      </w:r>
      <w:r w:rsidR="0029537A">
        <w:rPr>
          <w:rFonts w:hint="eastAsia"/>
        </w:rPr>
        <w:t>无非两种，最小路径和最小割集。本文采用的是基于状态划分的</w:t>
      </w:r>
      <w:r w:rsidR="0029537A">
        <w:rPr>
          <w:rFonts w:hint="eastAsia"/>
        </w:rPr>
        <w:t>d-</w:t>
      </w:r>
      <w:r w:rsidR="0029537A">
        <w:rPr>
          <w:rFonts w:hint="eastAsia"/>
        </w:rPr>
        <w:t>下界点的计算方式。</w:t>
      </w:r>
      <w:r w:rsidR="007941C6">
        <w:rPr>
          <w:rFonts w:hint="eastAsia"/>
        </w:rPr>
        <w:t>在求解初始图最大流可靠性的过程中，通过状态划分，可以生成一个区间状态树，这样的一个区间状态树生成如算法</w:t>
      </w:r>
      <w:r w:rsidR="007941C6">
        <w:rPr>
          <w:rFonts w:hint="eastAsia"/>
        </w:rPr>
        <w:t>3-2</w:t>
      </w:r>
      <w:r w:rsidR="007941C6">
        <w:rPr>
          <w:rFonts w:hint="eastAsia"/>
        </w:rPr>
        <w:t>所示：</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tc>
          <w:tcPr>
            <w:tcW w:w="8522" w:type="dxa"/>
            <w:shd w:val="clear" w:color="auto" w:fill="D9D9D9"/>
            <w:vAlign w:val="center"/>
          </w:tcPr>
          <w:bookmarkEnd w:id="62"/>
          <w:bookmarkEnd w:id="63"/>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354E6A">
              <w:rPr>
                <w:rFonts w:hint="eastAsia"/>
              </w:rPr>
              <w:t>基于状态划分的</w:t>
            </w:r>
            <w:r w:rsidR="00354E6A">
              <w:rPr>
                <w:rFonts w:hint="eastAsia"/>
              </w:rPr>
              <w:t>d-</w:t>
            </w:r>
            <w:r w:rsidR="00354E6A">
              <w:rPr>
                <w:rFonts w:hint="eastAsia"/>
              </w:rPr>
              <w:t>下界点</w:t>
            </w:r>
            <w:r w:rsidR="008C76EF" w:rsidRPr="008C76EF">
              <w:rPr>
                <w:rFonts w:ascii="宋体" w:hAnsi="宋体" w:hint="eastAsia"/>
              </w:rPr>
              <w:t>算法</w:t>
            </w:r>
            <w:r w:rsidR="0042474B">
              <w:rPr>
                <w:rFonts w:hint="eastAsia"/>
              </w:rPr>
              <w:t>生成区间状态树</w:t>
            </w:r>
            <w:r w:rsidR="00354E6A">
              <w:rPr>
                <w:rFonts w:hint="eastAsia"/>
              </w:rPr>
              <w:t>过程</w:t>
            </w:r>
          </w:p>
        </w:tc>
      </w:tr>
      <w:tr w:rsidR="00F4018F" w:rsidRPr="005A05F9">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r w:rsidR="00354E6A">
        <w:rPr>
          <w:rFonts w:hint="eastAsia"/>
        </w:rPr>
        <w:t>不满足最大流区间。</w:t>
      </w:r>
    </w:p>
    <w:p w:rsidR="004C241A" w:rsidRDefault="004C241A" w:rsidP="009D3592">
      <w:pPr>
        <w:pStyle w:val="a3"/>
        <w:spacing w:line="288" w:lineRule="auto"/>
        <w:ind w:firstLine="492"/>
        <w:jc w:val="center"/>
      </w:pPr>
      <w:r>
        <w:object w:dxaOrig="4576" w:dyaOrig="1912">
          <v:shape id="_x0000_i1038" type="#_x0000_t75" style="width:228.9pt;height:96.45pt" o:ole="">
            <v:imagedata r:id="rId49" o:title=""/>
          </v:shape>
          <o:OLEObject Type="Embed" ProgID="Visio.Drawing.11" ShapeID="_x0000_i1038" DrawAspect="Content" ObjectID="_1525008265" r:id="rId50"/>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354E6A" w:rsidRDefault="004C241A" w:rsidP="00354E6A">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w:t>
      </w:r>
      <w:r w:rsidR="00354E6A">
        <w:rPr>
          <w:rFonts w:hint="eastAsia"/>
        </w:rPr>
        <w:t>其断掉会使流量减少，即不能达到原有的最大流，此时原有最大流的容量</w:t>
      </w:r>
      <w:r>
        <w:rPr>
          <w:rFonts w:hint="eastAsia"/>
        </w:rPr>
        <w:t>可靠性下降为</w:t>
      </w:r>
      <w:r>
        <w:rPr>
          <w:rFonts w:hint="eastAsia"/>
        </w:rPr>
        <w:t>0</w:t>
      </w:r>
      <w:r w:rsidR="00354E6A">
        <w:rPr>
          <w:rFonts w:hint="eastAsia"/>
        </w:rPr>
        <w:t>，需要计算剩余图新的最大流（小于原有最大流）的容量可靠性。</w:t>
      </w:r>
    </w:p>
    <w:p w:rsidR="004C241A" w:rsidRPr="002F621F" w:rsidRDefault="00354E6A" w:rsidP="00354E6A">
      <w:pPr>
        <w:pStyle w:val="a3"/>
        <w:spacing w:line="288" w:lineRule="auto"/>
        <w:ind w:firstLine="468"/>
      </w:pPr>
      <w:r w:rsidRPr="00354E6A">
        <w:rPr>
          <w:rFonts w:hint="eastAsia"/>
          <w:szCs w:val="24"/>
        </w:rPr>
        <w:t>在</w:t>
      </w:r>
      <w:r w:rsidRPr="00354E6A">
        <w:rPr>
          <w:rFonts w:hint="eastAsia"/>
          <w:szCs w:val="24"/>
        </w:rPr>
        <w:t>State-Tree</w:t>
      </w:r>
      <w:r w:rsidRPr="00354E6A">
        <w:rPr>
          <w:rFonts w:hint="eastAsia"/>
          <w:szCs w:val="24"/>
        </w:rPr>
        <w:t>中</w:t>
      </w:r>
      <w:r w:rsidR="004C241A">
        <w:rPr>
          <w:rFonts w:hint="eastAsia"/>
        </w:rPr>
        <w:t>将原有的</w:t>
      </w:r>
      <w:r>
        <w:rPr>
          <w:rFonts w:hint="eastAsia"/>
        </w:rPr>
        <w:t>该</w:t>
      </w:r>
      <w:r w:rsidR="004C241A">
        <w:rPr>
          <w:rFonts w:hint="eastAsia"/>
        </w:rPr>
        <w:t>边位置为</w:t>
      </w:r>
      <w:r w:rsidR="004C241A">
        <w:rPr>
          <w:rFonts w:hint="eastAsia"/>
        </w:rPr>
        <w:t>1</w:t>
      </w:r>
      <w:r w:rsidR="004C241A">
        <w:rPr>
          <w:rFonts w:hint="eastAsia"/>
        </w:rPr>
        <w:t>状态的去除，那么</w:t>
      </w:r>
      <w:r w:rsidR="009D6142">
        <w:rPr>
          <w:rFonts w:hint="eastAsia"/>
        </w:rPr>
        <w:t>树中</w:t>
      </w:r>
      <w:r w:rsidR="004C241A">
        <w:rPr>
          <w:rFonts w:hint="eastAsia"/>
        </w:rPr>
        <w:t>留下来的区间是移除</w:t>
      </w:r>
      <w:r>
        <w:rPr>
          <w:rFonts w:hint="eastAsia"/>
        </w:rPr>
        <w:t>该边之后的所有子图。</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9D6142">
        <w:rPr>
          <w:rFonts w:hint="eastAsia"/>
        </w:rPr>
        <w:t>3-2</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7.95pt;height:96.45pt" o:ole="">
            <v:imagedata r:id="rId51" o:title=""/>
          </v:shape>
          <o:OLEObject Type="Embed" ProgID="Visio.Drawing.11" ShapeID="_x0000_i1039" DrawAspect="Content" ObjectID="_1525008266" r:id="rId52"/>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9D6142" w:rsidP="009D3592">
      <w:pPr>
        <w:pStyle w:val="a3"/>
        <w:spacing w:line="288" w:lineRule="auto"/>
        <w:ind w:firstLine="468"/>
      </w:pPr>
      <w:r>
        <w:rPr>
          <w:rFonts w:hint="eastAsia"/>
        </w:rPr>
        <w:t>对于某一条</w:t>
      </w:r>
      <w:r>
        <w:rPr>
          <w:rFonts w:hint="eastAsia"/>
        </w:rPr>
        <w:t>A</w:t>
      </w:r>
      <w:r>
        <w:rPr>
          <w:rFonts w:hint="eastAsia"/>
        </w:rPr>
        <w:t>边而言，树中的每一个区间该</w:t>
      </w:r>
      <w:r w:rsidR="004C241A">
        <w:rPr>
          <w:rFonts w:hint="eastAsia"/>
        </w:rPr>
        <w:t>边位置都设置为</w:t>
      </w:r>
      <w:r w:rsidR="004C241A">
        <w:rPr>
          <w:rFonts w:hint="eastAsia"/>
        </w:rPr>
        <w:t>0</w:t>
      </w:r>
      <w:r w:rsidR="004C241A">
        <w:rPr>
          <w:rFonts w:hint="eastAsia"/>
        </w:rPr>
        <w:t>，目的是获取不</w:t>
      </w:r>
      <w:r>
        <w:rPr>
          <w:rFonts w:hint="eastAsia"/>
        </w:rPr>
        <w:t>相交</w:t>
      </w:r>
      <w:r w:rsidR="004C241A">
        <w:rPr>
          <w:rFonts w:hint="eastAsia"/>
        </w:rPr>
        <w:t>的的区间。对于新构成的一个子图树，本</w:t>
      </w:r>
      <w:r w:rsidR="00B86BAA">
        <w:rPr>
          <w:rFonts w:hint="eastAsia"/>
        </w:rPr>
        <w:t>节</w:t>
      </w:r>
      <w:r w:rsidR="004C241A">
        <w:rPr>
          <w:rFonts w:hint="eastAsia"/>
        </w:rPr>
        <w:t>提出一种基于割集的状态树剪枝算法</w:t>
      </w:r>
      <w:r w:rsidR="00252DA0" w:rsidRPr="003A1E7F">
        <w:rPr>
          <w:rFonts w:hint="eastAsia"/>
        </w:rPr>
        <w:t>STPA_</w:t>
      </w:r>
      <w:r w:rsidR="00252DA0">
        <w:rPr>
          <w:rFonts w:hint="eastAsia"/>
        </w:rPr>
        <w:t>FCP</w:t>
      </w:r>
      <w:r w:rsidR="004C241A">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sidR="004C241A">
        <w:rPr>
          <w:rFonts w:hint="eastAsia"/>
        </w:rPr>
        <w:t>），</w:t>
      </w:r>
      <w:r w:rsidR="00B86BAA">
        <w:rPr>
          <w:rFonts w:hint="eastAsia"/>
        </w:rPr>
        <w:t>该算法</w:t>
      </w:r>
      <w:r w:rsidR="004C241A">
        <w:rPr>
          <w:rFonts w:hint="eastAsia"/>
        </w:rPr>
        <w:t>主要是利用了割集中的边必定在</w:t>
      </w:r>
      <w:r>
        <w:rPr>
          <w:rFonts w:hint="eastAsia"/>
        </w:rPr>
        <w:t>满足</w:t>
      </w:r>
      <w:r w:rsidR="004C241A">
        <w:rPr>
          <w:rFonts w:hint="eastAsia"/>
        </w:rPr>
        <w:t>最大流子图这一性质，通过割集中的边对于子图状态树进行剪枝，以达到减少搜索的目的。</w:t>
      </w:r>
    </w:p>
    <w:p w:rsidR="004C241A" w:rsidRDefault="004C241A" w:rsidP="009D3592">
      <w:pPr>
        <w:pStyle w:val="a3"/>
        <w:spacing w:line="288" w:lineRule="auto"/>
        <w:ind w:firstLine="468"/>
      </w:pPr>
      <w:r>
        <w:rPr>
          <w:rFonts w:hint="eastAsia"/>
        </w:rPr>
        <w:t>该算法首先获取根节点，</w:t>
      </w:r>
      <w:r w:rsidR="000A7DAB">
        <w:rPr>
          <w:rFonts w:hint="eastAsia"/>
        </w:rPr>
        <w:t>使用最大子图</w:t>
      </w:r>
      <w:r w:rsidR="000A7DAB">
        <w:rPr>
          <w:rFonts w:hint="eastAsia"/>
        </w:rPr>
        <w:t>MSG</w:t>
      </w:r>
      <w:r w:rsidR="000A7DAB">
        <w:rPr>
          <w:rFonts w:hint="eastAsia"/>
        </w:rPr>
        <w:t>通过</w:t>
      </w:r>
      <w:r w:rsidR="000A7DAB">
        <w:rPr>
          <w:rFonts w:hint="eastAsia"/>
        </w:rPr>
        <w:t>DINIC</w:t>
      </w:r>
      <w:r w:rsidR="000A7DAB">
        <w:rPr>
          <w:rFonts w:hint="eastAsia"/>
        </w:rPr>
        <w:t>获取割集边，</w:t>
      </w:r>
      <w:r>
        <w:rPr>
          <w:rFonts w:hint="eastAsia"/>
        </w:rPr>
        <w:t>对于其所有子节点，通过割集中的边进行剪枝，因为满足最大流的子图必定包含割集中的边</w:t>
      </w:r>
      <w:r w:rsidR="000A7DAB">
        <w:rPr>
          <w:rFonts w:hint="eastAsia"/>
        </w:rPr>
        <w:t>，所以不包含割集中边的中间节点和叶子节点都必须舍去，对于保留</w:t>
      </w:r>
      <w:r>
        <w:rPr>
          <w:rFonts w:hint="eastAsia"/>
        </w:rPr>
        <w:t>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w:t>
      </w:r>
      <w:r w:rsidR="000A7DAB">
        <w:rPr>
          <w:rFonts w:hint="eastAsia"/>
        </w:rPr>
        <w:t>以为</w:t>
      </w:r>
      <w:r w:rsidR="000A7DAB">
        <w:rPr>
          <w:rFonts w:hint="eastAsia"/>
        </w:rPr>
        <w:t>e1</w:t>
      </w:r>
      <w:r w:rsidR="000A7DAB">
        <w:rPr>
          <w:rFonts w:hint="eastAsia"/>
        </w:rPr>
        <w:t>和</w:t>
      </w:r>
      <w:r w:rsidR="000A7DAB">
        <w:rPr>
          <w:rFonts w:hint="eastAsia"/>
        </w:rPr>
        <w:t>e4</w:t>
      </w:r>
      <w:r w:rsidR="000A7DAB">
        <w:rPr>
          <w:rFonts w:hint="eastAsia"/>
        </w:rPr>
        <w:t>为割集边，那么</w:t>
      </w:r>
      <w:r w:rsidR="004C241A">
        <w:rPr>
          <w:rFonts w:hint="eastAsia"/>
        </w:rPr>
        <w:t>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0.85pt;height:96.45pt" o:ole="">
            <v:imagedata r:id="rId53" o:title=""/>
          </v:shape>
          <o:OLEObject Type="Embed" ProgID="Visio.Drawing.11" ShapeID="_x0000_i1040" DrawAspect="Content" ObjectID="_1525008267" r:id="rId54"/>
        </w:object>
      </w:r>
      <w:r w:rsidRPr="00B452CD">
        <w:t xml:space="preserve"> </w:t>
      </w:r>
      <w:r>
        <w:rPr>
          <w:rFonts w:hint="eastAsia"/>
        </w:rPr>
        <w:t xml:space="preserve">  </w:t>
      </w:r>
      <w:r>
        <w:object w:dxaOrig="480" w:dyaOrig="338">
          <v:shape id="_x0000_i1041" type="#_x0000_t75" style="width:24.45pt;height:17pt" o:ole="">
            <v:imagedata r:id="rId55" o:title=""/>
          </v:shape>
          <o:OLEObject Type="Embed" ProgID="Visio.Drawing.11" ShapeID="_x0000_i1041" DrawAspect="Content" ObjectID="_1525008268" r:id="rId56"/>
        </w:object>
      </w:r>
      <w:r>
        <w:rPr>
          <w:rFonts w:hint="eastAsia"/>
        </w:rPr>
        <w:t xml:space="preserve">   </w:t>
      </w:r>
      <w:r>
        <w:object w:dxaOrig="2961" w:dyaOrig="1224">
          <v:shape id="_x0000_i1042" type="#_x0000_t75" style="width:148.75pt;height:62.5pt" o:ole="">
            <v:imagedata r:id="rId57" o:title=""/>
          </v:shape>
          <o:OLEObject Type="Embed" ProgID="Visio.Drawing.11" ShapeID="_x0000_i1042" DrawAspect="Content" ObjectID="_1525008269" r:id="rId58"/>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AF6CD3">
            <w:pPr>
              <w:tabs>
                <w:tab w:val="left" w:pos="1200"/>
              </w:tabs>
              <w:spacing w:beforeLines="20" w:before="65" w:afterLines="20" w:after="65" w:line="288" w:lineRule="auto"/>
              <w:jc w:val="both"/>
            </w:pPr>
            <w:r>
              <w:rPr>
                <w:rFonts w:hint="eastAsia"/>
              </w:rPr>
              <w:lastRenderedPageBreak/>
              <w:t>6.     If C</w:t>
            </w:r>
            <w:r>
              <w:rPr>
                <w:rFonts w:hint="eastAsia"/>
              </w:rPr>
              <w:t>’</w:t>
            </w:r>
            <w:r>
              <w:rPr>
                <w:rFonts w:hint="eastAsia"/>
              </w:rPr>
              <w:t>s upper bound graph not satisfy Fmax then move out C</w:t>
            </w:r>
            <w:r>
              <w:rPr>
                <w:rFonts w:hint="eastAsia"/>
              </w:rPr>
              <w:t>；</w:t>
            </w:r>
          </w:p>
          <w:p w:rsidR="007A628E" w:rsidRDefault="007A628E" w:rsidP="00AF6CD3">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AF6CD3">
            <w:pPr>
              <w:tabs>
                <w:tab w:val="left" w:pos="1200"/>
              </w:tabs>
              <w:spacing w:beforeLines="20" w:before="65" w:afterLines="20" w:after="65" w:line="288" w:lineRule="auto"/>
              <w:jc w:val="both"/>
            </w:pPr>
            <w:r>
              <w:t>8. Return all graph that satisfy Fmax after G move edge e</w:t>
            </w:r>
          </w:p>
          <w:p w:rsidR="004D3828" w:rsidRPr="00F30E09" w:rsidRDefault="004D3828" w:rsidP="00AF6CD3">
            <w:pPr>
              <w:tabs>
                <w:tab w:val="left" w:pos="1200"/>
              </w:tabs>
              <w:spacing w:beforeLines="20" w:before="65" w:afterLines="20" w:after="65" w:line="288" w:lineRule="auto"/>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64" w:name="_Toc451120804"/>
      <w:r>
        <w:rPr>
          <w:rFonts w:hint="eastAsia"/>
        </w:rPr>
        <w:lastRenderedPageBreak/>
        <w:t xml:space="preserve">3.3.3 </w:t>
      </w:r>
      <w:r w:rsidR="004C241A" w:rsidRPr="00237FB3">
        <w:rPr>
          <w:rFonts w:hint="eastAsia"/>
        </w:rPr>
        <w:t>B</w:t>
      </w:r>
      <w:r w:rsidR="004C241A" w:rsidRPr="00237FB3">
        <w:rPr>
          <w:rFonts w:hint="eastAsia"/>
        </w:rPr>
        <w:t>类边</w:t>
      </w:r>
      <w:r w:rsidR="00DF2F4F">
        <w:rPr>
          <w:rFonts w:hint="eastAsia"/>
        </w:rPr>
        <w:t>搜索算法</w:t>
      </w:r>
      <w:r w:rsidR="00766853">
        <w:rPr>
          <w:rFonts w:hint="eastAsia"/>
        </w:rPr>
        <w:t>B</w:t>
      </w:r>
      <w:r w:rsidR="00766853" w:rsidRPr="003A1E7F">
        <w:rPr>
          <w:rFonts w:hint="eastAsia"/>
        </w:rPr>
        <w:t>SA</w:t>
      </w:r>
      <w:r w:rsidR="00766853">
        <w:rPr>
          <w:rFonts w:hint="eastAsia"/>
        </w:rPr>
        <w:t>_FCP</w:t>
      </w:r>
      <w:bookmarkEnd w:id="64"/>
    </w:p>
    <w:p w:rsidR="00A013D8"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类边，流量不会减少，此时的重点在于计算剩余不确定图的</w:t>
      </w:r>
      <w:r w:rsidR="00A013D8">
        <w:rPr>
          <w:rFonts w:hint="eastAsia"/>
        </w:rPr>
        <w:t>容量可靠性，即筛选出移除</w:t>
      </w:r>
      <w:r w:rsidR="00A013D8">
        <w:rPr>
          <w:rFonts w:hint="eastAsia"/>
        </w:rPr>
        <w:t>B</w:t>
      </w:r>
      <w:r w:rsidR="00A013D8">
        <w:rPr>
          <w:rFonts w:hint="eastAsia"/>
        </w:rPr>
        <w:t>边之后，原有满足最大流的子图集合中，哪些子图依然满足最大流，</w:t>
      </w:r>
      <w:r w:rsidR="00ED16AC">
        <w:rPr>
          <w:rFonts w:hint="eastAsia"/>
        </w:rPr>
        <w:t>且不能存在重复的子图</w:t>
      </w:r>
      <w:r w:rsidR="00F27A50">
        <w:rPr>
          <w:rFonts w:hint="eastAsia"/>
        </w:rPr>
        <w:t>，然后通知子图概率之和获取对应最大流容量可靠性。</w:t>
      </w:r>
    </w:p>
    <w:p w:rsidR="004C241A" w:rsidRDefault="00D471D5" w:rsidP="005000A5">
      <w:pPr>
        <w:pStyle w:val="a3"/>
        <w:spacing w:line="288" w:lineRule="auto"/>
        <w:ind w:firstLine="468"/>
      </w:pPr>
      <w:r>
        <w:rPr>
          <w:rFonts w:hint="eastAsia"/>
        </w:rPr>
        <w:t>本章</w:t>
      </w:r>
      <w:r w:rsidR="004C241A">
        <w:rPr>
          <w:rFonts w:hint="eastAsia"/>
        </w:rPr>
        <w:t>提出算法</w:t>
      </w:r>
      <w:r w:rsidR="00630A2E">
        <w:rPr>
          <w:rFonts w:hint="eastAsia"/>
        </w:rPr>
        <w:t>B</w:t>
      </w:r>
      <w:r w:rsidR="00630A2E" w:rsidRPr="003A1E7F">
        <w:rPr>
          <w:rFonts w:hint="eastAsia"/>
        </w:rPr>
        <w:t>SA</w:t>
      </w:r>
      <w:r w:rsidR="00630A2E">
        <w:rPr>
          <w:rFonts w:hint="eastAsia"/>
        </w:rPr>
        <w:t>_FCP</w:t>
      </w:r>
      <w:r w:rsidR="004C241A">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sidR="004C241A">
        <w:rPr>
          <w:rFonts w:hint="eastAsia"/>
        </w:rPr>
        <w:t>），用于计算获取</w:t>
      </w:r>
      <w:r w:rsidR="004C241A">
        <w:rPr>
          <w:rFonts w:hint="eastAsia"/>
        </w:rPr>
        <w:t>B</w:t>
      </w:r>
      <w:r w:rsidR="004C241A">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F27A50">
              <w:rPr>
                <w:rFonts w:hint="eastAsia"/>
              </w:rPr>
              <w:t>原不确定图</w:t>
            </w:r>
            <w:r w:rsidR="00486AB1" w:rsidRPr="00486AB1">
              <w:rPr>
                <w:rFonts w:hint="eastAsia"/>
              </w:rPr>
              <w:t>满足最大流</w:t>
            </w:r>
            <w:r w:rsidR="00F27A50">
              <w:rPr>
                <w:rFonts w:hint="eastAsia"/>
              </w:rPr>
              <w:t>的所有子图区间</w:t>
            </w:r>
            <w:r w:rsidR="00486AB1" w:rsidRPr="00486AB1">
              <w:rPr>
                <w:rFonts w:hint="eastAsia"/>
              </w:rPr>
              <w:t>，</w:t>
            </w:r>
            <w:r w:rsidR="00F27A50">
              <w:rPr>
                <w:rFonts w:hint="eastAsia"/>
              </w:rPr>
              <w:t>待</w:t>
            </w:r>
            <w:r w:rsidR="00486AB1" w:rsidRPr="00486AB1">
              <w:rPr>
                <w:rFonts w:hint="eastAsia"/>
              </w:rPr>
              <w:t>移除边</w:t>
            </w:r>
            <w:r w:rsidR="00486AB1" w:rsidRPr="00486AB1">
              <w:rPr>
                <w:rFonts w:hint="eastAsia"/>
              </w:rPr>
              <w:t>e</w:t>
            </w:r>
          </w:p>
          <w:p w:rsidR="00B62819" w:rsidRDefault="00B62819" w:rsidP="005000A5">
            <w:pPr>
              <w:tabs>
                <w:tab w:val="left" w:pos="1200"/>
              </w:tabs>
              <w:spacing w:beforeLines="20" w:before="65" w:afterLines="20" w:after="65" w:line="288" w:lineRule="auto"/>
              <w:jc w:val="both"/>
            </w:pPr>
            <w:r>
              <w:rPr>
                <w:rFonts w:hint="eastAsia"/>
              </w:rPr>
              <w:t>1. init set</w:t>
            </w:r>
          </w:p>
          <w:p w:rsidR="001F6252" w:rsidRDefault="00B62819" w:rsidP="005000A5">
            <w:pPr>
              <w:tabs>
                <w:tab w:val="left" w:pos="1200"/>
              </w:tabs>
              <w:spacing w:beforeLines="20" w:before="65" w:afterLines="20" w:after="65" w:line="288" w:lineRule="auto"/>
              <w:jc w:val="both"/>
            </w:pPr>
            <w:r>
              <w:rPr>
                <w:rFonts w:hint="eastAsia"/>
              </w:rPr>
              <w:t>2</w:t>
            </w:r>
            <w:r w:rsidR="001F6252">
              <w:t xml:space="preserve">. For </w:t>
            </w:r>
            <w:r w:rsidR="006E78EE">
              <w:rPr>
                <w:rFonts w:hint="eastAsia"/>
              </w:rPr>
              <w:t xml:space="preserve">every </w:t>
            </w:r>
            <w:r w:rsidR="00F27A50" w:rsidRPr="00F27A50">
              <w:t>Subgraph interval</w:t>
            </w:r>
            <w:r w:rsidR="00F27A50">
              <w:rPr>
                <w:rFonts w:hint="eastAsia"/>
              </w:rPr>
              <w:t xml:space="preserve"> as </w:t>
            </w:r>
            <w:r w:rsidR="001F6252">
              <w:t>C</w:t>
            </w:r>
          </w:p>
          <w:p w:rsidR="001F6252" w:rsidRDefault="00B62819" w:rsidP="005000A5">
            <w:pPr>
              <w:tabs>
                <w:tab w:val="left" w:pos="1200"/>
              </w:tabs>
              <w:spacing w:beforeLines="20" w:before="65" w:afterLines="20" w:after="65" w:line="288" w:lineRule="auto"/>
              <w:jc w:val="both"/>
            </w:pPr>
            <w:r>
              <w:rPr>
                <w:rFonts w:hint="eastAsia"/>
              </w:rPr>
              <w:t>3</w:t>
            </w:r>
            <w:r w:rsidR="001F6252">
              <w:rPr>
                <w:rFonts w:hint="eastAsia"/>
              </w:rPr>
              <w:t xml:space="preserve">.     If the </w:t>
            </w:r>
            <w:bookmarkStart w:id="65" w:name="OLE_LINK14"/>
            <w:bookmarkStart w:id="66" w:name="OLE_LINK15"/>
            <w:r w:rsidR="001F6252">
              <w:rPr>
                <w:rFonts w:hint="eastAsia"/>
              </w:rPr>
              <w:t>position</w:t>
            </w:r>
            <w:r w:rsidR="00B94945">
              <w:rPr>
                <w:rFonts w:hint="eastAsia"/>
              </w:rPr>
              <w:t xml:space="preserve"> of e</w:t>
            </w:r>
            <w:r w:rsidR="001F6252">
              <w:rPr>
                <w:rFonts w:hint="eastAsia"/>
              </w:rPr>
              <w:t xml:space="preserve"> </w:t>
            </w:r>
            <w:bookmarkEnd w:id="65"/>
            <w:bookmarkEnd w:id="66"/>
            <w:r w:rsidR="001F6252">
              <w:rPr>
                <w:rFonts w:hint="eastAsia"/>
              </w:rPr>
              <w:t>in C is 1</w:t>
            </w:r>
            <w:r w:rsidR="001F6252">
              <w:rPr>
                <w:rFonts w:hint="eastAsia"/>
              </w:rPr>
              <w:t>，</w:t>
            </w:r>
            <w:r w:rsidR="001F6252">
              <w:rPr>
                <w:rFonts w:hint="eastAsia"/>
              </w:rPr>
              <w:t>then move out C</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4</w:t>
            </w:r>
            <w:r w:rsidR="001F6252">
              <w:rPr>
                <w:rFonts w:hint="eastAsia"/>
              </w:rPr>
              <w:t xml:space="preserve">.     If the </w:t>
            </w:r>
            <w:r w:rsidR="00EF6438">
              <w:rPr>
                <w:rFonts w:hint="eastAsia"/>
              </w:rPr>
              <w:t xml:space="preserve">position of e </w:t>
            </w:r>
            <w:r w:rsidR="001F6252">
              <w:rPr>
                <w:rFonts w:hint="eastAsia"/>
              </w:rPr>
              <w:t>position in C is 0</w:t>
            </w:r>
            <w:r w:rsidR="001F6252">
              <w:rPr>
                <w:rFonts w:hint="eastAsia"/>
              </w:rPr>
              <w:t>，</w:t>
            </w:r>
            <w:r w:rsidR="001F6252">
              <w:rPr>
                <w:rFonts w:hint="eastAsia"/>
              </w:rPr>
              <w:t>then push C in set</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5</w:t>
            </w:r>
            <w:r w:rsidR="001F6252">
              <w:rPr>
                <w:rFonts w:hint="eastAsia"/>
              </w:rPr>
              <w:t xml:space="preserve">.     If the </w:t>
            </w:r>
            <w:r w:rsidR="00EF6438">
              <w:rPr>
                <w:rFonts w:hint="eastAsia"/>
              </w:rPr>
              <w:t xml:space="preserve">position of e </w:t>
            </w:r>
            <w:r w:rsidR="001F6252">
              <w:rPr>
                <w:rFonts w:hint="eastAsia"/>
              </w:rPr>
              <w:t>in C is X</w:t>
            </w:r>
            <w:r w:rsidR="001F6252">
              <w:rPr>
                <w:rFonts w:hint="eastAsia"/>
              </w:rPr>
              <w:t>，</w:t>
            </w:r>
            <w:r w:rsidR="001F6252">
              <w:rPr>
                <w:rFonts w:hint="eastAsia"/>
              </w:rPr>
              <w:t xml:space="preserve">then divide C to Ce=1 and Ce=0 and goto step </w:t>
            </w:r>
            <w:r w:rsidR="001F6252">
              <w:rPr>
                <w:rFonts w:hint="eastAsia"/>
              </w:rPr>
              <w:t>（</w:t>
            </w:r>
            <w:r w:rsidR="001F6252">
              <w:rPr>
                <w:rFonts w:hint="eastAsia"/>
              </w:rPr>
              <w:t>2</w:t>
            </w:r>
            <w:r w:rsidR="001F6252">
              <w:rPr>
                <w:rFonts w:hint="eastAsia"/>
              </w:rPr>
              <w:t>）（</w:t>
            </w:r>
            <w:r w:rsidR="001F6252">
              <w:rPr>
                <w:rFonts w:hint="eastAsia"/>
              </w:rPr>
              <w:t>3</w:t>
            </w:r>
            <w:r w:rsidR="001F6252">
              <w:rPr>
                <w:rFonts w:hint="eastAsia"/>
              </w:rPr>
              <w: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986F09" w:rsidP="003610BD">
      <w:pPr>
        <w:pStyle w:val="31"/>
      </w:pPr>
      <w:bookmarkStart w:id="67" w:name="_Toc451120805"/>
      <w:r>
        <w:rPr>
          <w:rFonts w:hint="eastAsia"/>
        </w:rPr>
        <w:t xml:space="preserve">3.3.4 </w:t>
      </w:r>
      <w:r w:rsidR="00F80F4D">
        <w:rPr>
          <w:rFonts w:hint="eastAsia"/>
        </w:rPr>
        <w:t>算法</w:t>
      </w:r>
      <w:r w:rsidR="00B5662D">
        <w:rPr>
          <w:rFonts w:hint="eastAsia"/>
        </w:rPr>
        <w:t>复杂度分析</w:t>
      </w:r>
      <w:bookmarkEnd w:id="67"/>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8409AB">
              <w:rPr>
                <w:rFonts w:hint="eastAsia"/>
              </w:rPr>
              <w:t>基于流量和容量可靠性的</w:t>
            </w:r>
            <w:r w:rsidR="00D639A8">
              <w:rPr>
                <w:rFonts w:hint="eastAsia"/>
              </w:rPr>
              <w:t>关键边增量算法</w:t>
            </w:r>
            <w:r w:rsidR="00D639A8">
              <w:rPr>
                <w:rFonts w:hint="eastAsia"/>
              </w:rPr>
              <w:t>ICA_FCP</w:t>
            </w:r>
          </w:p>
        </w:tc>
      </w:tr>
      <w:tr w:rsidR="00C40EC6" w:rsidRPr="005A05F9">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C684B" w:rsidP="005000A5">
            <w:pPr>
              <w:tabs>
                <w:tab w:val="left" w:pos="1200"/>
              </w:tabs>
              <w:spacing w:beforeLines="20" w:before="65" w:afterLines="20" w:after="65" w:line="288" w:lineRule="auto"/>
              <w:jc w:val="both"/>
            </w:pPr>
            <w:r>
              <w:rPr>
                <w:rFonts w:hint="eastAsia"/>
              </w:rPr>
              <w:t>1.</w:t>
            </w:r>
            <w:r w:rsidR="00FD069A">
              <w:rPr>
                <w:rFonts w:hint="eastAsia"/>
              </w:rPr>
              <w:t xml:space="preserve"> Input uncertain Graph G and its source </w:t>
            </w:r>
            <w:r w:rsidR="008409AB">
              <w:rPr>
                <w:rFonts w:hint="eastAsia"/>
              </w:rPr>
              <w:t>node</w:t>
            </w:r>
            <w:r w:rsidR="00FD069A">
              <w:rPr>
                <w:rFonts w:hint="eastAsia"/>
              </w:rPr>
              <w:t xml:space="preserve"> and sink </w:t>
            </w:r>
            <w:r w:rsidR="008409AB">
              <w:rPr>
                <w:rFonts w:hint="eastAsia"/>
              </w:rPr>
              <w:t>node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2.</w:t>
            </w:r>
            <w:r w:rsidR="00FD069A">
              <w:rPr>
                <w:rFonts w:hint="eastAsia"/>
              </w:rPr>
              <w:t xml:space="preserve"> maxFlow </w:t>
            </w:r>
            <w:r>
              <w:rPr>
                <w:rFonts w:hint="eastAsia"/>
              </w:rPr>
              <w:t>,</w:t>
            </w:r>
            <w:r w:rsidR="00FD069A">
              <w:rPr>
                <w:rFonts w:hint="eastAsia"/>
              </w:rPr>
              <w:t>StateMtrix</w:t>
            </w:r>
            <w:r w:rsidR="00D914FC">
              <w:rPr>
                <w:rFonts w:hint="eastAsia"/>
              </w:rPr>
              <w:t xml:space="preserve">, </w:t>
            </w:r>
            <w:r w:rsidR="00FD069A">
              <w:rPr>
                <w:rFonts w:hint="eastAsia"/>
              </w:rPr>
              <w:t>StateTree</w:t>
            </w:r>
            <w:r>
              <w:rPr>
                <w:rFonts w:hint="eastAsia"/>
              </w:rPr>
              <w:t xml:space="preserve"> </w:t>
            </w:r>
            <w:r>
              <w:sym w:font="Wingdings" w:char="F0DF"/>
            </w:r>
            <w:r w:rsidR="00FD069A">
              <w:rPr>
                <w:rFonts w:hint="eastAsia"/>
              </w:rPr>
              <w:t xml:space="preserve"> algorithm SDBA</w:t>
            </w:r>
          </w:p>
          <w:p w:rsidR="00FD069A" w:rsidRDefault="00FC684B" w:rsidP="005000A5">
            <w:pPr>
              <w:tabs>
                <w:tab w:val="left" w:pos="1200"/>
              </w:tabs>
              <w:spacing w:beforeLines="20" w:before="65" w:afterLines="20" w:after="65" w:line="288" w:lineRule="auto"/>
              <w:jc w:val="both"/>
            </w:pPr>
            <w:r>
              <w:rPr>
                <w:rFonts w:hint="eastAsia"/>
              </w:rPr>
              <w:t xml:space="preserve">3. </w:t>
            </w:r>
            <w:r w:rsidR="00FD069A">
              <w:rPr>
                <w:rFonts w:hint="eastAsia"/>
              </w:rPr>
              <w:t>Get G maxflow when e</w:t>
            </w:r>
            <w:r w:rsidR="00D914FC">
              <w:rPr>
                <w:rFonts w:hint="eastAsia"/>
              </w:rPr>
              <w:t xml:space="preserve">very single edge being cut off </w:t>
            </w:r>
            <w:r w:rsidR="00FD069A">
              <w:rPr>
                <w:rFonts w:hint="eastAsia"/>
              </w:rPr>
              <w:t>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4.</w:t>
            </w:r>
            <w:r w:rsidR="00FD069A">
              <w:rPr>
                <w:rFonts w:hint="eastAsia"/>
              </w:rPr>
              <w:t xml:space="preserve"> Sort keyedge by 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5.</w:t>
            </w:r>
            <w:r w:rsidR="00FD069A">
              <w:rPr>
                <w:rFonts w:hint="eastAsia"/>
              </w:rPr>
              <w:t xml:space="preserve"> Classify ABC edge by StateMtrix</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6.</w:t>
            </w:r>
            <w:r w:rsidR="00FD069A">
              <w:rPr>
                <w:rFonts w:hint="eastAsia"/>
              </w:rPr>
              <w:t xml:space="preserve"> When the flow </w:t>
            </w:r>
            <w:r w:rsidR="00FD069A">
              <w:rPr>
                <w:rFonts w:hint="eastAsia"/>
              </w:rPr>
              <w:t>（</w:t>
            </w:r>
            <w:r w:rsidR="00FD069A">
              <w:rPr>
                <w:rFonts w:hint="eastAsia"/>
              </w:rPr>
              <w:t>G-ei</w:t>
            </w:r>
            <w:r w:rsidR="00FD069A">
              <w:rPr>
                <w:rFonts w:hint="eastAsia"/>
              </w:rPr>
              <w:t>）</w:t>
            </w:r>
            <w:r w:rsidR="00FD069A">
              <w:rPr>
                <w:rFonts w:hint="eastAsia"/>
              </w:rPr>
              <w:t xml:space="preserve"> equles the flow </w:t>
            </w:r>
            <w:r w:rsidR="00FD069A">
              <w:rPr>
                <w:rFonts w:hint="eastAsia"/>
              </w:rPr>
              <w:t>（</w:t>
            </w:r>
            <w:r w:rsidR="00FD069A">
              <w:rPr>
                <w:rFonts w:hint="eastAsia"/>
              </w:rPr>
              <w:t>G-ej</w:t>
            </w:r>
            <w:r w:rsidR="00FD069A">
              <w:rPr>
                <w:rFonts w:hint="eastAsia"/>
              </w:rPr>
              <w:t>）</w:t>
            </w:r>
            <w:r w:rsidR="00FD069A">
              <w:rPr>
                <w:rFonts w:hint="eastAsia"/>
              </w:rPr>
              <w:t xml:space="preserve"> then</w:t>
            </w:r>
          </w:p>
          <w:p w:rsidR="00FD069A" w:rsidRDefault="00FC684B" w:rsidP="005000A5">
            <w:pPr>
              <w:tabs>
                <w:tab w:val="left" w:pos="1200"/>
              </w:tabs>
              <w:spacing w:beforeLines="20" w:before="65" w:afterLines="20" w:after="65" w:line="288" w:lineRule="auto"/>
              <w:jc w:val="both"/>
            </w:pPr>
            <w:r>
              <w:rPr>
                <w:rFonts w:hint="eastAsia"/>
              </w:rPr>
              <w:t>7.</w:t>
            </w:r>
            <w:r w:rsidR="00FD069A">
              <w:rPr>
                <w:rFonts w:hint="eastAsia"/>
              </w:rPr>
              <w:t xml:space="preserve">     If ei is A class edge then use algorithm STPA_</w:t>
            </w:r>
            <w:r w:rsidR="0037359E">
              <w:rPr>
                <w:rFonts w:hint="eastAsia"/>
              </w:rPr>
              <w:t>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8.    </w:t>
            </w:r>
            <w:r w:rsidR="00FD069A">
              <w:rPr>
                <w:rFonts w:hint="eastAsia"/>
              </w:rPr>
              <w:t xml:space="preserve"> If ei is B class edge then use algorithm B</w:t>
            </w:r>
            <w:r w:rsidR="00286557">
              <w:rPr>
                <w:rFonts w:hint="eastAsia"/>
              </w:rPr>
              <w:t>SA_FCP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9.   </w:t>
            </w:r>
            <w:r w:rsidR="00FD069A">
              <w:rPr>
                <w:rFonts w:hint="eastAsia"/>
              </w:rPr>
              <w:t xml:space="preserve">  If ei is C class edge then pc is same as before ei be moved</w:t>
            </w:r>
            <w:r w:rsidR="00FD069A">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7D2B60" w:rsidRDefault="00A313C5" w:rsidP="005000A5">
      <w:pPr>
        <w:pStyle w:val="a3"/>
        <w:spacing w:line="288" w:lineRule="auto"/>
        <w:ind w:firstLine="468"/>
      </w:pPr>
      <w:bookmarkStart w:id="68" w:name="OLE_LINK18"/>
      <w:r>
        <w:rPr>
          <w:rFonts w:hint="eastAsia"/>
        </w:rPr>
        <w:t>ICA_FCP</w:t>
      </w:r>
      <w:bookmarkEnd w:id="68"/>
      <w:r w:rsidR="00AE6DAC">
        <w:rPr>
          <w:rFonts w:hint="eastAsia"/>
        </w:rPr>
        <w:t>首先</w:t>
      </w:r>
      <w:r w:rsidR="004C241A">
        <w:rPr>
          <w:rFonts w:hint="eastAsia"/>
        </w:rPr>
        <w:t>需要获取所有边</w:t>
      </w:r>
      <w:r w:rsidR="007D2B60">
        <w:rPr>
          <w:rFonts w:hint="eastAsia"/>
        </w:rPr>
        <w:t>分别移除</w:t>
      </w:r>
      <w:r w:rsidR="004C241A">
        <w:rPr>
          <w:rFonts w:hint="eastAsia"/>
        </w:rPr>
        <w:t>之后能够满足的最大流，然后</w:t>
      </w:r>
      <w:r w:rsidR="004C241A" w:rsidRPr="00993FE4">
        <w:rPr>
          <w:rFonts w:hint="eastAsia"/>
        </w:rPr>
        <w:t>对计算的流量进行排序</w:t>
      </w:r>
      <w:r w:rsidR="004C241A">
        <w:rPr>
          <w:rFonts w:hint="eastAsia"/>
        </w:rPr>
        <w:t>，</w:t>
      </w:r>
      <w:r w:rsidR="004C241A" w:rsidRPr="00993FE4">
        <w:rPr>
          <w:rFonts w:hint="eastAsia"/>
        </w:rPr>
        <w:t>当前后两条边断掉之后获得的流量不相等时</w:t>
      </w:r>
      <w:r w:rsidR="004C241A">
        <w:rPr>
          <w:rFonts w:hint="eastAsia"/>
        </w:rPr>
        <w:t>，</w:t>
      </w:r>
      <w:r w:rsidR="004C241A" w:rsidRPr="00993FE4">
        <w:rPr>
          <w:rFonts w:hint="eastAsia"/>
        </w:rPr>
        <w:t>根据模型定义</w:t>
      </w:r>
      <w:r w:rsidR="004C241A">
        <w:rPr>
          <w:rFonts w:hint="eastAsia"/>
        </w:rPr>
        <w:t>，</w:t>
      </w:r>
      <w:r w:rsidR="004C241A" w:rsidRPr="00993FE4">
        <w:rPr>
          <w:rFonts w:hint="eastAsia"/>
        </w:rPr>
        <w:t>直接就可以比较出两条边的关键程度</w:t>
      </w:r>
      <w:r w:rsidR="007D2B60">
        <w:rPr>
          <w:rFonts w:hint="eastAsia"/>
        </w:rPr>
        <w:t>。</w:t>
      </w:r>
      <w:r w:rsidR="004C241A">
        <w:rPr>
          <w:rFonts w:hint="eastAsia"/>
        </w:rPr>
        <w:t>当两条边移除之后</w:t>
      </w:r>
      <w:r w:rsidR="007D2B60">
        <w:rPr>
          <w:rFonts w:hint="eastAsia"/>
        </w:rPr>
        <w:t>剩余图最大流一致</w:t>
      </w:r>
      <w:r w:rsidR="004C241A">
        <w:rPr>
          <w:rFonts w:hint="eastAsia"/>
        </w:rPr>
        <w:t>，</w:t>
      </w:r>
      <w:r w:rsidR="007D2B60">
        <w:rPr>
          <w:rFonts w:hint="eastAsia"/>
        </w:rPr>
        <w:t>判断移除边的类型，然后根据三类边的不同性质对于不同性质的边选择不同的算法，从而简化计算过程。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lastRenderedPageBreak/>
        <w:t>首先对于</w:t>
      </w:r>
      <w:r>
        <w:rPr>
          <w:rFonts w:hint="eastAsia"/>
        </w:rPr>
        <w:t>A</w:t>
      </w:r>
      <w:r>
        <w:rPr>
          <w:rFonts w:hint="eastAsia"/>
        </w:rPr>
        <w:t>类边，</w:t>
      </w:r>
      <w:r w:rsidR="007D2B60">
        <w:rPr>
          <w:rFonts w:hint="eastAsia"/>
        </w:rPr>
        <w:t>考虑最坏情况，</w:t>
      </w:r>
      <w:r>
        <w:rPr>
          <w:rFonts w:hint="eastAsia"/>
        </w:rPr>
        <w:t>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w:t>
      </w:r>
      <w:r w:rsidR="007D2B60">
        <w:rPr>
          <w:rFonts w:hint="eastAsia"/>
        </w:rPr>
        <w:t>需要计算的</w:t>
      </w:r>
      <w:r>
        <w:rPr>
          <w:rFonts w:hint="eastAsia"/>
        </w:rPr>
        <w:t>a</w:t>
      </w:r>
      <w:r w:rsidR="007D2B60">
        <w:rPr>
          <w:rFonts w:hint="eastAsia"/>
        </w:rPr>
        <w:t>边</w:t>
      </w:r>
      <w:r w:rsidR="0009599C">
        <w:rPr>
          <w:rFonts w:hint="eastAsia"/>
        </w:rPr>
        <w:t>个数</w:t>
      </w:r>
      <w:r w:rsidR="00304686">
        <w:rPr>
          <w:rFonts w:hint="eastAsia"/>
        </w:rPr>
        <w:t>，</w:t>
      </w:r>
      <w:r w:rsidR="00304686">
        <w:rPr>
          <w:rFonts w:hint="eastAsia"/>
        </w:rPr>
        <w:t>A</w:t>
      </w:r>
      <w:r w:rsidR="00304686">
        <w:rPr>
          <w:rFonts w:hint="eastAsia"/>
        </w:rPr>
        <w:t>边计算结束</w:t>
      </w:r>
      <w:r w:rsidR="0009599C">
        <w:rPr>
          <w:rFonts w:hint="eastAsia"/>
        </w:rPr>
        <w:t>，根据容量可靠性的定义，需要获取所有满足最大流的子图概率之和，这一部分的复杂度可以表示为</w:t>
      </w:r>
      <w:r w:rsidR="0009599C" w:rsidRPr="00F36CEC">
        <w:rPr>
          <w:rFonts w:hint="eastAsia"/>
        </w:rPr>
        <w:t>O</w:t>
      </w:r>
      <w:r w:rsidR="0009599C">
        <w:rPr>
          <w:rFonts w:hint="eastAsia"/>
        </w:rPr>
        <w:t>（</w:t>
      </w:r>
      <w:r w:rsidR="008E61B4">
        <w:rPr>
          <w:rFonts w:hint="eastAsia"/>
        </w:rPr>
        <w:t>a</w:t>
      </w:r>
      <w:r w:rsidR="0009599C">
        <w:rPr>
          <w:rFonts w:hint="eastAsia"/>
        </w:rPr>
        <w:t>T</w:t>
      </w:r>
      <w:r w:rsidR="0009599C" w:rsidRPr="00F36CEC">
        <w:rPr>
          <w:rFonts w:hint="eastAsia"/>
        </w:rPr>
        <w:t>|E|</w:t>
      </w:r>
      <w:r w:rsidR="0009599C">
        <w:rPr>
          <w:rFonts w:hint="eastAsia"/>
        </w:rPr>
        <w:t>），其中</w:t>
      </w:r>
      <w:r w:rsidR="0009599C">
        <w:rPr>
          <w:rFonts w:hint="eastAsia"/>
        </w:rPr>
        <w:t>T</w:t>
      </w:r>
      <w:r w:rsidR="0009599C">
        <w:rPr>
          <w:rFonts w:hint="eastAsia"/>
        </w:rPr>
        <w:t>为满足最大流子图的个数；</w:t>
      </w:r>
      <w:r>
        <w:rPr>
          <w:rFonts w:hint="eastAsia"/>
        </w:rPr>
        <w:t>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sidR="00C870DE">
        <w:rPr>
          <w:rFonts w:hint="eastAsia"/>
        </w:rPr>
        <w:t>+</w:t>
      </w:r>
      <w:r w:rsidR="00C870DE" w:rsidRPr="00C870DE">
        <w:rPr>
          <w:rFonts w:hint="eastAsia"/>
        </w:rPr>
        <w:t xml:space="preserve"> </w:t>
      </w:r>
      <w:r w:rsidR="00C870DE" w:rsidRPr="00F36CEC">
        <w:rPr>
          <w:rFonts w:hint="eastAsia"/>
        </w:rPr>
        <w:t>O</w:t>
      </w:r>
      <w:r w:rsidR="00C870DE">
        <w:rPr>
          <w:rFonts w:hint="eastAsia"/>
        </w:rPr>
        <w:t>（</w:t>
      </w:r>
      <w:r w:rsidR="00C870DE">
        <w:rPr>
          <w:rFonts w:hint="eastAsia"/>
        </w:rPr>
        <w:t>aT</w:t>
      </w:r>
      <w:r w:rsidR="00C870DE" w:rsidRPr="00F36CEC">
        <w:rPr>
          <w:rFonts w:hint="eastAsia"/>
        </w:rPr>
        <w:t>|E|</w:t>
      </w:r>
      <w:r w:rsidR="00C870DE">
        <w:rPr>
          <w:rFonts w:hint="eastAsia"/>
        </w:rP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sidR="00EC7454">
        <w:rPr>
          <w:rFonts w:hint="eastAsia"/>
        </w:rPr>
        <w:t>。</w:t>
      </w:r>
    </w:p>
    <w:p w:rsidR="00B5662D" w:rsidRDefault="00986F09" w:rsidP="00DB5271">
      <w:pPr>
        <w:pStyle w:val="21"/>
      </w:pPr>
      <w:bookmarkStart w:id="69" w:name="_Toc451120806"/>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69"/>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00EC7454">
        <w:rPr>
          <w:rFonts w:hint="eastAsia"/>
        </w:rPr>
        <w:t>所有</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70" w:name="_Toc451120807"/>
      <w:r>
        <w:rPr>
          <w:rFonts w:hint="eastAsia"/>
        </w:rPr>
        <w:t>3.</w:t>
      </w:r>
      <w:r w:rsidR="00DD4BA9">
        <w:rPr>
          <w:rFonts w:hint="eastAsia"/>
        </w:rPr>
        <w:t>4</w:t>
      </w:r>
      <w:r>
        <w:rPr>
          <w:rFonts w:hint="eastAsia"/>
        </w:rPr>
        <w:t xml:space="preserve">.1 </w:t>
      </w:r>
      <w:r w:rsidR="00F53CF7">
        <w:rPr>
          <w:rFonts w:hint="eastAsia"/>
        </w:rPr>
        <w:t>实验数据</w:t>
      </w:r>
      <w:bookmarkEnd w:id="70"/>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w:t>
      </w:r>
      <w:r w:rsidR="00D47755">
        <w:rPr>
          <w:rFonts w:hint="eastAsia"/>
          <w:vertAlign w:val="superscript"/>
        </w:rPr>
        <w:t>50</w:t>
      </w:r>
      <w:r w:rsidRPr="00605549">
        <w:rPr>
          <w:rFonts w:hint="eastAsia"/>
          <w:vertAlign w:val="superscript"/>
        </w:rPr>
        <w:t>]</w:t>
      </w:r>
      <w:r>
        <w:rPr>
          <w:rFonts w:hint="eastAsia"/>
        </w:rPr>
        <w:t>相同的数据集，使用</w:t>
      </w:r>
      <w:r w:rsidRPr="009D0F57">
        <w:rPr>
          <w:rFonts w:hint="eastAsia"/>
        </w:rPr>
        <w:t>NETGEN</w:t>
      </w:r>
      <w:r w:rsidRPr="009D0F57">
        <w:rPr>
          <w:rFonts w:hint="eastAsia"/>
        </w:rPr>
        <w:t>生成器产生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71" w:name="_Toc451120808"/>
      <w:r>
        <w:rPr>
          <w:rFonts w:hint="eastAsia"/>
        </w:rPr>
        <w:t>3.</w:t>
      </w:r>
      <w:r w:rsidR="00DD4BA9">
        <w:rPr>
          <w:rFonts w:hint="eastAsia"/>
        </w:rPr>
        <w:t>4</w:t>
      </w:r>
      <w:r>
        <w:rPr>
          <w:rFonts w:hint="eastAsia"/>
        </w:rPr>
        <w:t xml:space="preserve">.2 </w:t>
      </w:r>
      <w:r w:rsidR="00DA3E60">
        <w:rPr>
          <w:rFonts w:hint="eastAsia"/>
        </w:rPr>
        <w:t>实验结果与分析</w:t>
      </w:r>
      <w:bookmarkEnd w:id="71"/>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79682D" w:rsidP="008F7848">
      <w:pPr>
        <w:pStyle w:val="a3"/>
        <w:ind w:firstLineChars="0" w:firstLine="0"/>
        <w:jc w:val="center"/>
        <w:rPr>
          <w:noProof/>
          <w:sz w:val="21"/>
        </w:rPr>
      </w:pPr>
      <w:r>
        <w:rPr>
          <w:noProof/>
          <w:sz w:val="21"/>
        </w:rPr>
        <w:drawing>
          <wp:inline distT="0" distB="0" distL="0" distR="0">
            <wp:extent cx="1971675" cy="1352550"/>
            <wp:effectExtent l="0" t="0" r="9525" b="0"/>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71675" cy="1352550"/>
                    </a:xfrm>
                    <a:prstGeom prst="rect">
                      <a:avLst/>
                    </a:prstGeom>
                    <a:noFill/>
                    <a:ln>
                      <a:noFill/>
                    </a:ln>
                  </pic:spPr>
                </pic:pic>
              </a:graphicData>
            </a:graphic>
          </wp:inline>
        </w:drawing>
      </w:r>
      <w:r w:rsidR="008F7848">
        <w:rPr>
          <w:rFonts w:hint="eastAsia"/>
          <w:noProof/>
          <w:sz w:val="21"/>
        </w:rPr>
        <w:t xml:space="preserve">      </w:t>
      </w:r>
      <w:r>
        <w:rPr>
          <w:noProof/>
          <w:sz w:val="21"/>
        </w:rPr>
        <w:drawing>
          <wp:inline distT="0" distB="0" distL="0" distR="0">
            <wp:extent cx="1924050" cy="1352550"/>
            <wp:effectExtent l="0" t="0" r="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4050"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不同图规模情况下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sidR="00815CA1">
        <w:rPr>
          <w:rFonts w:hint="eastAsia"/>
        </w:rPr>
        <w:t>所示，</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4D2E43">
      <w:pPr>
        <w:pStyle w:val="a3"/>
        <w:spacing w:line="288" w:lineRule="auto"/>
        <w:ind w:firstLine="470"/>
      </w:pPr>
      <w:r w:rsidRPr="007E43E0">
        <w:rPr>
          <w:rFonts w:hint="eastAsia"/>
          <w:b/>
        </w:rPr>
        <w:lastRenderedPageBreak/>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79682D" w:rsidP="003B263F">
      <w:pPr>
        <w:pStyle w:val="a3"/>
        <w:ind w:firstLineChars="92" w:firstLine="226"/>
        <w:jc w:val="center"/>
      </w:pPr>
      <w:r>
        <w:rPr>
          <w:noProof/>
        </w:rPr>
        <w:drawing>
          <wp:inline distT="0" distB="0" distL="0" distR="0">
            <wp:extent cx="1952625" cy="1352550"/>
            <wp:effectExtent l="0" t="0" r="9525" b="0"/>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r w:rsidR="000063C3">
        <w:rPr>
          <w:rFonts w:hint="eastAsia"/>
        </w:rPr>
        <w:t xml:space="preserve">      </w:t>
      </w:r>
      <w:r>
        <w:rPr>
          <w:noProof/>
        </w:rPr>
        <w:drawing>
          <wp:inline distT="0" distB="0" distL="0" distR="0">
            <wp:extent cx="1952625" cy="1352550"/>
            <wp:effectExtent l="0" t="0" r="9525"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72" w:name="_Toc451120809"/>
      <w:r>
        <w:rPr>
          <w:rFonts w:hint="eastAsia"/>
        </w:rPr>
        <w:t>3.</w:t>
      </w:r>
      <w:r w:rsidR="00DD4BA9">
        <w:rPr>
          <w:rFonts w:hint="eastAsia"/>
        </w:rPr>
        <w:t>5</w:t>
      </w:r>
      <w:r>
        <w:rPr>
          <w:rFonts w:hint="eastAsia"/>
        </w:rPr>
        <w:t xml:space="preserve"> </w:t>
      </w:r>
      <w:r w:rsidR="00574321">
        <w:rPr>
          <w:rFonts w:hint="eastAsia"/>
        </w:rPr>
        <w:t>本章小结</w:t>
      </w:r>
      <w:bookmarkEnd w:id="72"/>
    </w:p>
    <w:p w:rsidR="0002006D" w:rsidRDefault="00097386" w:rsidP="0016243E">
      <w:pPr>
        <w:pStyle w:val="a3"/>
        <w:spacing w:line="288" w:lineRule="auto"/>
        <w:ind w:firstLine="468"/>
        <w:sectPr w:rsidR="0002006D" w:rsidSect="006272F4">
          <w:headerReference w:type="default" r:id="rId63"/>
          <w:footnotePr>
            <w:numRestart w:val="eachPage"/>
          </w:footnotePr>
          <w:pgSz w:w="11907" w:h="16839" w:code="9"/>
          <w:pgMar w:top="1134" w:right="1418" w:bottom="1134" w:left="1418" w:header="737" w:footer="567" w:gutter="0"/>
          <w:cols w:space="720"/>
          <w:docGrid w:type="linesAndChars" w:linePitch="326" w:charSpace="1229"/>
        </w:sectPr>
      </w:pPr>
      <w:bookmarkStart w:id="73" w:name="OLE_LINK41"/>
      <w:r>
        <w:rPr>
          <w:rFonts w:hint="eastAsia"/>
        </w:rPr>
        <w:t>针对不确定图关键边的衡量，本章节构建了一种基于流量和容量可靠性的关键边衡量模型，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6D52D4">
        <w:rPr>
          <w:rFonts w:hint="eastAsia"/>
        </w:rPr>
        <w:t>（最大流）</w:t>
      </w:r>
      <w:r w:rsidR="00C21E97">
        <w:rPr>
          <w:rFonts w:hint="eastAsia"/>
        </w:rPr>
        <w:t>容量</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算法复杂度较高，本章提出一种基于流量和容量可靠性的关键边增量算法</w:t>
      </w:r>
      <w:r>
        <w:rPr>
          <w:rFonts w:hint="eastAsia"/>
        </w:rPr>
        <w:t>ICA_FCP</w:t>
      </w:r>
      <w:r>
        <w:rPr>
          <w:rFonts w:hint="eastAsia"/>
        </w:rPr>
        <w:t>，并重点介绍了算法的思想与实现，同时对算法</w:t>
      </w:r>
      <w:r w:rsidR="006D52D4">
        <w:rPr>
          <w:rFonts w:hint="eastAsia"/>
        </w:rPr>
        <w:t>过程</w:t>
      </w:r>
      <w:r>
        <w:rPr>
          <w:rFonts w:hint="eastAsia"/>
        </w:rPr>
        <w:t>进行了正确性证明以及时间复杂度和空间复杂度的分析。最后通过实验分析，比较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C55BBF" w:rsidRDefault="00983510" w:rsidP="00983510">
      <w:pPr>
        <w:pStyle w:val="1"/>
        <w:numPr>
          <w:ilvl w:val="0"/>
          <w:numId w:val="0"/>
        </w:numPr>
        <w:ind w:left="420" w:hanging="420"/>
      </w:pPr>
      <w:bookmarkStart w:id="74" w:name="_Toc451120810"/>
      <w:bookmarkEnd w:id="73"/>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74"/>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75" w:name="OLE_LINK24"/>
      <w:bookmarkStart w:id="76" w:name="OLE_LINK25"/>
      <w:r w:rsidR="00CD2531">
        <w:rPr>
          <w:rFonts w:hint="eastAsia"/>
        </w:rPr>
        <w:t>流量和</w:t>
      </w:r>
      <w:r w:rsidR="00E75F17">
        <w:rPr>
          <w:rFonts w:hint="eastAsia"/>
        </w:rPr>
        <w:t>容量可靠性的</w:t>
      </w:r>
      <w:r w:rsidR="005155CF">
        <w:rPr>
          <w:rFonts w:hint="eastAsia"/>
        </w:rPr>
        <w:t>不确定图关键评估方法</w:t>
      </w:r>
      <w:bookmarkEnd w:id="75"/>
      <w:bookmarkEnd w:id="76"/>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需要获取不确定图所有满足最大流的</w:t>
      </w:r>
      <w:r w:rsidR="002F4852">
        <w:rPr>
          <w:rFonts w:hint="eastAsia"/>
        </w:rPr>
        <w:t>子图</w:t>
      </w:r>
      <w:r w:rsidR="008B29DF">
        <w:rPr>
          <w:rFonts w:hint="eastAsia"/>
        </w:rPr>
        <w:t>，</w:t>
      </w:r>
      <w:r w:rsidR="002944A0">
        <w:rPr>
          <w:rFonts w:hint="eastAsia"/>
        </w:rPr>
        <w:t>计算容量可靠性本身是一个非常复杂的过程。</w:t>
      </w:r>
      <w:r w:rsidR="00DC2A24">
        <w:rPr>
          <w:rFonts w:hint="eastAsia"/>
        </w:rPr>
        <w:t>为了减少</w:t>
      </w:r>
      <w:r w:rsidR="00E43E7C">
        <w:rPr>
          <w:rFonts w:hint="eastAsia"/>
        </w:rPr>
        <w:t>衡量不确定图关键边的复杂度，本章提出</w:t>
      </w:r>
      <w:r w:rsidR="00CC2175">
        <w:rPr>
          <w:rFonts w:hint="eastAsia"/>
        </w:rPr>
        <w:t>了基于流量和</w:t>
      </w:r>
      <w:r w:rsidR="006D3961">
        <w:rPr>
          <w:rFonts w:hint="eastAsia"/>
        </w:rPr>
        <w:t>分布可靠性的不确定图关键边衡量模型</w:t>
      </w:r>
      <w:r w:rsidR="0018260C">
        <w:rPr>
          <w:rFonts w:hint="eastAsia"/>
        </w:rPr>
        <w:t>，</w:t>
      </w:r>
      <w:r w:rsidR="006D3961">
        <w:rPr>
          <w:rFonts w:hint="eastAsia"/>
        </w:rPr>
        <w:t>该模型</w:t>
      </w:r>
      <w:r w:rsidR="00046385">
        <w:rPr>
          <w:rFonts w:hint="eastAsia"/>
        </w:rPr>
        <w:t>使用流量</w:t>
      </w:r>
      <w:r w:rsidR="006D3961">
        <w:rPr>
          <w:rFonts w:hint="eastAsia"/>
        </w:rPr>
        <w:t>（最大流）</w:t>
      </w:r>
      <w:r w:rsidR="00046385">
        <w:rPr>
          <w:rFonts w:hint="eastAsia"/>
        </w:rPr>
        <w:t>和分布可靠性（最可靠最大流分布可靠性）作为</w:t>
      </w:r>
      <w:r w:rsidR="00E24F14">
        <w:rPr>
          <w:rFonts w:hint="eastAsia"/>
        </w:rPr>
        <w:t>衡量关键边的指标，针对</w:t>
      </w:r>
      <w:r w:rsidR="00E24F14" w:rsidRPr="00E24F14">
        <w:rPr>
          <w:rFonts w:hint="eastAsia"/>
        </w:rPr>
        <w:t>边移除（故障）后对于不确定图最大流和</w:t>
      </w:r>
      <w:r w:rsidR="00D74213">
        <w:rPr>
          <w:rFonts w:hint="eastAsia"/>
        </w:rPr>
        <w:t>分布</w:t>
      </w:r>
      <w:r w:rsidR="00E24F14" w:rsidRPr="00E24F14">
        <w:rPr>
          <w:rFonts w:hint="eastAsia"/>
        </w:rPr>
        <w:t>可靠性造成</w:t>
      </w:r>
      <w:r w:rsidR="00747C97">
        <w:rPr>
          <w:rFonts w:hint="eastAsia"/>
        </w:rPr>
        <w:t>的相对损失这一角度来评估。</w:t>
      </w:r>
    </w:p>
    <w:p w:rsidR="00390E19" w:rsidRDefault="003643D9" w:rsidP="0018613A">
      <w:pPr>
        <w:pStyle w:val="a3"/>
        <w:spacing w:line="288" w:lineRule="auto"/>
        <w:ind w:firstLine="468"/>
      </w:pPr>
      <w:bookmarkStart w:id="77" w:name="OLE_LINK34"/>
      <w:bookmarkStart w:id="78" w:name="OLE_LINK37"/>
      <w:bookmarkStart w:id="79" w:name="OLE_LINK38"/>
      <w:r>
        <w:rPr>
          <w:rFonts w:hint="eastAsia"/>
        </w:rPr>
        <w:t>本章的</w:t>
      </w:r>
      <w:r w:rsidR="006D3961">
        <w:rPr>
          <w:rFonts w:hint="eastAsia"/>
        </w:rPr>
        <w:t>组</w:t>
      </w:r>
      <w:r w:rsidRPr="003643D9">
        <w:rPr>
          <w:rFonts w:hint="eastAsia"/>
        </w:rPr>
        <w:t>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006D3961">
        <w:rPr>
          <w:rFonts w:hint="eastAsia"/>
        </w:rPr>
        <w:t>可靠性的关键边</w:t>
      </w:r>
      <w:r w:rsidRPr="003643D9">
        <w:rPr>
          <w:rFonts w:hint="eastAsia"/>
        </w:rPr>
        <w:t>模型</w:t>
      </w:r>
      <w:r w:rsidR="009E76AD">
        <w:rPr>
          <w:rFonts w:hint="eastAsia"/>
        </w:rPr>
        <w:t>；</w:t>
      </w:r>
      <w:r w:rsidR="008327A6">
        <w:rPr>
          <w:rFonts w:hint="eastAsia"/>
        </w:rPr>
        <w:t>4</w:t>
      </w:r>
      <w:r w:rsidR="007F6B45">
        <w:rPr>
          <w:rFonts w:hint="eastAsia"/>
        </w:rPr>
        <w:t>.2</w:t>
      </w:r>
      <w:r w:rsidR="006D3961">
        <w:rPr>
          <w:rFonts w:hint="eastAsia"/>
        </w:rPr>
        <w:t>节设计了</w:t>
      </w:r>
      <w:r w:rsidR="007F6B45">
        <w:rPr>
          <w:rFonts w:hint="eastAsia"/>
        </w:rPr>
        <w:t>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可靠性的不确定图关键边增量算法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w:t>
      </w:r>
      <w:r w:rsidR="00753530">
        <w:rPr>
          <w:rFonts w:hint="eastAsia"/>
        </w:rPr>
        <w:t>以及时间复杂度和空间复杂度的分析；</w:t>
      </w:r>
      <w:r w:rsidR="00DA028D">
        <w:rPr>
          <w:rFonts w:hint="eastAsia"/>
        </w:rPr>
        <w:t>4.4</w:t>
      </w:r>
      <w:r w:rsidR="00DA028D">
        <w:rPr>
          <w:rFonts w:hint="eastAsia"/>
        </w:rPr>
        <w:t>节提出了一种基于确定边过滤的</w:t>
      </w:r>
      <w:r w:rsidR="00DC361D">
        <w:rPr>
          <w:rFonts w:hint="eastAsia"/>
        </w:rPr>
        <w:t>增量</w:t>
      </w:r>
      <w:r w:rsidR="00DF7F79">
        <w:rPr>
          <w:rFonts w:hint="eastAsia"/>
        </w:rPr>
        <w:t>优化的</w:t>
      </w:r>
      <w:r w:rsidR="00DC361D">
        <w:rPr>
          <w:rFonts w:hint="eastAsia"/>
        </w:rPr>
        <w:t>算法</w:t>
      </w:r>
      <w:r w:rsidR="00DC361D">
        <w:rPr>
          <w:rFonts w:hint="eastAsia"/>
        </w:rPr>
        <w:t>ICA_FEA</w:t>
      </w:r>
      <w:r w:rsidR="0093629E">
        <w:rPr>
          <w:rFonts w:hint="eastAsia"/>
        </w:rPr>
        <w:t>；</w:t>
      </w:r>
      <w:r w:rsidR="008A5691">
        <w:rPr>
          <w:rFonts w:hint="eastAsia"/>
        </w:rPr>
        <w:t>4.5</w:t>
      </w:r>
      <w:r w:rsidR="00B64C1E">
        <w:rPr>
          <w:rFonts w:hint="eastAsia"/>
        </w:rPr>
        <w:t>节通过实验分析，比较了</w:t>
      </w:r>
      <w:r w:rsidR="00547E49" w:rsidRPr="00476A23">
        <w:rPr>
          <w:rFonts w:hint="eastAsia"/>
        </w:rPr>
        <w:t>BASE_F</w:t>
      </w:r>
      <w:r w:rsidR="00547E49">
        <w:rPr>
          <w:rFonts w:hint="eastAsia"/>
        </w:rPr>
        <w:t>D</w:t>
      </w:r>
      <w:r w:rsidR="00547E49" w:rsidRPr="00476A23">
        <w:rPr>
          <w:rFonts w:hint="eastAsia"/>
        </w:rPr>
        <w:t>P</w:t>
      </w:r>
      <w:r w:rsidR="00547E49" w:rsidRPr="00476A23">
        <w:rPr>
          <w:rFonts w:hint="eastAsia"/>
        </w:rPr>
        <w:t>算法</w:t>
      </w:r>
      <w:r w:rsidR="00547E49">
        <w:rPr>
          <w:rFonts w:hint="eastAsia"/>
        </w:rPr>
        <w:t>、</w:t>
      </w:r>
      <w:r w:rsidR="00547E49" w:rsidRPr="00476A23">
        <w:rPr>
          <w:rFonts w:hint="eastAsia"/>
        </w:rPr>
        <w:t>ICA_F</w:t>
      </w:r>
      <w:r w:rsidR="00547E49">
        <w:rPr>
          <w:rFonts w:hint="eastAsia"/>
        </w:rPr>
        <w:t>DP</w:t>
      </w:r>
      <w:r w:rsidR="00547E49" w:rsidRPr="00476A23">
        <w:rPr>
          <w:rFonts w:hint="eastAsia"/>
        </w:rPr>
        <w:t>算法</w:t>
      </w:r>
      <w:r w:rsidR="008A5691">
        <w:rPr>
          <w:rFonts w:hint="eastAsia"/>
        </w:rPr>
        <w:t>和</w:t>
      </w:r>
      <w:r w:rsidR="00547E49">
        <w:rPr>
          <w:rFonts w:hint="eastAsia"/>
        </w:rPr>
        <w:t>ICA_FEA</w:t>
      </w:r>
      <w:r w:rsidR="00582A6B">
        <w:rPr>
          <w:rFonts w:hint="eastAsia"/>
        </w:rPr>
        <w:t>三</w:t>
      </w:r>
      <w:r w:rsidR="00547E49">
        <w:rPr>
          <w:rFonts w:hint="eastAsia"/>
        </w:rPr>
        <w:t>种算法对于不同图规模和不同稠密度再在空间复杂度和时间复杂度上的差别。</w:t>
      </w:r>
    </w:p>
    <w:p w:rsidR="005F6F8E" w:rsidRDefault="006D75D3" w:rsidP="00DB5271">
      <w:pPr>
        <w:pStyle w:val="21"/>
      </w:pPr>
      <w:bookmarkStart w:id="80" w:name="_Toc451120811"/>
      <w:bookmarkEnd w:id="77"/>
      <w:bookmarkEnd w:id="78"/>
      <w:bookmarkEnd w:id="79"/>
      <w:r>
        <w:rPr>
          <w:rFonts w:hint="eastAsia"/>
        </w:rPr>
        <w:t xml:space="preserve">4.1 </w:t>
      </w:r>
      <w:r w:rsidR="00590DD7">
        <w:rPr>
          <w:rFonts w:hint="eastAsia"/>
        </w:rPr>
        <w:t>基于流量和分布可靠性的关键</w:t>
      </w:r>
      <w:r w:rsidR="003E6D97">
        <w:rPr>
          <w:rFonts w:hint="eastAsia"/>
        </w:rPr>
        <w:t>边</w:t>
      </w:r>
      <w:r w:rsidR="00590DD7">
        <w:rPr>
          <w:rFonts w:hint="eastAsia"/>
        </w:rPr>
        <w:t>模型</w:t>
      </w:r>
      <w:bookmarkEnd w:id="80"/>
    </w:p>
    <w:p w:rsidR="000158D7" w:rsidRDefault="00DD557F" w:rsidP="0018613A">
      <w:pPr>
        <w:pStyle w:val="a3"/>
        <w:spacing w:line="288" w:lineRule="auto"/>
        <w:ind w:firstLine="468"/>
      </w:pPr>
      <w:r>
        <w:rPr>
          <w:rFonts w:hint="eastAsia"/>
        </w:rPr>
        <w:t>本文</w:t>
      </w:r>
      <w:r w:rsidR="001F2389">
        <w:rPr>
          <w:rFonts w:hint="eastAsia"/>
        </w:rPr>
        <w:t>第三章研究的是基于</w:t>
      </w:r>
      <w:r>
        <w:rPr>
          <w:rFonts w:hint="eastAsia"/>
        </w:rPr>
        <w:t>流量和容量可靠性的</w:t>
      </w:r>
      <w:r w:rsidR="0042132B">
        <w:rPr>
          <w:rFonts w:hint="eastAsia"/>
        </w:rPr>
        <w:t>关键</w:t>
      </w:r>
      <w:r>
        <w:rPr>
          <w:rFonts w:hint="eastAsia"/>
        </w:rPr>
        <w:t>边</w:t>
      </w:r>
      <w:r w:rsidR="0042132B">
        <w:rPr>
          <w:rFonts w:hint="eastAsia"/>
        </w:rPr>
        <w:t>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w:t>
      </w:r>
      <w:r>
        <w:rPr>
          <w:rFonts w:hint="eastAsia"/>
        </w:rPr>
        <w:t>（最大流）</w:t>
      </w:r>
      <w:r w:rsidR="005535C3">
        <w:rPr>
          <w:rFonts w:hint="eastAsia"/>
        </w:rPr>
        <w:t>和分布可靠性（最可靠最大流分布可靠性）</w:t>
      </w:r>
      <w:r w:rsidR="00965995">
        <w:rPr>
          <w:rFonts w:hint="eastAsia"/>
        </w:rPr>
        <w:t>的不确定图</w:t>
      </w:r>
      <w:r w:rsidR="00F74D36">
        <w:rPr>
          <w:rFonts w:hint="eastAsia"/>
        </w:rPr>
        <w:t>关键边衡量模型。该模型针对不确定图中边移除（故障）后对流量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，需要将不确定图所有满足最大流的子图都获取，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D47755">
        <w:rPr>
          <w:rFonts w:hint="eastAsia"/>
          <w:vertAlign w:val="superscript"/>
        </w:rPr>
        <w:t>[22</w:t>
      </w:r>
      <w:r w:rsidR="006153E3" w:rsidRPr="009A610A">
        <w:rPr>
          <w:rFonts w:hint="eastAsia"/>
          <w:vertAlign w:val="superscript"/>
        </w:rPr>
        <w:t>]</w:t>
      </w:r>
      <w:r w:rsidR="00F94D37">
        <w:rPr>
          <w:rFonts w:hint="eastAsia"/>
        </w:rPr>
        <w:t>，只需要获取极小子图即可。但是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流量和分布可靠性作为指标的关键边衡量模型的区分度</w:t>
      </w:r>
      <w:r w:rsidR="00F73271">
        <w:rPr>
          <w:rFonts w:hint="eastAsia"/>
        </w:rPr>
        <w:t>没有第三章的模型好，但是算法复杂度降低了许多。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，可以将不确定图的边分为三类，即边发生故障之后剩余不确定图和原不确定图进行对比：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lastRenderedPageBreak/>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根据不确定图子图的向量表示法以及向量的偏序关系，本</w:t>
      </w:r>
      <w:r w:rsidR="00C24AE6">
        <w:rPr>
          <w:rFonts w:hint="eastAsia"/>
        </w:rPr>
        <w:t>章</w:t>
      </w:r>
      <w:r w:rsidRPr="00862071">
        <w:rPr>
          <w:rFonts w:hint="eastAsia"/>
        </w:rPr>
        <w:t>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9A33D7" w:rsidP="004678AB">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9A33D7"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w:t>
      </w:r>
      <w:bookmarkStart w:id="81" w:name="_GoBack"/>
      <w:bookmarkEnd w:id="81"/>
      <w:r>
        <w:rPr>
          <w:rFonts w:hint="eastAsia"/>
        </w:rPr>
        <w:t>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r w:rsidR="00A94F26">
        <w:rPr>
          <w:rFonts w:hint="eastAsia"/>
        </w:rPr>
        <w:t>不在极小子图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lastRenderedPageBreak/>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4678AB">
        <w:rPr>
          <w:rFonts w:hint="eastAsia"/>
          <w:color w:val="000000"/>
        </w:rPr>
        <w:t>条边</w:t>
      </w:r>
      <w:r w:rsidR="005144BE" w:rsidRPr="004678AB">
        <w:rPr>
          <w:color w:val="000000"/>
        </w:rPr>
        <w:t>e</w:t>
      </w:r>
      <w:r w:rsidR="005144BE" w:rsidRPr="004678AB">
        <w:rPr>
          <w:color w:val="000000"/>
          <w:vertAlign w:val="subscript"/>
        </w:rPr>
        <w:t>i</w:t>
      </w:r>
      <w:r w:rsidR="005144BE" w:rsidRPr="004678AB">
        <w:rPr>
          <w:rFonts w:hint="eastAsia"/>
          <w:color w:val="000000"/>
        </w:rPr>
        <w:t>，如果边</w:t>
      </w:r>
      <w:r w:rsidR="005144BE" w:rsidRPr="004678AB">
        <w:rPr>
          <w:color w:val="000000"/>
        </w:rPr>
        <w:t>e</w:t>
      </w:r>
      <w:r w:rsidR="005144BE" w:rsidRPr="004678AB">
        <w:rPr>
          <w:color w:val="000000"/>
          <w:vertAlign w:val="subscript"/>
        </w:rPr>
        <w:t>i</w:t>
      </w:r>
      <w:r w:rsidR="005144BE" w:rsidRPr="004678AB">
        <w:rPr>
          <w:rFonts w:hint="eastAsia"/>
          <w:color w:val="000000"/>
        </w:rPr>
        <w:t>是</w:t>
      </w:r>
      <w:r w:rsidR="005144BE" w:rsidRPr="004678AB">
        <w:rPr>
          <w:color w:val="000000"/>
        </w:rPr>
        <w:t>B</w:t>
      </w:r>
      <w:r w:rsidR="005144BE" w:rsidRPr="004678AB">
        <w:rPr>
          <w:rFonts w:hint="eastAsia"/>
          <w:color w:val="000000"/>
        </w:rPr>
        <w:t>类边，那么移除</w:t>
      </w:r>
      <w:r w:rsidR="005144BE" w:rsidRPr="004678AB">
        <w:rPr>
          <w:color w:val="000000"/>
        </w:rPr>
        <w:t>e</w:t>
      </w:r>
      <w:r w:rsidR="005144BE" w:rsidRPr="00EA3C89">
        <w:rPr>
          <w:color w:val="000000"/>
          <w:vertAlign w:val="subscript"/>
        </w:rPr>
        <w:t>i</w:t>
      </w:r>
      <w:r w:rsidR="005144BE" w:rsidRPr="004678AB">
        <w:rPr>
          <w:rFonts w:hint="eastAsia"/>
          <w:color w:val="000000"/>
        </w:rPr>
        <w:t>，不确定图依然可以达到最大流</w:t>
      </w:r>
      <w:r w:rsidR="00933A0D" w:rsidRPr="004678AB">
        <w:rPr>
          <w:rFonts w:hint="eastAsia"/>
          <w:color w:val="000000"/>
        </w:rPr>
        <w:t>，但分布可靠性下降</w:t>
      </w:r>
      <w:r w:rsidR="005144BE" w:rsidRPr="004678AB">
        <w:rPr>
          <w:rFonts w:hint="eastAsia"/>
          <w:color w:val="000000"/>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边，不确定图最大流不变（</w:t>
      </w:r>
      <w:r w:rsidR="007A3EEC">
        <w:rPr>
          <w:rFonts w:hint="eastAsia"/>
        </w:rPr>
        <w:t>2</w:t>
      </w:r>
      <w:r w:rsidR="007A3EEC">
        <w:rPr>
          <w:rFonts w:hint="eastAsia"/>
        </w:rPr>
        <w:t>）移除</w:t>
      </w:r>
      <w:r w:rsidR="007A3EEC">
        <w:rPr>
          <w:rFonts w:hint="eastAsia"/>
        </w:rPr>
        <w:t>B</w:t>
      </w:r>
      <w:r w:rsidR="00EA3C89">
        <w:rPr>
          <w:rFonts w:hint="eastAsia"/>
        </w:rPr>
        <w:t>边，</w:t>
      </w:r>
      <w:r w:rsidR="007A3EEC">
        <w:rPr>
          <w:rFonts w:hint="eastAsia"/>
        </w:rPr>
        <w:t>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r w:rsidR="00EB1543">
        <w:rPr>
          <w:rFonts w:hint="eastAsia"/>
        </w:rPr>
        <w:t>必存在一个子图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边，不确定图最大流不变（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）同证明</w:t>
      </w:r>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82" w:name="_Toc451120812"/>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82"/>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w:t>
      </w:r>
      <w:r w:rsidR="00C80B06">
        <w:rPr>
          <w:rFonts w:hint="eastAsia"/>
        </w:rPr>
        <w:t>最可靠最大流分布及其可靠性</w:t>
      </w:r>
      <w:r>
        <w:rPr>
          <w:rFonts w:hint="eastAsia"/>
        </w:rPr>
        <w:t>，</w:t>
      </w:r>
      <w:r w:rsidR="00EA3C89">
        <w:rPr>
          <w:rFonts w:hint="eastAsia"/>
        </w:rPr>
        <w:t>本章</w:t>
      </w:r>
      <w:r w:rsidRPr="001E5097">
        <w:rPr>
          <w:rFonts w:hint="eastAsia"/>
        </w:rPr>
        <w:t>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F4129C">
        <w:tc>
          <w:tcPr>
            <w:tcW w:w="8522" w:type="dxa"/>
            <w:shd w:val="clear" w:color="auto" w:fill="D9D9D9"/>
            <w:vAlign w:val="center"/>
          </w:tcPr>
          <w:p w:rsidR="00F74E9C" w:rsidRPr="00327708" w:rsidRDefault="00F74E9C" w:rsidP="00F4129C">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F4129C">
        <w:tc>
          <w:tcPr>
            <w:tcW w:w="8522" w:type="dxa"/>
            <w:vAlign w:val="center"/>
          </w:tcPr>
          <w:p w:rsidR="00F74E9C" w:rsidRDefault="00F74E9C" w:rsidP="00F4129C">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F4129C">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947CCF" w:rsidRDefault="00F74E9C" w:rsidP="00F4129C">
            <w:pPr>
              <w:tabs>
                <w:tab w:val="left" w:pos="1200"/>
              </w:tabs>
              <w:spacing w:beforeLines="20" w:before="65" w:afterLines="20" w:after="65" w:line="288" w:lineRule="auto"/>
              <w:jc w:val="both"/>
            </w:pPr>
            <w:r>
              <w:rPr>
                <w:rFonts w:hint="eastAsia"/>
              </w:rPr>
              <w:t xml:space="preserve">3. </w:t>
            </w:r>
            <w:r w:rsidR="005D21F3">
              <w:rPr>
                <w:rFonts w:hint="eastAsia"/>
              </w:rPr>
              <w:t xml:space="preserve">ALLEdgeFlowDecrease[|E|] </w:t>
            </w:r>
            <w:r w:rsidR="006F3743">
              <w:sym w:font="Wingdings" w:char="F0DF"/>
            </w:r>
            <w:r w:rsidR="006F3743">
              <w:rPr>
                <w:rFonts w:hint="eastAsia"/>
              </w:rPr>
              <w:t xml:space="preserve"> Get the maxflow of remain uncertain graph when every single edge being cut off By Dinic; </w:t>
            </w:r>
          </w:p>
          <w:p w:rsidR="00F74E9C" w:rsidRDefault="00F74E9C" w:rsidP="00F4129C">
            <w:pPr>
              <w:tabs>
                <w:tab w:val="left" w:pos="1200"/>
              </w:tabs>
              <w:spacing w:beforeLines="20" w:before="65" w:afterLines="20" w:after="65" w:line="288" w:lineRule="auto"/>
              <w:jc w:val="both"/>
            </w:pPr>
            <w:r>
              <w:rPr>
                <w:rFonts w:hint="eastAsia"/>
              </w:rPr>
              <w:lastRenderedPageBreak/>
              <w:t>4. Sort ALLEdgeFlowDecrease[|E|]</w:t>
            </w:r>
            <w:r w:rsidR="000C79A3">
              <w:rPr>
                <w:rFonts w:hint="eastAsia"/>
              </w:rPr>
              <w:t xml:space="preserve"> by maxflow</w:t>
            </w:r>
            <w:r>
              <w:rPr>
                <w:rFonts w:hint="eastAsia"/>
              </w:rPr>
              <w:t>；</w:t>
            </w:r>
          </w:p>
          <w:p w:rsidR="00947CCF" w:rsidRDefault="00947CCF" w:rsidP="00947CCF">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9534BB" w:rsidRDefault="009534BB" w:rsidP="009534BB">
            <w:pPr>
              <w:tabs>
                <w:tab w:val="left" w:pos="1200"/>
              </w:tabs>
              <w:spacing w:beforeLines="20" w:before="65" w:afterLines="20" w:after="65" w:line="288" w:lineRule="auto"/>
              <w:jc w:val="both"/>
            </w:pPr>
            <w:r>
              <w:rPr>
                <w:rFonts w:hint="eastAsia"/>
              </w:rPr>
              <w:t>5. When the maxflow of the remain uncertain graph (G-e</w:t>
            </w:r>
            <w:r w:rsidRPr="001A0392">
              <w:rPr>
                <w:rFonts w:hint="eastAsia"/>
                <w:vertAlign w:val="subscript"/>
              </w:rPr>
              <w:t>i</w:t>
            </w:r>
            <w:r>
              <w:rPr>
                <w:rFonts w:hint="eastAsia"/>
              </w:rPr>
              <w:t>) equles the flow of (G-e</w:t>
            </w:r>
            <w:r w:rsidRPr="001A0392">
              <w:rPr>
                <w:rFonts w:hint="eastAsia"/>
                <w:vertAlign w:val="subscript"/>
              </w:rPr>
              <w:t>j</w:t>
            </w:r>
            <w:r>
              <w:rPr>
                <w:rFonts w:hint="eastAsia"/>
              </w:rPr>
              <w:t>) then</w:t>
            </w:r>
            <w:r>
              <w:rPr>
                <w:rFonts w:hint="eastAsia"/>
              </w:rPr>
              <w:t>；</w:t>
            </w:r>
          </w:p>
          <w:p w:rsidR="009534BB" w:rsidRDefault="009534BB" w:rsidP="009534BB">
            <w:pPr>
              <w:tabs>
                <w:tab w:val="left" w:pos="1200"/>
              </w:tabs>
              <w:spacing w:beforeLines="20" w:before="65" w:afterLines="20" w:after="65" w:line="288" w:lineRule="auto"/>
              <w:jc w:val="both"/>
            </w:pPr>
            <w:r>
              <w:rPr>
                <w:rFonts w:hint="eastAsia"/>
              </w:rPr>
              <w:t>6.    reCompute the maxFlow and p</w:t>
            </w:r>
            <w:r w:rsidR="00D21047">
              <w:rPr>
                <w:rFonts w:hint="eastAsia"/>
                <w:vertAlign w:val="subscript"/>
              </w:rPr>
              <w:t>d</w:t>
            </w:r>
            <w:r>
              <w:rPr>
                <w:rFonts w:hint="eastAsia"/>
              </w:rPr>
              <w:t xml:space="preserve"> of Uncertain Graph (G-e</w:t>
            </w:r>
            <w:r w:rsidRPr="004827DD">
              <w:rPr>
                <w:rFonts w:hint="eastAsia"/>
                <w:vertAlign w:val="subscript"/>
              </w:rPr>
              <w:t>i</w:t>
            </w:r>
            <w:r>
              <w:rPr>
                <w:rFonts w:hint="eastAsia"/>
              </w:rPr>
              <w:t>)</w:t>
            </w:r>
            <w:r>
              <w:rPr>
                <w:rFonts w:hint="eastAsia"/>
              </w:rPr>
              <w:t>；</w:t>
            </w:r>
          </w:p>
          <w:p w:rsidR="00B61F3B" w:rsidRDefault="00B61F3B" w:rsidP="00B61F3B">
            <w:pPr>
              <w:tabs>
                <w:tab w:val="left" w:pos="1200"/>
              </w:tabs>
              <w:spacing w:beforeLines="20" w:before="65" w:afterLines="20" w:after="65" w:line="288" w:lineRule="auto"/>
              <w:jc w:val="both"/>
            </w:pPr>
            <w:r>
              <w:rPr>
                <w:rFonts w:hint="eastAsia"/>
              </w:rPr>
              <w:t>7. e</w:t>
            </w:r>
            <w:r w:rsidRPr="0014400F">
              <w:rPr>
                <w:rFonts w:hint="eastAsia"/>
                <w:vertAlign w:val="subscript"/>
              </w:rPr>
              <w:t>i</w:t>
            </w:r>
            <w:r>
              <w:sym w:font="Wingdings" w:char="F0DF"/>
            </w:r>
            <w:r>
              <w:rPr>
                <w:rFonts w:hint="eastAsia"/>
              </w:rPr>
              <w:t>e</w:t>
            </w:r>
            <w:r w:rsidRPr="0014400F">
              <w:rPr>
                <w:rFonts w:hint="eastAsia"/>
                <w:vertAlign w:val="subscript"/>
              </w:rPr>
              <w:t>j</w:t>
            </w:r>
            <w:r>
              <w:rPr>
                <w:rFonts w:hint="eastAsia"/>
              </w:rPr>
              <w:t>,e</w:t>
            </w:r>
            <w:r w:rsidRPr="0014400F">
              <w:rPr>
                <w:rFonts w:hint="eastAsia"/>
                <w:vertAlign w:val="subscript"/>
              </w:rPr>
              <w:t>j</w:t>
            </w:r>
            <w:r>
              <w:sym w:font="Wingdings" w:char="F0DF"/>
            </w:r>
            <w:r>
              <w:rPr>
                <w:rFonts w:hint="eastAsia"/>
              </w:rPr>
              <w:t>e</w:t>
            </w:r>
            <w:r w:rsidRPr="0014400F">
              <w:rPr>
                <w:rFonts w:hint="eastAsia"/>
                <w:vertAlign w:val="subscript"/>
              </w:rPr>
              <w:t>j</w:t>
            </w:r>
            <w:r>
              <w:rPr>
                <w:rFonts w:hint="eastAsia"/>
              </w:rPr>
              <w:t>+1;</w:t>
            </w:r>
          </w:p>
          <w:p w:rsidR="00B61F3B" w:rsidRDefault="00B61F3B" w:rsidP="00B61F3B">
            <w:pPr>
              <w:tabs>
                <w:tab w:val="left" w:pos="1200"/>
              </w:tabs>
              <w:spacing w:beforeLines="20" w:before="65" w:afterLines="20" w:after="65" w:line="288" w:lineRule="auto"/>
              <w:jc w:val="both"/>
            </w:pPr>
            <w:r>
              <w:rPr>
                <w:rFonts w:hint="eastAsia"/>
              </w:rPr>
              <w:t>8. Sort KeyEdge by p</w:t>
            </w:r>
            <w:r w:rsidRPr="00454F77">
              <w:rPr>
                <w:rFonts w:hint="eastAsia"/>
                <w:vertAlign w:val="subscript"/>
              </w:rPr>
              <w:t>c</w:t>
            </w:r>
            <w:r>
              <w:rPr>
                <w:rFonts w:hint="eastAsia"/>
              </w:rPr>
              <w:t>；</w:t>
            </w:r>
          </w:p>
          <w:p w:rsidR="00B61F3B" w:rsidRPr="00F30E09" w:rsidRDefault="00B61F3B" w:rsidP="00B61F3B">
            <w:pPr>
              <w:tabs>
                <w:tab w:val="left" w:pos="1200"/>
              </w:tabs>
              <w:spacing w:beforeLines="20" w:before="65" w:afterLines="20" w:after="65" w:line="288" w:lineRule="auto"/>
              <w:jc w:val="both"/>
            </w:pPr>
            <w:r>
              <w:rPr>
                <w:rFonts w:hint="eastAsia"/>
              </w:rPr>
              <w:t>9. Return sorted key edge set</w:t>
            </w:r>
            <w:r>
              <w:rPr>
                <w:rFonts w:hint="eastAsia"/>
              </w:rPr>
              <w:t>；</w:t>
            </w:r>
          </w:p>
          <w:p w:rsidR="006F3743" w:rsidRPr="006F3743" w:rsidRDefault="00F74E9C" w:rsidP="008B3141">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w:t>
            </w:r>
            <w:r w:rsidR="008B3141" w:rsidRPr="006F3743">
              <w:t xml:space="preserve"> </w:t>
            </w:r>
          </w:p>
        </w:tc>
      </w:tr>
    </w:tbl>
    <w:p w:rsidR="00670699" w:rsidRDefault="00B82082" w:rsidP="0018613A">
      <w:pPr>
        <w:pStyle w:val="a3"/>
        <w:spacing w:line="288" w:lineRule="auto"/>
        <w:ind w:firstLine="468"/>
      </w:pPr>
      <w:r>
        <w:rPr>
          <w:rFonts w:hint="eastAsia"/>
        </w:rPr>
        <w:lastRenderedPageBreak/>
        <w:t>算法</w:t>
      </w:r>
      <w:r w:rsidR="00F4129C">
        <w:rPr>
          <w:rFonts w:hint="eastAsia"/>
        </w:rPr>
        <w:t>4</w:t>
      </w:r>
      <w:r w:rsidR="006B31F4">
        <w:rPr>
          <w:rFonts w:hint="eastAsia"/>
        </w:rPr>
        <w:t>-1</w:t>
      </w:r>
      <w:r w:rsidR="00670699">
        <w:rPr>
          <w:rFonts w:hint="eastAsia"/>
        </w:rPr>
        <w:t>首先要</w:t>
      </w:r>
      <w:r>
        <w:rPr>
          <w:rFonts w:hint="eastAsia"/>
        </w:rPr>
        <w:t>获取所有边发生故障之后能够满足的最大流，然后</w:t>
      </w:r>
      <w:r w:rsidR="00670699">
        <w:rPr>
          <w:rFonts w:hint="eastAsia"/>
        </w:rPr>
        <w:t>根据流量进行排序，当两条边断掉之后剩余图的最大流不相等时，根据模型定义，直接可以比较两条边的关键程度，而</w:t>
      </w:r>
      <w:r>
        <w:rPr>
          <w:rFonts w:hint="eastAsia"/>
        </w:rPr>
        <w:t>当两条边断掉</w:t>
      </w:r>
      <w:r w:rsidR="00670699">
        <w:rPr>
          <w:rFonts w:hint="eastAsia"/>
        </w:rPr>
        <w:t>剩余图的最大流</w:t>
      </w:r>
      <w:r>
        <w:rPr>
          <w:rFonts w:hint="eastAsia"/>
        </w:rPr>
        <w:t>相等</w:t>
      </w:r>
      <w:r w:rsidR="00670699">
        <w:rPr>
          <w:rFonts w:hint="eastAsia"/>
        </w:rPr>
        <w:t>时</w:t>
      </w:r>
      <w:r>
        <w:rPr>
          <w:rFonts w:hint="eastAsia"/>
        </w:rPr>
        <w:t>，</w:t>
      </w:r>
      <w:r w:rsidR="00670699">
        <w:rPr>
          <w:rFonts w:hint="eastAsia"/>
        </w:rPr>
        <w:t>使用分布可靠性来区分这两条边的关键程度。</w:t>
      </w:r>
    </w:p>
    <w:p w:rsidR="00B82082" w:rsidRDefault="00E27762" w:rsidP="0018613A">
      <w:pPr>
        <w:pStyle w:val="a3"/>
        <w:spacing w:line="288" w:lineRule="auto"/>
        <w:ind w:firstLine="468"/>
      </w:pPr>
      <w:r>
        <w:rPr>
          <w:rFonts w:hint="eastAsia"/>
        </w:rPr>
        <w:t>BASE_FDP</w:t>
      </w:r>
      <w:r>
        <w:rPr>
          <w:rFonts w:hint="eastAsia"/>
        </w:rPr>
        <w:t>的运行效率与计算分布可靠性的次数有关</w:t>
      </w:r>
      <w:r w:rsidR="00B82082">
        <w:rPr>
          <w:rFonts w:hint="eastAsia"/>
        </w:rPr>
        <w:t>，算法计算所有边发生故障之后的最大流</w:t>
      </w:r>
      <w:r w:rsidR="00586B83">
        <w:rPr>
          <w:rFonts w:hint="eastAsia"/>
        </w:rPr>
        <w:t>使用的是</w:t>
      </w:r>
      <w:r w:rsidR="00B82082">
        <w:rPr>
          <w:rFonts w:hint="eastAsia"/>
        </w:rPr>
        <w:t>Dinic</w:t>
      </w:r>
      <w:r w:rsidR="00B82082">
        <w:rPr>
          <w:rFonts w:hint="eastAsia"/>
        </w:rPr>
        <w:t>算法，</w:t>
      </w:r>
      <w:r w:rsidR="00B82082" w:rsidRPr="00C92CE3">
        <w:rPr>
          <w:rFonts w:hint="eastAsia"/>
        </w:rPr>
        <w:t>运行</w:t>
      </w:r>
      <w:r w:rsidR="00B82082" w:rsidRPr="00C92CE3">
        <w:rPr>
          <w:rFonts w:hint="eastAsia"/>
        </w:rPr>
        <w:t>Dinic</w:t>
      </w:r>
      <w:r w:rsidR="00586B83">
        <w:rPr>
          <w:rFonts w:hint="eastAsia"/>
        </w:rPr>
        <w:t>算法所需的复杂度</w:t>
      </w:r>
      <w:r w:rsidR="00B82082" w:rsidRPr="00C92CE3">
        <w:rPr>
          <w:rFonts w:hint="eastAsia"/>
        </w:rPr>
        <w:t>为</w:t>
      </w:r>
      <w:r w:rsidR="00B82082" w:rsidRPr="00C92CE3">
        <w:rPr>
          <w:rFonts w:hint="eastAsia"/>
        </w:rPr>
        <w:t>O</w:t>
      </w:r>
      <w:r w:rsidR="00B82082">
        <w:rPr>
          <w:rFonts w:hint="eastAsia"/>
        </w:rPr>
        <w:t>（</w:t>
      </w:r>
      <w:r w:rsidR="00B82082" w:rsidRPr="00C92CE3">
        <w:rPr>
          <w:rFonts w:hint="eastAsia"/>
        </w:rPr>
        <w:t>|V|</w:t>
      </w:r>
      <w:r w:rsidR="00B82082" w:rsidRPr="00F36CEC">
        <w:rPr>
          <w:rFonts w:hint="eastAsia"/>
          <w:vertAlign w:val="superscript"/>
        </w:rPr>
        <w:t>2</w:t>
      </w:r>
      <w:r w:rsidR="00B82082" w:rsidRPr="00C92CE3">
        <w:rPr>
          <w:rFonts w:hint="eastAsia"/>
        </w:rPr>
        <w:t>|E|</w:t>
      </w:r>
      <w:r w:rsidR="00B82082">
        <w:rPr>
          <w:rFonts w:hint="eastAsia"/>
        </w:rPr>
        <w:t>），因此这部分复杂度是</w:t>
      </w:r>
      <w:r w:rsidR="00B82082" w:rsidRPr="00F36CEC">
        <w:rPr>
          <w:rFonts w:hint="eastAsia"/>
        </w:rPr>
        <w:t>O</w:t>
      </w:r>
      <w:r w:rsidR="00B82082">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B82082">
        <w:rPr>
          <w:rFonts w:hint="eastAsia"/>
        </w:rPr>
        <w:t>）；然后当移除边之后流量相同的情况下，需要重复计算，本文使用的重复计算方式为基于状态划分的算法</w:t>
      </w:r>
      <w:r w:rsidR="00D47755">
        <w:rPr>
          <w:rFonts w:hint="eastAsia"/>
          <w:vertAlign w:val="superscript"/>
        </w:rPr>
        <w:t>[22</w:t>
      </w:r>
      <w:r w:rsidR="00586B83" w:rsidRPr="00586B83">
        <w:rPr>
          <w:rFonts w:hint="eastAsia"/>
          <w:vertAlign w:val="superscript"/>
        </w:rPr>
        <w:t>]</w:t>
      </w:r>
      <w:r w:rsidR="00B82082">
        <w:rPr>
          <w:rFonts w:hint="eastAsia"/>
        </w:rPr>
        <w:t>，其复杂度为</w:t>
      </w:r>
      <w:r w:rsidR="00B82082" w:rsidRPr="00A91DE7">
        <w:t>O</w:t>
      </w:r>
      <w:r w:rsidR="00B82082">
        <w:t>（</w:t>
      </w:r>
      <w:r w:rsidR="00B82082" w:rsidRPr="00A91DE7">
        <w:t>k|V|</w:t>
      </w:r>
      <w:r w:rsidR="00B82082" w:rsidRPr="00A91DE7">
        <w:rPr>
          <w:vertAlign w:val="superscript"/>
        </w:rPr>
        <w:t>2</w:t>
      </w:r>
      <w:r w:rsidR="00B82082" w:rsidRPr="00A91DE7">
        <w:t>|E|</w:t>
      </w:r>
      <w:r w:rsidR="00B82082">
        <w:t>）</w:t>
      </w:r>
      <w:r w:rsidR="00B82082">
        <w:rPr>
          <w:rFonts w:hint="eastAsia"/>
        </w:rPr>
        <w:t>，其中</w:t>
      </w:r>
      <w:r w:rsidR="00B82082">
        <w:rPr>
          <w:rFonts w:hint="eastAsia"/>
        </w:rPr>
        <w:t>K</w:t>
      </w:r>
      <w:r w:rsidR="00B82082">
        <w:rPr>
          <w:rFonts w:hint="eastAsia"/>
        </w:rPr>
        <w:t>为划分过程中需要运行</w:t>
      </w:r>
      <w:r w:rsidR="00B82082">
        <w:rPr>
          <w:rFonts w:hint="eastAsia"/>
        </w:rPr>
        <w:t>Dinic</w:t>
      </w:r>
      <w:r w:rsidR="00B82082">
        <w:rPr>
          <w:rFonts w:hint="eastAsia"/>
        </w:rPr>
        <w:t>算法的次数。因此整个</w:t>
      </w:r>
      <w:r w:rsidR="00B82082">
        <w:rPr>
          <w:rFonts w:hint="eastAsia"/>
        </w:rPr>
        <w:t>BASE</w:t>
      </w:r>
      <w:r w:rsidR="00B82082">
        <w:rPr>
          <w:rFonts w:hint="eastAsia"/>
        </w:rPr>
        <w:t>算法的复杂度为</w:t>
      </w:r>
      <w:r w:rsidR="00B82082" w:rsidRPr="00A91DE7">
        <w:t>O</w:t>
      </w:r>
      <w:r w:rsidR="00B82082">
        <w:t>（</w:t>
      </w:r>
      <w:r w:rsidR="00B82082" w:rsidRPr="00A91DE7">
        <w:t>k</w:t>
      </w:r>
      <w:r w:rsidR="00B82082">
        <w:rPr>
          <w:rFonts w:hint="eastAsia"/>
        </w:rPr>
        <w:t>m</w:t>
      </w:r>
      <w:r w:rsidR="00B82082" w:rsidRPr="00A91DE7">
        <w:t>|V|</w:t>
      </w:r>
      <w:r w:rsidR="00B82082" w:rsidRPr="00A91DE7">
        <w:rPr>
          <w:vertAlign w:val="superscript"/>
        </w:rPr>
        <w:t>2</w:t>
      </w:r>
      <w:r w:rsidR="00B82082" w:rsidRPr="00A91DE7">
        <w:t>|E|</w:t>
      </w:r>
      <w:r w:rsidR="00B82082">
        <w:t>）</w:t>
      </w:r>
      <w:r w:rsidR="00B82082">
        <w:rPr>
          <w:rFonts w:hint="eastAsia"/>
        </w:rPr>
        <w:t xml:space="preserve"> + </w:t>
      </w:r>
      <w:r w:rsidR="00B82082" w:rsidRPr="00F36CEC">
        <w:rPr>
          <w:rFonts w:hint="eastAsia"/>
        </w:rPr>
        <w:t>O</w:t>
      </w:r>
      <w:r w:rsidR="00B82082">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B82082">
        <w:rPr>
          <w:rFonts w:hint="eastAsia"/>
        </w:rPr>
        <w:t>），其中</w:t>
      </w:r>
      <w:r w:rsidR="00B82082">
        <w:rPr>
          <w:rFonts w:hint="eastAsia"/>
        </w:rPr>
        <w:t>m</w:t>
      </w:r>
      <w:r w:rsidR="00B82082">
        <w:rPr>
          <w:rFonts w:hint="eastAsia"/>
        </w:rPr>
        <w:t>为需要重复计算的次数，一般</w:t>
      </w:r>
      <w:r w:rsidR="00B82082">
        <w:rPr>
          <w:rFonts w:hint="eastAsia"/>
        </w:rPr>
        <w:t>m</w:t>
      </w:r>
      <w:r w:rsidR="00B82082">
        <w:rPr>
          <w:rFonts w:hint="eastAsia"/>
        </w:rPr>
        <w:t>的范围是</w:t>
      </w:r>
      <w:r w:rsidR="00B82082">
        <w:rPr>
          <w:rFonts w:hint="eastAsia"/>
        </w:rPr>
        <w:t>0</w:t>
      </w:r>
      <w:r w:rsidR="00B82082">
        <w:rPr>
          <w:rFonts w:hint="eastAsia"/>
        </w:rPr>
        <w:t>≤</w:t>
      </w:r>
      <w:r w:rsidR="00B82082">
        <w:rPr>
          <w:rFonts w:hint="eastAsia"/>
        </w:rPr>
        <w:t>m</w:t>
      </w:r>
      <w:r w:rsidR="00B82082">
        <w:rPr>
          <w:rFonts w:hint="eastAsia"/>
        </w:rPr>
        <w:t>≤</w:t>
      </w:r>
      <w:r w:rsidR="00B82082">
        <w:rPr>
          <w:rFonts w:hint="eastAsia"/>
        </w:rPr>
        <w:t>|E|</w:t>
      </w:r>
      <w:r w:rsidR="00B82082">
        <w:rPr>
          <w:rFonts w:hint="eastAsia"/>
        </w:rPr>
        <w:t>。</w:t>
      </w:r>
    </w:p>
    <w:p w:rsidR="00554E98" w:rsidRDefault="006D75D3" w:rsidP="00DB5271">
      <w:pPr>
        <w:pStyle w:val="21"/>
      </w:pPr>
      <w:bookmarkStart w:id="83" w:name="_Toc451120813"/>
      <w:r>
        <w:rPr>
          <w:rFonts w:hint="eastAsia"/>
        </w:rPr>
        <w:t xml:space="preserve">4.3 </w:t>
      </w:r>
      <w:r w:rsidR="00F742AB">
        <w:rPr>
          <w:rFonts w:hint="eastAsia"/>
        </w:rPr>
        <w:t>基于流量和分布可靠性的关键边增量算法</w:t>
      </w:r>
      <w:r w:rsidR="00F742AB">
        <w:rPr>
          <w:rFonts w:hint="eastAsia"/>
        </w:rPr>
        <w:t>ICA_F</w:t>
      </w:r>
      <w:r w:rsidR="000F7B8A">
        <w:rPr>
          <w:rFonts w:hint="eastAsia"/>
        </w:rPr>
        <w:t>DP</w:t>
      </w:r>
      <w:bookmarkEnd w:id="83"/>
    </w:p>
    <w:p w:rsidR="00782B52" w:rsidRPr="00782B52" w:rsidRDefault="006D75D3" w:rsidP="003610BD">
      <w:pPr>
        <w:pStyle w:val="31"/>
      </w:pPr>
      <w:bookmarkStart w:id="84" w:name="_Toc451120814"/>
      <w:r>
        <w:rPr>
          <w:rFonts w:hint="eastAsia"/>
        </w:rPr>
        <w:t xml:space="preserve">4.3.1 </w:t>
      </w:r>
      <w:r w:rsidR="00782B52">
        <w:rPr>
          <w:rFonts w:hint="eastAsia"/>
        </w:rPr>
        <w:t>算法思想</w:t>
      </w:r>
      <w:bookmarkEnd w:id="84"/>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w:t>
      </w:r>
      <w:r w:rsidRPr="002E1CDB">
        <w:rPr>
          <w:rFonts w:hint="eastAsia"/>
        </w:rPr>
        <w:t>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5.35pt;height:125.65pt" o:ole="">
            <v:imagedata r:id="rId64" o:title=""/>
          </v:shape>
          <o:OLEObject Type="Embed" ProgID="Visio.Drawing.11" ShapeID="_x0000_i1043" DrawAspect="Content" ObjectID="_1525008270" r:id="rId65"/>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85" w:name="_Toc451120815"/>
      <w:r>
        <w:rPr>
          <w:rFonts w:hint="eastAsia"/>
        </w:rPr>
        <w:lastRenderedPageBreak/>
        <w:t xml:space="preserve">4.3.2 </w:t>
      </w:r>
      <w:r w:rsidR="00161621">
        <w:rPr>
          <w:rFonts w:hint="eastAsia"/>
        </w:rPr>
        <w:t>A</w:t>
      </w:r>
      <w:r w:rsidR="00161621">
        <w:rPr>
          <w:rFonts w:hint="eastAsia"/>
        </w:rPr>
        <w:t>类边计算</w:t>
      </w:r>
      <w:bookmarkEnd w:id="85"/>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w:t>
      </w:r>
      <w:r w:rsidR="00093D0B">
        <w:rPr>
          <w:rFonts w:hint="eastAsia"/>
        </w:rPr>
        <w:t>。</w:t>
      </w:r>
    </w:p>
    <w:p w:rsidR="00C06EF7" w:rsidRDefault="00E907B4" w:rsidP="00211C0D">
      <w:pPr>
        <w:pStyle w:val="a3"/>
        <w:spacing w:line="288" w:lineRule="auto"/>
        <w:ind w:firstLine="468"/>
      </w:pPr>
      <w:r>
        <w:rPr>
          <w:rFonts w:hint="eastAsia"/>
        </w:rPr>
        <w:t>对于</w:t>
      </w:r>
      <w:r w:rsidR="00C06EF7">
        <w:rPr>
          <w:rFonts w:hint="eastAsia"/>
        </w:rPr>
        <w:t>A</w:t>
      </w:r>
      <w:r w:rsidR="00C06EF7">
        <w:rPr>
          <w:rFonts w:hint="eastAsia"/>
        </w:rPr>
        <w:t>类边</w:t>
      </w:r>
      <w:r>
        <w:rPr>
          <w:rFonts w:hint="eastAsia"/>
        </w:rPr>
        <w:t>，本节</w:t>
      </w:r>
      <w:r w:rsidR="00C06EF7">
        <w:rPr>
          <w:rFonts w:hint="eastAsia"/>
        </w:rPr>
        <w:t>提出一种基于</w:t>
      </w:r>
      <w:r w:rsidR="00630C47">
        <w:rPr>
          <w:rFonts w:hint="eastAsia"/>
        </w:rPr>
        <w:t>割集</w:t>
      </w:r>
      <w:r w:rsidR="00C06EF7">
        <w:rPr>
          <w:rFonts w:hint="eastAsia"/>
        </w:rPr>
        <w:t>状态树剪枝算法</w:t>
      </w:r>
      <w:r w:rsidR="00AA702C" w:rsidRPr="003A1E7F">
        <w:rPr>
          <w:rFonts w:hint="eastAsia"/>
        </w:rPr>
        <w:t>STPA_</w:t>
      </w:r>
      <w:r w:rsidR="00AA702C">
        <w:rPr>
          <w:rFonts w:hint="eastAsia"/>
        </w:rPr>
        <w:t>F</w:t>
      </w:r>
      <w:r w:rsidR="001B7077">
        <w:rPr>
          <w:rFonts w:hint="eastAsia"/>
        </w:rPr>
        <w:t>D</w:t>
      </w:r>
      <w:r w:rsidR="00AA702C">
        <w:rPr>
          <w:rFonts w:hint="eastAsia"/>
        </w:rPr>
        <w:t>P</w:t>
      </w:r>
      <w:r w:rsidR="00C06EF7">
        <w:rPr>
          <w:rFonts w:hint="eastAsia"/>
        </w:rPr>
        <w:t>（</w:t>
      </w:r>
      <w:r w:rsidR="00C06EF7">
        <w:rPr>
          <w:rFonts w:hint="eastAsia"/>
        </w:rPr>
        <w:t>S</w:t>
      </w:r>
      <w:r w:rsidR="00C06EF7">
        <w:t xml:space="preserve">tate </w:t>
      </w:r>
      <w:r w:rsidR="00C06EF7">
        <w:rPr>
          <w:rFonts w:hint="eastAsia"/>
        </w:rPr>
        <w:t>T</w:t>
      </w:r>
      <w:r w:rsidR="00C06EF7" w:rsidRPr="009A7294">
        <w:t xml:space="preserve">ree </w:t>
      </w:r>
      <w:r w:rsidR="00C06EF7">
        <w:rPr>
          <w:rFonts w:hint="eastAsia"/>
        </w:rPr>
        <w:t>P</w:t>
      </w:r>
      <w:r w:rsidR="00C06EF7">
        <w:t xml:space="preserve">runing </w:t>
      </w:r>
      <w:r w:rsidR="00C06EF7">
        <w:rPr>
          <w:rFonts w:hint="eastAsia"/>
        </w:rPr>
        <w:t>A</w:t>
      </w:r>
      <w:r w:rsidR="00C06EF7" w:rsidRPr="009A7294">
        <w:t>lgorithm</w:t>
      </w:r>
      <w:r w:rsidR="00C06EF7">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sidR="00C06EF7">
        <w:rPr>
          <w:rFonts w:hint="eastAsia"/>
        </w:rPr>
        <w:t>），</w:t>
      </w:r>
      <w:r w:rsidR="00071625">
        <w:rPr>
          <w:rFonts w:hint="eastAsia"/>
        </w:rPr>
        <w:t>该算法</w:t>
      </w:r>
      <w:r w:rsidR="00C06EF7">
        <w:rPr>
          <w:rFonts w:hint="eastAsia"/>
        </w:rPr>
        <w:t>的主要是利用了割集中的边必定在最大流子图这一性质，通过割集中的边对于子</w:t>
      </w:r>
      <w:r w:rsidR="00BA22AE">
        <w:rPr>
          <w:rFonts w:hint="eastAsia"/>
        </w:rPr>
        <w:t>图状态树进行剪枝，以达到减少搜索的目的。</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，指导获取极小子图。即（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r w:rsidR="00E907B4">
        <w:rPr>
          <w:rFonts w:hint="eastAsia"/>
        </w:rPr>
        <w:t>通过这样的方法获取移除</w:t>
      </w:r>
      <w:r w:rsidR="00E907B4">
        <w:rPr>
          <w:rFonts w:hint="eastAsia"/>
        </w:rPr>
        <w:t>A</w:t>
      </w:r>
      <w:r w:rsidR="00E907B4">
        <w:rPr>
          <w:rFonts w:hint="eastAsia"/>
        </w:rPr>
        <w:t>边之后，不确定图的极小子图</w:t>
      </w:r>
      <w:r w:rsidR="00B46EF5">
        <w:rPr>
          <w:rFonts w:hint="eastAsia"/>
        </w:rPr>
        <w:t>，从而获取对应的最可靠最大流分布。</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r>
              <w:rPr>
                <w:rFonts w:hint="eastAsia"/>
              </w:rPr>
              <w:t>’</w:t>
            </w:r>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86" w:name="_Toc451120816"/>
      <w:r>
        <w:rPr>
          <w:rFonts w:hint="eastAsia"/>
        </w:rPr>
        <w:t xml:space="preserve">4.3.3 </w:t>
      </w:r>
      <w:r w:rsidR="00161621">
        <w:rPr>
          <w:rFonts w:hint="eastAsia"/>
        </w:rPr>
        <w:t>B</w:t>
      </w:r>
      <w:r w:rsidR="00161621">
        <w:rPr>
          <w:rFonts w:hint="eastAsia"/>
        </w:rPr>
        <w:t>类边计算</w:t>
      </w:r>
      <w:bookmarkEnd w:id="86"/>
    </w:p>
    <w:p w:rsidR="00C06EF7" w:rsidRDefault="00C06EF7" w:rsidP="00211C0D">
      <w:pPr>
        <w:pStyle w:val="a3"/>
        <w:spacing w:line="288" w:lineRule="auto"/>
        <w:ind w:firstLine="468"/>
      </w:pPr>
      <w:r>
        <w:rPr>
          <w:rFonts w:hint="eastAsia"/>
        </w:rPr>
        <w:t>对于</w:t>
      </w:r>
      <w:r>
        <w:rPr>
          <w:rFonts w:hint="eastAsia"/>
        </w:rPr>
        <w:t>B</w:t>
      </w:r>
      <w:r w:rsidR="00C73447">
        <w:rPr>
          <w:rFonts w:hint="eastAsia"/>
        </w:rPr>
        <w:t>类边，</w:t>
      </w:r>
      <w:r>
        <w:rPr>
          <w:rFonts w:hint="eastAsia"/>
        </w:rPr>
        <w:t>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w:t>
      </w:r>
      <w:r w:rsidR="00C73447">
        <w:rPr>
          <w:rFonts w:hint="eastAsia"/>
        </w:rPr>
        <w:t>在</w:t>
      </w:r>
      <w:r>
        <w:rPr>
          <w:rFonts w:hint="eastAsia"/>
        </w:rPr>
        <w:t>移除</w:t>
      </w:r>
      <w:r>
        <w:rPr>
          <w:rFonts w:hint="eastAsia"/>
        </w:rPr>
        <w:t>B</w:t>
      </w:r>
      <w:r>
        <w:rPr>
          <w:rFonts w:hint="eastAsia"/>
        </w:rPr>
        <w:t>边</w:t>
      </w:r>
      <w:r w:rsidR="00C73447">
        <w:rPr>
          <w:rFonts w:hint="eastAsia"/>
        </w:rPr>
        <w:t>之后</w:t>
      </w:r>
      <w:r>
        <w:rPr>
          <w:rFonts w:hint="eastAsia"/>
        </w:rPr>
        <w:t>，</w:t>
      </w:r>
      <w:r w:rsidR="009B4FE4">
        <w:rPr>
          <w:rFonts w:hint="eastAsia"/>
        </w:rPr>
        <w:t>找到新的极小子图即可，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sidR="00C73447">
        <w:rPr>
          <w:rFonts w:hint="eastAsia"/>
        </w:rPr>
        <w:t>），用于</w:t>
      </w:r>
      <w:r>
        <w:rPr>
          <w:rFonts w:hint="eastAsia"/>
        </w:rPr>
        <w:t>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tc>
          <w:tcPr>
            <w:tcW w:w="8522" w:type="dxa"/>
            <w:shd w:val="clear" w:color="auto" w:fill="D9D9D9"/>
            <w:vAlign w:val="center"/>
          </w:tcPr>
          <w:p w:rsidR="00AC0322" w:rsidRPr="00327708" w:rsidRDefault="00AC0322" w:rsidP="001400C7">
            <w:pPr>
              <w:spacing w:line="288" w:lineRule="auto"/>
              <w:jc w:val="both"/>
              <w:rPr>
                <w:rFonts w:ascii="宋体" w:hAnsi="宋体"/>
                <w:b/>
              </w:rPr>
            </w:pPr>
            <w:r w:rsidRPr="00327708">
              <w:rPr>
                <w:rFonts w:ascii="宋体" w:hAnsi="宋体" w:hint="eastAsia"/>
                <w:b/>
              </w:rPr>
              <w:lastRenderedPageBreak/>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B类边搜索算法BSA_F</w:t>
            </w:r>
            <w:r w:rsidR="001400C7">
              <w:rPr>
                <w:rFonts w:ascii="宋体" w:hAnsi="宋体" w:hint="eastAsia"/>
              </w:rPr>
              <w:t>D</w:t>
            </w:r>
            <w:r w:rsidRPr="00604FBF">
              <w:rPr>
                <w:rFonts w:ascii="宋体" w:hAnsi="宋体" w:hint="eastAsia"/>
              </w:rPr>
              <w:t>P</w:t>
            </w:r>
          </w:p>
        </w:tc>
      </w:tr>
      <w:tr w:rsidR="00AC0322" w:rsidRPr="005A05F9">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00C73447">
              <w:rPr>
                <w:rFonts w:hint="eastAsia"/>
              </w:rPr>
              <w:t>原不确定图所有</w:t>
            </w:r>
            <w:r w:rsidRPr="00486AB1">
              <w:rPr>
                <w:rFonts w:hint="eastAsia"/>
              </w:rPr>
              <w:t>满足最大流</w:t>
            </w:r>
            <w:r w:rsidR="00C73447">
              <w:rPr>
                <w:rFonts w:hint="eastAsia"/>
              </w:rPr>
              <w:t>的区间子图</w:t>
            </w:r>
            <w:r w:rsidR="00920F34">
              <w:rPr>
                <w:rFonts w:hint="eastAsia"/>
              </w:rPr>
              <w:t>C</w:t>
            </w:r>
            <w:r w:rsidRPr="00486AB1">
              <w:rPr>
                <w:rFonts w:hint="eastAsia"/>
              </w:rPr>
              <w:t>，移除边</w:t>
            </w:r>
            <w:r w:rsidRPr="00486AB1">
              <w:rPr>
                <w:rFonts w:hint="eastAsia"/>
              </w:rPr>
              <w:t>e</w:t>
            </w:r>
          </w:p>
          <w:p w:rsidR="003616B0" w:rsidRDefault="003616B0" w:rsidP="00211C0D">
            <w:pPr>
              <w:tabs>
                <w:tab w:val="left" w:pos="1200"/>
              </w:tabs>
              <w:spacing w:beforeLines="20" w:before="65" w:afterLines="20" w:after="65" w:line="288" w:lineRule="auto"/>
              <w:jc w:val="both"/>
            </w:pPr>
            <w:r>
              <w:rPr>
                <w:rFonts w:hint="eastAsia"/>
              </w:rPr>
              <w:t xml:space="preserve">1. init </w:t>
            </w:r>
            <w:r w:rsidRPr="003616B0">
              <w:t>minimum</w:t>
            </w:r>
            <w:r w:rsidR="00E630A8">
              <w:rPr>
                <w:rFonts w:hint="eastAsia"/>
              </w:rPr>
              <w:t xml:space="preserve"> subgraph</w:t>
            </w:r>
            <w:r w:rsidR="004C5E82">
              <w:rPr>
                <w:rFonts w:hint="eastAsia"/>
              </w:rPr>
              <w:t>, p</w:t>
            </w:r>
            <w:r w:rsidR="004C5E82">
              <w:sym w:font="Wingdings" w:char="F0DF"/>
            </w:r>
            <w:r w:rsidR="004C5E82">
              <w:rPr>
                <w:rFonts w:hint="eastAsia"/>
              </w:rPr>
              <w:t>1</w:t>
            </w:r>
            <w:r w:rsidR="00E630A8">
              <w:rPr>
                <w:rFonts w:hint="eastAsia"/>
              </w:rPr>
              <w:t>;</w:t>
            </w:r>
          </w:p>
          <w:p w:rsidR="00AC0322" w:rsidRDefault="00E630A8" w:rsidP="00211C0D">
            <w:pPr>
              <w:tabs>
                <w:tab w:val="left" w:pos="1200"/>
              </w:tabs>
              <w:spacing w:beforeLines="20" w:before="65" w:afterLines="20" w:after="65" w:line="288" w:lineRule="auto"/>
              <w:jc w:val="both"/>
            </w:pPr>
            <w:r>
              <w:rPr>
                <w:rFonts w:hint="eastAsia"/>
              </w:rPr>
              <w:t>2</w:t>
            </w:r>
            <w:r w:rsidR="00AC0322">
              <w:t xml:space="preserve">. For all node in </w:t>
            </w:r>
            <w:r w:rsidR="003616B0">
              <w:rPr>
                <w:rFonts w:hint="eastAsia"/>
              </w:rPr>
              <w:t>C</w:t>
            </w:r>
            <w:r w:rsidR="00AC0322">
              <w:t xml:space="preserve"> as C</w:t>
            </w:r>
            <w:r w:rsidR="003616B0" w:rsidRPr="003616B0">
              <w:rPr>
                <w:rFonts w:hint="eastAsia"/>
                <w:vertAlign w:val="subscript"/>
              </w:rPr>
              <w:t>i</w:t>
            </w:r>
          </w:p>
          <w:p w:rsidR="00AC0322" w:rsidRDefault="00E630A8" w:rsidP="00211C0D">
            <w:pPr>
              <w:tabs>
                <w:tab w:val="left" w:pos="1200"/>
              </w:tabs>
              <w:spacing w:beforeLines="20" w:before="65" w:afterLines="20" w:after="65" w:line="288" w:lineRule="auto"/>
              <w:jc w:val="both"/>
            </w:pPr>
            <w:r>
              <w:rPr>
                <w:rFonts w:hint="eastAsia"/>
              </w:rPr>
              <w:t>3</w:t>
            </w:r>
            <w:r w:rsidR="00AC0322">
              <w:rPr>
                <w:rFonts w:hint="eastAsia"/>
              </w:rPr>
              <w:t>.     If the position of e in C</w:t>
            </w:r>
            <w:r w:rsidR="003616B0" w:rsidRPr="003616B0">
              <w:rPr>
                <w:rFonts w:hint="eastAsia"/>
                <w:vertAlign w:val="subscript"/>
              </w:rPr>
              <w:t>i</w:t>
            </w:r>
            <w:r w:rsidR="00AC0322">
              <w:rPr>
                <w:rFonts w:hint="eastAsia"/>
              </w:rPr>
              <w:t xml:space="preserve"> is 1</w:t>
            </w:r>
            <w:r w:rsidR="00AC0322">
              <w:rPr>
                <w:rFonts w:hint="eastAsia"/>
              </w:rPr>
              <w:t>，</w:t>
            </w:r>
            <w:r w:rsidR="00AC0322">
              <w:rPr>
                <w:rFonts w:hint="eastAsia"/>
              </w:rPr>
              <w:t>then move out</w:t>
            </w:r>
            <w:r w:rsidR="003616B0">
              <w:rPr>
                <w:rFonts w:hint="eastAsia"/>
              </w:rPr>
              <w:t xml:space="preserve"> C</w:t>
            </w:r>
            <w:r w:rsidR="003616B0" w:rsidRPr="003616B0">
              <w:rPr>
                <w:rFonts w:hint="eastAsia"/>
                <w:vertAlign w:val="subscript"/>
              </w:rPr>
              <w:t>i</w:t>
            </w:r>
            <w:r w:rsidR="00AC0322">
              <w:rPr>
                <w:rFonts w:hint="eastAsia"/>
              </w:rPr>
              <w:t>；</w:t>
            </w:r>
          </w:p>
          <w:p w:rsidR="00AC0322" w:rsidRDefault="00E630A8" w:rsidP="00211C0D">
            <w:pPr>
              <w:tabs>
                <w:tab w:val="left" w:pos="1200"/>
              </w:tabs>
              <w:spacing w:beforeLines="20" w:before="65" w:afterLines="20" w:after="65" w:line="288" w:lineRule="auto"/>
              <w:jc w:val="both"/>
            </w:pPr>
            <w:r>
              <w:rPr>
                <w:rFonts w:hint="eastAsia"/>
              </w:rPr>
              <w:t>4</w:t>
            </w:r>
            <w:r w:rsidR="00AC0322">
              <w:rPr>
                <w:rFonts w:hint="eastAsia"/>
              </w:rPr>
              <w:t>.     If the position of e position in C is 0</w:t>
            </w:r>
            <w:r w:rsidR="00AC0322">
              <w:rPr>
                <w:rFonts w:hint="eastAsia"/>
              </w:rPr>
              <w:t>，</w:t>
            </w:r>
            <w:r>
              <w:rPr>
                <w:rFonts w:hint="eastAsia"/>
              </w:rPr>
              <w:t xml:space="preserve">then </w:t>
            </w:r>
            <w:r w:rsidRPr="00E630A8">
              <w:t>calculate</w:t>
            </w:r>
            <w:r w:rsidR="004C5E82">
              <w:rPr>
                <w:rFonts w:hint="eastAsia"/>
              </w:rPr>
              <w:t xml:space="preserve"> the </w:t>
            </w:r>
            <w:r w:rsidR="004C5E82" w:rsidRPr="004C5E82">
              <w:t>Probability</w:t>
            </w:r>
            <w:r w:rsidR="00F537A8">
              <w:rPr>
                <w:rFonts w:hint="eastAsia"/>
              </w:rPr>
              <w:t xml:space="preserve"> Pi</w:t>
            </w:r>
            <w:r w:rsidR="004C5E82">
              <w:rPr>
                <w:rFonts w:hint="eastAsia"/>
              </w:rPr>
              <w:t xml:space="preserve"> of the lower bounder subgraph</w:t>
            </w:r>
            <w:r w:rsidR="00AC0322">
              <w:rPr>
                <w:rFonts w:hint="eastAsia"/>
              </w:rPr>
              <w:t>；</w:t>
            </w:r>
          </w:p>
          <w:p w:rsidR="00123C37" w:rsidRDefault="00F537A8" w:rsidP="00211C0D">
            <w:pPr>
              <w:tabs>
                <w:tab w:val="left" w:pos="1200"/>
              </w:tabs>
              <w:spacing w:beforeLines="20" w:before="65" w:afterLines="20" w:after="65" w:line="288" w:lineRule="auto"/>
              <w:jc w:val="both"/>
            </w:pPr>
            <w:r>
              <w:rPr>
                <w:rFonts w:hint="eastAsia"/>
              </w:rPr>
              <w:t>5.         if</w:t>
            </w:r>
            <w:r w:rsidR="00123C37">
              <w:rPr>
                <w:rFonts w:hint="eastAsia"/>
              </w:rPr>
              <w:t xml:space="preserve"> Pi&gt;p, then p</w:t>
            </w:r>
            <w:r w:rsidR="00123C37">
              <w:sym w:font="Wingdings" w:char="F0DF"/>
            </w:r>
            <w:r w:rsidR="005805F4">
              <w:rPr>
                <w:rFonts w:hint="eastAsia"/>
              </w:rPr>
              <w:t>Pi</w:t>
            </w:r>
            <w:r w:rsidR="005805F4">
              <w:rPr>
                <w:rFonts w:hint="eastAsia"/>
              </w:rPr>
              <w:t>，</w:t>
            </w:r>
            <w:r w:rsidR="007D01C3">
              <w:rPr>
                <w:rFonts w:hint="eastAsia"/>
              </w:rPr>
              <w:t xml:space="preserve">get </w:t>
            </w:r>
            <w:r w:rsidR="007D01C3" w:rsidRPr="003616B0">
              <w:t>minimum</w:t>
            </w:r>
            <w:r w:rsidR="007D01C3">
              <w:rPr>
                <w:rFonts w:hint="eastAsia"/>
              </w:rPr>
              <w:t xml:space="preserve"> subgraph</w:t>
            </w:r>
            <w:r w:rsidR="007D01C3">
              <w:rPr>
                <w:rFonts w:hint="eastAsia"/>
              </w:rPr>
              <w:t>（</w:t>
            </w:r>
            <w:r w:rsidR="007D01C3">
              <w:rPr>
                <w:rFonts w:hint="eastAsia"/>
              </w:rPr>
              <w:t>Ci</w:t>
            </w:r>
            <w:r w:rsidR="007D01C3">
              <w:rPr>
                <w:rFonts w:hint="eastAsia"/>
              </w:rPr>
              <w:t>）</w:t>
            </w:r>
            <w:r w:rsidR="007E0DA9">
              <w:rPr>
                <w:rFonts w:hint="eastAsia"/>
              </w:rPr>
              <w:t>；</w:t>
            </w:r>
          </w:p>
          <w:p w:rsidR="00AC0322" w:rsidRDefault="00E630A8" w:rsidP="00211C0D">
            <w:pPr>
              <w:tabs>
                <w:tab w:val="left" w:pos="1200"/>
              </w:tabs>
              <w:spacing w:beforeLines="20" w:before="65" w:afterLines="20" w:after="65" w:line="288" w:lineRule="auto"/>
              <w:jc w:val="both"/>
            </w:pPr>
            <w:r>
              <w:rPr>
                <w:rFonts w:hint="eastAsia"/>
              </w:rPr>
              <w:t>5</w:t>
            </w:r>
            <w:r w:rsidR="00AC0322">
              <w:rPr>
                <w:rFonts w:hint="eastAsia"/>
              </w:rPr>
              <w:t>.     If the position of e in C is X</w:t>
            </w:r>
            <w:r w:rsidR="00AC0322">
              <w:rPr>
                <w:rFonts w:hint="eastAsia"/>
              </w:rPr>
              <w:t>，</w:t>
            </w:r>
            <w:r w:rsidR="00AC0322">
              <w:rPr>
                <w:rFonts w:hint="eastAsia"/>
              </w:rPr>
              <w:t xml:space="preserve">then divide C to Ce=1 and Ce=0 and goto step </w:t>
            </w:r>
            <w:r w:rsidR="00AC0322">
              <w:rPr>
                <w:rFonts w:hint="eastAsia"/>
              </w:rPr>
              <w:t>（</w:t>
            </w:r>
            <w:r w:rsidR="00E90181">
              <w:rPr>
                <w:rFonts w:hint="eastAsia"/>
              </w:rPr>
              <w:t>3</w:t>
            </w:r>
            <w:r w:rsidR="00AC0322">
              <w:rPr>
                <w:rFonts w:hint="eastAsia"/>
              </w:rPr>
              <w:t>）（</w:t>
            </w:r>
            <w:r w:rsidR="00E90181">
              <w:rPr>
                <w:rFonts w:hint="eastAsia"/>
              </w:rPr>
              <w:t>4</w:t>
            </w:r>
            <w:r w:rsidR="00AC0322">
              <w:rPr>
                <w:rFonts w:hint="eastAsia"/>
              </w:rPr>
              <w:t>）；</w:t>
            </w:r>
          </w:p>
          <w:p w:rsidR="0080360E" w:rsidRDefault="006D1F8B" w:rsidP="00211C0D">
            <w:pPr>
              <w:tabs>
                <w:tab w:val="left" w:pos="1200"/>
              </w:tabs>
              <w:spacing w:beforeLines="20" w:before="65" w:afterLines="20" w:after="65" w:line="288" w:lineRule="auto"/>
              <w:jc w:val="both"/>
            </w:pPr>
            <w:r>
              <w:rPr>
                <w:rFonts w:hint="eastAsia"/>
              </w:rPr>
              <w:t xml:space="preserve">6. </w:t>
            </w:r>
            <w:r w:rsidR="00A41661">
              <w:rPr>
                <w:rFonts w:hint="eastAsia"/>
              </w:rPr>
              <w:t>get Max Flow</w:t>
            </w:r>
            <w:r w:rsidR="00DA3E48">
              <w:rPr>
                <w:rFonts w:hint="eastAsia"/>
              </w:rPr>
              <w:t xml:space="preserve"> with </w:t>
            </w:r>
            <w:r w:rsidR="00DA3E48" w:rsidRPr="003616B0">
              <w:t>minimum</w:t>
            </w:r>
            <w:r w:rsidR="00DA3E48">
              <w:rPr>
                <w:rFonts w:hint="eastAsia"/>
              </w:rPr>
              <w:t xml:space="preserve"> subgraph</w:t>
            </w:r>
            <w:r w:rsidR="00DA3E48">
              <w:rPr>
                <w:rFonts w:hint="eastAsia"/>
              </w:rPr>
              <w:t>（</w:t>
            </w:r>
            <w:r w:rsidR="00DA3E48">
              <w:rPr>
                <w:rFonts w:hint="eastAsia"/>
              </w:rPr>
              <w:t>C</w:t>
            </w:r>
            <w:r w:rsidR="00DA3E48">
              <w:rPr>
                <w:rFonts w:hint="eastAsia"/>
              </w:rPr>
              <w:t>）</w:t>
            </w:r>
            <w:r w:rsidR="00EF0631">
              <w:rPr>
                <w:rFonts w:hint="eastAsia"/>
              </w:rPr>
              <w:t>and p</w:t>
            </w:r>
          </w:p>
          <w:p w:rsidR="00AC0322" w:rsidRPr="00F30E09" w:rsidRDefault="00AC0322" w:rsidP="008E2911">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w:t>
            </w:r>
            <w:r w:rsidR="008E2911">
              <w:rPr>
                <w:rFonts w:hint="eastAsia"/>
              </w:rPr>
              <w:t>剩余不确定图的分布可靠性</w:t>
            </w:r>
            <w:r w:rsidR="008E2911">
              <w:rPr>
                <w:rFonts w:hint="eastAsia"/>
              </w:rPr>
              <w:t>p</w:t>
            </w:r>
            <w:r w:rsidRPr="00F30E09">
              <w:t xml:space="preserve"> </w:t>
            </w:r>
          </w:p>
        </w:tc>
      </w:tr>
    </w:tbl>
    <w:p w:rsidR="0084634E" w:rsidRDefault="00B07A86" w:rsidP="00211C0D">
      <w:pPr>
        <w:pStyle w:val="a3"/>
        <w:spacing w:line="288" w:lineRule="auto"/>
        <w:ind w:firstLine="468"/>
      </w:pPr>
      <w:r>
        <w:rPr>
          <w:rFonts w:hint="eastAsia"/>
        </w:rPr>
        <w:t>BSA_FDP</w:t>
      </w:r>
      <w:r>
        <w:rPr>
          <w:rFonts w:hint="eastAsia"/>
        </w:rPr>
        <w:t>算法的主要思想是在移除一个</w:t>
      </w:r>
      <w:r>
        <w:rPr>
          <w:rFonts w:hint="eastAsia"/>
        </w:rPr>
        <w:t>B</w:t>
      </w:r>
      <w:r>
        <w:rPr>
          <w:rFonts w:hint="eastAsia"/>
        </w:rPr>
        <w:t>类边之后，获取剩余不确定图的</w:t>
      </w:r>
      <w:r w:rsidR="00FB457B">
        <w:rPr>
          <w:rFonts w:hint="eastAsia"/>
        </w:rPr>
        <w:t>满足最大量的极小子图，根据推论</w:t>
      </w:r>
      <w:r w:rsidR="00FB457B">
        <w:rPr>
          <w:rFonts w:hint="eastAsia"/>
        </w:rPr>
        <w:t>4-2</w:t>
      </w:r>
      <w:r w:rsidR="00FB457B">
        <w:rPr>
          <w:rFonts w:hint="eastAsia"/>
        </w:rPr>
        <w:t>可以知道，</w:t>
      </w:r>
      <w:r w:rsidR="00FB457B">
        <w:rPr>
          <w:rFonts w:hint="eastAsia"/>
        </w:rPr>
        <w:t>B</w:t>
      </w:r>
      <w:r w:rsidR="00FB457B">
        <w:rPr>
          <w:rFonts w:hint="eastAsia"/>
        </w:rPr>
        <w:t>边断掉之后，不确定图</w:t>
      </w:r>
      <w:r w:rsidR="00FB457B">
        <w:rPr>
          <w:rFonts w:hint="eastAsia"/>
        </w:rPr>
        <w:t>G</w:t>
      </w:r>
      <w:r w:rsidR="00FB457B">
        <w:rPr>
          <w:rFonts w:hint="eastAsia"/>
        </w:rPr>
        <w:t>任然能够满足最大流，所以剩余不确定图所有满足最大流的区间和移除</w:t>
      </w:r>
      <w:r w:rsidR="00FB457B">
        <w:rPr>
          <w:rFonts w:hint="eastAsia"/>
        </w:rPr>
        <w:t>B</w:t>
      </w:r>
      <w:r w:rsidR="00FB457B">
        <w:rPr>
          <w:rFonts w:hint="eastAsia"/>
        </w:rPr>
        <w:t>边之前满足最大流的区间是一致的（移除包含该边的子图）。</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，因此不需要计算。</w:t>
      </w:r>
    </w:p>
    <w:p w:rsidR="004E6DF8" w:rsidRDefault="006D75D3" w:rsidP="003610BD">
      <w:pPr>
        <w:pStyle w:val="31"/>
      </w:pPr>
      <w:bookmarkStart w:id="87" w:name="_Toc451120817"/>
      <w:r>
        <w:rPr>
          <w:rFonts w:hint="eastAsia"/>
        </w:rPr>
        <w:t xml:space="preserve">4.3.4 </w:t>
      </w:r>
      <w:r w:rsidR="004E6DF8">
        <w:rPr>
          <w:rFonts w:hint="eastAsia"/>
        </w:rPr>
        <w:t>算法复杂度分析</w:t>
      </w:r>
      <w:bookmarkEnd w:id="87"/>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r>
        <w:rPr>
          <w:rFonts w:hint="eastAsia"/>
        </w:rPr>
        <w:t>类边移除之后不需要计算，直接使用原有的最大流，分布可靠性</w:t>
      </w:r>
      <w:r w:rsidR="00714576">
        <w:rPr>
          <w:rFonts w:hint="eastAsia"/>
        </w:rPr>
        <w:t>即可</w:t>
      </w:r>
      <w:r>
        <w:rPr>
          <w:rFonts w:hint="eastAsia"/>
        </w:rPr>
        <w:t>。</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tc>
          <w:tcPr>
            <w:tcW w:w="8522" w:type="dxa"/>
            <w:shd w:val="clear" w:color="auto" w:fill="D9D9D9"/>
            <w:vAlign w:val="center"/>
          </w:tcPr>
          <w:p w:rsidR="002C3D1C" w:rsidRPr="00327708" w:rsidRDefault="002C3D1C" w:rsidP="00A953C4">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基于流量和容量可靠性的不确定图关键边增量算法</w:t>
            </w:r>
            <w:r>
              <w:rPr>
                <w:rFonts w:hint="eastAsia"/>
              </w:rPr>
              <w:t>ICA_F</w:t>
            </w:r>
            <w:r w:rsidR="00A953C4">
              <w:rPr>
                <w:rFonts w:hint="eastAsia"/>
              </w:rPr>
              <w:t>D</w:t>
            </w:r>
            <w:r>
              <w:rPr>
                <w:rFonts w:hint="eastAsia"/>
              </w:rPr>
              <w:t>P</w:t>
            </w:r>
          </w:p>
        </w:tc>
      </w:tr>
      <w:tr w:rsidR="002C3D1C" w:rsidRPr="005A05F9">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w:t>
            </w:r>
            <w:r w:rsidR="00040267">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w:t>
            </w:r>
            <w:r w:rsidR="001C5314">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lastRenderedPageBreak/>
              <w:t>10. Soet KeyEdge by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lastRenderedPageBreak/>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sidR="0066176B">
        <w:rPr>
          <w:rFonts w:hint="eastAsia"/>
        </w:rPr>
        <w:t>函数获取所有边发生故障之后能够满足的最大流，然后</w:t>
      </w:r>
      <w:r w:rsidRPr="00993FE4">
        <w:rPr>
          <w:rFonts w:hint="eastAsia"/>
        </w:rPr>
        <w:t>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F31B76" w:rsidRDefault="00F31B76" w:rsidP="00BF706C">
      <w:pPr>
        <w:pStyle w:val="21"/>
      </w:pPr>
      <w:bookmarkStart w:id="88" w:name="_Toc451120818"/>
      <w:r>
        <w:rPr>
          <w:rFonts w:hint="eastAsia"/>
        </w:rPr>
        <w:t>4.</w:t>
      </w:r>
      <w:r w:rsidR="00C6524B">
        <w:rPr>
          <w:rFonts w:hint="eastAsia"/>
        </w:rPr>
        <w:t>4</w:t>
      </w:r>
      <w:r w:rsidR="00BF706C">
        <w:rPr>
          <w:rFonts w:hint="eastAsia"/>
        </w:rPr>
        <w:t xml:space="preserve"> </w:t>
      </w:r>
      <w:r w:rsidRPr="00F31B76">
        <w:rPr>
          <w:rFonts w:hint="eastAsia"/>
        </w:rPr>
        <w:t>基于确定边过滤的增量</w:t>
      </w:r>
      <w:r w:rsidR="0047174F">
        <w:rPr>
          <w:rFonts w:hint="eastAsia"/>
        </w:rPr>
        <w:t>优化</w:t>
      </w:r>
      <w:r w:rsidRPr="00F31B76">
        <w:rPr>
          <w:rFonts w:hint="eastAsia"/>
        </w:rPr>
        <w:t>算法</w:t>
      </w:r>
      <w:r w:rsidRPr="00F31B76">
        <w:rPr>
          <w:rFonts w:hint="eastAsia"/>
        </w:rPr>
        <w:t>ICA_FEA</w:t>
      </w:r>
      <w:bookmarkEnd w:id="88"/>
    </w:p>
    <w:p w:rsidR="007C3BDA" w:rsidRDefault="00BB6E40" w:rsidP="007C3BDA">
      <w:pPr>
        <w:pStyle w:val="31"/>
      </w:pPr>
      <w:bookmarkStart w:id="89" w:name="_Toc451120819"/>
      <w:r>
        <w:rPr>
          <w:rFonts w:hint="eastAsia"/>
        </w:rPr>
        <w:t>4</w:t>
      </w:r>
      <w:r w:rsidR="007C3BDA">
        <w:rPr>
          <w:rFonts w:hint="eastAsia"/>
        </w:rPr>
        <w:t>.</w:t>
      </w:r>
      <w:r>
        <w:rPr>
          <w:rFonts w:hint="eastAsia"/>
        </w:rPr>
        <w:t>4</w:t>
      </w:r>
      <w:r w:rsidR="007C3BDA">
        <w:rPr>
          <w:rFonts w:hint="eastAsia"/>
        </w:rPr>
        <w:t xml:space="preserve">.1 </w:t>
      </w:r>
      <w:r w:rsidR="007C3BDA">
        <w:rPr>
          <w:rFonts w:hint="eastAsia"/>
        </w:rPr>
        <w:t>算法基本思想</w:t>
      </w:r>
      <w:bookmarkEnd w:id="89"/>
    </w:p>
    <w:p w:rsidR="007C3BDA" w:rsidRDefault="007C3BDA" w:rsidP="007C3BDA">
      <w:pPr>
        <w:pStyle w:val="a3"/>
        <w:spacing w:line="288" w:lineRule="auto"/>
        <w:ind w:firstLine="468"/>
      </w:pPr>
      <w:r>
        <w:rPr>
          <w:rFonts w:hint="eastAsia"/>
        </w:rPr>
        <w:t>考虑到传统状态划分算法需要划分的状态空间较大，本节在原有计算方式的基础上提出一种基于确定边过滤的状态划分算法</w:t>
      </w:r>
      <w:r>
        <w:rPr>
          <w:rFonts w:hint="eastAsia"/>
        </w:rPr>
        <w:t>ICA_FEA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7C3BDA" w:rsidRDefault="007C3BDA" w:rsidP="007C3BDA">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w:t>
      </w:r>
      <w:r w:rsidRPr="0031531D">
        <w:rPr>
          <w:rFonts w:hint="eastAsia"/>
          <w:vertAlign w:val="superscript"/>
        </w:rPr>
        <w:t>|E|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w:t>
      </w:r>
    </w:p>
    <w:p w:rsidR="007C3BDA" w:rsidRDefault="006C2175" w:rsidP="007C3BDA">
      <w:pPr>
        <w:pStyle w:val="a3"/>
        <w:spacing w:line="288" w:lineRule="auto"/>
        <w:ind w:firstLine="468"/>
      </w:pPr>
      <w:r w:rsidRPr="00F31B76">
        <w:rPr>
          <w:rFonts w:hint="eastAsia"/>
        </w:rPr>
        <w:t>ICA_FEA</w:t>
      </w:r>
      <w:r w:rsidR="007C3BDA">
        <w:rPr>
          <w:rFonts w:hint="eastAsia"/>
        </w:rPr>
        <w:t>算法的是</w:t>
      </w:r>
      <w:r w:rsidR="00400CE5">
        <w:rPr>
          <w:rFonts w:hint="eastAsia"/>
        </w:rPr>
        <w:t>相对于</w:t>
      </w:r>
      <w:r w:rsidR="006A00DA">
        <w:rPr>
          <w:rFonts w:hint="eastAsia"/>
        </w:rPr>
        <w:t>ICA_FDP</w:t>
      </w:r>
      <w:r w:rsidR="006A00DA">
        <w:rPr>
          <w:rFonts w:hint="eastAsia"/>
        </w:rPr>
        <w:t>的优化算法</w:t>
      </w:r>
      <w:r w:rsidR="00EA18DA">
        <w:rPr>
          <w:rFonts w:hint="eastAsia"/>
        </w:rPr>
        <w:t>，</w:t>
      </w:r>
      <w:r w:rsidR="007C3BDA">
        <w:rPr>
          <w:rFonts w:hint="eastAsia"/>
        </w:rPr>
        <w:t>减少了</w:t>
      </w:r>
      <w:r w:rsidR="007C3BDA">
        <w:rPr>
          <w:rFonts w:hint="eastAsia"/>
        </w:rPr>
        <w:t>ICA</w:t>
      </w:r>
      <w:r w:rsidR="00EA18DA">
        <w:rPr>
          <w:rFonts w:hint="eastAsia"/>
        </w:rPr>
        <w:t>_FDP</w:t>
      </w:r>
      <w:r w:rsidR="007C3BDA">
        <w:rPr>
          <w:rFonts w:hint="eastAsia"/>
        </w:rPr>
        <w:t>算法状态划分的初始空间。因此</w:t>
      </w:r>
      <w:r w:rsidR="00585414">
        <w:rPr>
          <w:rFonts w:hint="eastAsia"/>
        </w:rPr>
        <w:t>ICA_</w:t>
      </w:r>
      <w:r w:rsidR="007C3BDA">
        <w:rPr>
          <w:rFonts w:hint="eastAsia"/>
        </w:rPr>
        <w:t>FEA</w:t>
      </w:r>
      <w:r w:rsidR="00585414">
        <w:rPr>
          <w:rFonts w:hint="eastAsia"/>
        </w:rPr>
        <w:t>算法的主要着手点就是如何找到</w:t>
      </w:r>
      <w:r w:rsidR="007C3BDA">
        <w:rPr>
          <w:rFonts w:hint="eastAsia"/>
        </w:rPr>
        <w:t>确定边。</w:t>
      </w:r>
    </w:p>
    <w:p w:rsidR="007C3BDA" w:rsidRDefault="007C3BDA" w:rsidP="007C3BDA">
      <w:pPr>
        <w:pStyle w:val="a3"/>
        <w:spacing w:line="288" w:lineRule="auto"/>
        <w:ind w:firstLine="468"/>
      </w:pPr>
      <w:r>
        <w:rPr>
          <w:rFonts w:hint="eastAsia"/>
        </w:rPr>
        <w:t>对于割集中的边，目前求解割集中的边已经被证明是一个</w:t>
      </w:r>
      <w:r>
        <w:rPr>
          <w:rFonts w:hint="eastAsia"/>
        </w:rPr>
        <w:t>NP-Hard</w:t>
      </w:r>
      <w:r>
        <w:rPr>
          <w:rFonts w:hint="eastAsia"/>
        </w:rPr>
        <w:t>问题</w:t>
      </w:r>
      <w:r w:rsidR="00441D66">
        <w:rPr>
          <w:rFonts w:hint="eastAsia"/>
        </w:rPr>
        <w:t>，本节</w:t>
      </w:r>
      <w:r>
        <w:rPr>
          <w:rFonts w:hint="eastAsia"/>
        </w:rPr>
        <w:t>提供一种计算割集中的边算法，该方法不追求找到所有割集中的边，而是尽可能多的找到割集中的边，且满足找到的边一定是割集中的边。该方法的主要思想是首先用最大流最小割算法找到一组割，获取的最大流为全局最大流，然后，根据割集将图分割为两部分，并补全虚拟源点或虚拟汇点，连接割集边上的顶点到虚拟源点或者虚拟汇点作为一条边，</w:t>
      </w:r>
      <w:r>
        <w:rPr>
          <w:rFonts w:hint="eastAsia"/>
        </w:rPr>
        <w:lastRenderedPageBreak/>
        <w:t>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7C3BDA" w:rsidRDefault="007C3BDA" w:rsidP="007C3BDA">
      <w:pPr>
        <w:pStyle w:val="a3"/>
        <w:spacing w:line="288" w:lineRule="auto"/>
        <w:ind w:firstLine="468"/>
      </w:pPr>
      <w:r>
        <w:rPr>
          <w:rFonts w:hint="eastAsia"/>
        </w:rPr>
        <w:t>对于悬挂边，指的是只有入度或者只有出度的边（特殊的对于源点的入度边、汇点的出度边归为此类），不管单入度边还是单</w:t>
      </w:r>
      <w:r w:rsidR="00AE792D">
        <w:rPr>
          <w:rFonts w:hint="eastAsia"/>
        </w:rPr>
        <w:t>出</w:t>
      </w:r>
      <w:r>
        <w:rPr>
          <w:rFonts w:hint="eastAsia"/>
        </w:rPr>
        <w:t>度边对于不确定图的最大流都是可有可无的，在计算的时候只需要通过图中点的出入度判断即可。</w:t>
      </w:r>
    </w:p>
    <w:p w:rsidR="007C3BDA" w:rsidRDefault="00BB6E40" w:rsidP="007C3BDA">
      <w:pPr>
        <w:pStyle w:val="31"/>
      </w:pPr>
      <w:bookmarkStart w:id="90" w:name="_Toc451120820"/>
      <w:r>
        <w:rPr>
          <w:rFonts w:hint="eastAsia"/>
        </w:rPr>
        <w:t>4</w:t>
      </w:r>
      <w:r w:rsidR="007C3BDA">
        <w:rPr>
          <w:rFonts w:hint="eastAsia"/>
        </w:rPr>
        <w:t>.</w:t>
      </w:r>
      <w:r>
        <w:rPr>
          <w:rFonts w:hint="eastAsia"/>
        </w:rPr>
        <w:t>4</w:t>
      </w:r>
      <w:r w:rsidR="007C3BDA">
        <w:rPr>
          <w:rFonts w:hint="eastAsia"/>
        </w:rPr>
        <w:t xml:space="preserve">.2 </w:t>
      </w:r>
      <w:r w:rsidR="007C3BDA">
        <w:rPr>
          <w:rFonts w:hint="eastAsia"/>
        </w:rPr>
        <w:t>割集中的边计算</w:t>
      </w:r>
      <w:bookmarkEnd w:id="90"/>
    </w:p>
    <w:p w:rsidR="007C3BDA" w:rsidRDefault="007C3BDA" w:rsidP="007C3BDA">
      <w:pPr>
        <w:pStyle w:val="a3"/>
        <w:spacing w:line="288" w:lineRule="auto"/>
        <w:ind w:firstLine="468"/>
      </w:pPr>
      <w:r>
        <w:rPr>
          <w:rFonts w:hint="eastAsia"/>
        </w:rPr>
        <w:t>目前求解图中所有割集的方法有割集矩阵算法</w:t>
      </w:r>
      <w:r w:rsidR="00BD3327">
        <w:rPr>
          <w:rFonts w:hint="eastAsia"/>
        </w:rPr>
        <w:t>，</w:t>
      </w:r>
      <w:r>
        <w:rPr>
          <w:rFonts w:hint="eastAsia"/>
        </w:rPr>
        <w:t>然而求解图中所有的割集是一个</w:t>
      </w:r>
      <w:r>
        <w:rPr>
          <w:rFonts w:hint="eastAsia"/>
        </w:rPr>
        <w:t>NP</w:t>
      </w:r>
      <w:r>
        <w:rPr>
          <w:rFonts w:hint="eastAsia"/>
        </w:rPr>
        <w:t>问题，当图的规模越来越大，算法复杂度会上升</w:t>
      </w:r>
      <w:r w:rsidR="00BD3327">
        <w:rPr>
          <w:rFonts w:hint="eastAsia"/>
        </w:rPr>
        <w:t>很快，显然是不合适的，因此本文使用一种递归的方式求解割集中的边，</w:t>
      </w:r>
      <w:r>
        <w:rPr>
          <w:rFonts w:hint="eastAsia"/>
        </w:rPr>
        <w:t>该方法的目的是尽可能多的求解割集中的边，而不能保证求得的边包含所有割集中的边。</w:t>
      </w:r>
    </w:p>
    <w:p w:rsidR="007C3BDA" w:rsidRDefault="007C3BDA" w:rsidP="007C3BDA">
      <w:pPr>
        <w:pStyle w:val="a3"/>
        <w:spacing w:line="288" w:lineRule="auto"/>
        <w:ind w:firstLine="46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C3BDA" w:rsidRDefault="007C3BDA" w:rsidP="00C15CC1">
      <w:pPr>
        <w:pStyle w:val="a3"/>
        <w:ind w:firstLineChars="81" w:firstLine="199"/>
        <w:jc w:val="center"/>
      </w:pPr>
      <w:r>
        <w:object w:dxaOrig="2985" w:dyaOrig="1500">
          <v:shape id="_x0000_i1044" type="#_x0000_t75" style="width:148.75pt;height:73.35pt" o:ole="">
            <v:imagedata r:id="rId66" o:title=""/>
          </v:shape>
          <o:OLEObject Type="Embed" ProgID="Visio.Drawing.11" ShapeID="_x0000_i1044" DrawAspect="Content" ObjectID="_1525008271" r:id="rId67"/>
        </w:object>
      </w:r>
      <w:r>
        <w:rPr>
          <w:rFonts w:hint="eastAsia"/>
        </w:rPr>
        <w:t xml:space="preserve"> </w:t>
      </w:r>
      <w:r w:rsidR="00C15CC1">
        <w:rPr>
          <w:rFonts w:hint="eastAsia"/>
        </w:rPr>
        <w:t xml:space="preserve">  </w:t>
      </w:r>
      <w:r>
        <w:rPr>
          <w:rFonts w:hint="eastAsia"/>
        </w:rPr>
        <w:t xml:space="preserve">   </w:t>
      </w:r>
      <w:r>
        <w:object w:dxaOrig="2985" w:dyaOrig="2085">
          <v:shape id="_x0000_i1045" type="#_x0000_t75" style="width:148.75pt;height:103.9pt" o:ole="">
            <v:imagedata r:id="rId68" o:title=""/>
          </v:shape>
          <o:OLEObject Type="Embed" ProgID="Visio.Drawing.11" ShapeID="_x0000_i1045" DrawAspect="Content" ObjectID="_1525008272" r:id="rId69"/>
        </w:object>
      </w:r>
    </w:p>
    <w:p w:rsidR="007C3BDA" w:rsidRPr="00C15CC1" w:rsidRDefault="007C3BDA" w:rsidP="00C15CC1">
      <w:pPr>
        <w:pStyle w:val="a3"/>
        <w:spacing w:line="288" w:lineRule="auto"/>
        <w:ind w:firstLine="408"/>
        <w:jc w:val="center"/>
        <w:rPr>
          <w:sz w:val="21"/>
        </w:rPr>
      </w:pPr>
      <w:r w:rsidRPr="00C15CC1">
        <w:rPr>
          <w:rFonts w:hint="eastAsia"/>
          <w:sz w:val="21"/>
        </w:rPr>
        <w:t>图</w:t>
      </w:r>
      <w:r w:rsidR="00BD3327" w:rsidRPr="00C15CC1">
        <w:rPr>
          <w:rFonts w:hint="eastAsia"/>
          <w:sz w:val="21"/>
        </w:rPr>
        <w:t xml:space="preserve">4-2 </w:t>
      </w:r>
      <w:r w:rsidRPr="00C15CC1">
        <w:rPr>
          <w:rFonts w:hint="eastAsia"/>
          <w:sz w:val="21"/>
        </w:rPr>
        <w:t>不确定图的最大子图</w:t>
      </w:r>
      <w:r w:rsidRPr="00C15CC1">
        <w:rPr>
          <w:rFonts w:hint="eastAsia"/>
          <w:sz w:val="21"/>
        </w:rPr>
        <w:t xml:space="preserve">         </w:t>
      </w:r>
      <w:r w:rsidRPr="00C15CC1">
        <w:rPr>
          <w:rFonts w:hint="eastAsia"/>
          <w:sz w:val="21"/>
        </w:rPr>
        <w:t>图</w:t>
      </w:r>
      <w:r w:rsidR="00BD3327" w:rsidRPr="00C15CC1">
        <w:rPr>
          <w:rFonts w:hint="eastAsia"/>
          <w:sz w:val="21"/>
        </w:rPr>
        <w:t>4</w:t>
      </w:r>
      <w:r w:rsidR="000B3BDA">
        <w:rPr>
          <w:rFonts w:hint="eastAsia"/>
          <w:sz w:val="21"/>
        </w:rPr>
        <w:t>-</w:t>
      </w:r>
      <w:r w:rsidR="00BD3327" w:rsidRPr="00C15CC1">
        <w:rPr>
          <w:rFonts w:hint="eastAsia"/>
          <w:sz w:val="21"/>
        </w:rPr>
        <w:t>3</w:t>
      </w:r>
      <w:r w:rsidRPr="00C15CC1">
        <w:rPr>
          <w:rFonts w:hint="eastAsia"/>
          <w:sz w:val="21"/>
        </w:rPr>
        <w:t xml:space="preserve"> </w:t>
      </w:r>
      <w:r w:rsidRPr="00C15CC1">
        <w:rPr>
          <w:rFonts w:hint="eastAsia"/>
          <w:sz w:val="21"/>
        </w:rPr>
        <w:t>不确定图最大子图的割集表示</w:t>
      </w:r>
    </w:p>
    <w:p w:rsidR="007C3BDA" w:rsidRDefault="007C3BDA" w:rsidP="007C3BDA">
      <w:pPr>
        <w:pStyle w:val="a3"/>
        <w:spacing w:line="288" w:lineRule="auto"/>
        <w:ind w:firstLine="468"/>
      </w:pPr>
      <w:r>
        <w:rPr>
          <w:rFonts w:hint="eastAsia"/>
        </w:rPr>
        <w:t>如上图所示，图</w:t>
      </w:r>
      <w:r w:rsidR="00B25473">
        <w:rPr>
          <w:rFonts w:hint="eastAsia"/>
        </w:rPr>
        <w:t>4-2</w:t>
      </w:r>
      <w:r w:rsidR="00B25473">
        <w:rPr>
          <w:rFonts w:hint="eastAsia"/>
        </w:rPr>
        <w:t>是</w:t>
      </w:r>
      <w:r>
        <w:rPr>
          <w:rFonts w:hint="eastAsia"/>
        </w:rPr>
        <w:t>个不确定图的最大子图</w:t>
      </w:r>
      <w:r>
        <w:rPr>
          <w:rFonts w:hint="eastAsia"/>
        </w:rPr>
        <w:t>MSG</w:t>
      </w:r>
      <w:r>
        <w:rPr>
          <w:rFonts w:hint="eastAsia"/>
        </w:rPr>
        <w:t>（</w:t>
      </w:r>
      <w:r>
        <w:rPr>
          <w:rFonts w:hint="eastAsia"/>
        </w:rPr>
        <w:t>G</w:t>
      </w:r>
      <w:r>
        <w:rPr>
          <w:rFonts w:hint="eastAsia"/>
        </w:rPr>
        <w:t>），这个最大子图的其中一个割集如图</w:t>
      </w:r>
      <w:r w:rsidR="00B25473">
        <w:rPr>
          <w:rFonts w:hint="eastAsia"/>
        </w:rPr>
        <w:t>4-3</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C3BDA" w:rsidRDefault="007C3BDA" w:rsidP="007C3BDA">
      <w:pPr>
        <w:pStyle w:val="a3"/>
        <w:spacing w:line="288" w:lineRule="auto"/>
        <w:ind w:firstLine="468"/>
      </w:pPr>
      <w:r>
        <w:rPr>
          <w:rFonts w:hint="eastAsia"/>
        </w:rPr>
        <w:t>如果求解如图</w:t>
      </w:r>
      <w:r w:rsidR="00BD6E1E">
        <w:rPr>
          <w:rFonts w:hint="eastAsia"/>
        </w:rPr>
        <w:t>4-</w:t>
      </w:r>
      <w:r>
        <w:rPr>
          <w:rFonts w:hint="eastAsia"/>
        </w:rPr>
        <w:t>2</w:t>
      </w:r>
      <w:r>
        <w:rPr>
          <w:rFonts w:hint="eastAsia"/>
        </w:rPr>
        <w:t>中的割集，经过划分获得如下的两个子图，如图</w:t>
      </w:r>
      <w:r>
        <w:rPr>
          <w:rFonts w:hint="eastAsia"/>
        </w:rPr>
        <w:t>3.</w:t>
      </w:r>
    </w:p>
    <w:p w:rsidR="007C3BDA" w:rsidRDefault="007C3BDA" w:rsidP="000B3BDA">
      <w:pPr>
        <w:pStyle w:val="a3"/>
        <w:ind w:firstLineChars="0" w:firstLine="0"/>
        <w:jc w:val="center"/>
      </w:pPr>
      <w:r>
        <w:object w:dxaOrig="3090" w:dyaOrig="2070">
          <v:shape id="_x0000_i1046" type="#_x0000_t75" style="width:156.25pt;height:103.9pt" o:ole="">
            <v:imagedata r:id="rId70" o:title=""/>
          </v:shape>
          <o:OLEObject Type="Embed" ProgID="Visio.Drawing.11" ShapeID="_x0000_i1046" DrawAspect="Content" ObjectID="_1525008273" r:id="rId71"/>
        </w:object>
      </w:r>
      <w:r w:rsidR="003F1BA3">
        <w:rPr>
          <w:rFonts w:hint="eastAsia"/>
        </w:rPr>
        <w:t xml:space="preserve">      </w:t>
      </w:r>
      <w:r>
        <w:object w:dxaOrig="3045" w:dyaOrig="1560">
          <v:shape id="_x0000_i1047" type="#_x0000_t75" style="width:152.15pt;height:78.8pt" o:ole="">
            <v:imagedata r:id="rId72" o:title=""/>
          </v:shape>
          <o:OLEObject Type="Embed" ProgID="Visio.Drawing.11" ShapeID="_x0000_i1047" DrawAspect="Content" ObjectID="_1525008274" r:id="rId73"/>
        </w:object>
      </w:r>
    </w:p>
    <w:p w:rsidR="007C3BDA" w:rsidRPr="000B3BDA" w:rsidRDefault="007C3BDA" w:rsidP="000B3BDA">
      <w:pPr>
        <w:pStyle w:val="a3"/>
        <w:spacing w:line="288" w:lineRule="auto"/>
        <w:ind w:firstLine="408"/>
        <w:jc w:val="center"/>
        <w:rPr>
          <w:sz w:val="21"/>
        </w:rPr>
      </w:pPr>
      <w:r w:rsidRPr="000B3BDA">
        <w:rPr>
          <w:rFonts w:hint="eastAsia"/>
          <w:sz w:val="21"/>
        </w:rPr>
        <w:t>图</w:t>
      </w:r>
      <w:r w:rsidR="000B3BDA" w:rsidRPr="000B3BDA">
        <w:rPr>
          <w:rFonts w:hint="eastAsia"/>
          <w:sz w:val="21"/>
        </w:rPr>
        <w:t>4-4</w:t>
      </w:r>
      <w:r w:rsidRPr="000B3BDA">
        <w:rPr>
          <w:rFonts w:hint="eastAsia"/>
          <w:sz w:val="21"/>
        </w:rPr>
        <w:t xml:space="preserve"> </w:t>
      </w:r>
      <w:r w:rsidRPr="000B3BDA">
        <w:rPr>
          <w:rFonts w:hint="eastAsia"/>
          <w:sz w:val="21"/>
        </w:rPr>
        <w:t>求得一个割集之后获得的两个子图</w:t>
      </w:r>
    </w:p>
    <w:p w:rsidR="007C3BDA" w:rsidRDefault="007C3BDA" w:rsidP="000B3BDA">
      <w:pPr>
        <w:pStyle w:val="a3"/>
        <w:spacing w:line="288" w:lineRule="auto"/>
        <w:ind w:firstLine="468"/>
      </w:pPr>
      <w:r>
        <w:rPr>
          <w:rFonts w:hint="eastAsia"/>
        </w:rPr>
        <w:t>使用递归的方式求解所有子图中的局部最小割，直到没有子图生成为止，返回所得割集中的边，就是割集中的边。</w:t>
      </w:r>
    </w:p>
    <w:p w:rsidR="007C3BDA" w:rsidRDefault="007C3BDA" w:rsidP="000B3BDA">
      <w:pPr>
        <w:pStyle w:val="a3"/>
        <w:spacing w:line="288" w:lineRule="auto"/>
        <w:ind w:firstLine="468"/>
      </w:pPr>
      <w:r>
        <w:rPr>
          <w:rFonts w:hint="eastAsia"/>
        </w:rPr>
        <w:lastRenderedPageBreak/>
        <w:t>在一般的图中也会存在一些悬挂边，这些边对于计算不确定图关键程度之前可以确定下来，已减少状态划分算法的划分区间，从而减少算法的复杂度。</w:t>
      </w:r>
    </w:p>
    <w:p w:rsidR="007C3BDA" w:rsidRDefault="000B3BDA" w:rsidP="001F32EE">
      <w:pPr>
        <w:pStyle w:val="a3"/>
        <w:spacing w:line="288" w:lineRule="auto"/>
        <w:ind w:firstLine="468"/>
      </w:pPr>
      <w:r>
        <w:rPr>
          <w:rFonts w:hint="eastAsia"/>
        </w:rPr>
        <w:t>基于以上分析，</w:t>
      </w:r>
      <w:r>
        <w:rPr>
          <w:rFonts w:hint="eastAsia"/>
        </w:rPr>
        <w:t>ICA_FEA</w:t>
      </w:r>
      <w:r>
        <w:rPr>
          <w:rFonts w:hint="eastAsia"/>
        </w:rPr>
        <w:t>关于</w:t>
      </w:r>
      <w:r w:rsidR="000356BF">
        <w:rPr>
          <w:rFonts w:hint="eastAsia"/>
        </w:rPr>
        <w:t>求解割集中边过程的算法流程图</w:t>
      </w:r>
      <w:r w:rsidR="00485AEF">
        <w:rPr>
          <w:rFonts w:hint="eastAsia"/>
        </w:rPr>
        <w:t>如图</w:t>
      </w:r>
      <w:r w:rsidR="00485AEF">
        <w:rPr>
          <w:rFonts w:hint="eastAsia"/>
        </w:rPr>
        <w:t>4-5</w:t>
      </w:r>
      <w:r w:rsidR="00485AEF">
        <w:rPr>
          <w:rFonts w:hint="eastAsia"/>
        </w:rPr>
        <w:t>所示</w:t>
      </w:r>
      <w:r w:rsidR="000356BF">
        <w:rPr>
          <w:rFonts w:hint="eastAsia"/>
        </w:rPr>
        <w:t>：</w:t>
      </w:r>
    </w:p>
    <w:p w:rsidR="001F32EE" w:rsidRPr="001F32EE" w:rsidRDefault="001F32EE" w:rsidP="001F32EE">
      <w:pPr>
        <w:pStyle w:val="a3"/>
        <w:spacing w:line="288" w:lineRule="auto"/>
        <w:ind w:firstLineChars="0" w:firstLine="0"/>
        <w:jc w:val="center"/>
      </w:pPr>
      <w:r>
        <w:object w:dxaOrig="5321" w:dyaOrig="5328">
          <v:shape id="_x0000_i1048" type="#_x0000_t75" style="width:266.25pt;height:266.25pt" o:ole="">
            <v:imagedata r:id="rId74" o:title=""/>
          </v:shape>
          <o:OLEObject Type="Embed" ProgID="Visio.Drawing.11" ShapeID="_x0000_i1048" DrawAspect="Content" ObjectID="_1525008275" r:id="rId75"/>
        </w:object>
      </w:r>
    </w:p>
    <w:p w:rsidR="007C3BDA" w:rsidRPr="00485AEF" w:rsidRDefault="00485AEF" w:rsidP="00485AEF">
      <w:pPr>
        <w:pStyle w:val="a3"/>
        <w:spacing w:line="288" w:lineRule="auto"/>
        <w:ind w:firstLine="408"/>
        <w:jc w:val="center"/>
        <w:rPr>
          <w:sz w:val="21"/>
        </w:rPr>
      </w:pPr>
      <w:r w:rsidRPr="00485AEF">
        <w:rPr>
          <w:rFonts w:hint="eastAsia"/>
          <w:color w:val="000000" w:themeColor="text1"/>
          <w:sz w:val="21"/>
        </w:rPr>
        <w:t>图</w:t>
      </w:r>
      <w:r w:rsidRPr="00485AEF">
        <w:rPr>
          <w:rFonts w:hint="eastAsia"/>
          <w:color w:val="000000" w:themeColor="text1"/>
          <w:sz w:val="21"/>
        </w:rPr>
        <w:t>4-5</w:t>
      </w:r>
      <w:r w:rsidRPr="00485AEF">
        <w:rPr>
          <w:rFonts w:hint="eastAsia"/>
          <w:color w:val="FF0000"/>
          <w:sz w:val="21"/>
        </w:rPr>
        <w:t xml:space="preserve"> </w:t>
      </w:r>
      <w:r w:rsidR="007C3BDA" w:rsidRPr="00485AEF">
        <w:rPr>
          <w:rFonts w:hint="eastAsia"/>
          <w:sz w:val="21"/>
        </w:rPr>
        <w:t>求解部分割集中的边的算法流程图</w:t>
      </w:r>
    </w:p>
    <w:p w:rsidR="007C3BDA" w:rsidRDefault="007C3BDA" w:rsidP="00485AEF">
      <w:pPr>
        <w:pStyle w:val="a3"/>
        <w:spacing w:line="288" w:lineRule="auto"/>
        <w:ind w:firstLine="468"/>
      </w:pPr>
      <w:r>
        <w:rPr>
          <w:rFonts w:hint="eastAsia"/>
        </w:rPr>
        <w:t>算法伪代码</w:t>
      </w:r>
      <w:r w:rsidR="00DC6C85">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872DAB" w:rsidRPr="005A05F9" w:rsidTr="00F96FA0">
        <w:tc>
          <w:tcPr>
            <w:tcW w:w="8522" w:type="dxa"/>
            <w:shd w:val="clear" w:color="auto" w:fill="D9D9D9"/>
            <w:vAlign w:val="center"/>
          </w:tcPr>
          <w:p w:rsidR="00872DAB" w:rsidRPr="00327708" w:rsidRDefault="00872DAB" w:rsidP="00872DAB">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5</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w:t>
            </w:r>
            <w:r w:rsidR="004308F6">
              <w:rPr>
                <w:rFonts w:hint="eastAsia"/>
              </w:rPr>
              <w:t>割集中边</w:t>
            </w:r>
          </w:p>
        </w:tc>
      </w:tr>
      <w:tr w:rsidR="00872DAB" w:rsidRPr="005A05F9" w:rsidTr="00F96FA0">
        <w:tc>
          <w:tcPr>
            <w:tcW w:w="8522" w:type="dxa"/>
            <w:vAlign w:val="center"/>
          </w:tcPr>
          <w:p w:rsidR="00872DAB" w:rsidRDefault="00872DAB" w:rsidP="00872DA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4675B7">
              <w:rPr>
                <w:rFonts w:hint="eastAsia"/>
              </w:rPr>
              <w:t>的最大子图</w:t>
            </w:r>
            <w:r w:rsidR="004675B7">
              <w:rPr>
                <w:rFonts w:hint="eastAsia"/>
              </w:rPr>
              <w:t>MSG</w:t>
            </w:r>
            <w:r w:rsidR="004675B7">
              <w:rPr>
                <w:rFonts w:hint="eastAsia"/>
              </w:rPr>
              <w:t>（</w:t>
            </w:r>
            <w:r w:rsidR="004675B7">
              <w:rPr>
                <w:rFonts w:hint="eastAsia"/>
              </w:rPr>
              <w:t>G</w:t>
            </w:r>
            <w:r w:rsidR="004675B7">
              <w:rPr>
                <w:rFonts w:hint="eastAsia"/>
              </w:rPr>
              <w:t>）</w:t>
            </w:r>
            <w:r w:rsidRPr="00F40560">
              <w:rPr>
                <w:rFonts w:hint="eastAsia"/>
              </w:rPr>
              <w:t>，源点</w:t>
            </w:r>
            <w:r w:rsidRPr="00F40560">
              <w:t>source</w:t>
            </w:r>
            <w:r w:rsidRPr="00F40560">
              <w:rPr>
                <w:rFonts w:hint="eastAsia"/>
              </w:rPr>
              <w:t>，汇点</w:t>
            </w:r>
            <w:r w:rsidRPr="00F40560">
              <w:t>sink</w:t>
            </w:r>
          </w:p>
          <w:p w:rsidR="000D2ED5" w:rsidRDefault="000D2ED5" w:rsidP="000D2ED5">
            <w:pPr>
              <w:tabs>
                <w:tab w:val="left" w:pos="1200"/>
              </w:tabs>
              <w:spacing w:beforeLines="20" w:before="65" w:afterLines="20" w:after="65" w:line="288" w:lineRule="auto"/>
              <w:jc w:val="both"/>
            </w:pPr>
            <w:r>
              <w:rPr>
                <w:rFonts w:hint="eastAsia"/>
              </w:rPr>
              <w:t>1. init</w:t>
            </w:r>
            <w:r w:rsidR="006226F7">
              <w:rPr>
                <w:rFonts w:hint="eastAsia"/>
              </w:rPr>
              <w:t xml:space="preserve"> queue Q</w:t>
            </w:r>
            <w:r w:rsidR="009F61CB">
              <w:rPr>
                <w:rFonts w:hint="eastAsia"/>
              </w:rPr>
              <w:t>, Cut Edge SET ;</w:t>
            </w:r>
          </w:p>
          <w:p w:rsidR="006226F7" w:rsidRDefault="006226F7" w:rsidP="000D2ED5">
            <w:pPr>
              <w:tabs>
                <w:tab w:val="left" w:pos="1200"/>
              </w:tabs>
              <w:spacing w:beforeLines="20" w:before="65" w:afterLines="20" w:after="65" w:line="288" w:lineRule="auto"/>
              <w:jc w:val="both"/>
            </w:pPr>
            <w:r>
              <w:rPr>
                <w:rFonts w:hint="eastAsia"/>
              </w:rPr>
              <w:t>2. get max_flow</w:t>
            </w:r>
            <w:r w:rsidR="0092646F">
              <w:rPr>
                <w:rFonts w:hint="eastAsia"/>
              </w:rPr>
              <w:t xml:space="preserve"> F</w:t>
            </w:r>
            <w:r>
              <w:rPr>
                <w:rFonts w:hint="eastAsia"/>
              </w:rPr>
              <w:t xml:space="preserve"> of MSG(G)</w:t>
            </w:r>
            <w:r w:rsidR="00F4754D">
              <w:rPr>
                <w:rFonts w:hint="eastAsia"/>
              </w:rPr>
              <w:t>, push Cut edge into SET</w:t>
            </w:r>
            <w:r>
              <w:rPr>
                <w:rFonts w:hint="eastAsia"/>
              </w:rPr>
              <w:t xml:space="preserve"> and put </w:t>
            </w:r>
            <w:r w:rsidRPr="006226F7">
              <w:t>divided</w:t>
            </w:r>
            <w:r>
              <w:rPr>
                <w:rFonts w:hint="eastAsia"/>
              </w:rPr>
              <w:t xml:space="preserve"> subgraph into Q, the cut edge in the subgraph </w:t>
            </w:r>
            <w:r w:rsidRPr="006226F7">
              <w:t>Assign</w:t>
            </w:r>
            <w:r>
              <w:rPr>
                <w:rFonts w:hint="eastAsia"/>
              </w:rPr>
              <w:t xml:space="preserve"> c</w:t>
            </w:r>
            <w:r>
              <w:t>’</w:t>
            </w:r>
            <w:r>
              <w:rPr>
                <w:rFonts w:hint="eastAsia"/>
              </w:rPr>
              <w:t>=c+1;</w:t>
            </w:r>
          </w:p>
          <w:p w:rsidR="000D2ED5" w:rsidRDefault="006226F7" w:rsidP="00872DAB">
            <w:pPr>
              <w:tabs>
                <w:tab w:val="left" w:pos="1200"/>
              </w:tabs>
              <w:spacing w:beforeLines="20" w:before="65" w:afterLines="20" w:after="65" w:line="288" w:lineRule="auto"/>
              <w:jc w:val="both"/>
            </w:pPr>
            <w:r>
              <w:rPr>
                <w:rFonts w:hint="eastAsia"/>
              </w:rPr>
              <w:t>3. if Q is not empty then pop Q</w:t>
            </w:r>
            <w:r>
              <w:sym w:font="Wingdings" w:char="F0E0"/>
            </w:r>
            <w:r>
              <w:rPr>
                <w:rFonts w:hint="eastAsia"/>
              </w:rPr>
              <w:t>g;</w:t>
            </w:r>
          </w:p>
          <w:p w:rsidR="006226F7" w:rsidRDefault="006226F7" w:rsidP="00872DAB">
            <w:pPr>
              <w:tabs>
                <w:tab w:val="left" w:pos="1200"/>
              </w:tabs>
              <w:spacing w:beforeLines="20" w:before="65" w:afterLines="20" w:after="65" w:line="288" w:lineRule="auto"/>
              <w:jc w:val="both"/>
            </w:pPr>
            <w:r>
              <w:rPr>
                <w:rFonts w:hint="eastAsia"/>
              </w:rPr>
              <w:t xml:space="preserve">4. get </w:t>
            </w:r>
            <w:r w:rsidRPr="006226F7">
              <w:t>partial</w:t>
            </w:r>
            <w:r>
              <w:rPr>
                <w:rFonts w:hint="eastAsia"/>
              </w:rPr>
              <w:t xml:space="preserve"> max_flow as f in </w:t>
            </w:r>
            <w:r w:rsidR="00E76A54">
              <w:rPr>
                <w:rFonts w:hint="eastAsia"/>
              </w:rPr>
              <w:t xml:space="preserve">graph </w:t>
            </w:r>
            <w:r>
              <w:rPr>
                <w:rFonts w:hint="eastAsia"/>
              </w:rPr>
              <w:t>g;</w:t>
            </w:r>
          </w:p>
          <w:p w:rsidR="006226F7" w:rsidRDefault="0092646F" w:rsidP="00872DAB">
            <w:pPr>
              <w:tabs>
                <w:tab w:val="left" w:pos="1200"/>
              </w:tabs>
              <w:spacing w:beforeLines="20" w:before="65" w:afterLines="20" w:after="65" w:line="288" w:lineRule="auto"/>
              <w:jc w:val="both"/>
            </w:pPr>
            <w:r>
              <w:rPr>
                <w:rFonts w:hint="eastAsia"/>
              </w:rPr>
              <w:t>5. if</w:t>
            </w:r>
            <w:r w:rsidR="003157A7">
              <w:rPr>
                <w:rFonts w:hint="eastAsia"/>
              </w:rPr>
              <w:t xml:space="preserve"> f&gt;F then check the cut contains </w:t>
            </w:r>
            <w:r w:rsidR="003157A7" w:rsidRPr="003157A7">
              <w:t>The original</w:t>
            </w:r>
            <w:r w:rsidR="003157A7">
              <w:rPr>
                <w:rFonts w:hint="eastAsia"/>
              </w:rPr>
              <w:t xml:space="preserve"> Cut edges, if contains then </w:t>
            </w:r>
            <w:r w:rsidR="003157A7" w:rsidRPr="003157A7">
              <w:t>adjustment</w:t>
            </w:r>
            <w:r w:rsidR="003157A7">
              <w:rPr>
                <w:rFonts w:hint="eastAsia"/>
              </w:rPr>
              <w:t xml:space="preserve"> else give up this subgraph;</w:t>
            </w:r>
          </w:p>
          <w:p w:rsidR="003157A7" w:rsidRDefault="003157A7" w:rsidP="00872DAB">
            <w:pPr>
              <w:tabs>
                <w:tab w:val="left" w:pos="1200"/>
              </w:tabs>
              <w:spacing w:beforeLines="20" w:before="65" w:afterLines="20" w:after="65" w:line="288" w:lineRule="auto"/>
              <w:jc w:val="both"/>
            </w:pPr>
            <w:r>
              <w:rPr>
                <w:rFonts w:hint="eastAsia"/>
              </w:rPr>
              <w:t>6. if f=F then</w:t>
            </w:r>
            <w:r w:rsidR="002E06AF">
              <w:rPr>
                <w:rFonts w:hint="eastAsia"/>
              </w:rPr>
              <w:t xml:space="preserve"> push Cut edge into SET</w:t>
            </w:r>
            <w:r w:rsidR="00E01B49">
              <w:rPr>
                <w:rFonts w:hint="eastAsia"/>
              </w:rPr>
              <w:t xml:space="preserve"> and</w:t>
            </w:r>
            <w:r>
              <w:rPr>
                <w:rFonts w:hint="eastAsia"/>
              </w:rPr>
              <w:t xml:space="preserve"> </w:t>
            </w:r>
            <w:r w:rsidR="003B1799" w:rsidRPr="006226F7">
              <w:t>divid</w:t>
            </w:r>
            <w:r w:rsidR="003B1799">
              <w:rPr>
                <w:rFonts w:hint="eastAsia"/>
              </w:rPr>
              <w:t xml:space="preserve"> g to 2 subgraph as step(2) and go to step(2)</w:t>
            </w:r>
            <w:r w:rsidR="00AA5339">
              <w:rPr>
                <w:rFonts w:hint="eastAsia"/>
              </w:rPr>
              <w:t>;</w:t>
            </w:r>
          </w:p>
          <w:p w:rsidR="009F61CB" w:rsidRPr="0092646F" w:rsidRDefault="00F43D3E" w:rsidP="00872DAB">
            <w:pPr>
              <w:tabs>
                <w:tab w:val="left" w:pos="1200"/>
              </w:tabs>
              <w:spacing w:beforeLines="20" w:before="65" w:afterLines="20" w:after="65" w:line="288" w:lineRule="auto"/>
              <w:jc w:val="both"/>
            </w:pPr>
            <w:r>
              <w:rPr>
                <w:rFonts w:hint="eastAsia"/>
              </w:rPr>
              <w:t>7. the Edge in SET is the CUT EDGE.</w:t>
            </w:r>
          </w:p>
          <w:p w:rsidR="00872DAB" w:rsidRPr="00F30E09" w:rsidRDefault="00872DAB" w:rsidP="00213144">
            <w:pPr>
              <w:tabs>
                <w:tab w:val="left" w:pos="1200"/>
              </w:tabs>
              <w:spacing w:beforeLines="20" w:before="65" w:afterLines="20" w:after="65" w:line="288" w:lineRule="auto"/>
              <w:jc w:val="both"/>
            </w:pPr>
            <w:r w:rsidRPr="005A12A7">
              <w:rPr>
                <w:rFonts w:hint="eastAsia"/>
                <w:b/>
              </w:rPr>
              <w:t>输出</w:t>
            </w:r>
            <w:r>
              <w:rPr>
                <w:rFonts w:hint="eastAsia"/>
              </w:rPr>
              <w:t>：</w:t>
            </w:r>
            <w:r w:rsidR="00213144">
              <w:rPr>
                <w:rFonts w:hint="eastAsia"/>
              </w:rPr>
              <w:t>包含不确定图最大子图</w:t>
            </w:r>
            <w:r w:rsidR="00213144">
              <w:rPr>
                <w:rFonts w:hint="eastAsia"/>
              </w:rPr>
              <w:t>MSG</w:t>
            </w:r>
            <w:r w:rsidR="00213144">
              <w:rPr>
                <w:rFonts w:hint="eastAsia"/>
              </w:rPr>
              <w:t>（</w:t>
            </w:r>
            <w:r w:rsidR="00213144">
              <w:rPr>
                <w:rFonts w:hint="eastAsia"/>
              </w:rPr>
              <w:t>G</w:t>
            </w:r>
            <w:r w:rsidR="00213144">
              <w:rPr>
                <w:rFonts w:hint="eastAsia"/>
              </w:rPr>
              <w:t>）的割边集合</w:t>
            </w:r>
            <w:r w:rsidR="00213144">
              <w:rPr>
                <w:rFonts w:hint="eastAsia"/>
              </w:rPr>
              <w:t>SET</w:t>
            </w:r>
            <w:r w:rsidRPr="00F30E09">
              <w:t xml:space="preserve"> </w:t>
            </w:r>
          </w:p>
        </w:tc>
      </w:tr>
    </w:tbl>
    <w:p w:rsidR="007C3BDA" w:rsidRDefault="00BB6E40" w:rsidP="007C3BDA">
      <w:pPr>
        <w:pStyle w:val="31"/>
      </w:pPr>
      <w:bookmarkStart w:id="91" w:name="_Toc451120821"/>
      <w:r>
        <w:rPr>
          <w:rFonts w:hint="eastAsia"/>
        </w:rPr>
        <w:t>4</w:t>
      </w:r>
      <w:r w:rsidR="007C3BDA">
        <w:rPr>
          <w:rFonts w:hint="eastAsia"/>
        </w:rPr>
        <w:t>.</w:t>
      </w:r>
      <w:r>
        <w:rPr>
          <w:rFonts w:hint="eastAsia"/>
        </w:rPr>
        <w:t>4</w:t>
      </w:r>
      <w:r w:rsidR="007C3BDA">
        <w:rPr>
          <w:rFonts w:hint="eastAsia"/>
        </w:rPr>
        <w:t xml:space="preserve">.3 </w:t>
      </w:r>
      <w:r w:rsidR="007C3BDA">
        <w:rPr>
          <w:rFonts w:hint="eastAsia"/>
        </w:rPr>
        <w:t>悬挂边的计算</w:t>
      </w:r>
      <w:bookmarkEnd w:id="91"/>
    </w:p>
    <w:p w:rsidR="007C3BDA" w:rsidRDefault="00DC6C85" w:rsidP="00DC6C85">
      <w:pPr>
        <w:pStyle w:val="a3"/>
        <w:spacing w:line="288" w:lineRule="auto"/>
        <w:ind w:firstLine="468"/>
      </w:pPr>
      <w:r>
        <w:rPr>
          <w:rFonts w:hint="eastAsia"/>
        </w:rPr>
        <w:t>悬挂边</w:t>
      </w:r>
      <w:r w:rsidR="007C3BDA">
        <w:rPr>
          <w:rFonts w:hint="eastAsia"/>
        </w:rPr>
        <w:t>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7C3BDA" w:rsidRDefault="007C3BDA" w:rsidP="005B0327">
      <w:pPr>
        <w:pStyle w:val="a3"/>
        <w:spacing w:line="288" w:lineRule="auto"/>
        <w:ind w:firstLine="468"/>
      </w:pPr>
      <w:r>
        <w:rPr>
          <w:rFonts w:hint="eastAsia"/>
        </w:rPr>
        <w:lastRenderedPageBreak/>
        <w:t>如图</w:t>
      </w:r>
      <w:r w:rsidR="003F062D">
        <w:rPr>
          <w:rFonts w:hint="eastAsia"/>
        </w:rPr>
        <w:t>4-6</w:t>
      </w:r>
      <w:r>
        <w:rPr>
          <w:rFonts w:hint="eastAsia"/>
        </w:rPr>
        <w:t>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7C3BDA" w:rsidRDefault="007C3BDA" w:rsidP="005B0327">
      <w:pPr>
        <w:pStyle w:val="a3"/>
        <w:spacing w:line="288" w:lineRule="auto"/>
        <w:ind w:firstLine="492"/>
        <w:jc w:val="center"/>
      </w:pPr>
      <w:r>
        <w:object w:dxaOrig="3043" w:dyaOrig="1733">
          <v:shape id="_x0000_i1049" type="#_x0000_t75" style="width:114.1pt;height:65.2pt" o:ole="">
            <v:imagedata r:id="rId76" o:title=""/>
          </v:shape>
          <o:OLEObject Type="Embed" ProgID="Visio.Drawing.11" ShapeID="_x0000_i1049" DrawAspect="Content" ObjectID="_1525008276" r:id="rId77"/>
        </w:object>
      </w:r>
    </w:p>
    <w:p w:rsidR="003F062D" w:rsidRDefault="003F062D" w:rsidP="005B0327">
      <w:pPr>
        <w:pStyle w:val="a3"/>
        <w:spacing w:line="288" w:lineRule="auto"/>
        <w:ind w:firstLine="468"/>
        <w:jc w:val="center"/>
      </w:pPr>
      <w:r>
        <w:rPr>
          <w:rFonts w:hint="eastAsia"/>
        </w:rPr>
        <w:t>图</w:t>
      </w:r>
      <w:r>
        <w:rPr>
          <w:rFonts w:hint="eastAsia"/>
        </w:rPr>
        <w:t xml:space="preserve">4-6 </w:t>
      </w:r>
      <w:r>
        <w:rPr>
          <w:rFonts w:hint="eastAsia"/>
        </w:rPr>
        <w:t>不确定图的最大子图</w:t>
      </w:r>
    </w:p>
    <w:p w:rsidR="007C3BDA" w:rsidRDefault="005B0327" w:rsidP="005B0327">
      <w:pPr>
        <w:pStyle w:val="a3"/>
        <w:spacing w:line="288" w:lineRule="auto"/>
        <w:ind w:firstLine="468"/>
      </w:pPr>
      <w:r>
        <w:rPr>
          <w:rFonts w:hint="eastAsia"/>
        </w:rPr>
        <w:t>基于以上分析，计算悬挂边的算法流程如</w:t>
      </w:r>
      <w:r w:rsidR="007C3BDA">
        <w:rPr>
          <w:rFonts w:hint="eastAsia"/>
        </w:rPr>
        <w:t>图</w:t>
      </w:r>
      <w:r>
        <w:rPr>
          <w:rFonts w:hint="eastAsia"/>
        </w:rPr>
        <w:t>4-7</w:t>
      </w:r>
      <w:r>
        <w:rPr>
          <w:rFonts w:hint="eastAsia"/>
        </w:rPr>
        <w:t>所示</w:t>
      </w:r>
      <w:r w:rsidR="007C3BDA">
        <w:rPr>
          <w:rFonts w:hint="eastAsia"/>
        </w:rPr>
        <w:t>：</w:t>
      </w:r>
    </w:p>
    <w:p w:rsidR="007C3BDA" w:rsidRDefault="004E791A" w:rsidP="005B0327">
      <w:pPr>
        <w:pStyle w:val="a3"/>
        <w:spacing w:line="288" w:lineRule="auto"/>
        <w:ind w:firstLineChars="0" w:firstLine="0"/>
        <w:jc w:val="center"/>
      </w:pPr>
      <w:r>
        <w:object w:dxaOrig="5130" w:dyaOrig="3940">
          <v:shape id="_x0000_i1050" type="#_x0000_t75" style="width:255.4pt;height:197pt" o:ole="">
            <v:imagedata r:id="rId78" o:title=""/>
          </v:shape>
          <o:OLEObject Type="Embed" ProgID="Visio.Drawing.11" ShapeID="_x0000_i1050" DrawAspect="Content" ObjectID="_1525008277" r:id="rId79"/>
        </w:object>
      </w:r>
    </w:p>
    <w:p w:rsidR="007C3BDA" w:rsidRPr="005B0327" w:rsidRDefault="007C3BDA" w:rsidP="005B0327">
      <w:pPr>
        <w:pStyle w:val="a3"/>
        <w:spacing w:line="288" w:lineRule="auto"/>
        <w:ind w:firstLine="408"/>
        <w:jc w:val="center"/>
      </w:pPr>
      <w:r w:rsidRPr="005B0327">
        <w:rPr>
          <w:rFonts w:hint="eastAsia"/>
          <w:color w:val="000000" w:themeColor="text1"/>
          <w:sz w:val="21"/>
        </w:rPr>
        <w:t>图</w:t>
      </w:r>
      <w:r w:rsidR="005B0327" w:rsidRPr="005B0327">
        <w:rPr>
          <w:rFonts w:hint="eastAsia"/>
          <w:color w:val="000000" w:themeColor="text1"/>
          <w:sz w:val="21"/>
        </w:rPr>
        <w:t>4-7</w:t>
      </w:r>
      <w:r w:rsidRPr="005B0327">
        <w:rPr>
          <w:rFonts w:hint="eastAsia"/>
          <w:color w:val="000000" w:themeColor="text1"/>
          <w:sz w:val="21"/>
        </w:rPr>
        <w:t xml:space="preserve"> </w:t>
      </w:r>
      <w:r w:rsidRPr="005B0327">
        <w:rPr>
          <w:rFonts w:hint="eastAsia"/>
          <w:color w:val="000000" w:themeColor="text1"/>
          <w:sz w:val="21"/>
        </w:rPr>
        <w:t>计算悬挂边流程图</w:t>
      </w:r>
    </w:p>
    <w:p w:rsidR="007C3BDA" w:rsidRDefault="007C3BDA" w:rsidP="005B0327">
      <w:pPr>
        <w:pStyle w:val="a3"/>
        <w:spacing w:line="288" w:lineRule="auto"/>
        <w:ind w:firstLine="468"/>
      </w:pPr>
      <w:r>
        <w:rPr>
          <w:rFonts w:hint="eastAsia"/>
        </w:rPr>
        <w:t>算法伪代码</w:t>
      </w:r>
      <w:r w:rsidR="005B0327">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5B0327" w:rsidRPr="005A05F9" w:rsidTr="00F96FA0">
        <w:tc>
          <w:tcPr>
            <w:tcW w:w="8522" w:type="dxa"/>
            <w:shd w:val="clear" w:color="auto" w:fill="D9D9D9"/>
            <w:vAlign w:val="center"/>
          </w:tcPr>
          <w:p w:rsidR="005B0327" w:rsidRPr="00327708" w:rsidRDefault="005B0327" w:rsidP="005B0327">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6</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）的悬挂边算法</w:t>
            </w:r>
          </w:p>
        </w:tc>
      </w:tr>
      <w:tr w:rsidR="005B0327" w:rsidRPr="005A05F9" w:rsidTr="00F96FA0">
        <w:tc>
          <w:tcPr>
            <w:tcW w:w="8522" w:type="dxa"/>
            <w:vAlign w:val="center"/>
          </w:tcPr>
          <w:p w:rsidR="005B0327" w:rsidRDefault="005B0327" w:rsidP="005B0327">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C14781">
              <w:rPr>
                <w:rFonts w:hint="eastAsia"/>
              </w:rPr>
              <w:t>的最大子图</w:t>
            </w:r>
            <w:r w:rsidR="00C14781">
              <w:rPr>
                <w:rFonts w:hint="eastAsia"/>
              </w:rPr>
              <w:t>MSG</w:t>
            </w:r>
            <w:r w:rsidR="00C14781">
              <w:rPr>
                <w:rFonts w:hint="eastAsia"/>
              </w:rPr>
              <w:t>（</w:t>
            </w:r>
            <w:r w:rsidR="00C14781">
              <w:rPr>
                <w:rFonts w:hint="eastAsia"/>
              </w:rPr>
              <w:t>G</w:t>
            </w:r>
            <w:r w:rsidR="00C14781">
              <w:rPr>
                <w:rFonts w:hint="eastAsia"/>
              </w:rPr>
              <w:t>）</w:t>
            </w:r>
            <w:r w:rsidRPr="00F40560">
              <w:rPr>
                <w:rFonts w:hint="eastAsia"/>
              </w:rPr>
              <w:t>，源点</w:t>
            </w:r>
            <w:r w:rsidRPr="00F40560">
              <w:t>source</w:t>
            </w:r>
            <w:r w:rsidRPr="00F40560">
              <w:rPr>
                <w:rFonts w:hint="eastAsia"/>
              </w:rPr>
              <w:t>，汇点</w:t>
            </w:r>
            <w:r w:rsidRPr="00F40560">
              <w:t>sink</w:t>
            </w:r>
          </w:p>
          <w:p w:rsidR="005B0327" w:rsidRDefault="005B0327" w:rsidP="005B0327">
            <w:pPr>
              <w:tabs>
                <w:tab w:val="left" w:pos="1200"/>
              </w:tabs>
              <w:spacing w:beforeLines="20" w:before="65" w:afterLines="20" w:after="65" w:line="288" w:lineRule="auto"/>
              <w:jc w:val="both"/>
            </w:pPr>
            <w:r>
              <w:rPr>
                <w:rFonts w:hint="eastAsia"/>
              </w:rPr>
              <w:t xml:space="preserve">1. </w:t>
            </w:r>
            <w:r w:rsidR="00F0395F">
              <w:rPr>
                <w:rFonts w:hint="eastAsia"/>
              </w:rPr>
              <w:t>init IN_SET, OUT_SET</w:t>
            </w:r>
            <w:r w:rsidR="00C823CE">
              <w:rPr>
                <w:rFonts w:hint="eastAsia"/>
              </w:rPr>
              <w:t>, edge SET</w:t>
            </w:r>
          </w:p>
          <w:p w:rsidR="002A573C" w:rsidRDefault="00476A60" w:rsidP="005B0327">
            <w:pPr>
              <w:tabs>
                <w:tab w:val="left" w:pos="1200"/>
              </w:tabs>
              <w:spacing w:beforeLines="20" w:before="65" w:afterLines="20" w:after="65" w:line="288" w:lineRule="auto"/>
              <w:jc w:val="both"/>
            </w:pPr>
            <w:r>
              <w:rPr>
                <w:rFonts w:hint="eastAsia"/>
              </w:rPr>
              <w:t xml:space="preserve">2. for every single </w:t>
            </w:r>
            <w:r w:rsidR="00FB08BD">
              <w:rPr>
                <w:rFonts w:hint="eastAsia"/>
              </w:rPr>
              <w:t>Node</w:t>
            </w:r>
            <w:r w:rsidR="00C21F40">
              <w:rPr>
                <w:rFonts w:hint="eastAsia"/>
              </w:rPr>
              <w:t xml:space="preserve"> N </w:t>
            </w:r>
            <w:r>
              <w:rPr>
                <w:rFonts w:hint="eastAsia"/>
              </w:rPr>
              <w:t xml:space="preserve">in </w:t>
            </w:r>
            <w:r w:rsidR="0024383B">
              <w:rPr>
                <w:rFonts w:hint="eastAsia"/>
              </w:rPr>
              <w:t>MSG</w:t>
            </w:r>
            <w:r w:rsidR="0024383B">
              <w:rPr>
                <w:rFonts w:hint="eastAsia"/>
              </w:rPr>
              <w:t>（</w:t>
            </w:r>
            <w:r w:rsidR="0024383B">
              <w:rPr>
                <w:rFonts w:hint="eastAsia"/>
              </w:rPr>
              <w:t>G</w:t>
            </w:r>
            <w:r w:rsidR="0024383B">
              <w:rPr>
                <w:rFonts w:hint="eastAsia"/>
              </w:rPr>
              <w:t>）</w:t>
            </w:r>
            <w:r w:rsidR="00FB08BD">
              <w:rPr>
                <w:rFonts w:hint="eastAsia"/>
              </w:rPr>
              <w:t xml:space="preserve">if </w:t>
            </w:r>
            <w:r w:rsidR="00FB08BD" w:rsidRPr="00FB08BD">
              <w:t>Indegree</w:t>
            </w:r>
            <w:r w:rsidR="00FB08BD">
              <w:rPr>
                <w:rFonts w:hint="eastAsia"/>
              </w:rPr>
              <w:t xml:space="preserve"> = 0 then </w:t>
            </w:r>
            <w:r w:rsidR="002A5E76">
              <w:rPr>
                <w:rFonts w:hint="eastAsia"/>
              </w:rPr>
              <w:t>push N into IN_SET</w:t>
            </w:r>
            <w:r w:rsidR="002A5E76">
              <w:rPr>
                <w:rFonts w:hint="eastAsia"/>
              </w:rPr>
              <w:t>；</w:t>
            </w:r>
          </w:p>
          <w:p w:rsidR="002A5E76" w:rsidRDefault="002A5E76" w:rsidP="005B0327">
            <w:pPr>
              <w:tabs>
                <w:tab w:val="left" w:pos="1200"/>
              </w:tabs>
              <w:spacing w:beforeLines="20" w:before="65" w:afterLines="20" w:after="65" w:line="288" w:lineRule="auto"/>
              <w:jc w:val="both"/>
            </w:pPr>
            <w:r>
              <w:rPr>
                <w:rFonts w:hint="eastAsia"/>
              </w:rPr>
              <w:t>3. if Outdegree = 0 then push N into OUT_SET</w:t>
            </w:r>
            <w:r w:rsidR="003E216C">
              <w:rPr>
                <w:rFonts w:hint="eastAsia"/>
              </w:rPr>
              <w:t>；</w:t>
            </w:r>
          </w:p>
          <w:p w:rsidR="00301B1F" w:rsidRDefault="003E216C" w:rsidP="005B0327">
            <w:pPr>
              <w:tabs>
                <w:tab w:val="left" w:pos="1200"/>
              </w:tabs>
              <w:spacing w:beforeLines="20" w:before="65" w:afterLines="20" w:after="65" w:line="288" w:lineRule="auto"/>
              <w:jc w:val="both"/>
            </w:pPr>
            <w:r>
              <w:rPr>
                <w:rFonts w:hint="eastAsia"/>
              </w:rPr>
              <w:t xml:space="preserve">4. for Node N in </w:t>
            </w:r>
            <w:r w:rsidR="00301B1F">
              <w:rPr>
                <w:rFonts w:hint="eastAsia"/>
              </w:rPr>
              <w:t>IN_SET, push the edge e into SET that connect to the Node N Which only have out Flow;</w:t>
            </w:r>
          </w:p>
          <w:p w:rsidR="00301B1F" w:rsidRPr="003E216C" w:rsidRDefault="00301B1F" w:rsidP="005B0327">
            <w:pPr>
              <w:tabs>
                <w:tab w:val="left" w:pos="1200"/>
              </w:tabs>
              <w:spacing w:beforeLines="20" w:before="65" w:afterLines="20" w:after="65" w:line="288" w:lineRule="auto"/>
              <w:jc w:val="both"/>
            </w:pPr>
            <w:r>
              <w:rPr>
                <w:rFonts w:hint="eastAsia"/>
              </w:rPr>
              <w:t>5. for Node N in Out_SET, push the edge e into SET that connect to the Node N which only have in Folw;</w:t>
            </w:r>
          </w:p>
          <w:p w:rsidR="002A573C" w:rsidRDefault="003748A1" w:rsidP="005B0327">
            <w:pPr>
              <w:tabs>
                <w:tab w:val="left" w:pos="1200"/>
              </w:tabs>
              <w:spacing w:beforeLines="20" w:before="65" w:afterLines="20" w:after="65" w:line="288" w:lineRule="auto"/>
              <w:jc w:val="both"/>
            </w:pPr>
            <w:r>
              <w:rPr>
                <w:rFonts w:hint="eastAsia"/>
              </w:rPr>
              <w:t xml:space="preserve">6. the Edge in SET is the </w:t>
            </w:r>
            <w:r>
              <w:t xml:space="preserve">demand </w:t>
            </w:r>
            <w:r w:rsidR="002C68E3">
              <w:rPr>
                <w:rFonts w:hint="eastAsia"/>
              </w:rPr>
              <w:t>EDGE</w:t>
            </w:r>
            <w:r>
              <w:rPr>
                <w:rFonts w:hint="eastAsia"/>
              </w:rPr>
              <w:t>.</w:t>
            </w:r>
          </w:p>
          <w:p w:rsidR="005B0327" w:rsidRPr="00F30E09" w:rsidRDefault="005B0327" w:rsidP="004258B8">
            <w:pPr>
              <w:tabs>
                <w:tab w:val="left" w:pos="1200"/>
              </w:tabs>
              <w:spacing w:beforeLines="20" w:before="65" w:afterLines="20" w:after="65" w:line="288" w:lineRule="auto"/>
              <w:jc w:val="both"/>
            </w:pPr>
            <w:r w:rsidRPr="005A12A7">
              <w:rPr>
                <w:rFonts w:hint="eastAsia"/>
                <w:b/>
              </w:rPr>
              <w:t>输出</w:t>
            </w:r>
            <w:r>
              <w:rPr>
                <w:rFonts w:hint="eastAsia"/>
              </w:rPr>
              <w:t>：</w:t>
            </w:r>
            <w:r w:rsidR="004258B8">
              <w:rPr>
                <w:rFonts w:hint="eastAsia"/>
              </w:rPr>
              <w:t>悬挂边集合</w:t>
            </w:r>
            <w:r w:rsidR="004258B8">
              <w:rPr>
                <w:rFonts w:hint="eastAsia"/>
              </w:rPr>
              <w:t>SET</w:t>
            </w:r>
            <w:r w:rsidRPr="00F30E09">
              <w:t xml:space="preserve"> </w:t>
            </w:r>
          </w:p>
        </w:tc>
      </w:tr>
    </w:tbl>
    <w:p w:rsidR="007C3BDA" w:rsidRDefault="00BB6E40" w:rsidP="007C3BDA">
      <w:pPr>
        <w:pStyle w:val="31"/>
      </w:pPr>
      <w:bookmarkStart w:id="92" w:name="_Toc451120822"/>
      <w:r>
        <w:rPr>
          <w:rFonts w:hint="eastAsia"/>
        </w:rPr>
        <w:lastRenderedPageBreak/>
        <w:t>4</w:t>
      </w:r>
      <w:r w:rsidR="007C3BDA">
        <w:rPr>
          <w:rFonts w:hint="eastAsia"/>
        </w:rPr>
        <w:t>.</w:t>
      </w:r>
      <w:r>
        <w:rPr>
          <w:rFonts w:hint="eastAsia"/>
        </w:rPr>
        <w:t>4</w:t>
      </w:r>
      <w:r w:rsidR="007C3BDA">
        <w:rPr>
          <w:rFonts w:hint="eastAsia"/>
        </w:rPr>
        <w:t xml:space="preserve">.4 </w:t>
      </w:r>
      <w:r w:rsidR="007C3BDA">
        <w:rPr>
          <w:rFonts w:hint="eastAsia"/>
        </w:rPr>
        <w:t>算法实现及分析</w:t>
      </w:r>
      <w:bookmarkEnd w:id="92"/>
    </w:p>
    <w:p w:rsidR="007C3BDA" w:rsidRPr="003E598F" w:rsidRDefault="00D60F55" w:rsidP="003E598F">
      <w:pPr>
        <w:pStyle w:val="a3"/>
        <w:spacing w:line="288" w:lineRule="auto"/>
        <w:ind w:firstLine="468"/>
        <w:rPr>
          <w:color w:val="000000" w:themeColor="text1"/>
        </w:rPr>
      </w:pPr>
      <w:r w:rsidRPr="003E598F">
        <w:rPr>
          <w:rFonts w:hint="eastAsia"/>
          <w:color w:val="000000" w:themeColor="text1"/>
        </w:rPr>
        <w:t>ICA_</w:t>
      </w:r>
      <w:r w:rsidR="007C3BDA" w:rsidRPr="003E598F">
        <w:rPr>
          <w:color w:val="000000" w:themeColor="text1"/>
        </w:rPr>
        <w:t>FEA</w:t>
      </w:r>
      <w:r w:rsidR="007C3BDA" w:rsidRPr="003E598F">
        <w:rPr>
          <w:rFonts w:hint="eastAsia"/>
          <w:color w:val="000000" w:themeColor="text1"/>
        </w:rPr>
        <w:t>算法是在使用</w:t>
      </w:r>
      <w:r w:rsidR="007C3BDA" w:rsidRPr="003E598F">
        <w:rPr>
          <w:color w:val="000000" w:themeColor="text1"/>
        </w:rPr>
        <w:t>ICA</w:t>
      </w:r>
      <w:r w:rsidR="009E04C2" w:rsidRPr="003E598F">
        <w:rPr>
          <w:rFonts w:hint="eastAsia"/>
          <w:color w:val="000000" w:themeColor="text1"/>
        </w:rPr>
        <w:t>_FDP</w:t>
      </w:r>
      <w:r w:rsidR="007C3BDA" w:rsidRPr="003E598F">
        <w:rPr>
          <w:rFonts w:hint="eastAsia"/>
          <w:color w:val="000000" w:themeColor="text1"/>
        </w:rPr>
        <w:t>的状态划分算法之前，确定了部分确定边，使得状态划分算法的划分空间减少，从而减少复杂度。</w:t>
      </w:r>
      <w:r w:rsidR="005D6795" w:rsidRPr="003E598F">
        <w:rPr>
          <w:rFonts w:hint="eastAsia"/>
          <w:color w:val="000000" w:themeColor="text1"/>
        </w:rPr>
        <w:t>那么对于不确定图初始状态划分集合的设置如下</w:t>
      </w:r>
      <w:r w:rsidR="007C3BDA" w:rsidRPr="003E598F">
        <w:rPr>
          <w:rFonts w:hint="eastAsia"/>
          <w:color w:val="000000" w:themeColor="text1"/>
        </w:rPr>
        <w:t>：</w:t>
      </w:r>
      <w:r w:rsidR="007C3BDA" w:rsidRPr="003E598F">
        <w:rPr>
          <w:color w:val="000000" w:themeColor="text1"/>
        </w:rPr>
        <w:t xml:space="preserve"> </w:t>
      </w:r>
    </w:p>
    <w:p w:rsidR="007C3BDA" w:rsidRDefault="007C3BDA" w:rsidP="003E598F">
      <w:pPr>
        <w:pStyle w:val="a3"/>
        <w:spacing w:line="288" w:lineRule="auto"/>
        <w:ind w:firstLine="468"/>
      </w:pPr>
      <w:r>
        <w:rPr>
          <w:rFonts w:hint="eastAsia"/>
        </w:rPr>
        <w:t>对于割集中的边，始终满足空间中存在，即为</w:t>
      </w:r>
      <w:r>
        <w:t>1</w:t>
      </w:r>
      <w:r>
        <w:rPr>
          <w:rFonts w:hint="eastAsia"/>
        </w:rPr>
        <w:t>；</w:t>
      </w:r>
    </w:p>
    <w:p w:rsidR="007C3BDA" w:rsidRDefault="007C3BDA" w:rsidP="003E598F">
      <w:pPr>
        <w:pStyle w:val="a3"/>
        <w:spacing w:line="288" w:lineRule="auto"/>
        <w:ind w:firstLine="468"/>
      </w:pPr>
      <w:r>
        <w:rPr>
          <w:rFonts w:hint="eastAsia"/>
        </w:rPr>
        <w:t>对于悬挂边，始终满足划分空间中不存在，即为</w:t>
      </w:r>
      <w:r>
        <w:t>0</w:t>
      </w:r>
      <w:r>
        <w:rPr>
          <w:rFonts w:hint="eastAsia"/>
        </w:rPr>
        <w:t>；</w:t>
      </w:r>
    </w:p>
    <w:p w:rsidR="007C3BDA" w:rsidRDefault="007C3BDA" w:rsidP="003E598F">
      <w:pPr>
        <w:pStyle w:val="a3"/>
        <w:spacing w:line="288" w:lineRule="auto"/>
        <w:ind w:firstLine="468"/>
      </w:pPr>
      <w:r>
        <w:rPr>
          <w:rFonts w:hint="eastAsia"/>
        </w:rPr>
        <w:t>然后对于预处理的初始划分空间，使用状态划分空间求得所有满足最大流的不确定的子图区间。使用确定边过滤之后的状态划分算法可以有效的减少算法的复杂度。</w:t>
      </w:r>
    </w:p>
    <w:p w:rsidR="00D5389B" w:rsidRDefault="00C6573E" w:rsidP="00D12125">
      <w:pPr>
        <w:pStyle w:val="a3"/>
        <w:spacing w:line="288" w:lineRule="auto"/>
        <w:ind w:firstLine="470"/>
      </w:pPr>
      <w:r w:rsidRPr="001E749A">
        <w:rPr>
          <w:rFonts w:hint="eastAsia"/>
          <w:b/>
        </w:rPr>
        <w:t>实例</w:t>
      </w:r>
      <w:r w:rsidR="00D5389B" w:rsidRPr="001E749A">
        <w:rPr>
          <w:rFonts w:hint="eastAsia"/>
          <w:b/>
        </w:rPr>
        <w:t>4-2</w:t>
      </w:r>
      <w:r w:rsidR="00C11AE6">
        <w:rPr>
          <w:rFonts w:hint="eastAsia"/>
        </w:rPr>
        <w:t>.</w:t>
      </w:r>
      <w:r w:rsidR="001E749A">
        <w:rPr>
          <w:rFonts w:hint="eastAsia"/>
        </w:rPr>
        <w:t xml:space="preserve"> </w:t>
      </w:r>
      <w:r w:rsidR="001E749A">
        <w:rPr>
          <w:rFonts w:hint="eastAsia"/>
        </w:rPr>
        <w:t>对于图</w:t>
      </w:r>
      <w:r w:rsidR="001E749A">
        <w:rPr>
          <w:rFonts w:hint="eastAsia"/>
        </w:rPr>
        <w:t>2-3</w:t>
      </w:r>
      <w:r w:rsidR="001E749A">
        <w:rPr>
          <w:rFonts w:hint="eastAsia"/>
        </w:rPr>
        <w:t>的不确定图，</w:t>
      </w:r>
      <w:r w:rsidR="00025057">
        <w:rPr>
          <w:rFonts w:hint="eastAsia"/>
        </w:rPr>
        <w:t>按照一般的情况下，</w:t>
      </w:r>
      <w:r w:rsidR="00216399">
        <w:rPr>
          <w:rFonts w:hint="eastAsia"/>
        </w:rPr>
        <w:t>以为不确定图</w:t>
      </w:r>
      <w:r w:rsidR="00216399">
        <w:rPr>
          <w:rFonts w:hint="eastAsia"/>
        </w:rPr>
        <w:t>G</w:t>
      </w:r>
      <w:r w:rsidR="00216399">
        <w:rPr>
          <w:rFonts w:hint="eastAsia"/>
        </w:rPr>
        <w:t>有</w:t>
      </w:r>
      <w:r w:rsidR="00216399">
        <w:rPr>
          <w:rFonts w:hint="eastAsia"/>
        </w:rPr>
        <w:t>5</w:t>
      </w:r>
      <w:r w:rsidR="00216399">
        <w:rPr>
          <w:rFonts w:hint="eastAsia"/>
        </w:rPr>
        <w:t>条边，</w:t>
      </w:r>
      <w:r w:rsidR="00DA145C">
        <w:rPr>
          <w:rFonts w:hint="eastAsia"/>
        </w:rPr>
        <w:t>那么</w:t>
      </w:r>
      <w:r w:rsidR="00025057">
        <w:rPr>
          <w:rFonts w:hint="eastAsia"/>
        </w:rPr>
        <w:t>初始的状态划分空间为</w:t>
      </w:r>
      <w:r w:rsidR="00216399">
        <w:rPr>
          <w:rFonts w:hint="eastAsia"/>
        </w:rPr>
        <w:t>00000-11111</w:t>
      </w:r>
      <w:r w:rsidR="00216399">
        <w:rPr>
          <w:rFonts w:hint="eastAsia"/>
        </w:rPr>
        <w:t>，</w:t>
      </w:r>
      <w:r w:rsidR="002D07F7">
        <w:rPr>
          <w:rFonts w:hint="eastAsia"/>
        </w:rPr>
        <w:t>假设使用割集算法获取的割集中的边有</w:t>
      </w:r>
      <w:r w:rsidR="002D07F7">
        <w:rPr>
          <w:rFonts w:hint="eastAsia"/>
        </w:rPr>
        <w:t>e1</w:t>
      </w:r>
      <w:r w:rsidR="002D07F7">
        <w:rPr>
          <w:rFonts w:hint="eastAsia"/>
        </w:rPr>
        <w:t>和</w:t>
      </w:r>
      <w:r w:rsidR="002D07F7">
        <w:rPr>
          <w:rFonts w:hint="eastAsia"/>
        </w:rPr>
        <w:t>e2</w:t>
      </w:r>
      <w:r w:rsidR="002D07F7">
        <w:rPr>
          <w:rFonts w:hint="eastAsia"/>
        </w:rPr>
        <w:t>，那么</w:t>
      </w:r>
      <w:r w:rsidR="008D16DF">
        <w:rPr>
          <w:rFonts w:hint="eastAsia"/>
        </w:rPr>
        <w:t>通过以上处理</w:t>
      </w:r>
      <w:r w:rsidR="008229FA">
        <w:rPr>
          <w:rFonts w:hint="eastAsia"/>
        </w:rPr>
        <w:t>，获取的初始状态划分区间变成了</w:t>
      </w:r>
      <w:r w:rsidR="006D12FB">
        <w:rPr>
          <w:rFonts w:hint="eastAsia"/>
        </w:rPr>
        <w:t>11000-11111</w:t>
      </w:r>
      <w:r w:rsidR="00CB2713">
        <w:rPr>
          <w:rFonts w:hint="eastAsia"/>
        </w:rPr>
        <w:t>，</w:t>
      </w:r>
      <w:r w:rsidR="00AA6DD6">
        <w:rPr>
          <w:rFonts w:hint="eastAsia"/>
        </w:rPr>
        <w:t>这样就使得原有的</w:t>
      </w:r>
      <w:r w:rsidR="004635BB">
        <w:rPr>
          <w:rFonts w:hint="eastAsia"/>
        </w:rPr>
        <w:t>子图个数从</w:t>
      </w:r>
      <w:r w:rsidR="004635BB">
        <w:rPr>
          <w:rFonts w:hint="eastAsia"/>
        </w:rPr>
        <w:t>2</w:t>
      </w:r>
      <w:r w:rsidR="004635BB" w:rsidRPr="003F57A7">
        <w:rPr>
          <w:rFonts w:hint="eastAsia"/>
          <w:vertAlign w:val="superscript"/>
        </w:rPr>
        <w:t>5</w:t>
      </w:r>
      <w:r w:rsidR="004635BB">
        <w:rPr>
          <w:rFonts w:hint="eastAsia"/>
        </w:rPr>
        <w:t>变成了</w:t>
      </w:r>
      <w:r w:rsidR="004635BB">
        <w:rPr>
          <w:rFonts w:hint="eastAsia"/>
        </w:rPr>
        <w:t>2</w:t>
      </w:r>
      <w:r w:rsidR="004635BB" w:rsidRPr="003F57A7">
        <w:rPr>
          <w:rFonts w:hint="eastAsia"/>
          <w:vertAlign w:val="superscript"/>
        </w:rPr>
        <w:t>3</w:t>
      </w:r>
      <w:r w:rsidR="007507CD">
        <w:rPr>
          <w:rFonts w:hint="eastAsia"/>
        </w:rPr>
        <w:t>，</w:t>
      </w:r>
      <w:r w:rsidR="00D620C0">
        <w:rPr>
          <w:rFonts w:hint="eastAsia"/>
        </w:rPr>
        <w:t>然后对于新的初始状态区间，再使用</w:t>
      </w:r>
      <w:r w:rsidR="00D620C0">
        <w:rPr>
          <w:rFonts w:hint="eastAsia"/>
        </w:rPr>
        <w:t>ICA_FDP</w:t>
      </w:r>
      <w:r w:rsidR="00D620C0">
        <w:rPr>
          <w:rFonts w:hint="eastAsia"/>
        </w:rPr>
        <w:t>算法获取关键边集合即可。</w:t>
      </w:r>
    </w:p>
    <w:p w:rsidR="007C3BDA" w:rsidRPr="00D47E83" w:rsidRDefault="003E598F" w:rsidP="003E598F">
      <w:pPr>
        <w:pStyle w:val="a3"/>
        <w:spacing w:line="288" w:lineRule="auto"/>
        <w:ind w:firstLine="468"/>
        <w:rPr>
          <w:color w:val="000000" w:themeColor="text1"/>
        </w:rPr>
      </w:pPr>
      <w:r w:rsidRPr="00D47E83">
        <w:rPr>
          <w:rFonts w:hint="eastAsia"/>
          <w:color w:val="000000" w:themeColor="text1"/>
        </w:rPr>
        <w:t>基于以上分析，使用该方法的流程图如图</w:t>
      </w:r>
      <w:r w:rsidRPr="00D47E83">
        <w:rPr>
          <w:rFonts w:hint="eastAsia"/>
          <w:color w:val="000000" w:themeColor="text1"/>
        </w:rPr>
        <w:t>4-8</w:t>
      </w:r>
      <w:r w:rsidRPr="00D47E83">
        <w:rPr>
          <w:rFonts w:hint="eastAsia"/>
          <w:color w:val="000000" w:themeColor="text1"/>
        </w:rPr>
        <w:t>所示：</w:t>
      </w:r>
    </w:p>
    <w:p w:rsidR="007C3BDA" w:rsidRDefault="00141D86" w:rsidP="00141D86">
      <w:pPr>
        <w:pStyle w:val="a3"/>
        <w:ind w:firstLine="492"/>
        <w:jc w:val="center"/>
      </w:pPr>
      <w:r>
        <w:object w:dxaOrig="5215" w:dyaOrig="4308">
          <v:shape id="_x0000_i1051" type="#_x0000_t75" style="width:260.15pt;height:215.3pt" o:ole="">
            <v:imagedata r:id="rId80" o:title=""/>
          </v:shape>
          <o:OLEObject Type="Embed" ProgID="Visio.Drawing.11" ShapeID="_x0000_i1051" DrawAspect="Content" ObjectID="_1525008278" r:id="rId81"/>
        </w:object>
      </w:r>
    </w:p>
    <w:p w:rsidR="007C3BDA" w:rsidRPr="00D47E83" w:rsidRDefault="0063775D" w:rsidP="00D47E83">
      <w:pPr>
        <w:pStyle w:val="a3"/>
        <w:spacing w:line="288" w:lineRule="auto"/>
        <w:ind w:firstLine="408"/>
        <w:jc w:val="center"/>
        <w:rPr>
          <w:color w:val="000000" w:themeColor="text1"/>
          <w:sz w:val="21"/>
        </w:rPr>
      </w:pPr>
      <w:r>
        <w:rPr>
          <w:rFonts w:hint="eastAsia"/>
          <w:color w:val="000000" w:themeColor="text1"/>
          <w:sz w:val="21"/>
        </w:rPr>
        <w:t>图</w:t>
      </w:r>
      <w:r w:rsidR="00D47E83" w:rsidRPr="00D47E83">
        <w:rPr>
          <w:rFonts w:hint="eastAsia"/>
          <w:color w:val="000000" w:themeColor="text1"/>
          <w:sz w:val="21"/>
        </w:rPr>
        <w:t>4-8</w:t>
      </w:r>
      <w:r w:rsidR="007C3BDA" w:rsidRPr="00D47E83">
        <w:rPr>
          <w:color w:val="000000" w:themeColor="text1"/>
          <w:sz w:val="21"/>
        </w:rPr>
        <w:t xml:space="preserve"> FEA</w:t>
      </w:r>
      <w:r w:rsidR="007C3BDA" w:rsidRPr="00D47E83">
        <w:rPr>
          <w:rFonts w:hint="eastAsia"/>
          <w:color w:val="000000" w:themeColor="text1"/>
          <w:sz w:val="21"/>
        </w:rPr>
        <w:t>算法整体流程图</w:t>
      </w:r>
    </w:p>
    <w:p w:rsidR="00CD0250" w:rsidRDefault="00D47E83" w:rsidP="00D47E83">
      <w:pPr>
        <w:pStyle w:val="a3"/>
        <w:spacing w:line="288" w:lineRule="auto"/>
        <w:ind w:firstLine="468"/>
      </w:pPr>
      <w:r>
        <w:rPr>
          <w:rFonts w:hint="eastAsia"/>
        </w:rPr>
        <w:t>那么使用此方式的伪代码如下：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E6DEB" w:rsidRPr="005A05F9" w:rsidTr="00F96FA0">
        <w:tc>
          <w:tcPr>
            <w:tcW w:w="8522" w:type="dxa"/>
            <w:shd w:val="clear" w:color="auto" w:fill="D9D9D9"/>
            <w:vAlign w:val="center"/>
          </w:tcPr>
          <w:p w:rsidR="009E6DEB" w:rsidRPr="00327708" w:rsidRDefault="009E6DEB" w:rsidP="005F6BB8">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F0664F">
              <w:rPr>
                <w:rFonts w:ascii="宋体" w:hAnsi="宋体" w:hint="eastAsia"/>
                <w:b/>
              </w:rPr>
              <w:t>7</w:t>
            </w:r>
            <w:r w:rsidRPr="00327708">
              <w:rPr>
                <w:rFonts w:ascii="宋体" w:hAnsi="宋体" w:hint="eastAsia"/>
                <w:b/>
              </w:rPr>
              <w:t xml:space="preserve">. </w:t>
            </w:r>
            <w:r w:rsidR="005F6BB8">
              <w:rPr>
                <w:rFonts w:hint="eastAsia"/>
              </w:rPr>
              <w:t>基于确定边过滤的增量算法</w:t>
            </w:r>
            <w:r w:rsidR="005F6BB8">
              <w:rPr>
                <w:rFonts w:hint="eastAsia"/>
              </w:rPr>
              <w:t>ICA_FEA</w:t>
            </w:r>
          </w:p>
        </w:tc>
      </w:tr>
      <w:tr w:rsidR="009E6DEB" w:rsidRPr="005A05F9" w:rsidTr="00F96FA0">
        <w:tc>
          <w:tcPr>
            <w:tcW w:w="8522" w:type="dxa"/>
            <w:vAlign w:val="center"/>
          </w:tcPr>
          <w:p w:rsidR="009E6DEB" w:rsidRDefault="009E6DEB" w:rsidP="009E6DE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3C537E" w:rsidRDefault="003C537E" w:rsidP="009E6DEB">
            <w:pPr>
              <w:tabs>
                <w:tab w:val="left" w:pos="1200"/>
              </w:tabs>
              <w:spacing w:beforeLines="20" w:before="65" w:afterLines="20" w:after="65" w:line="288" w:lineRule="auto"/>
              <w:jc w:val="both"/>
            </w:pPr>
            <w:r>
              <w:rPr>
                <w:rFonts w:hint="eastAsia"/>
              </w:rPr>
              <w:t xml:space="preserve">1. </w:t>
            </w:r>
            <w:r w:rsidR="007D760E">
              <w:rPr>
                <w:rFonts w:hint="eastAsia"/>
              </w:rPr>
              <w:t xml:space="preserve">init </w:t>
            </w:r>
            <w:r w:rsidR="007D760E" w:rsidRPr="00F40560">
              <w:rPr>
                <w:rFonts w:hint="eastAsia"/>
              </w:rPr>
              <w:t>keyEdgeSet</w:t>
            </w:r>
            <w:r w:rsidR="00E34794">
              <w:rPr>
                <w:rFonts w:hint="eastAsia"/>
              </w:rPr>
              <w:t xml:space="preserve">, </w:t>
            </w:r>
            <w:r w:rsidR="00A8641E">
              <w:rPr>
                <w:rFonts w:hint="eastAsia"/>
              </w:rPr>
              <w:t>;</w:t>
            </w:r>
            <w:r w:rsidR="00E34794">
              <w:t xml:space="preserve"> </w:t>
            </w:r>
            <w:r w:rsidR="00E34794" w:rsidRPr="00E34794">
              <w:t>The initial set of states</w:t>
            </w:r>
            <w:r w:rsidR="006727D9">
              <w:rPr>
                <w:rFonts w:hint="eastAsia"/>
                <w:color w:val="000000"/>
                <w:spacing w:val="0"/>
                <w:szCs w:val="24"/>
              </w:rPr>
              <w:t xml:space="preserve"> </w:t>
            </w:r>
            <w:r w:rsidR="006727D9" w:rsidRPr="002418FE">
              <w:rPr>
                <w:color w:val="000000"/>
                <w:spacing w:val="0"/>
                <w:szCs w:val="24"/>
              </w:rPr>
              <w:t>{(0,0,…,0</w:t>
            </w:r>
            <w:r w:rsidR="006727D9" w:rsidRPr="006B1A92">
              <w:rPr>
                <w:color w:val="000000"/>
                <w:spacing w:val="0"/>
                <w:szCs w:val="24"/>
                <w:vertAlign w:val="subscript"/>
              </w:rPr>
              <w:t>|E|</w:t>
            </w:r>
            <w:r w:rsidR="006727D9" w:rsidRPr="002418FE">
              <w:rPr>
                <w:color w:val="000000"/>
                <w:spacing w:val="0"/>
                <w:szCs w:val="24"/>
              </w:rPr>
              <w:t>),(1,1,…,1</w:t>
            </w:r>
            <w:r w:rsidR="006727D9" w:rsidRPr="006B1A92">
              <w:rPr>
                <w:color w:val="000000"/>
                <w:spacing w:val="0"/>
                <w:szCs w:val="24"/>
                <w:vertAlign w:val="subscript"/>
              </w:rPr>
              <w:t>|E|</w:t>
            </w:r>
            <w:r w:rsidR="006727D9" w:rsidRPr="002418FE">
              <w:rPr>
                <w:color w:val="000000"/>
                <w:spacing w:val="0"/>
                <w:szCs w:val="24"/>
              </w:rPr>
              <w:t>)</w:t>
            </w:r>
            <w:r w:rsidR="006727D9">
              <w:rPr>
                <w:color w:val="000000"/>
                <w:spacing w:val="0"/>
                <w:szCs w:val="24"/>
              </w:rPr>
              <w:t>}</w:t>
            </w:r>
          </w:p>
          <w:p w:rsidR="00422AC3" w:rsidRDefault="00422AC3" w:rsidP="009E6DEB">
            <w:pPr>
              <w:tabs>
                <w:tab w:val="left" w:pos="1200"/>
              </w:tabs>
              <w:spacing w:beforeLines="20" w:before="65" w:afterLines="20" w:after="65" w:line="288" w:lineRule="auto"/>
              <w:jc w:val="both"/>
              <w:rPr>
                <w:color w:val="000000"/>
                <w:spacing w:val="0"/>
                <w:szCs w:val="24"/>
              </w:rPr>
            </w:pPr>
            <w:r w:rsidRPr="00E34794">
              <w:rPr>
                <w:szCs w:val="24"/>
              </w:rPr>
              <w:t xml:space="preserve">2. </w:t>
            </w:r>
            <w:r w:rsidR="008A6853" w:rsidRPr="00E34794">
              <w:rPr>
                <w:szCs w:val="24"/>
              </w:rPr>
              <w:t>for ei</w:t>
            </w:r>
            <w:r w:rsidR="001E4E56" w:rsidRPr="00E34794">
              <w:rPr>
                <w:rFonts w:ascii="宋体" w:hAnsi="宋体" w:cs="宋体" w:hint="eastAsia"/>
                <w:color w:val="000000"/>
                <w:spacing w:val="0"/>
                <w:szCs w:val="24"/>
              </w:rPr>
              <w:t>∈</w:t>
            </w:r>
            <w:r w:rsidR="008A6853" w:rsidRPr="00E34794">
              <w:rPr>
                <w:szCs w:val="24"/>
              </w:rPr>
              <w:t>G, if ei</w:t>
            </w:r>
            <w:r w:rsidR="001E4E56" w:rsidRPr="00E34794">
              <w:rPr>
                <w:rFonts w:ascii="宋体" w:hAnsi="宋体" w:cs="宋体" w:hint="eastAsia"/>
                <w:color w:val="000000"/>
                <w:spacing w:val="0"/>
                <w:szCs w:val="24"/>
              </w:rPr>
              <w:t>∈</w:t>
            </w:r>
            <w:r w:rsidR="000E3D74" w:rsidRPr="00E34794">
              <w:rPr>
                <w:color w:val="000000"/>
                <w:spacing w:val="0"/>
                <w:szCs w:val="24"/>
              </w:rPr>
              <w:t>A</w:t>
            </w:r>
            <w:r w:rsidR="00D2165C" w:rsidRPr="00E34794">
              <w:rPr>
                <w:color w:val="000000"/>
                <w:spacing w:val="0"/>
                <w:szCs w:val="24"/>
              </w:rPr>
              <w:t xml:space="preserve"> then</w:t>
            </w:r>
            <w:r w:rsidR="00C11802">
              <w:rPr>
                <w:rFonts w:hint="eastAsia"/>
                <w:color w:val="000000"/>
                <w:spacing w:val="0"/>
                <w:szCs w:val="24"/>
              </w:rPr>
              <w:t xml:space="preserve"> the low bound and upper bound of ei </w:t>
            </w:r>
            <w:r w:rsidR="00C11802" w:rsidRPr="00C11802">
              <w:rPr>
                <w:color w:val="000000"/>
                <w:spacing w:val="0"/>
                <w:szCs w:val="24"/>
              </w:rPr>
              <w:t>position</w:t>
            </w:r>
            <w:r w:rsidR="00C11802">
              <w:rPr>
                <w:rFonts w:hint="eastAsia"/>
                <w:color w:val="000000"/>
                <w:spacing w:val="0"/>
                <w:szCs w:val="24"/>
              </w:rPr>
              <w:t xml:space="preserve"> is 1 like </w:t>
            </w:r>
            <w:r w:rsidR="00132429" w:rsidRPr="002418FE">
              <w:rPr>
                <w:color w:val="000000"/>
                <w:spacing w:val="0"/>
                <w:szCs w:val="24"/>
              </w:rPr>
              <w:t>{(0,0,…</w:t>
            </w:r>
            <w:r w:rsidR="00482BE4">
              <w:rPr>
                <w:rFonts w:hint="eastAsia"/>
                <w:color w:val="000000"/>
                <w:spacing w:val="0"/>
                <w:szCs w:val="24"/>
              </w:rPr>
              <w:t>,e</w:t>
            </w:r>
            <w:r w:rsidR="00482BE4" w:rsidRPr="00B82206">
              <w:rPr>
                <w:rFonts w:hint="eastAsia"/>
                <w:color w:val="000000"/>
                <w:spacing w:val="0"/>
                <w:szCs w:val="24"/>
                <w:vertAlign w:val="subscript"/>
              </w:rPr>
              <w:t>i-1</w:t>
            </w:r>
            <w:r w:rsidR="00482BE4">
              <w:rPr>
                <w:rFonts w:hint="eastAsia"/>
                <w:color w:val="000000"/>
                <w:spacing w:val="0"/>
                <w:szCs w:val="24"/>
              </w:rPr>
              <w:t>,1,e</w:t>
            </w:r>
            <w:r w:rsidR="00482BE4" w:rsidRPr="00B82206">
              <w:rPr>
                <w:rFonts w:hint="eastAsia"/>
                <w:color w:val="000000"/>
                <w:spacing w:val="0"/>
                <w:szCs w:val="24"/>
                <w:vertAlign w:val="subscript"/>
              </w:rPr>
              <w:t>i+1</w:t>
            </w:r>
            <w:r w:rsidR="00482BE4">
              <w:rPr>
                <w:color w:val="000000"/>
                <w:spacing w:val="0"/>
                <w:szCs w:val="24"/>
              </w:rPr>
              <w:t>…</w:t>
            </w:r>
            <w:r w:rsidR="00132429" w:rsidRPr="002418FE">
              <w:rPr>
                <w:color w:val="000000"/>
                <w:spacing w:val="0"/>
                <w:szCs w:val="24"/>
              </w:rPr>
              <w:t>,0</w:t>
            </w:r>
            <w:r w:rsidR="00132429" w:rsidRPr="006B1A92">
              <w:rPr>
                <w:color w:val="000000"/>
                <w:spacing w:val="0"/>
                <w:szCs w:val="24"/>
                <w:vertAlign w:val="subscript"/>
              </w:rPr>
              <w:t>|E|</w:t>
            </w:r>
            <w:r w:rsidR="00132429" w:rsidRPr="002418FE">
              <w:rPr>
                <w:color w:val="000000"/>
                <w:spacing w:val="0"/>
                <w:szCs w:val="24"/>
              </w:rPr>
              <w:t>),(1,1</w:t>
            </w:r>
            <w:r w:rsidR="00D94839" w:rsidRPr="002418FE">
              <w:rPr>
                <w:color w:val="000000"/>
                <w:spacing w:val="0"/>
                <w:szCs w:val="24"/>
              </w:rPr>
              <w:t>,…</w:t>
            </w:r>
            <w:r w:rsidR="00D94839">
              <w:rPr>
                <w:rFonts w:hint="eastAsia"/>
                <w:color w:val="000000"/>
                <w:spacing w:val="0"/>
                <w:szCs w:val="24"/>
              </w:rPr>
              <w:t>,e</w:t>
            </w:r>
            <w:r w:rsidR="00D94839" w:rsidRPr="00B82206">
              <w:rPr>
                <w:rFonts w:hint="eastAsia"/>
                <w:color w:val="000000"/>
                <w:spacing w:val="0"/>
                <w:szCs w:val="24"/>
                <w:vertAlign w:val="subscript"/>
              </w:rPr>
              <w:t>i-1</w:t>
            </w:r>
            <w:r w:rsidR="00D94839">
              <w:rPr>
                <w:rFonts w:hint="eastAsia"/>
                <w:color w:val="000000"/>
                <w:spacing w:val="0"/>
                <w:szCs w:val="24"/>
              </w:rPr>
              <w:t>,1,e</w:t>
            </w:r>
            <w:r w:rsidR="00D94839" w:rsidRPr="00B82206">
              <w:rPr>
                <w:rFonts w:hint="eastAsia"/>
                <w:color w:val="000000"/>
                <w:spacing w:val="0"/>
                <w:szCs w:val="24"/>
                <w:vertAlign w:val="subscript"/>
              </w:rPr>
              <w:t>i+1</w:t>
            </w:r>
            <w:r w:rsidR="00D94839">
              <w:rPr>
                <w:color w:val="000000"/>
                <w:spacing w:val="0"/>
                <w:szCs w:val="24"/>
              </w:rPr>
              <w:t>…</w:t>
            </w:r>
            <w:r w:rsidR="00D94839" w:rsidRPr="002418FE">
              <w:rPr>
                <w:color w:val="000000"/>
                <w:spacing w:val="0"/>
                <w:szCs w:val="24"/>
              </w:rPr>
              <w:t>,</w:t>
            </w:r>
            <w:r w:rsidR="00132429" w:rsidRPr="002418FE">
              <w:rPr>
                <w:color w:val="000000"/>
                <w:spacing w:val="0"/>
                <w:szCs w:val="24"/>
              </w:rPr>
              <w:t>1</w:t>
            </w:r>
            <w:r w:rsidR="00132429" w:rsidRPr="006B1A92">
              <w:rPr>
                <w:color w:val="000000"/>
                <w:spacing w:val="0"/>
                <w:szCs w:val="24"/>
                <w:vertAlign w:val="subscript"/>
              </w:rPr>
              <w:t>|E|</w:t>
            </w:r>
            <w:r w:rsidR="00132429" w:rsidRPr="002418FE">
              <w:rPr>
                <w:color w:val="000000"/>
                <w:spacing w:val="0"/>
                <w:szCs w:val="24"/>
              </w:rPr>
              <w:t>)</w:t>
            </w:r>
            <w:r w:rsidR="00132429">
              <w:rPr>
                <w:color w:val="000000"/>
                <w:spacing w:val="0"/>
                <w:szCs w:val="24"/>
              </w:rPr>
              <w:t>}</w:t>
            </w:r>
            <w:r w:rsidR="00200520">
              <w:rPr>
                <w:rFonts w:hint="eastAsia"/>
                <w:color w:val="000000"/>
                <w:spacing w:val="0"/>
                <w:szCs w:val="24"/>
              </w:rPr>
              <w:t>;</w:t>
            </w:r>
          </w:p>
          <w:p w:rsidR="00200520" w:rsidRDefault="00200520" w:rsidP="009E6DEB">
            <w:pPr>
              <w:tabs>
                <w:tab w:val="left" w:pos="1200"/>
              </w:tabs>
              <w:spacing w:beforeLines="20" w:before="65" w:afterLines="20" w:after="65" w:line="288" w:lineRule="auto"/>
              <w:jc w:val="both"/>
              <w:rPr>
                <w:color w:val="000000"/>
                <w:spacing w:val="0"/>
                <w:szCs w:val="24"/>
              </w:rPr>
            </w:pPr>
            <w:r>
              <w:rPr>
                <w:rFonts w:hint="eastAsia"/>
                <w:color w:val="000000"/>
                <w:spacing w:val="0"/>
                <w:szCs w:val="24"/>
              </w:rPr>
              <w:t>3.</w:t>
            </w:r>
            <w:r w:rsidR="009A2037">
              <w:rPr>
                <w:rFonts w:hint="eastAsia"/>
                <w:color w:val="000000"/>
                <w:spacing w:val="0"/>
                <w:szCs w:val="24"/>
              </w:rPr>
              <w:t xml:space="preserve"> </w:t>
            </w:r>
            <w:r w:rsidR="003061B2" w:rsidRPr="00E34794">
              <w:rPr>
                <w:szCs w:val="24"/>
              </w:rPr>
              <w:t>if ei</w:t>
            </w:r>
            <w:r w:rsidR="003061B2" w:rsidRPr="00E34794">
              <w:rPr>
                <w:rFonts w:ascii="宋体" w:hAnsi="宋体" w:cs="宋体" w:hint="eastAsia"/>
                <w:color w:val="000000"/>
                <w:spacing w:val="0"/>
                <w:szCs w:val="24"/>
              </w:rPr>
              <w:t>∈</w:t>
            </w:r>
            <w:r w:rsidR="00227A77">
              <w:rPr>
                <w:rFonts w:hint="eastAsia"/>
                <w:color w:val="000000"/>
                <w:spacing w:val="0"/>
                <w:szCs w:val="24"/>
              </w:rPr>
              <w:t>B</w:t>
            </w:r>
            <w:r w:rsidR="003061B2" w:rsidRPr="00E34794">
              <w:rPr>
                <w:color w:val="000000"/>
                <w:spacing w:val="0"/>
                <w:szCs w:val="24"/>
              </w:rPr>
              <w:t xml:space="preserve"> then</w:t>
            </w:r>
            <w:r w:rsidR="003061B2">
              <w:rPr>
                <w:rFonts w:hint="eastAsia"/>
                <w:color w:val="000000"/>
                <w:spacing w:val="0"/>
                <w:szCs w:val="24"/>
              </w:rPr>
              <w:t xml:space="preserve"> the low bound and upper bound of ei </w:t>
            </w:r>
            <w:r w:rsidR="003061B2" w:rsidRPr="00C11802">
              <w:rPr>
                <w:color w:val="000000"/>
                <w:spacing w:val="0"/>
                <w:szCs w:val="24"/>
              </w:rPr>
              <w:t>position</w:t>
            </w:r>
            <w:r w:rsidR="003061B2">
              <w:rPr>
                <w:rFonts w:hint="eastAsia"/>
                <w:color w:val="000000"/>
                <w:spacing w:val="0"/>
                <w:szCs w:val="24"/>
              </w:rPr>
              <w:t xml:space="preserve"> is </w:t>
            </w:r>
            <w:r w:rsidR="00A3016A">
              <w:rPr>
                <w:rFonts w:hint="eastAsia"/>
                <w:color w:val="000000"/>
                <w:spacing w:val="0"/>
                <w:szCs w:val="24"/>
              </w:rPr>
              <w:t>0</w:t>
            </w:r>
            <w:r w:rsidR="003061B2">
              <w:rPr>
                <w:rFonts w:hint="eastAsia"/>
                <w:color w:val="000000"/>
                <w:spacing w:val="0"/>
                <w:szCs w:val="24"/>
              </w:rPr>
              <w:t xml:space="preserve"> like </w:t>
            </w:r>
            <w:r w:rsidR="003061B2" w:rsidRPr="002418FE">
              <w:rPr>
                <w:color w:val="000000"/>
                <w:spacing w:val="0"/>
                <w:szCs w:val="24"/>
              </w:rPr>
              <w:t>{(0,0,…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,0</w:t>
            </w:r>
            <w:r w:rsidR="003061B2" w:rsidRPr="006B1A92">
              <w:rPr>
                <w:color w:val="000000"/>
                <w:spacing w:val="0"/>
                <w:szCs w:val="24"/>
                <w:vertAlign w:val="subscript"/>
              </w:rPr>
              <w:t>|E|</w:t>
            </w:r>
            <w:r w:rsidR="003061B2" w:rsidRPr="002418FE">
              <w:rPr>
                <w:color w:val="000000"/>
                <w:spacing w:val="0"/>
                <w:szCs w:val="24"/>
              </w:rPr>
              <w:t>),(1,1,…</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,1</w:t>
            </w:r>
            <w:r w:rsidR="003061B2" w:rsidRPr="006B1A92">
              <w:rPr>
                <w:color w:val="000000"/>
                <w:spacing w:val="0"/>
                <w:szCs w:val="24"/>
                <w:vertAlign w:val="subscript"/>
              </w:rPr>
              <w:t>|E|</w:t>
            </w:r>
            <w:r w:rsidR="003061B2" w:rsidRPr="002418FE">
              <w:rPr>
                <w:color w:val="000000"/>
                <w:spacing w:val="0"/>
                <w:szCs w:val="24"/>
              </w:rPr>
              <w:t>)</w:t>
            </w:r>
            <w:r w:rsidR="003061B2">
              <w:rPr>
                <w:color w:val="000000"/>
                <w:spacing w:val="0"/>
                <w:szCs w:val="24"/>
              </w:rPr>
              <w:t>}</w:t>
            </w:r>
            <w:r w:rsidR="003061B2">
              <w:rPr>
                <w:rFonts w:hint="eastAsia"/>
                <w:color w:val="000000"/>
                <w:spacing w:val="0"/>
                <w:szCs w:val="24"/>
              </w:rPr>
              <w:t>;</w:t>
            </w:r>
          </w:p>
          <w:p w:rsidR="00C02D17" w:rsidRPr="00E34794" w:rsidRDefault="001017C9" w:rsidP="009E6DEB">
            <w:pPr>
              <w:tabs>
                <w:tab w:val="left" w:pos="1200"/>
              </w:tabs>
              <w:spacing w:beforeLines="20" w:before="65" w:afterLines="20" w:after="65" w:line="288" w:lineRule="auto"/>
              <w:jc w:val="both"/>
              <w:rPr>
                <w:szCs w:val="24"/>
              </w:rPr>
            </w:pPr>
            <w:r>
              <w:rPr>
                <w:rFonts w:hint="eastAsia"/>
                <w:color w:val="000000"/>
                <w:spacing w:val="0"/>
                <w:szCs w:val="24"/>
              </w:rPr>
              <w:t>4.</w:t>
            </w:r>
            <w:r w:rsidR="00C02D17">
              <w:rPr>
                <w:rFonts w:hint="eastAsia"/>
                <w:color w:val="000000"/>
                <w:spacing w:val="0"/>
                <w:szCs w:val="24"/>
              </w:rPr>
              <w:t xml:space="preserve"> get new </w:t>
            </w:r>
            <w:r w:rsidR="0005585A" w:rsidRPr="00E34794">
              <w:t>initial set of states</w:t>
            </w:r>
            <w:r w:rsidR="00775AE8">
              <w:rPr>
                <w:rFonts w:hint="eastAsia"/>
              </w:rPr>
              <w:t xml:space="preserve"> the use ICA_FDP</w:t>
            </w:r>
            <w:r w:rsidR="002A7072">
              <w:rPr>
                <w:rFonts w:hint="eastAsia"/>
              </w:rPr>
              <w:t xml:space="preserve"> to get </w:t>
            </w:r>
            <w:r w:rsidR="00793FF3" w:rsidRPr="00F40560">
              <w:rPr>
                <w:rFonts w:hint="eastAsia"/>
              </w:rPr>
              <w:t>keyEdgeSet</w:t>
            </w:r>
          </w:p>
          <w:p w:rsidR="009E6DEB" w:rsidRPr="00F30E09" w:rsidRDefault="009E6DEB" w:rsidP="009E6DEB">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55BBF" w:rsidRDefault="006D75D3" w:rsidP="00DB5271">
      <w:pPr>
        <w:pStyle w:val="21"/>
      </w:pPr>
      <w:bookmarkStart w:id="93" w:name="_Toc451120823"/>
      <w:r>
        <w:rPr>
          <w:rFonts w:hint="eastAsia"/>
        </w:rPr>
        <w:lastRenderedPageBreak/>
        <w:t>4.</w:t>
      </w:r>
      <w:r w:rsidR="00C4111E">
        <w:rPr>
          <w:rFonts w:hint="eastAsia"/>
        </w:rPr>
        <w:t>5</w:t>
      </w:r>
      <w:r>
        <w:rPr>
          <w:rFonts w:hint="eastAsia"/>
        </w:rPr>
        <w:t xml:space="preserve"> </w:t>
      </w:r>
      <w:r w:rsidR="00EB5810">
        <w:rPr>
          <w:rFonts w:hint="eastAsia"/>
        </w:rPr>
        <w:t>实验及分析</w:t>
      </w:r>
      <w:bookmarkEnd w:id="93"/>
    </w:p>
    <w:p w:rsidR="0052009C" w:rsidRDefault="0052009C" w:rsidP="00243CE1">
      <w:pPr>
        <w:pStyle w:val="a3"/>
        <w:spacing w:line="288" w:lineRule="auto"/>
        <w:ind w:firstLine="468"/>
      </w:pPr>
      <w:r>
        <w:rPr>
          <w:rFonts w:hint="eastAsia"/>
        </w:rPr>
        <w:t>为了验证本</w:t>
      </w:r>
      <w:r w:rsidR="001017C9">
        <w:rPr>
          <w:rFonts w:hint="eastAsia"/>
        </w:rPr>
        <w:t>章</w:t>
      </w:r>
      <w:r>
        <w:rPr>
          <w:rFonts w:hint="eastAsia"/>
        </w:rPr>
        <w:t>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94" w:name="_Toc451120824"/>
      <w:r>
        <w:rPr>
          <w:rFonts w:hint="eastAsia"/>
        </w:rPr>
        <w:t>4.</w:t>
      </w:r>
      <w:r w:rsidR="00C4111E">
        <w:rPr>
          <w:rFonts w:hint="eastAsia"/>
        </w:rPr>
        <w:t>5</w:t>
      </w:r>
      <w:r>
        <w:rPr>
          <w:rFonts w:hint="eastAsia"/>
        </w:rPr>
        <w:t xml:space="preserve">.1 </w:t>
      </w:r>
      <w:r w:rsidR="0052009C">
        <w:rPr>
          <w:rFonts w:hint="eastAsia"/>
        </w:rPr>
        <w:t>实验数据</w:t>
      </w:r>
      <w:bookmarkEnd w:id="94"/>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D47755">
        <w:rPr>
          <w:rFonts w:hint="eastAsia"/>
          <w:vertAlign w:val="superscript"/>
        </w:rPr>
        <w:t>[50</w:t>
      </w:r>
      <w:r w:rsidR="0052009C" w:rsidRPr="00605549">
        <w:rPr>
          <w:rFonts w:hint="eastAsia"/>
          <w:vertAlign w:val="superscript"/>
        </w:rPr>
        <w:t>]</w:t>
      </w:r>
      <w:r w:rsidR="0052009C">
        <w:rPr>
          <w:rFonts w:hint="eastAsia"/>
        </w:rPr>
        <w:t>相同的数据集，使用</w:t>
      </w:r>
      <w:r w:rsidR="0052009C" w:rsidRPr="009D0F57">
        <w:rPr>
          <w:rFonts w:hint="eastAsia"/>
        </w:rPr>
        <w:t>NETGEN</w:t>
      </w:r>
      <w:r w:rsidR="0052009C" w:rsidRPr="009D0F57">
        <w:rPr>
          <w:rFonts w:hint="eastAsia"/>
        </w:rPr>
        <w:t>生成器产生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组不同图规模的二态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r w:rsidR="0052009C" w:rsidRPr="009D0F57">
        <w:rPr>
          <w:rFonts w:hint="eastAsia"/>
        </w:rPr>
        <w:t>个顶点、</w:t>
      </w:r>
      <w:r w:rsidR="0052009C" w:rsidRPr="009D0F57">
        <w:rPr>
          <w:rFonts w:hint="eastAsia"/>
        </w:rPr>
        <w:t>m</w:t>
      </w:r>
      <w:r w:rsidR="0052009C" w:rsidRPr="009D0F57">
        <w:rPr>
          <w:rFonts w:hint="eastAsia"/>
        </w:rPr>
        <w:t>条边组成的图</w:t>
      </w:r>
      <w:r w:rsidR="0052009C">
        <w:rPr>
          <w:rFonts w:hint="eastAsia"/>
        </w:rPr>
        <w:t>，</w:t>
      </w:r>
      <w:r w:rsidR="0052009C" w:rsidRPr="009D0F57">
        <w:rPr>
          <w:rFonts w:hint="eastAsia"/>
        </w:rPr>
        <w:t>图中边的容量与对应概率满足均匀分布</w:t>
      </w:r>
      <w:r w:rsidR="0052009C">
        <w:rPr>
          <w:rFonts w:hint="eastAsia"/>
        </w:rPr>
        <w:t>。通过在不同图规模的情况下，比较算法</w:t>
      </w:r>
      <w:r w:rsidR="0052009C">
        <w:rPr>
          <w:rFonts w:hint="eastAsia"/>
        </w:rPr>
        <w:t>BASE</w:t>
      </w:r>
      <w:r w:rsidR="006051AF">
        <w:rPr>
          <w:rFonts w:hint="eastAsia"/>
        </w:rPr>
        <w:t>_FDP</w:t>
      </w:r>
      <w:r w:rsidR="0052009C">
        <w:rPr>
          <w:rFonts w:hint="eastAsia"/>
        </w:rPr>
        <w:t>和</w:t>
      </w:r>
      <w:r w:rsidR="0052009C">
        <w:rPr>
          <w:rFonts w:hint="eastAsia"/>
        </w:rPr>
        <w:t>ICA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95" w:name="_Toc451120825"/>
      <w:r>
        <w:rPr>
          <w:rFonts w:hint="eastAsia"/>
        </w:rPr>
        <w:t>4.</w:t>
      </w:r>
      <w:r w:rsidR="00C4111E">
        <w:rPr>
          <w:rFonts w:hint="eastAsia"/>
        </w:rPr>
        <w:t>5</w:t>
      </w:r>
      <w:r>
        <w:rPr>
          <w:rFonts w:hint="eastAsia"/>
        </w:rPr>
        <w:t xml:space="preserve">.2 </w:t>
      </w:r>
      <w:r w:rsidR="0052009C">
        <w:rPr>
          <w:rFonts w:hint="eastAsia"/>
        </w:rPr>
        <w:t>实验结果与分析</w:t>
      </w:r>
      <w:bookmarkEnd w:id="95"/>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不同图规模对于算法</w:t>
      </w:r>
      <w:r w:rsidR="00507321">
        <w:rPr>
          <w:rFonts w:hint="eastAsia"/>
        </w:rPr>
        <w:t>ICA_FCP</w:t>
      </w:r>
      <w:r w:rsidR="00507321">
        <w:rPr>
          <w:rFonts w:hint="eastAsia"/>
        </w:rPr>
        <w:t>和</w:t>
      </w:r>
      <w:r w:rsidR="00507321">
        <w:rPr>
          <w:rFonts w:hint="eastAsia"/>
        </w:rPr>
        <w:t>ICA_FDP</w:t>
      </w:r>
      <w:r>
        <w:rPr>
          <w:rFonts w:hint="eastAsia"/>
        </w:rPr>
        <w:t>性能的影响</w:t>
      </w:r>
    </w:p>
    <w:p w:rsidR="0052009C" w:rsidRPr="00235F62" w:rsidRDefault="0079682D" w:rsidP="0097501A">
      <w:pPr>
        <w:pStyle w:val="a3"/>
        <w:ind w:firstLineChars="0" w:firstLine="0"/>
        <w:jc w:val="center"/>
      </w:pPr>
      <w:r>
        <w:rPr>
          <w:noProof/>
        </w:rPr>
        <w:drawing>
          <wp:inline distT="0" distB="0" distL="0" distR="0">
            <wp:extent cx="2247900" cy="1352550"/>
            <wp:effectExtent l="0" t="0" r="0" b="0"/>
            <wp:docPr id="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97501A">
        <w:rPr>
          <w:rFonts w:hint="eastAsia"/>
        </w:rPr>
        <w:t xml:space="preserve">      </w:t>
      </w:r>
      <w:r>
        <w:rPr>
          <w:noProof/>
        </w:rPr>
        <w:drawing>
          <wp:inline distT="0" distB="0" distL="0" distR="0">
            <wp:extent cx="2247900" cy="1352550"/>
            <wp:effectExtent l="0" t="0" r="0" b="0"/>
            <wp:docPr id="2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1F731D">
        <w:rPr>
          <w:rFonts w:hint="eastAsia"/>
          <w:sz w:val="21"/>
          <w:szCs w:val="24"/>
        </w:rPr>
        <w:t>4-9</w:t>
      </w:r>
      <w:r w:rsidRPr="00941A1B">
        <w:rPr>
          <w:rFonts w:hint="eastAsia"/>
          <w:sz w:val="21"/>
          <w:szCs w:val="24"/>
        </w:rPr>
        <w:t xml:space="preserve"> </w:t>
      </w:r>
      <w:r w:rsidRPr="00941A1B">
        <w:rPr>
          <w:rFonts w:hint="eastAsia"/>
          <w:sz w:val="21"/>
          <w:szCs w:val="24"/>
        </w:rPr>
        <w:t>不同图规模情况下</w:t>
      </w:r>
      <w:r w:rsidR="00E448EA" w:rsidRPr="00941A1B">
        <w:rPr>
          <w:rFonts w:hint="eastAsia"/>
          <w:sz w:val="21"/>
          <w:szCs w:val="24"/>
        </w:rPr>
        <w:t>ICA_FCP</w:t>
      </w:r>
      <w:r w:rsidRPr="00941A1B">
        <w:rPr>
          <w:rFonts w:hint="eastAsia"/>
          <w:sz w:val="21"/>
          <w:szCs w:val="24"/>
        </w:rPr>
        <w:t>和</w:t>
      </w:r>
      <w:r w:rsidR="00E448EA" w:rsidRPr="00941A1B">
        <w:rPr>
          <w:rFonts w:hint="eastAsia"/>
          <w:sz w:val="21"/>
          <w:szCs w:val="24"/>
        </w:rPr>
        <w:t>ICA_FDP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1F731D">
        <w:rPr>
          <w:rFonts w:hint="eastAsia"/>
        </w:rPr>
        <w:t>4-9</w:t>
      </w:r>
      <w:r>
        <w:rPr>
          <w:rFonts w:hint="eastAsia"/>
        </w:rPr>
        <w:t>所示，</w:t>
      </w:r>
      <w:r w:rsidR="00896B0B">
        <w:rPr>
          <w:rFonts w:hint="eastAsia"/>
        </w:rPr>
        <w:t>ICA_FCP</w:t>
      </w:r>
      <w:r>
        <w:rPr>
          <w:rFonts w:hint="eastAsia"/>
        </w:rPr>
        <w:t>算法</w:t>
      </w:r>
      <w:r w:rsidR="00896B0B">
        <w:rPr>
          <w:rFonts w:hint="eastAsia"/>
        </w:rPr>
        <w:t>是第三章基于流量和容量可靠性的增量算法，</w:t>
      </w:r>
      <w:r w:rsidR="00896B0B">
        <w:rPr>
          <w:rFonts w:hint="eastAsia"/>
        </w:rPr>
        <w:t>ICA_FDP</w:t>
      </w:r>
      <w:r w:rsidR="00896B0B">
        <w:rPr>
          <w:rFonts w:hint="eastAsia"/>
        </w:rPr>
        <w:t>是</w:t>
      </w:r>
      <w:r w:rsidR="006C38FB">
        <w:rPr>
          <w:rFonts w:hint="eastAsia"/>
        </w:rPr>
        <w:t>本章基于流量和分布可靠性的增量算法</w:t>
      </w:r>
      <w:r w:rsidR="006140B7">
        <w:rPr>
          <w:rFonts w:hint="eastAsia"/>
        </w:rPr>
        <w:t>。如图</w:t>
      </w:r>
      <w:r w:rsidR="001F731D">
        <w:rPr>
          <w:rFonts w:hint="eastAsia"/>
        </w:rPr>
        <w:t>4-9</w:t>
      </w:r>
      <w:r w:rsidR="006140B7">
        <w:rPr>
          <w:rFonts w:hint="eastAsia"/>
        </w:rPr>
        <w:t>（</w:t>
      </w:r>
      <w:r w:rsidR="006140B7">
        <w:rPr>
          <w:rFonts w:hint="eastAsia"/>
        </w:rPr>
        <w:t>a</w:t>
      </w:r>
      <w:r w:rsidR="006140B7">
        <w:rPr>
          <w:rFonts w:hint="eastAsia"/>
        </w:rPr>
        <w:t>）所示，</w:t>
      </w:r>
      <w:r w:rsidR="00FA5643">
        <w:rPr>
          <w:rFonts w:hint="eastAsia"/>
        </w:rPr>
        <w:t>在图规模较小的情况下，对于图</w:t>
      </w:r>
      <w:r w:rsidR="00FA5643">
        <w:rPr>
          <w:rFonts w:hint="eastAsia"/>
        </w:rPr>
        <w:t>V6E10</w:t>
      </w:r>
      <w:r w:rsidR="00FA5643">
        <w:rPr>
          <w:rFonts w:hint="eastAsia"/>
        </w:rPr>
        <w:t>，算法</w:t>
      </w:r>
      <w:r w:rsidR="00FA5643">
        <w:rPr>
          <w:rFonts w:hint="eastAsia"/>
        </w:rPr>
        <w:t>ICA_FDP</w:t>
      </w:r>
      <w:r w:rsidR="00E4678E">
        <w:rPr>
          <w:rFonts w:hint="eastAsia"/>
        </w:rPr>
        <w:t>花费稍多的时间，但是随着推规模的增大，算法</w:t>
      </w:r>
      <w:r w:rsidR="00E4678E">
        <w:rPr>
          <w:rFonts w:hint="eastAsia"/>
        </w:rPr>
        <w:t>ICA_FDP</w:t>
      </w:r>
      <w:r w:rsidR="00E4678E">
        <w:rPr>
          <w:rFonts w:hint="eastAsia"/>
        </w:rPr>
        <w:t>的时间性能都优于算法</w:t>
      </w:r>
      <w:r w:rsidR="00E4678E">
        <w:rPr>
          <w:rFonts w:hint="eastAsia"/>
        </w:rPr>
        <w:t>ICA_FCP</w:t>
      </w:r>
      <w:r w:rsidR="00E4678E">
        <w:rPr>
          <w:rFonts w:hint="eastAsia"/>
        </w:rPr>
        <w:t>。</w:t>
      </w:r>
      <w:r w:rsidR="005161ED">
        <w:rPr>
          <w:rFonts w:hint="eastAsia"/>
        </w:rPr>
        <w:t>如果</w:t>
      </w:r>
      <w:r w:rsidR="001F731D">
        <w:rPr>
          <w:rFonts w:hint="eastAsia"/>
        </w:rPr>
        <w:t>4-9</w:t>
      </w:r>
      <w:r w:rsidR="005161ED">
        <w:rPr>
          <w:rFonts w:hint="eastAsia"/>
        </w:rPr>
        <w:t>（</w:t>
      </w:r>
      <w:r w:rsidR="005161ED">
        <w:rPr>
          <w:rFonts w:hint="eastAsia"/>
        </w:rPr>
        <w:t>b</w:t>
      </w:r>
      <w:r w:rsidR="005161ED">
        <w:rPr>
          <w:rFonts w:hint="eastAsia"/>
        </w:rPr>
        <w:t>）所示，</w:t>
      </w:r>
      <w:r w:rsidR="00675845">
        <w:rPr>
          <w:rFonts w:hint="eastAsia"/>
        </w:rPr>
        <w:t>算法</w:t>
      </w:r>
      <w:r w:rsidR="00675845">
        <w:rPr>
          <w:rFonts w:hint="eastAsia"/>
        </w:rPr>
        <w:t>ICA_FDP</w:t>
      </w:r>
      <w:r w:rsidR="00675845">
        <w:rPr>
          <w:rFonts w:hint="eastAsia"/>
        </w:rPr>
        <w:t>在空间复杂度上，性能优于</w:t>
      </w:r>
      <w:r w:rsidR="00675845">
        <w:rPr>
          <w:rFonts w:hint="eastAsia"/>
        </w:rPr>
        <w:t>ICA_FCP</w:t>
      </w:r>
      <w:r w:rsidR="00675845">
        <w:rPr>
          <w:rFonts w:hint="eastAsia"/>
        </w:rPr>
        <w:t>算法，</w:t>
      </w:r>
      <w:r w:rsidR="00EB2DA3">
        <w:rPr>
          <w:rFonts w:hint="eastAsia"/>
        </w:rPr>
        <w:t>原因在于</w:t>
      </w:r>
      <w:r w:rsidR="00EB2DA3">
        <w:rPr>
          <w:rFonts w:hint="eastAsia"/>
        </w:rPr>
        <w:t>ICA_FCP</w:t>
      </w:r>
      <w:r w:rsidR="00EB2DA3">
        <w:rPr>
          <w:rFonts w:hint="eastAsia"/>
        </w:rPr>
        <w:t>在计算过程中需要获取所有保存所有的不确定图满足最大流的子图，而</w:t>
      </w:r>
      <w:r w:rsidR="00EB2DA3">
        <w:rPr>
          <w:rFonts w:hint="eastAsia"/>
        </w:rPr>
        <w:t>ICA_FDP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73FFA">
        <w:rPr>
          <w:rFonts w:hint="eastAsia"/>
        </w:rPr>
        <w:t>ICA_FDP</w:t>
      </w:r>
      <w:r w:rsidR="00273FFA">
        <w:rPr>
          <w:rFonts w:hint="eastAsia"/>
        </w:rPr>
        <w:t>的性能优于算法</w:t>
      </w:r>
      <w:r w:rsidR="00273FFA">
        <w:rPr>
          <w:rFonts w:hint="eastAsia"/>
        </w:rPr>
        <w:t>ICA_FCP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不同图</w:t>
      </w:r>
      <w:r w:rsidR="00D6305C">
        <w:rPr>
          <w:rFonts w:hint="eastAsia"/>
        </w:rPr>
        <w:t>规模</w:t>
      </w:r>
      <w:r>
        <w:rPr>
          <w:rFonts w:hint="eastAsia"/>
        </w:rPr>
        <w:t>对于</w:t>
      </w:r>
      <w:r w:rsidR="00FB2A9B">
        <w:rPr>
          <w:rFonts w:hint="eastAsia"/>
        </w:rPr>
        <w:t>BASE_FDP</w:t>
      </w:r>
      <w:r w:rsidR="00FB2A9B">
        <w:rPr>
          <w:rFonts w:hint="eastAsia"/>
        </w:rPr>
        <w:t>和算法</w:t>
      </w:r>
      <w:r w:rsidR="00FB2A9B">
        <w:rPr>
          <w:rFonts w:hint="eastAsia"/>
        </w:rPr>
        <w:t>ICA_FDP</w:t>
      </w:r>
      <w:r w:rsidR="00BC33B9">
        <w:rPr>
          <w:rFonts w:hint="eastAsia"/>
        </w:rPr>
        <w:t>以及算法</w:t>
      </w:r>
      <w:r w:rsidR="00BC33B9">
        <w:rPr>
          <w:rFonts w:hint="eastAsia"/>
        </w:rPr>
        <w:t>ICA_</w:t>
      </w:r>
      <w:r w:rsidR="003F325B">
        <w:rPr>
          <w:rFonts w:hint="eastAsia"/>
        </w:rPr>
        <w:t>FEA</w:t>
      </w:r>
      <w:r>
        <w:rPr>
          <w:rFonts w:hint="eastAsia"/>
        </w:rPr>
        <w:t>性能的影响</w:t>
      </w:r>
      <w:r w:rsidR="009479BA">
        <w:rPr>
          <w:rFonts w:hint="eastAsia"/>
        </w:rPr>
        <w:t>。</w:t>
      </w:r>
    </w:p>
    <w:p w:rsidR="00863C02" w:rsidRDefault="00F17A58" w:rsidP="008B1F76">
      <w:pPr>
        <w:pStyle w:val="a3"/>
        <w:spacing w:line="288" w:lineRule="auto"/>
        <w:ind w:firstLineChars="0" w:firstLine="0"/>
        <w:jc w:val="center"/>
      </w:pPr>
      <w:r>
        <w:rPr>
          <w:noProof/>
        </w:rPr>
        <w:drawing>
          <wp:inline distT="0" distB="0" distL="0" distR="0" wp14:anchorId="3B219618">
            <wp:extent cx="2245853" cy="1350000"/>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8B1F76">
        <w:rPr>
          <w:rFonts w:hint="eastAsia"/>
        </w:rPr>
        <w:t xml:space="preserve">      </w:t>
      </w:r>
      <w:r w:rsidR="005274BE">
        <w:rPr>
          <w:noProof/>
        </w:rPr>
        <w:drawing>
          <wp:inline distT="0" distB="0" distL="0" distR="0" wp14:anchorId="3AD26441">
            <wp:extent cx="2245853" cy="1350000"/>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lastRenderedPageBreak/>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941A1B" w:rsidRDefault="00387FC3" w:rsidP="00A50278">
      <w:pPr>
        <w:pStyle w:val="a3"/>
        <w:spacing w:line="288" w:lineRule="auto"/>
        <w:ind w:firstLineChars="0" w:firstLine="0"/>
        <w:jc w:val="center"/>
        <w:rPr>
          <w:sz w:val="21"/>
        </w:rPr>
      </w:pPr>
      <w:r w:rsidRPr="00941A1B">
        <w:rPr>
          <w:rFonts w:hint="eastAsia"/>
          <w:sz w:val="21"/>
        </w:rPr>
        <w:t>图</w:t>
      </w:r>
      <w:r w:rsidR="0063775D">
        <w:rPr>
          <w:rFonts w:hint="eastAsia"/>
          <w:sz w:val="21"/>
        </w:rPr>
        <w:t>4-</w:t>
      </w:r>
      <w:r w:rsidR="001F731D">
        <w:rPr>
          <w:rFonts w:hint="eastAsia"/>
          <w:sz w:val="21"/>
        </w:rPr>
        <w:t>10</w:t>
      </w:r>
      <w:r w:rsidRPr="00941A1B">
        <w:rPr>
          <w:rFonts w:hint="eastAsia"/>
          <w:sz w:val="21"/>
        </w:rPr>
        <w:t xml:space="preserve"> </w:t>
      </w:r>
      <w:r w:rsidRPr="00941A1B">
        <w:rPr>
          <w:rFonts w:hint="eastAsia"/>
          <w:sz w:val="21"/>
        </w:rPr>
        <w:t>算法</w:t>
      </w:r>
      <w:r w:rsidRPr="00941A1B">
        <w:rPr>
          <w:rFonts w:hint="eastAsia"/>
          <w:sz w:val="21"/>
        </w:rPr>
        <w:t>BASE_FDP</w:t>
      </w:r>
      <w:r w:rsidR="006D5BC7" w:rsidRPr="00941A1B">
        <w:rPr>
          <w:rFonts w:hint="eastAsia"/>
          <w:sz w:val="21"/>
        </w:rPr>
        <w:t>、</w:t>
      </w:r>
      <w:r w:rsidRPr="00941A1B">
        <w:rPr>
          <w:rFonts w:hint="eastAsia"/>
          <w:sz w:val="21"/>
        </w:rPr>
        <w:t>ICA_FDP</w:t>
      </w:r>
      <w:r w:rsidR="006D5BC7" w:rsidRPr="00941A1B">
        <w:rPr>
          <w:rFonts w:hint="eastAsia"/>
          <w:sz w:val="21"/>
        </w:rPr>
        <w:t>和</w:t>
      </w:r>
      <w:r w:rsidRPr="00941A1B">
        <w:rPr>
          <w:rFonts w:hint="eastAsia"/>
          <w:sz w:val="21"/>
        </w:rPr>
        <w:t>ICA_</w:t>
      </w:r>
      <w:r w:rsidR="00C8684D">
        <w:rPr>
          <w:rFonts w:hint="eastAsia"/>
          <w:sz w:val="21"/>
        </w:rPr>
        <w:t>FEA</w:t>
      </w:r>
      <w:r w:rsidR="006D5BC7" w:rsidRPr="00941A1B">
        <w:rPr>
          <w:rFonts w:hint="eastAsia"/>
          <w:sz w:val="21"/>
        </w:rPr>
        <w:t>性能比较</w:t>
      </w:r>
    </w:p>
    <w:p w:rsidR="00695278" w:rsidRPr="002C7EEE" w:rsidRDefault="00627A49" w:rsidP="00675845">
      <w:pPr>
        <w:pStyle w:val="a3"/>
        <w:spacing w:line="288" w:lineRule="auto"/>
        <w:ind w:firstLine="468"/>
        <w:rPr>
          <w:szCs w:val="24"/>
        </w:rPr>
      </w:pPr>
      <w:r w:rsidRPr="002C7EEE">
        <w:rPr>
          <w:rFonts w:hint="eastAsia"/>
          <w:szCs w:val="24"/>
        </w:rPr>
        <w:t>如图</w:t>
      </w:r>
      <w:r w:rsidR="001F731D" w:rsidRPr="002C7EEE">
        <w:rPr>
          <w:rFonts w:hint="eastAsia"/>
          <w:szCs w:val="24"/>
        </w:rPr>
        <w:t>4-10</w:t>
      </w:r>
      <w:r w:rsidRPr="002C7EEE">
        <w:rPr>
          <w:rFonts w:hint="eastAsia"/>
          <w:szCs w:val="24"/>
        </w:rPr>
        <w:t>所示，</w:t>
      </w:r>
      <w:r w:rsidR="0086061D" w:rsidRPr="002C7EEE">
        <w:rPr>
          <w:rFonts w:hint="eastAsia"/>
          <w:szCs w:val="24"/>
        </w:rPr>
        <w:t>BASE_FDP</w:t>
      </w:r>
      <w:r w:rsidR="0086061D" w:rsidRPr="002C7EEE">
        <w:rPr>
          <w:rFonts w:hint="eastAsia"/>
          <w:szCs w:val="24"/>
        </w:rPr>
        <w:t>为流量和分布可靠性模型下基于重复计算的基础算法，</w:t>
      </w:r>
      <w:r w:rsidR="00692F99" w:rsidRPr="002C7EEE">
        <w:rPr>
          <w:rFonts w:hint="eastAsia"/>
          <w:szCs w:val="24"/>
        </w:rPr>
        <w:t>首先计算出流量，当流量一致时，计算分布可靠性</w:t>
      </w:r>
      <w:r w:rsidR="00E45BE9" w:rsidRPr="002C7EEE">
        <w:rPr>
          <w:rFonts w:hint="eastAsia"/>
          <w:szCs w:val="24"/>
        </w:rPr>
        <w:t>；</w:t>
      </w:r>
      <w:r w:rsidR="009E2067" w:rsidRPr="002C7EEE">
        <w:rPr>
          <w:rFonts w:hint="eastAsia"/>
          <w:szCs w:val="24"/>
        </w:rPr>
        <w:t>ICA_FDP</w:t>
      </w:r>
      <w:r w:rsidR="009E2067" w:rsidRPr="002C7EEE">
        <w:rPr>
          <w:rFonts w:hint="eastAsia"/>
          <w:szCs w:val="24"/>
        </w:rPr>
        <w:t>是</w:t>
      </w:r>
      <w:r w:rsidR="0089294D" w:rsidRPr="002C7EEE">
        <w:rPr>
          <w:rFonts w:hint="eastAsia"/>
          <w:szCs w:val="24"/>
        </w:rPr>
        <w:t>基于流量和分布可靠性的增量算法</w:t>
      </w:r>
      <w:r w:rsidR="00B20BC4" w:rsidRPr="002C7EEE">
        <w:rPr>
          <w:rFonts w:hint="eastAsia"/>
          <w:szCs w:val="24"/>
        </w:rPr>
        <w:t>。</w:t>
      </w:r>
      <w:r w:rsidR="00262F3F" w:rsidRPr="002C7EEE">
        <w:rPr>
          <w:rFonts w:hint="eastAsia"/>
          <w:szCs w:val="24"/>
        </w:rPr>
        <w:t>如图</w:t>
      </w:r>
      <w:r w:rsidR="001F731D" w:rsidRPr="002C7EEE">
        <w:rPr>
          <w:rFonts w:hint="eastAsia"/>
          <w:szCs w:val="24"/>
        </w:rPr>
        <w:t>4-10</w:t>
      </w:r>
      <w:r w:rsidR="00262F3F" w:rsidRPr="002C7EEE">
        <w:rPr>
          <w:rFonts w:hint="eastAsia"/>
          <w:szCs w:val="24"/>
        </w:rPr>
        <w:t>（</w:t>
      </w:r>
      <w:r w:rsidR="00262F3F" w:rsidRPr="002C7EEE">
        <w:rPr>
          <w:rFonts w:hint="eastAsia"/>
          <w:szCs w:val="24"/>
        </w:rPr>
        <w:t>a</w:t>
      </w:r>
      <w:r w:rsidR="00262F3F" w:rsidRPr="002C7EEE">
        <w:rPr>
          <w:rFonts w:hint="eastAsia"/>
          <w:szCs w:val="24"/>
        </w:rPr>
        <w:t>）所示，在不同图规模下，</w:t>
      </w:r>
      <w:r w:rsidR="00262F3F" w:rsidRPr="002C7EEE">
        <w:rPr>
          <w:rFonts w:hint="eastAsia"/>
          <w:szCs w:val="24"/>
        </w:rPr>
        <w:t>ICA_FDP</w:t>
      </w:r>
      <w:r w:rsidR="00262F3F" w:rsidRPr="002C7EEE">
        <w:rPr>
          <w:rFonts w:hint="eastAsia"/>
          <w:szCs w:val="24"/>
        </w:rPr>
        <w:t>相对于</w:t>
      </w:r>
      <w:r w:rsidR="00262F3F" w:rsidRPr="002C7EEE">
        <w:rPr>
          <w:rFonts w:hint="eastAsia"/>
          <w:szCs w:val="24"/>
        </w:rPr>
        <w:t>BASE_FDP</w:t>
      </w:r>
      <w:r w:rsidR="00262F3F" w:rsidRPr="002C7EEE">
        <w:rPr>
          <w:rFonts w:hint="eastAsia"/>
          <w:szCs w:val="24"/>
        </w:rPr>
        <w:t>算法在时间复杂度上有了较大优势，同时</w:t>
      </w:r>
      <w:r w:rsidR="00262F3F" w:rsidRPr="002C7EEE">
        <w:rPr>
          <w:rFonts w:hint="eastAsia"/>
          <w:szCs w:val="24"/>
        </w:rPr>
        <w:t>ICA_F</w:t>
      </w:r>
      <w:r w:rsidR="00B20BC4" w:rsidRPr="002C7EEE">
        <w:rPr>
          <w:rFonts w:hint="eastAsia"/>
          <w:szCs w:val="24"/>
        </w:rPr>
        <w:t>E</w:t>
      </w:r>
      <w:r w:rsidR="00262F3F" w:rsidRPr="002C7EEE">
        <w:rPr>
          <w:rFonts w:hint="eastAsia"/>
          <w:szCs w:val="24"/>
        </w:rPr>
        <w:t>A</w:t>
      </w:r>
      <w:r w:rsidR="0089737A" w:rsidRPr="002C7EEE">
        <w:rPr>
          <w:rFonts w:hint="eastAsia"/>
          <w:szCs w:val="24"/>
        </w:rPr>
        <w:t>相对于</w:t>
      </w:r>
      <w:r w:rsidR="0089737A" w:rsidRPr="002C7EEE">
        <w:rPr>
          <w:rFonts w:hint="eastAsia"/>
          <w:szCs w:val="24"/>
        </w:rPr>
        <w:t>ICA_FDP</w:t>
      </w:r>
      <w:r w:rsidR="00B20BC4" w:rsidRPr="002C7EEE">
        <w:rPr>
          <w:rFonts w:hint="eastAsia"/>
          <w:szCs w:val="24"/>
        </w:rPr>
        <w:t>在时间消耗上有了少量</w:t>
      </w:r>
      <w:r w:rsidR="003D3483" w:rsidRPr="002C7EEE">
        <w:rPr>
          <w:rFonts w:hint="eastAsia"/>
          <w:szCs w:val="24"/>
        </w:rPr>
        <w:t>的降低。如图</w:t>
      </w:r>
      <w:r w:rsidR="001F731D" w:rsidRPr="002C7EEE">
        <w:rPr>
          <w:rFonts w:hint="eastAsia"/>
          <w:szCs w:val="24"/>
        </w:rPr>
        <w:t>4-10</w:t>
      </w:r>
      <w:r w:rsidR="003D3483" w:rsidRPr="002C7EEE">
        <w:rPr>
          <w:rFonts w:hint="eastAsia"/>
          <w:szCs w:val="24"/>
        </w:rPr>
        <w:t>（</w:t>
      </w:r>
      <w:r w:rsidR="003D3483" w:rsidRPr="002C7EEE">
        <w:rPr>
          <w:rFonts w:hint="eastAsia"/>
          <w:szCs w:val="24"/>
        </w:rPr>
        <w:t>b</w:t>
      </w:r>
      <w:r w:rsidR="003D3483" w:rsidRPr="002C7EEE">
        <w:rPr>
          <w:rFonts w:hint="eastAsia"/>
          <w:szCs w:val="24"/>
        </w:rPr>
        <w:t>）所示，</w:t>
      </w:r>
      <w:r w:rsidR="001B6E2E" w:rsidRPr="002C7EEE">
        <w:rPr>
          <w:rFonts w:hint="eastAsia"/>
          <w:szCs w:val="24"/>
        </w:rPr>
        <w:t>算法</w:t>
      </w:r>
      <w:r w:rsidR="001B6E2E" w:rsidRPr="002C7EEE">
        <w:rPr>
          <w:rFonts w:hint="eastAsia"/>
          <w:szCs w:val="24"/>
        </w:rPr>
        <w:t>BASE_FDP</w:t>
      </w:r>
      <w:r w:rsidR="001B6E2E" w:rsidRPr="002C7EEE">
        <w:rPr>
          <w:rFonts w:hint="eastAsia"/>
          <w:szCs w:val="24"/>
        </w:rPr>
        <w:t>、</w:t>
      </w:r>
      <w:r w:rsidR="001B6E2E" w:rsidRPr="002C7EEE">
        <w:rPr>
          <w:rFonts w:hint="eastAsia"/>
          <w:szCs w:val="24"/>
        </w:rPr>
        <w:t>ICA_FDP</w:t>
      </w:r>
      <w:r w:rsidR="001B6E2E" w:rsidRPr="002C7EEE">
        <w:rPr>
          <w:rFonts w:hint="eastAsia"/>
          <w:szCs w:val="24"/>
        </w:rPr>
        <w:t>和</w:t>
      </w:r>
      <w:r w:rsidR="00B20BC4" w:rsidRPr="002C7EEE">
        <w:rPr>
          <w:rFonts w:hint="eastAsia"/>
          <w:szCs w:val="24"/>
        </w:rPr>
        <w:t>ICA_FE</w:t>
      </w:r>
      <w:r w:rsidR="001B6E2E" w:rsidRPr="002C7EEE">
        <w:rPr>
          <w:rFonts w:hint="eastAsia"/>
          <w:szCs w:val="24"/>
        </w:rPr>
        <w:t>A</w:t>
      </w:r>
      <w:r w:rsidR="00203B4E" w:rsidRPr="002C7EEE">
        <w:rPr>
          <w:rFonts w:hint="eastAsia"/>
          <w:szCs w:val="24"/>
        </w:rPr>
        <w:t>在内存消耗上依次升高，但是随着图规模的增大，算法的内存消耗并没有增加很快，都在可以接受的范围之内。</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不同图稠密度</w:t>
      </w:r>
      <w:r w:rsidR="008A167D">
        <w:rPr>
          <w:rFonts w:hint="eastAsia"/>
        </w:rPr>
        <w:t>对于</w:t>
      </w:r>
      <w:r w:rsidR="008A167D">
        <w:rPr>
          <w:rFonts w:hint="eastAsia"/>
        </w:rPr>
        <w:t>BASE_FDP</w:t>
      </w:r>
      <w:r w:rsidR="008A167D">
        <w:rPr>
          <w:rFonts w:hint="eastAsia"/>
        </w:rPr>
        <w:t>和算法</w:t>
      </w:r>
      <w:r w:rsidR="008A167D">
        <w:rPr>
          <w:rFonts w:hint="eastAsia"/>
        </w:rPr>
        <w:t>ICA_FDP</w:t>
      </w:r>
      <w:r w:rsidR="008A167D">
        <w:rPr>
          <w:rFonts w:hint="eastAsia"/>
        </w:rPr>
        <w:t>以及算法</w:t>
      </w:r>
      <w:r w:rsidR="008A167D">
        <w:rPr>
          <w:rFonts w:hint="eastAsia"/>
        </w:rPr>
        <w:t>ICA_F</w:t>
      </w:r>
      <w:r w:rsidR="00B20BC4">
        <w:rPr>
          <w:rFonts w:hint="eastAsia"/>
        </w:rPr>
        <w:t>E</w:t>
      </w:r>
      <w:r w:rsidR="008A167D">
        <w:rPr>
          <w:rFonts w:hint="eastAsia"/>
        </w:rPr>
        <w:t>A</w:t>
      </w:r>
      <w:r w:rsidR="008A167D">
        <w:rPr>
          <w:rFonts w:hint="eastAsia"/>
        </w:rPr>
        <w:t>性能的影响。</w:t>
      </w:r>
    </w:p>
    <w:p w:rsidR="00484E42" w:rsidRDefault="007C217B" w:rsidP="00484E42">
      <w:pPr>
        <w:pStyle w:val="a3"/>
        <w:spacing w:line="288" w:lineRule="auto"/>
        <w:ind w:firstLine="468"/>
      </w:pPr>
      <w:r>
        <w:rPr>
          <w:rFonts w:hint="eastAsia"/>
        </w:rPr>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2C1AC9">
        <w:rPr>
          <w:rFonts w:hint="eastAsia"/>
        </w:rPr>
        <w:t>ICA_FDP</w:t>
      </w:r>
      <w:r w:rsidR="0052009C">
        <w:rPr>
          <w:rFonts w:hint="eastAsia"/>
        </w:rPr>
        <w:t>算法</w:t>
      </w:r>
      <w:r w:rsidR="004E0528">
        <w:rPr>
          <w:rFonts w:hint="eastAsia"/>
        </w:rPr>
        <w:t>和</w:t>
      </w:r>
      <w:r w:rsidR="004E0528">
        <w:rPr>
          <w:rFonts w:hint="eastAsia"/>
        </w:rPr>
        <w:t>ICA_F</w:t>
      </w:r>
      <w:r w:rsidR="00B20BC4">
        <w:rPr>
          <w:rFonts w:hint="eastAsia"/>
        </w:rPr>
        <w:t>E</w:t>
      </w:r>
      <w:r w:rsidR="004E0528">
        <w:rPr>
          <w:rFonts w:hint="eastAsia"/>
        </w:rPr>
        <w:t>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r w:rsidR="0052009C">
        <w:rPr>
          <w:rFonts w:hint="eastAsia"/>
        </w:rPr>
        <w:t>四种不同稠密度的图，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C70717" w:rsidP="00484E42">
      <w:pPr>
        <w:pStyle w:val="a3"/>
        <w:spacing w:line="288" w:lineRule="auto"/>
        <w:ind w:firstLineChars="0" w:firstLine="0"/>
        <w:jc w:val="center"/>
      </w:pPr>
      <w:r>
        <w:rPr>
          <w:noProof/>
        </w:rPr>
        <w:drawing>
          <wp:inline distT="0" distB="0" distL="0" distR="0" wp14:anchorId="2B3F50C4">
            <wp:extent cx="2245853" cy="135000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F30826">
        <w:rPr>
          <w:rFonts w:hint="eastAsia"/>
        </w:rPr>
        <w:t xml:space="preserve">      </w:t>
      </w:r>
      <w:r>
        <w:rPr>
          <w:noProof/>
        </w:rPr>
        <w:drawing>
          <wp:inline distT="0" distB="0" distL="0" distR="0" wp14:anchorId="082190CE">
            <wp:extent cx="2245853" cy="1350000"/>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w:t>
      </w:r>
      <w:r w:rsidR="001F731D">
        <w:rPr>
          <w:rFonts w:hint="eastAsia"/>
          <w:sz w:val="21"/>
        </w:rPr>
        <w:t>11</w:t>
      </w:r>
      <w:r w:rsidR="00C2295B">
        <w:rPr>
          <w:rFonts w:hint="eastAsia"/>
          <w:sz w:val="21"/>
        </w:rPr>
        <w:t xml:space="preserve"> </w:t>
      </w:r>
      <w:r w:rsidR="00C2295B">
        <w:rPr>
          <w:rFonts w:hint="eastAsia"/>
          <w:sz w:val="21"/>
        </w:rPr>
        <w:t>不同稠密度图</w:t>
      </w:r>
      <w:r w:rsidR="008B3D51" w:rsidRPr="00941A1B">
        <w:rPr>
          <w:rFonts w:hint="eastAsia"/>
          <w:sz w:val="21"/>
        </w:rPr>
        <w:t>算法</w:t>
      </w:r>
      <w:r w:rsidR="008B3D51" w:rsidRPr="00941A1B">
        <w:rPr>
          <w:rFonts w:hint="eastAsia"/>
          <w:sz w:val="21"/>
        </w:rPr>
        <w:t>BASE_FDP</w:t>
      </w:r>
      <w:r w:rsidR="008B3D51" w:rsidRPr="00941A1B">
        <w:rPr>
          <w:rFonts w:hint="eastAsia"/>
          <w:sz w:val="21"/>
        </w:rPr>
        <w:t>、</w:t>
      </w:r>
      <w:r w:rsidR="008B3D51" w:rsidRPr="00941A1B">
        <w:rPr>
          <w:rFonts w:hint="eastAsia"/>
          <w:sz w:val="21"/>
        </w:rPr>
        <w:t>ICA_FDP</w:t>
      </w:r>
      <w:r w:rsidR="008B3D51" w:rsidRPr="00941A1B">
        <w:rPr>
          <w:rFonts w:hint="eastAsia"/>
          <w:sz w:val="21"/>
        </w:rPr>
        <w:t>和</w:t>
      </w:r>
      <w:r w:rsidR="008B3D51" w:rsidRPr="00941A1B">
        <w:rPr>
          <w:rFonts w:hint="eastAsia"/>
          <w:sz w:val="21"/>
        </w:rPr>
        <w:t>ICA_F</w:t>
      </w:r>
      <w:r w:rsidR="001F731D">
        <w:rPr>
          <w:rFonts w:hint="eastAsia"/>
          <w:sz w:val="21"/>
        </w:rPr>
        <w:t>E</w:t>
      </w:r>
      <w:r w:rsidR="008B3D51" w:rsidRPr="00941A1B">
        <w:rPr>
          <w:rFonts w:hint="eastAsia"/>
          <w:sz w:val="21"/>
        </w:rPr>
        <w:t>A</w:t>
      </w:r>
      <w:r w:rsidR="008B3D51" w:rsidRPr="00941A1B">
        <w:rPr>
          <w:rFonts w:hint="eastAsia"/>
          <w:sz w:val="21"/>
        </w:rPr>
        <w:t>性能比较</w:t>
      </w:r>
    </w:p>
    <w:p w:rsidR="0052009C" w:rsidRDefault="0052009C" w:rsidP="00340696">
      <w:pPr>
        <w:pStyle w:val="a3"/>
        <w:spacing w:line="288" w:lineRule="auto"/>
        <w:ind w:firstLine="468"/>
      </w:pPr>
      <w:r w:rsidRPr="006E6741">
        <w:rPr>
          <w:rFonts w:hint="eastAsia"/>
        </w:rPr>
        <w:t>如图</w:t>
      </w:r>
      <w:r w:rsidR="00B22739">
        <w:rPr>
          <w:rFonts w:hint="eastAsia"/>
        </w:rPr>
        <w:t>4-</w:t>
      </w:r>
      <w:r w:rsidR="00C01890">
        <w:rPr>
          <w:rFonts w:hint="eastAsia"/>
        </w:rPr>
        <w:t>11</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1C2F59" w:rsidRDefault="001C2F59" w:rsidP="00340696">
      <w:pPr>
        <w:pStyle w:val="a3"/>
        <w:spacing w:line="288" w:lineRule="auto"/>
        <w:ind w:firstLine="468"/>
      </w:pPr>
      <w:r>
        <w:rPr>
          <w:rFonts w:hint="eastAsia"/>
        </w:rPr>
        <w:t>和</w:t>
      </w:r>
      <w:r w:rsidR="006F032B">
        <w:rPr>
          <w:rFonts w:hint="eastAsia"/>
        </w:rPr>
        <w:t>ICA_FDP</w:t>
      </w:r>
      <w:r w:rsidR="006F032B" w:rsidRPr="006E6741">
        <w:rPr>
          <w:rFonts w:hint="eastAsia"/>
        </w:rPr>
        <w:t>算法</w:t>
      </w:r>
      <w:r w:rsidR="009D3F5C">
        <w:rPr>
          <w:rFonts w:hint="eastAsia"/>
        </w:rPr>
        <w:t>相比，近似算法</w:t>
      </w:r>
      <w:r w:rsidR="009D3F5C">
        <w:rPr>
          <w:rFonts w:hint="eastAsia"/>
        </w:rPr>
        <w:t>ICA_F</w:t>
      </w:r>
      <w:r w:rsidR="00C01890">
        <w:rPr>
          <w:rFonts w:hint="eastAsia"/>
        </w:rPr>
        <w:t>EA</w:t>
      </w:r>
      <w:r w:rsidR="00C14812">
        <w:rPr>
          <w:rFonts w:hint="eastAsia"/>
        </w:rPr>
        <w:t>，在时间消耗</w:t>
      </w:r>
      <w:r w:rsidR="00BC33F1">
        <w:rPr>
          <w:rFonts w:hint="eastAsia"/>
        </w:rPr>
        <w:t>和</w:t>
      </w:r>
      <w:r w:rsidR="004273BA">
        <w:rPr>
          <w:rFonts w:hint="eastAsia"/>
        </w:rPr>
        <w:t>内存消耗</w:t>
      </w:r>
      <w:r w:rsidR="00BC33F1">
        <w:rPr>
          <w:rFonts w:hint="eastAsia"/>
        </w:rPr>
        <w:t>有有一定的优势。</w:t>
      </w:r>
    </w:p>
    <w:p w:rsidR="00080538" w:rsidRDefault="006D75D3" w:rsidP="00DB5271">
      <w:pPr>
        <w:pStyle w:val="21"/>
      </w:pPr>
      <w:bookmarkStart w:id="96" w:name="_Toc451120826"/>
      <w:r>
        <w:rPr>
          <w:rFonts w:hint="eastAsia"/>
        </w:rPr>
        <w:t>4.</w:t>
      </w:r>
      <w:r w:rsidR="00C4111E">
        <w:rPr>
          <w:rFonts w:hint="eastAsia"/>
        </w:rPr>
        <w:t>6</w:t>
      </w:r>
      <w:r>
        <w:rPr>
          <w:rFonts w:hint="eastAsia"/>
        </w:rPr>
        <w:t xml:space="preserve"> </w:t>
      </w:r>
      <w:r w:rsidR="00505706">
        <w:rPr>
          <w:rFonts w:hint="eastAsia"/>
        </w:rPr>
        <w:t>本章小结</w:t>
      </w:r>
      <w:bookmarkEnd w:id="96"/>
    </w:p>
    <w:p w:rsidR="005421AE" w:rsidRDefault="00071737" w:rsidP="00054A9D">
      <w:pPr>
        <w:pStyle w:val="a3"/>
        <w:spacing w:line="288" w:lineRule="auto"/>
        <w:ind w:firstLine="468"/>
      </w:pPr>
      <w:r>
        <w:rPr>
          <w:rFonts w:hint="eastAsia"/>
        </w:rPr>
        <w:t>本章主要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，针对不确定图边移除之后，相对流量和分布可靠性的减少量来衡量。对于构建的基于流量和容量可靠性的模型，本章节首先设计了一种基于重复计算的基本算法</w:t>
      </w:r>
      <w:r w:rsidR="00F504F0">
        <w:rPr>
          <w:rFonts w:hint="eastAsia"/>
        </w:rPr>
        <w:t>BASE_FDP</w:t>
      </w:r>
      <w:r w:rsidR="00F504F0">
        <w:rPr>
          <w:rFonts w:hint="eastAsia"/>
        </w:rPr>
        <w:t>。因为</w:t>
      </w:r>
      <w:r w:rsidR="00F504F0">
        <w:rPr>
          <w:rFonts w:hint="eastAsia"/>
        </w:rPr>
        <w:t>BASE_FDP</w:t>
      </w:r>
      <w:r w:rsidR="00F504F0">
        <w:rPr>
          <w:rFonts w:hint="eastAsia"/>
        </w:rPr>
        <w:t>算法复杂度较高，本章提出一种基于流量和分布可靠性</w:t>
      </w:r>
      <w:r w:rsidR="00EE3E49">
        <w:rPr>
          <w:rFonts w:hint="eastAsia"/>
        </w:rPr>
        <w:t>的</w:t>
      </w:r>
      <w:r w:rsidR="00F504F0">
        <w:rPr>
          <w:rFonts w:hint="eastAsia"/>
        </w:rPr>
        <w:t>关键边增量算法</w:t>
      </w:r>
      <w:r w:rsidR="00F504F0">
        <w:rPr>
          <w:rFonts w:hint="eastAsia"/>
        </w:rPr>
        <w:t>ICA_FDP</w:t>
      </w:r>
      <w:r w:rsidR="00F504F0">
        <w:rPr>
          <w:rFonts w:hint="eastAsia"/>
        </w:rPr>
        <w:t>，并重点介绍了算法的思想与实现，同时对算法进行了正确性证明以及时间复杂度和空间复杂度的分析。</w:t>
      </w:r>
      <w:r w:rsidR="00F42A1A">
        <w:rPr>
          <w:rFonts w:hint="eastAsia"/>
        </w:rPr>
        <w:t>接着本章又提出了一</w:t>
      </w:r>
      <w:r w:rsidR="005421AE">
        <w:rPr>
          <w:rFonts w:hint="eastAsia"/>
        </w:rPr>
        <w:t>种对于增量算法的优化算法</w:t>
      </w:r>
      <w:r w:rsidR="005421AE">
        <w:rPr>
          <w:rFonts w:hint="eastAsia"/>
        </w:rPr>
        <w:t>ICA_FEA</w:t>
      </w:r>
      <w:r w:rsidR="00F42A1A">
        <w:rPr>
          <w:rFonts w:hint="eastAsia"/>
        </w:rPr>
        <w:t>，</w:t>
      </w:r>
      <w:r w:rsidR="005421AE">
        <w:rPr>
          <w:rFonts w:hint="eastAsia"/>
        </w:rPr>
        <w:t>算法</w:t>
      </w:r>
      <w:r w:rsidR="005421AE">
        <w:rPr>
          <w:rFonts w:hint="eastAsia"/>
        </w:rPr>
        <w:t>ICA_FEA</w:t>
      </w:r>
      <w:r w:rsidR="00EC131F">
        <w:rPr>
          <w:rFonts w:hint="eastAsia"/>
        </w:rPr>
        <w:t>是通过确定边过滤减少状态划分的初始集合</w:t>
      </w:r>
      <w:r w:rsidR="00F42A1A">
        <w:rPr>
          <w:rFonts w:hint="eastAsia"/>
        </w:rPr>
        <w:t>来减少复杂度</w:t>
      </w:r>
      <w:r w:rsidR="00D607EF">
        <w:rPr>
          <w:rFonts w:hint="eastAsia"/>
        </w:rPr>
        <w:t>。最后通过实验分析，比较了算法</w:t>
      </w:r>
      <w:r w:rsidR="00D607EF">
        <w:rPr>
          <w:rFonts w:hint="eastAsia"/>
        </w:rPr>
        <w:t>BASE_FDP</w:t>
      </w:r>
      <w:r w:rsidR="00D45AA6">
        <w:rPr>
          <w:rFonts w:hint="eastAsia"/>
        </w:rPr>
        <w:t>、</w:t>
      </w:r>
      <w:r w:rsidR="00D45AA6">
        <w:rPr>
          <w:rFonts w:hint="eastAsia"/>
        </w:rPr>
        <w:t>ICA_FDP</w:t>
      </w:r>
      <w:r w:rsidR="00F42A1A">
        <w:rPr>
          <w:rFonts w:hint="eastAsia"/>
        </w:rPr>
        <w:t>和算法</w:t>
      </w:r>
      <w:r w:rsidR="00D45AA6">
        <w:rPr>
          <w:rFonts w:hint="eastAsia"/>
        </w:rPr>
        <w:t>ICA_FEA</w:t>
      </w:r>
      <w:r w:rsidR="00CA383C">
        <w:rPr>
          <w:rFonts w:hint="eastAsia"/>
        </w:rPr>
        <w:t>在</w:t>
      </w:r>
      <w:r w:rsidR="00CA383C" w:rsidRPr="00CA383C">
        <w:rPr>
          <w:rFonts w:hint="eastAsia"/>
        </w:rPr>
        <w:t>空间复杂度和时间复杂度上的差别，实</w:t>
      </w:r>
      <w:r w:rsidR="00CA383C" w:rsidRPr="00CA383C">
        <w:rPr>
          <w:rFonts w:hint="eastAsia"/>
        </w:rPr>
        <w:lastRenderedPageBreak/>
        <w:t>验结果表明</w:t>
      </w:r>
      <w:r w:rsidR="004352C4" w:rsidRPr="004352C4">
        <w:rPr>
          <w:rFonts w:hint="eastAsia"/>
        </w:rPr>
        <w:t>ICA_FDP</w:t>
      </w:r>
      <w:r w:rsidR="004352C4" w:rsidRPr="004352C4">
        <w:rPr>
          <w:rFonts w:hint="eastAsia"/>
        </w:rPr>
        <w:t>算法相对于</w:t>
      </w:r>
      <w:r w:rsidR="004352C4" w:rsidRPr="004352C4">
        <w:rPr>
          <w:rFonts w:hint="eastAsia"/>
        </w:rPr>
        <w:t>BASE_FDP</w:t>
      </w:r>
      <w:r w:rsidR="004352C4" w:rsidRPr="004352C4">
        <w:rPr>
          <w:rFonts w:hint="eastAsia"/>
        </w:rPr>
        <w:t>算法其空间复杂度有一定的增加，但是时间复杂度方面具有较大的优势。</w:t>
      </w:r>
      <w:r w:rsidR="004352C4">
        <w:rPr>
          <w:rFonts w:hint="eastAsia"/>
        </w:rPr>
        <w:t>算法</w:t>
      </w:r>
      <w:r w:rsidR="004352C4">
        <w:rPr>
          <w:rFonts w:hint="eastAsia"/>
        </w:rPr>
        <w:t>ICA_FEA</w:t>
      </w:r>
      <w:r w:rsidR="006B29EF">
        <w:rPr>
          <w:rFonts w:hint="eastAsia"/>
        </w:rPr>
        <w:t>相对于</w:t>
      </w:r>
      <w:r w:rsidR="006B29EF">
        <w:rPr>
          <w:rFonts w:hint="eastAsia"/>
        </w:rPr>
        <w:t>ICA_FDP</w:t>
      </w:r>
      <w:r w:rsidR="003D2EF6">
        <w:rPr>
          <w:rFonts w:hint="eastAsia"/>
        </w:rPr>
        <w:t>在性能上都有了一定的提升。同时</w:t>
      </w:r>
      <w:r w:rsidR="001470E6">
        <w:rPr>
          <w:rFonts w:hint="eastAsia"/>
        </w:rPr>
        <w:t>相较于</w:t>
      </w:r>
      <w:r w:rsidR="0017000A" w:rsidRPr="00476A23">
        <w:rPr>
          <w:rFonts w:hint="eastAsia"/>
        </w:rPr>
        <w:t>ICA_F</w:t>
      </w:r>
      <w:r w:rsidR="0017000A">
        <w:rPr>
          <w:rFonts w:hint="eastAsia"/>
        </w:rPr>
        <w:t>DP</w:t>
      </w:r>
      <w:r w:rsidR="001470E6">
        <w:rPr>
          <w:rFonts w:hint="eastAsia"/>
        </w:rPr>
        <w:t>，</w:t>
      </w:r>
      <w:r w:rsidR="0017000A" w:rsidRPr="00476A23">
        <w:rPr>
          <w:rFonts w:hint="eastAsia"/>
        </w:rPr>
        <w:t>ICA_F</w:t>
      </w:r>
      <w:r w:rsidR="0017000A">
        <w:rPr>
          <w:rFonts w:hint="eastAsia"/>
        </w:rPr>
        <w:t>CP</w:t>
      </w:r>
      <w:r w:rsidR="001470E6">
        <w:rPr>
          <w:rFonts w:hint="eastAsia"/>
        </w:rPr>
        <w:t>算法</w:t>
      </w:r>
      <w:r w:rsidR="0017000A">
        <w:rPr>
          <w:rFonts w:hint="eastAsia"/>
        </w:rPr>
        <w:t>在时间和空间复杂度上都有了优化。</w:t>
      </w:r>
    </w:p>
    <w:p w:rsidR="005421AE" w:rsidRPr="00714240" w:rsidRDefault="005421AE" w:rsidP="00054A9D">
      <w:pPr>
        <w:pStyle w:val="a3"/>
        <w:spacing w:line="288" w:lineRule="auto"/>
        <w:ind w:firstLine="468"/>
      </w:pPr>
    </w:p>
    <w:p w:rsidR="0002006D" w:rsidRDefault="0002006D" w:rsidP="001C5C8B">
      <w:pPr>
        <w:pStyle w:val="a3"/>
        <w:spacing w:line="288" w:lineRule="auto"/>
        <w:ind w:firstLineChars="0" w:firstLine="0"/>
        <w:sectPr w:rsidR="0002006D" w:rsidSect="006272F4">
          <w:headerReference w:type="default" r:id="rId88"/>
          <w:footnotePr>
            <w:numRestart w:val="eachPage"/>
          </w:footnotePr>
          <w:pgSz w:w="11907" w:h="16839" w:code="9"/>
          <w:pgMar w:top="1134" w:right="1418" w:bottom="1134" w:left="1418" w:header="737" w:footer="567" w:gutter="0"/>
          <w:cols w:space="720"/>
          <w:docGrid w:type="linesAndChars" w:linePitch="326" w:charSpace="1229"/>
        </w:sectPr>
      </w:pPr>
    </w:p>
    <w:p w:rsidR="00B81746" w:rsidRDefault="006D75D3" w:rsidP="006D75D3">
      <w:pPr>
        <w:pStyle w:val="1"/>
        <w:numPr>
          <w:ilvl w:val="0"/>
          <w:numId w:val="0"/>
        </w:numPr>
      </w:pPr>
      <w:bookmarkStart w:id="97" w:name="_Toc451120827"/>
      <w:r>
        <w:rPr>
          <w:rFonts w:hint="eastAsia"/>
        </w:rPr>
        <w:lastRenderedPageBreak/>
        <w:t>第</w:t>
      </w:r>
      <w:r>
        <w:rPr>
          <w:rFonts w:hint="eastAsia"/>
        </w:rPr>
        <w:t>5</w:t>
      </w:r>
      <w:r>
        <w:rPr>
          <w:rFonts w:hint="eastAsia"/>
        </w:rPr>
        <w:t>章</w:t>
      </w:r>
      <w:r w:rsidR="00176D25">
        <w:rPr>
          <w:rFonts w:hint="eastAsia"/>
        </w:rPr>
        <w:t xml:space="preserve"> </w:t>
      </w:r>
      <w:bookmarkStart w:id="98" w:name="OLE_LINK32"/>
      <w:bookmarkStart w:id="99" w:name="OLE_LINK33"/>
      <w:r w:rsidR="0020524E" w:rsidRPr="0020524E">
        <w:rPr>
          <w:rFonts w:hint="eastAsia"/>
        </w:rPr>
        <w:t>基于未饱和路径优先增广的近似算法</w:t>
      </w:r>
      <w:bookmarkEnd w:id="97"/>
      <w:bookmarkEnd w:id="98"/>
      <w:bookmarkEnd w:id="99"/>
    </w:p>
    <w:p w:rsidR="00B24AD9" w:rsidRDefault="00F26998" w:rsidP="00142F9F">
      <w:pPr>
        <w:pStyle w:val="a3"/>
        <w:spacing w:line="288" w:lineRule="auto"/>
        <w:ind w:firstLine="468"/>
      </w:pPr>
      <w:r>
        <w:rPr>
          <w:rFonts w:hint="eastAsia"/>
        </w:rPr>
        <w:t>因为</w:t>
      </w:r>
      <w:r w:rsidRPr="00F26998">
        <w:rPr>
          <w:rFonts w:hint="eastAsia"/>
        </w:rPr>
        <w:t>计算不确定图的分布可靠性依然是一个</w:t>
      </w:r>
      <w:r w:rsidRPr="00F26998">
        <w:rPr>
          <w:rFonts w:hint="eastAsia"/>
        </w:rPr>
        <w:t>NP-Hard</w:t>
      </w:r>
      <w:r w:rsidRPr="00F26998">
        <w:rPr>
          <w:rFonts w:hint="eastAsia"/>
        </w:rPr>
        <w:t>问题</w:t>
      </w:r>
      <w:r w:rsidR="00D03FC0">
        <w:rPr>
          <w:rFonts w:hint="eastAsia"/>
        </w:rPr>
        <w:t>，而现实中的系统</w:t>
      </w:r>
      <w:r w:rsidR="0039784D">
        <w:rPr>
          <w:rFonts w:hint="eastAsia"/>
        </w:rPr>
        <w:t>规模都比较大</w:t>
      </w:r>
      <w:r w:rsidR="00156FC7">
        <w:rPr>
          <w:rFonts w:hint="eastAsia"/>
        </w:rPr>
        <w:t>，显然精确算法不足以适用这样的系统，</w:t>
      </w:r>
      <w:r w:rsidR="00551688">
        <w:rPr>
          <w:rFonts w:hint="eastAsia"/>
        </w:rPr>
        <w:t>本章提出了一种基于增广路径添加算法</w:t>
      </w:r>
      <w:bookmarkStart w:id="100" w:name="OLE_LINK51"/>
      <w:bookmarkStart w:id="101" w:name="OLE_LINK52"/>
      <w:bookmarkStart w:id="102" w:name="OLE_LINK53"/>
      <w:bookmarkStart w:id="103" w:name="OLE_LINK54"/>
      <w:r w:rsidR="000734BC">
        <w:rPr>
          <w:rFonts w:hint="eastAsia"/>
        </w:rPr>
        <w:t>ICA_FDP</w:t>
      </w:r>
      <w:r w:rsidR="00551688">
        <w:rPr>
          <w:rFonts w:hint="eastAsia"/>
        </w:rPr>
        <w:t>_APA</w:t>
      </w:r>
      <w:bookmarkEnd w:id="100"/>
      <w:bookmarkEnd w:id="101"/>
      <w:bookmarkEnd w:id="102"/>
      <w:bookmarkEnd w:id="103"/>
      <w:r w:rsidR="00861FE9">
        <w:rPr>
          <w:rFonts w:hint="eastAsia"/>
        </w:rPr>
        <w:t>（</w:t>
      </w:r>
      <w:r w:rsidR="001F1F62" w:rsidRPr="002D764F">
        <w:t>Increment Cost Algorithm</w:t>
      </w:r>
      <w:r w:rsidR="001F1F62">
        <w:rPr>
          <w:rFonts w:hint="eastAsia"/>
        </w:rPr>
        <w:t xml:space="preserve"> with Flow and D</w:t>
      </w:r>
      <w:r w:rsidR="001F1F62" w:rsidRPr="00462D1B">
        <w:t xml:space="preserve">istribution </w:t>
      </w:r>
      <w:r w:rsidR="001F1F62">
        <w:rPr>
          <w:rFonts w:hint="eastAsia"/>
        </w:rPr>
        <w:t>P</w:t>
      </w:r>
      <w:r w:rsidR="001F1F62" w:rsidRPr="00DF33EC">
        <w:t>robability</w:t>
      </w:r>
      <w:r w:rsidR="00861FE9">
        <w:rPr>
          <w:rFonts w:hint="eastAsia"/>
        </w:rPr>
        <w:t xml:space="preserve"> Base on A</w:t>
      </w:r>
      <w:r w:rsidR="00861FE9">
        <w:t xml:space="preserve">ugmenting </w:t>
      </w:r>
      <w:r w:rsidR="00861FE9">
        <w:rPr>
          <w:rFonts w:hint="eastAsia"/>
        </w:rPr>
        <w:t>P</w:t>
      </w:r>
      <w:r w:rsidR="00861FE9" w:rsidRPr="00660E6B">
        <w:t>ath</w:t>
      </w:r>
      <w:r w:rsidR="00861FE9">
        <w:rPr>
          <w:rFonts w:hint="eastAsia"/>
        </w:rPr>
        <w:t xml:space="preserve"> Add</w:t>
      </w:r>
      <w:r w:rsidR="00861FE9">
        <w:rPr>
          <w:rFonts w:hint="eastAsia"/>
        </w:rPr>
        <w:t>）</w:t>
      </w:r>
      <w:r w:rsidR="00891EF0">
        <w:rPr>
          <w:rFonts w:hint="eastAsia"/>
        </w:rPr>
        <w:t>。</w:t>
      </w:r>
    </w:p>
    <w:p w:rsidR="00136EE3" w:rsidRPr="00891EF0" w:rsidRDefault="00891EF0" w:rsidP="00136EE3">
      <w:pPr>
        <w:pStyle w:val="a3"/>
        <w:spacing w:line="288" w:lineRule="auto"/>
        <w:ind w:firstLine="468"/>
      </w:pPr>
      <w:r>
        <w:rPr>
          <w:rFonts w:hint="eastAsia"/>
        </w:rPr>
        <w:t>本章的组织结构如下：</w:t>
      </w:r>
      <w:r>
        <w:rPr>
          <w:rFonts w:hint="eastAsia"/>
        </w:rPr>
        <w:t>5.1</w:t>
      </w:r>
      <w:r>
        <w:rPr>
          <w:rFonts w:hint="eastAsia"/>
        </w:rPr>
        <w:t>节给出了算法</w:t>
      </w:r>
      <w:r w:rsidR="00341506">
        <w:rPr>
          <w:rFonts w:hint="eastAsia"/>
        </w:rPr>
        <w:t>ICA_FDP_APA</w:t>
      </w:r>
      <w:r w:rsidR="007257F6">
        <w:rPr>
          <w:rFonts w:hint="eastAsia"/>
        </w:rPr>
        <w:t>的思想</w:t>
      </w:r>
      <w:r w:rsidR="00A96979">
        <w:rPr>
          <w:rFonts w:hint="eastAsia"/>
        </w:rPr>
        <w:t>；</w:t>
      </w:r>
      <w:r w:rsidR="00A96979">
        <w:rPr>
          <w:rFonts w:hint="eastAsia"/>
        </w:rPr>
        <w:t>5.2</w:t>
      </w:r>
      <w:r w:rsidR="00A96979">
        <w:rPr>
          <w:rFonts w:hint="eastAsia"/>
        </w:rPr>
        <w:t>节给出了具体的算法实现，并分析了算法的时间和空间复杂度；</w:t>
      </w:r>
      <w:r w:rsidR="00A96979">
        <w:rPr>
          <w:rFonts w:hint="eastAsia"/>
        </w:rPr>
        <w:t>5.3</w:t>
      </w:r>
      <w:r w:rsidR="00A96979">
        <w:rPr>
          <w:rFonts w:hint="eastAsia"/>
        </w:rPr>
        <w:t>节给出了近似算法和精确算法的相似度度量；</w:t>
      </w:r>
      <w:r w:rsidR="00A96979">
        <w:rPr>
          <w:rFonts w:hint="eastAsia"/>
        </w:rPr>
        <w:t>5.4</w:t>
      </w:r>
      <w:r w:rsidR="00A96979">
        <w:rPr>
          <w:rFonts w:hint="eastAsia"/>
        </w:rPr>
        <w:t>节分析了近似算法的下界</w:t>
      </w:r>
      <w:r w:rsidR="00922AFE">
        <w:rPr>
          <w:rFonts w:hint="eastAsia"/>
        </w:rPr>
        <w:t>；</w:t>
      </w:r>
      <w:r w:rsidR="00922AFE">
        <w:rPr>
          <w:rFonts w:hint="eastAsia"/>
        </w:rPr>
        <w:t>5.5</w:t>
      </w:r>
      <w:r w:rsidR="00922AFE">
        <w:rPr>
          <w:rFonts w:hint="eastAsia"/>
        </w:rPr>
        <w:t>节通过试验分析</w:t>
      </w:r>
      <w:r w:rsidR="00850017">
        <w:rPr>
          <w:rFonts w:hint="eastAsia"/>
        </w:rPr>
        <w:t>，比较算法</w:t>
      </w:r>
      <w:r w:rsidR="0051499C">
        <w:rPr>
          <w:rFonts w:hint="eastAsia"/>
        </w:rPr>
        <w:t>ICA_FDP_APA</w:t>
      </w:r>
      <w:r w:rsidR="00850017">
        <w:rPr>
          <w:rFonts w:hint="eastAsia"/>
        </w:rPr>
        <w:t>和</w:t>
      </w:r>
      <w:r w:rsidR="00D76182" w:rsidRPr="00476A23">
        <w:rPr>
          <w:rFonts w:hint="eastAsia"/>
        </w:rPr>
        <w:t>ICA_F</w:t>
      </w:r>
      <w:r w:rsidR="0046083E">
        <w:rPr>
          <w:rFonts w:hint="eastAsia"/>
        </w:rPr>
        <w:t>EA</w:t>
      </w:r>
      <w:r w:rsidR="0046083E">
        <w:rPr>
          <w:rFonts w:hint="eastAsia"/>
        </w:rPr>
        <w:t>在空间复杂度和时间复杂度上的差别，并分析了近似算法的波动性。</w:t>
      </w:r>
    </w:p>
    <w:p w:rsidR="009B487E" w:rsidRDefault="000E285B" w:rsidP="00176D25">
      <w:pPr>
        <w:pStyle w:val="21"/>
      </w:pPr>
      <w:bookmarkStart w:id="104" w:name="_Toc451120828"/>
      <w:r>
        <w:rPr>
          <w:rFonts w:hint="eastAsia"/>
        </w:rPr>
        <w:t>5</w:t>
      </w:r>
      <w:r w:rsidR="009B487E">
        <w:rPr>
          <w:rFonts w:hint="eastAsia"/>
        </w:rPr>
        <w:t>.</w:t>
      </w:r>
      <w:r>
        <w:rPr>
          <w:rFonts w:hint="eastAsia"/>
        </w:rPr>
        <w:t>1</w:t>
      </w:r>
      <w:r w:rsidR="009B487E">
        <w:rPr>
          <w:rFonts w:hint="eastAsia"/>
        </w:rPr>
        <w:t xml:space="preserve"> </w:t>
      </w:r>
      <w:r w:rsidR="009B487E">
        <w:rPr>
          <w:rFonts w:hint="eastAsia"/>
        </w:rPr>
        <w:t>算法基本思想</w:t>
      </w:r>
      <w:bookmarkEnd w:id="104"/>
    </w:p>
    <w:p w:rsidR="009B487E" w:rsidRDefault="009B487E" w:rsidP="009B487E">
      <w:pPr>
        <w:pStyle w:val="a3"/>
        <w:spacing w:line="288" w:lineRule="auto"/>
        <w:ind w:firstLine="468"/>
      </w:pPr>
      <w:r>
        <w:rPr>
          <w:rFonts w:hint="eastAsia"/>
        </w:rPr>
        <w:t>上</w:t>
      </w:r>
      <w:r w:rsidR="006236B7">
        <w:rPr>
          <w:rFonts w:hint="eastAsia"/>
        </w:rPr>
        <w:t>一章</w:t>
      </w:r>
      <w:r>
        <w:rPr>
          <w:rFonts w:hint="eastAsia"/>
        </w:rPr>
        <w:t>给出了基于流量和分布可靠性的关键边算法，虽然较</w:t>
      </w:r>
      <w:r w:rsidR="00D1087E">
        <w:rPr>
          <w:rFonts w:hint="eastAsia"/>
        </w:rPr>
        <w:t>ICA</w:t>
      </w:r>
      <w:r>
        <w:rPr>
          <w:rFonts w:hint="eastAsia"/>
        </w:rPr>
        <w:t>_FDP</w:t>
      </w:r>
      <w:r>
        <w:rPr>
          <w:rFonts w:hint="eastAsia"/>
        </w:rPr>
        <w:t>算法有了较大的复杂度改进，但是对于现实中</w:t>
      </w:r>
      <w:r w:rsidR="00EE3E49">
        <w:rPr>
          <w:rFonts w:hint="eastAsia"/>
        </w:rPr>
        <w:t>大规模网络</w:t>
      </w:r>
      <w:r>
        <w:rPr>
          <w:rFonts w:hint="eastAsia"/>
        </w:rPr>
        <w:t>而言，</w:t>
      </w:r>
      <w:r w:rsidR="008D2B31">
        <w:rPr>
          <w:rFonts w:hint="eastAsia"/>
        </w:rPr>
        <w:t>计算实时性要求比较高的系统，</w:t>
      </w:r>
      <w:r>
        <w:rPr>
          <w:rFonts w:hint="eastAsia"/>
        </w:rPr>
        <w:t>显然还是不适用的。这主要是因为对于模型中的</w:t>
      </w:r>
      <w:r>
        <w:rPr>
          <w:rFonts w:hint="eastAsia"/>
        </w:rPr>
        <w:t>A</w:t>
      </w:r>
      <w:r>
        <w:rPr>
          <w:rFonts w:hint="eastAsia"/>
        </w:rPr>
        <w:t>类边的计算，依然需要对于状态划分树中的部分未知的状态区间进行二次划分，这将耗费很</w:t>
      </w:r>
      <w:r w:rsidR="00FD47C7">
        <w:rPr>
          <w:rFonts w:hint="eastAsia"/>
        </w:rPr>
        <w:t>多时间</w:t>
      </w:r>
      <w:r>
        <w:rPr>
          <w:rFonts w:hint="eastAsia"/>
        </w:rPr>
        <w:t>。</w:t>
      </w:r>
    </w:p>
    <w:p w:rsidR="009B487E" w:rsidRDefault="008D2B31" w:rsidP="009B487E">
      <w:pPr>
        <w:pStyle w:val="a3"/>
        <w:spacing w:line="288" w:lineRule="auto"/>
        <w:ind w:firstLine="468"/>
      </w:pPr>
      <w:r>
        <w:rPr>
          <w:rFonts w:hint="eastAsia"/>
        </w:rPr>
        <w:t>为此，</w:t>
      </w:r>
      <w:r w:rsidR="009B487E">
        <w:rPr>
          <w:rFonts w:hint="eastAsia"/>
        </w:rPr>
        <w:t>本节针对</w:t>
      </w:r>
      <w:r w:rsidR="009B487E">
        <w:rPr>
          <w:rFonts w:hint="eastAsia"/>
        </w:rPr>
        <w:t>A</w:t>
      </w:r>
      <w:r w:rsidR="009B487E">
        <w:rPr>
          <w:rFonts w:hint="eastAsia"/>
        </w:rPr>
        <w:t>边故障之后需要二次划分的情况，提出一种对于模型中</w:t>
      </w:r>
      <w:r w:rsidR="009B487E">
        <w:rPr>
          <w:rFonts w:hint="eastAsia"/>
        </w:rPr>
        <w:t>A</w:t>
      </w:r>
      <w:r w:rsidR="009B487E">
        <w:rPr>
          <w:rFonts w:hint="eastAsia"/>
        </w:rPr>
        <w:t>类边计算的基于增广路径添加的近似算法</w:t>
      </w:r>
      <w:r w:rsidR="009B487E">
        <w:rPr>
          <w:rFonts w:hint="eastAsia"/>
        </w:rPr>
        <w:t>ACES_APA</w:t>
      </w:r>
      <w:r w:rsidR="009B487E">
        <w:rPr>
          <w:rFonts w:hint="eastAsia"/>
        </w:rPr>
        <w:t>（</w:t>
      </w:r>
      <w:r w:rsidR="009B487E">
        <w:rPr>
          <w:rFonts w:hint="eastAsia"/>
        </w:rPr>
        <w:t>A Class Edge Search Base on A</w:t>
      </w:r>
      <w:r w:rsidR="009B487E">
        <w:t xml:space="preserve">ugmenting </w:t>
      </w:r>
      <w:r w:rsidR="009B487E">
        <w:rPr>
          <w:rFonts w:hint="eastAsia"/>
        </w:rPr>
        <w:t>P</w:t>
      </w:r>
      <w:r w:rsidR="009B487E" w:rsidRPr="00660E6B">
        <w:t>ath</w:t>
      </w:r>
      <w:r w:rsidR="009B487E">
        <w:rPr>
          <w:rFonts w:hint="eastAsia"/>
        </w:rPr>
        <w:t xml:space="preserve"> Add</w:t>
      </w:r>
      <w:r w:rsidR="009B487E">
        <w:rPr>
          <w:rFonts w:hint="eastAsia"/>
        </w:rPr>
        <w:t>）。该算法的主要思想是利用原不确定图在计算最可靠最大流分布的过程中的剩余图和简单路径，如果当模型中的</w:t>
      </w:r>
      <w:r w:rsidR="009B487E">
        <w:rPr>
          <w:rFonts w:hint="eastAsia"/>
        </w:rPr>
        <w:t>A</w:t>
      </w:r>
      <w:r w:rsidR="009B487E">
        <w:rPr>
          <w:rFonts w:hint="eastAsia"/>
        </w:rPr>
        <w:t>边发生故障之后，将所有包含该边的简单路径上的流量在剩余图中返还，同时将“故障边”在剩余图总移除，然后在剩余图总查找所有满足能够联通源点</w:t>
      </w:r>
      <w:r w:rsidR="009B487E">
        <w:rPr>
          <w:rFonts w:hint="eastAsia"/>
        </w:rPr>
        <w:t>S</w:t>
      </w:r>
      <w:r w:rsidR="009B487E">
        <w:rPr>
          <w:rFonts w:hint="eastAsia"/>
        </w:rPr>
        <w:t>和汇点</w:t>
      </w:r>
      <w:r w:rsidR="009B487E">
        <w:rPr>
          <w:rFonts w:hint="eastAsia"/>
        </w:rPr>
        <w:t>T</w:t>
      </w:r>
      <w:r w:rsidR="009B487E">
        <w:rPr>
          <w:rFonts w:hint="eastAsia"/>
        </w:rPr>
        <w:t>的简单路径，选择一条“可靠性性消耗最小”的一条简单路径，所谓“可靠性消耗最小”指的是这条简单路径需要更少的“未使用边”，而尽量使用更多的“未饱和边”。最后重复以上查找简单路径的步骤，知道没有从源点</w:t>
      </w:r>
      <w:r w:rsidR="009B487E">
        <w:rPr>
          <w:rFonts w:hint="eastAsia"/>
        </w:rPr>
        <w:t>S</w:t>
      </w:r>
      <w:r w:rsidR="009B487E">
        <w:rPr>
          <w:rFonts w:hint="eastAsia"/>
        </w:rPr>
        <w:t>到汇点</w:t>
      </w:r>
      <w:r w:rsidR="009B487E">
        <w:rPr>
          <w:rFonts w:hint="eastAsia"/>
        </w:rPr>
        <w:t>T</w:t>
      </w:r>
      <w:r w:rsidR="009B487E">
        <w:rPr>
          <w:rFonts w:hint="eastAsia"/>
        </w:rPr>
        <w:t>的简单路径即可，此时求得的便是移除该边之后，剩余不确定图的最大流，求得的最大流分布是相对可靠的最大流分布。本章将使用该方法求得的流分布可靠性近似的作为衡量关键边的指标。为说明问题，特设置如下实例。</w:t>
      </w:r>
    </w:p>
    <w:p w:rsidR="009B487E" w:rsidRPr="001A4AF4" w:rsidRDefault="009B487E" w:rsidP="009B487E">
      <w:pPr>
        <w:pStyle w:val="a3"/>
        <w:spacing w:line="288" w:lineRule="auto"/>
        <w:ind w:firstLine="470"/>
      </w:pPr>
      <w:r w:rsidRPr="00BD3140">
        <w:rPr>
          <w:rFonts w:hint="eastAsia"/>
          <w:b/>
        </w:rPr>
        <w:t>实例</w:t>
      </w:r>
      <w:r w:rsidR="008B2FA2">
        <w:rPr>
          <w:rFonts w:hint="eastAsia"/>
          <w:b/>
        </w:rPr>
        <w:t>5</w:t>
      </w:r>
      <w:r>
        <w:rPr>
          <w:rFonts w:hint="eastAsia"/>
          <w:b/>
        </w:rPr>
        <w:t>-</w:t>
      </w:r>
      <w:r w:rsidR="008B2FA2">
        <w:rPr>
          <w:rFonts w:hint="eastAsia"/>
          <w:b/>
        </w:rPr>
        <w:t>1</w:t>
      </w:r>
      <w:r w:rsidRPr="00BD3140">
        <w:rPr>
          <w:rFonts w:hint="eastAsia"/>
          <w:b/>
        </w:rPr>
        <w:t xml:space="preserve">. </w:t>
      </w:r>
      <w:r>
        <w:rPr>
          <w:rFonts w:hint="eastAsia"/>
        </w:rPr>
        <w:t>如图</w:t>
      </w:r>
      <w:r w:rsidR="008B2FA2">
        <w:rPr>
          <w:rFonts w:hint="eastAsia"/>
        </w:rPr>
        <w:t>5</w:t>
      </w:r>
      <w:r>
        <w:rPr>
          <w:rFonts w:hint="eastAsia"/>
        </w:rPr>
        <w:t>-</w:t>
      </w:r>
      <w:r w:rsidR="008B2FA2">
        <w:rPr>
          <w:rFonts w:hint="eastAsia"/>
        </w:rPr>
        <w:t>1</w:t>
      </w:r>
      <w:r>
        <w:rPr>
          <w:rFonts w:hint="eastAsia"/>
        </w:rPr>
        <w:t>所示不确定图和它的最可靠最大流分布，其中边</w:t>
      </w:r>
      <w:r>
        <w:rPr>
          <w:rFonts w:hint="eastAsia"/>
        </w:rPr>
        <w:t>E</w:t>
      </w:r>
      <w:r w:rsidRPr="00C15EEE">
        <w:rPr>
          <w:rFonts w:hint="eastAsia"/>
          <w:vertAlign w:val="subscript"/>
        </w:rPr>
        <w:t>1</w:t>
      </w:r>
      <w:r>
        <w:rPr>
          <w:rFonts w:hint="eastAsia"/>
        </w:rPr>
        <w:t>，</w:t>
      </w:r>
      <w:r>
        <w:rPr>
          <w:rFonts w:hint="eastAsia"/>
        </w:rPr>
        <w:t>E</w:t>
      </w:r>
      <w:r w:rsidRPr="00C15EEE">
        <w:rPr>
          <w:rFonts w:hint="eastAsia"/>
          <w:vertAlign w:val="subscript"/>
        </w:rPr>
        <w:t>2</w:t>
      </w:r>
      <w:r>
        <w:rPr>
          <w:rFonts w:hint="eastAsia"/>
        </w:rPr>
        <w:t>，</w:t>
      </w:r>
      <w:r>
        <w:rPr>
          <w:rFonts w:hint="eastAsia"/>
        </w:rPr>
        <w:t>E</w:t>
      </w:r>
      <w:r w:rsidRPr="00C15EEE">
        <w:rPr>
          <w:rFonts w:hint="eastAsia"/>
          <w:vertAlign w:val="subscript"/>
        </w:rPr>
        <w:t>3</w:t>
      </w:r>
      <w:r>
        <w:rPr>
          <w:rFonts w:hint="eastAsia"/>
        </w:rPr>
        <w:t>，</w:t>
      </w:r>
      <w:r>
        <w:rPr>
          <w:rFonts w:hint="eastAsia"/>
        </w:rPr>
        <w:t>E</w:t>
      </w:r>
      <w:r w:rsidRPr="00C15EEE">
        <w:rPr>
          <w:rFonts w:hint="eastAsia"/>
          <w:vertAlign w:val="subscript"/>
        </w:rPr>
        <w:t>8</w:t>
      </w:r>
      <w:r>
        <w:rPr>
          <w:rFonts w:hint="eastAsia"/>
        </w:rPr>
        <w:t>，</w:t>
      </w:r>
      <w:r>
        <w:rPr>
          <w:rFonts w:hint="eastAsia"/>
        </w:rPr>
        <w:t>E</w:t>
      </w:r>
      <w:r w:rsidRPr="00C15EEE">
        <w:rPr>
          <w:rFonts w:hint="eastAsia"/>
          <w:vertAlign w:val="subscript"/>
        </w:rPr>
        <w:t>9</w:t>
      </w:r>
      <w:r>
        <w:rPr>
          <w:rFonts w:hint="eastAsia"/>
        </w:rPr>
        <w:t>为它的</w:t>
      </w:r>
      <w:r>
        <w:rPr>
          <w:rFonts w:hint="eastAsia"/>
        </w:rPr>
        <w:t>A</w:t>
      </w:r>
      <w:r>
        <w:rPr>
          <w:rFonts w:hint="eastAsia"/>
        </w:rPr>
        <w:t>边，表</w:t>
      </w:r>
      <w:r w:rsidR="008B2FA2">
        <w:rPr>
          <w:rFonts w:hint="eastAsia"/>
        </w:rPr>
        <w:t>5</w:t>
      </w:r>
      <w:r>
        <w:rPr>
          <w:rFonts w:hint="eastAsia"/>
        </w:rPr>
        <w:t>-1</w:t>
      </w:r>
      <w:r>
        <w:rPr>
          <w:rFonts w:hint="eastAsia"/>
        </w:rPr>
        <w:t>为不确定图</w:t>
      </w:r>
      <w:r>
        <w:rPr>
          <w:rFonts w:hint="eastAsia"/>
        </w:rPr>
        <w:t>G</w:t>
      </w:r>
      <w:r>
        <w:rPr>
          <w:rFonts w:hint="eastAsia"/>
        </w:rPr>
        <w:t>在求得最可靠最大流分布过程中获得的简单路径，可以知道原有不确定图的最大流</w:t>
      </w:r>
      <w:r>
        <w:rPr>
          <w:rFonts w:hint="eastAsia"/>
        </w:rPr>
        <w:t>Fmax=4</w:t>
      </w:r>
      <w:r>
        <w:rPr>
          <w:rFonts w:hint="eastAsia"/>
        </w:rPr>
        <w:t>。</w:t>
      </w:r>
    </w:p>
    <w:p w:rsidR="009B487E" w:rsidRDefault="009B487E" w:rsidP="009B487E">
      <w:pPr>
        <w:pStyle w:val="a3"/>
        <w:ind w:firstLine="492"/>
        <w:jc w:val="center"/>
      </w:pPr>
      <w:r>
        <w:object w:dxaOrig="4125" w:dyaOrig="1590">
          <v:shape id="_x0000_i1052" type="#_x0000_t75" style="width:168.45pt;height:106.65pt" o:ole="">
            <v:imagedata r:id="rId89" o:title=""/>
          </v:shape>
          <o:OLEObject Type="Embed" ProgID="Visio.Drawing.11" ShapeID="_x0000_i1052" DrawAspect="Content" ObjectID="_1525008279" r:id="rId90"/>
        </w:object>
      </w:r>
      <w:r>
        <w:object w:dxaOrig="6065" w:dyaOrig="2344">
          <v:shape id="_x0000_i1053" type="#_x0000_t75" style="width:169.8pt;height:105.95pt" o:ole="">
            <v:imagedata r:id="rId91" o:title=""/>
            <o:lock v:ext="edit" aspectratio="f"/>
          </v:shape>
          <o:OLEObject Type="Embed" ProgID="Visio.Drawing.11" ShapeID="_x0000_i1053" DrawAspect="Content" ObjectID="_1525008280" r:id="rId92"/>
        </w:object>
      </w:r>
    </w:p>
    <w:p w:rsidR="009B487E" w:rsidRPr="0016237D" w:rsidRDefault="009B487E" w:rsidP="009B487E">
      <w:pPr>
        <w:pStyle w:val="a3"/>
        <w:spacing w:line="288" w:lineRule="auto"/>
        <w:ind w:firstLine="408"/>
        <w:jc w:val="center"/>
        <w:rPr>
          <w:sz w:val="21"/>
        </w:rPr>
      </w:pPr>
      <w:r w:rsidRPr="0016237D">
        <w:rPr>
          <w:rFonts w:hint="eastAsia"/>
          <w:sz w:val="21"/>
        </w:rPr>
        <w:lastRenderedPageBreak/>
        <w:t>图</w:t>
      </w:r>
      <w:r w:rsidR="008B2FA2">
        <w:rPr>
          <w:rFonts w:hint="eastAsia"/>
          <w:sz w:val="21"/>
        </w:rPr>
        <w:t>5</w:t>
      </w:r>
      <w:r w:rsidRPr="0016237D">
        <w:rPr>
          <w:rFonts w:hint="eastAsia"/>
          <w:sz w:val="21"/>
        </w:rPr>
        <w:t>-</w:t>
      </w:r>
      <w:r w:rsidR="008B2FA2">
        <w:rPr>
          <w:rFonts w:hint="eastAsia"/>
          <w:sz w:val="21"/>
        </w:rPr>
        <w:t>1</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与它的最可靠最大流分布</w:t>
      </w:r>
    </w:p>
    <w:p w:rsidR="009B487E" w:rsidRDefault="009B487E" w:rsidP="009B487E">
      <w:pPr>
        <w:pStyle w:val="a3"/>
        <w:spacing w:line="288" w:lineRule="auto"/>
        <w:ind w:firstLineChars="0" w:firstLine="0"/>
        <w:jc w:val="center"/>
      </w:pPr>
      <w:r w:rsidRPr="0016237D">
        <w:rPr>
          <w:rFonts w:hint="eastAsia"/>
          <w:sz w:val="21"/>
        </w:rPr>
        <w:t>表</w:t>
      </w:r>
      <w:r w:rsidR="008B2FA2">
        <w:rPr>
          <w:rFonts w:hint="eastAsia"/>
          <w:sz w:val="21"/>
        </w:rPr>
        <w:t>5</w:t>
      </w:r>
      <w:r w:rsidRPr="0016237D">
        <w:rPr>
          <w:rFonts w:hint="eastAsia"/>
          <w:sz w:val="21"/>
        </w:rPr>
        <w:t xml:space="preserve">-1 </w:t>
      </w:r>
      <w:r w:rsidRPr="0016237D">
        <w:rPr>
          <w:rFonts w:hint="eastAsia"/>
          <w:sz w:val="21"/>
        </w:rPr>
        <w:t>简单路径组合</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1664"/>
        <w:gridCol w:w="3174"/>
        <w:gridCol w:w="1663"/>
      </w:tblGrid>
      <w:tr w:rsidR="009B487E" w:rsidTr="00BA6BDA">
        <w:trPr>
          <w:jc w:val="center"/>
        </w:trPr>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2441"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容量</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sp1</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s-v2-v6-t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1279"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sp2</w:t>
            </w:r>
          </w:p>
        </w:tc>
        <w:tc>
          <w:tcPr>
            <w:tcW w:w="2441"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s-v1-v2-v6-t</w:t>
            </w:r>
          </w:p>
        </w:tc>
        <w:tc>
          <w:tcPr>
            <w:tcW w:w="127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sp3</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当边</w:t>
      </w:r>
      <w:r>
        <w:rPr>
          <w:rFonts w:hint="eastAsia"/>
        </w:rPr>
        <w:t>v2-v6</w:t>
      </w:r>
      <w:r>
        <w:rPr>
          <w:rFonts w:hint="eastAsia"/>
        </w:rPr>
        <w:t>发生故障（移除）之后，发下表</w:t>
      </w:r>
      <w:r w:rsidR="008B2FA2">
        <w:rPr>
          <w:rFonts w:hint="eastAsia"/>
        </w:rPr>
        <w:t>5</w:t>
      </w:r>
      <w:r>
        <w:rPr>
          <w:rFonts w:hint="eastAsia"/>
        </w:rPr>
        <w:t>-1</w:t>
      </w:r>
      <w:r>
        <w:rPr>
          <w:rFonts w:hint="eastAsia"/>
        </w:rPr>
        <w:t>中的简单路径</w:t>
      </w:r>
      <w:r>
        <w:rPr>
          <w:rFonts w:hint="eastAsia"/>
        </w:rPr>
        <w:t>sp</w:t>
      </w:r>
      <w:r w:rsidRPr="00A4637C">
        <w:rPr>
          <w:rFonts w:hint="eastAsia"/>
          <w:vertAlign w:val="subscript"/>
        </w:rPr>
        <w:t>1</w:t>
      </w:r>
      <w:r>
        <w:rPr>
          <w:rFonts w:hint="eastAsia"/>
        </w:rPr>
        <w:t>和</w:t>
      </w:r>
      <w:r>
        <w:rPr>
          <w:rFonts w:hint="eastAsia"/>
        </w:rPr>
        <w:t>sp</w:t>
      </w:r>
      <w:r w:rsidRPr="00A4637C">
        <w:rPr>
          <w:rFonts w:hint="eastAsia"/>
          <w:vertAlign w:val="subscript"/>
        </w:rPr>
        <w:t>2</w:t>
      </w:r>
      <w:r>
        <w:rPr>
          <w:rFonts w:hint="eastAsia"/>
        </w:rPr>
        <w:t>都受到影响，那么移除</w:t>
      </w:r>
      <w:r>
        <w:rPr>
          <w:rFonts w:hint="eastAsia"/>
        </w:rPr>
        <w:t>v2-v6</w:t>
      </w:r>
      <w:r>
        <w:rPr>
          <w:rFonts w:hint="eastAsia"/>
        </w:rPr>
        <w:t>之后的图流分布如图</w:t>
      </w:r>
      <w:r w:rsidR="008B2FA2">
        <w:rPr>
          <w:rFonts w:hint="eastAsia"/>
        </w:rPr>
        <w:t>5</w:t>
      </w:r>
      <w:r>
        <w:rPr>
          <w:rFonts w:hint="eastAsia"/>
        </w:rPr>
        <w:t>-</w:t>
      </w:r>
      <w:r w:rsidR="008B2FA2">
        <w:rPr>
          <w:rFonts w:hint="eastAsia"/>
        </w:rPr>
        <w:t>2</w:t>
      </w:r>
      <w:r>
        <w:rPr>
          <w:rFonts w:hint="eastAsia"/>
        </w:rPr>
        <w:t>所示。</w:t>
      </w:r>
    </w:p>
    <w:p w:rsidR="009B487E" w:rsidRDefault="009B487E" w:rsidP="009B487E">
      <w:pPr>
        <w:pStyle w:val="a3"/>
        <w:ind w:firstLine="492"/>
        <w:jc w:val="center"/>
      </w:pPr>
      <w:r>
        <w:object w:dxaOrig="6065" w:dyaOrig="2344">
          <v:shape id="_x0000_i1054" type="#_x0000_t75" style="width:169.8pt;height:105.95pt" o:ole="">
            <v:imagedata r:id="rId93" o:title=""/>
            <o:lock v:ext="edit" aspectratio="f"/>
          </v:shape>
          <o:OLEObject Type="Embed" ProgID="Visio.Drawing.11" ShapeID="_x0000_i1054" DrawAspect="Content" ObjectID="_1525008281" r:id="rId94"/>
        </w:object>
      </w:r>
    </w:p>
    <w:p w:rsidR="009B487E" w:rsidRPr="00FE6094" w:rsidRDefault="009B487E" w:rsidP="009B487E">
      <w:pPr>
        <w:pStyle w:val="a3"/>
        <w:spacing w:line="288" w:lineRule="auto"/>
        <w:ind w:firstLine="408"/>
        <w:jc w:val="center"/>
        <w:rPr>
          <w:sz w:val="21"/>
        </w:rPr>
      </w:pPr>
      <w:r w:rsidRPr="00FE6094">
        <w:rPr>
          <w:rFonts w:hint="eastAsia"/>
          <w:sz w:val="21"/>
        </w:rPr>
        <w:t>图</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w:t>
      </w:r>
      <w:r w:rsidRPr="00FE6094">
        <w:rPr>
          <w:rFonts w:hint="eastAsia"/>
          <w:sz w:val="21"/>
        </w:rPr>
        <w:t>v2-v6</w:t>
      </w:r>
      <w:r w:rsidRPr="00FE6094">
        <w:rPr>
          <w:rFonts w:hint="eastAsia"/>
          <w:sz w:val="21"/>
        </w:rPr>
        <w:t>后的图流</w:t>
      </w:r>
    </w:p>
    <w:p w:rsidR="009B487E" w:rsidRDefault="009B487E" w:rsidP="009B487E">
      <w:pPr>
        <w:pStyle w:val="a3"/>
        <w:spacing w:line="288" w:lineRule="auto"/>
        <w:ind w:firstLine="468"/>
      </w:pPr>
      <w:r>
        <w:rPr>
          <w:rFonts w:hint="eastAsia"/>
        </w:rPr>
        <w:t>此时在剩余不确定图中获取所的简单路径，图表</w:t>
      </w:r>
      <w:r>
        <w:rPr>
          <w:rFonts w:hint="eastAsia"/>
        </w:rPr>
        <w:t>4-2</w:t>
      </w:r>
      <w:r>
        <w:rPr>
          <w:rFonts w:hint="eastAsia"/>
        </w:rPr>
        <w:t>所示。</w:t>
      </w:r>
    </w:p>
    <w:p w:rsidR="009B487E" w:rsidRPr="00FE6094" w:rsidRDefault="009B487E" w:rsidP="009B487E">
      <w:pPr>
        <w:pStyle w:val="a3"/>
        <w:spacing w:line="288" w:lineRule="auto"/>
        <w:ind w:firstLine="408"/>
        <w:jc w:val="center"/>
        <w:rPr>
          <w:sz w:val="21"/>
        </w:rPr>
      </w:pPr>
      <w:r w:rsidRPr="00FE6094">
        <w:rPr>
          <w:rFonts w:hint="eastAsia"/>
          <w:sz w:val="21"/>
        </w:rPr>
        <w:t>表</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移除边</w:t>
      </w:r>
      <w:r w:rsidRPr="00FE6094">
        <w:rPr>
          <w:rFonts w:hint="eastAsia"/>
          <w:sz w:val="21"/>
        </w:rPr>
        <w:t>v2-v6</w:t>
      </w:r>
      <w:r w:rsidRPr="00FE6094">
        <w:rPr>
          <w:rFonts w:hint="eastAsia"/>
          <w:sz w:val="21"/>
        </w:rPr>
        <w:t>之后的所有简单路径</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2167"/>
        <w:gridCol w:w="2167"/>
        <w:gridCol w:w="2167"/>
      </w:tblGrid>
      <w:tr w:rsidR="009B487E" w:rsidTr="00BA6BDA">
        <w:trPr>
          <w:jc w:val="center"/>
        </w:trPr>
        <w:tc>
          <w:tcPr>
            <w:tcW w:w="1666"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瓶颈容量</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p1</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color w:val="000000"/>
              </w:rPr>
              <w:t>S</w:t>
            </w:r>
            <w:r w:rsidRPr="004678AB">
              <w:rPr>
                <w:rFonts w:hint="eastAsia"/>
                <w:color w:val="000000"/>
              </w:rPr>
              <w:t>-v2-v4-t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p2</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p3</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p4</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根据算法原理，可知简单路径</w:t>
      </w:r>
      <w:r>
        <w:rPr>
          <w:rFonts w:hint="eastAsia"/>
        </w:rPr>
        <w:t>sp1</w:t>
      </w:r>
      <w:r>
        <w:rPr>
          <w:rFonts w:hint="eastAsia"/>
        </w:rPr>
        <w:t>，</w:t>
      </w:r>
      <w:r>
        <w:rPr>
          <w:rFonts w:hint="eastAsia"/>
        </w:rPr>
        <w:t>sp2</w:t>
      </w:r>
      <w:r>
        <w:rPr>
          <w:rFonts w:hint="eastAsia"/>
        </w:rPr>
        <w:t>，</w:t>
      </w:r>
      <w:r>
        <w:rPr>
          <w:rFonts w:hint="eastAsia"/>
        </w:rPr>
        <w:t>sp4</w:t>
      </w:r>
      <w:r>
        <w:rPr>
          <w:rFonts w:hint="eastAsia"/>
        </w:rPr>
        <w:t>都使用到了“未使用”边，而简单路径</w:t>
      </w:r>
      <w:r>
        <w:rPr>
          <w:rFonts w:hint="eastAsia"/>
        </w:rPr>
        <w:t>sp3</w:t>
      </w:r>
      <w:r>
        <w:rPr>
          <w:rFonts w:hint="eastAsia"/>
        </w:rPr>
        <w:t>使用的都是“未饱和边”，所以在这样的情况下，添加</w:t>
      </w:r>
      <w:r>
        <w:rPr>
          <w:rFonts w:hint="eastAsia"/>
        </w:rPr>
        <w:t>sp3</w:t>
      </w:r>
      <w:r>
        <w:rPr>
          <w:rFonts w:hint="eastAsia"/>
        </w:rPr>
        <w:t>之后的瓶颈流量之后，并不会是不确定图的流分布可靠性下降。在添加这个简单路径之后，继续以上步骤，直到在剩余图中没有简单路径为止，便获得了一个最大流分布，以为该最大流分布尽量使用了原有分布中的“未饱和边”，而尽量少使用了“未使用边”，因此该最大流分布可以认为是一个较可靠性的最大流分布。</w:t>
      </w:r>
    </w:p>
    <w:p w:rsidR="009B487E" w:rsidRDefault="000E285B" w:rsidP="00176D25">
      <w:pPr>
        <w:pStyle w:val="21"/>
      </w:pPr>
      <w:bookmarkStart w:id="105" w:name="_Toc451120829"/>
      <w:r>
        <w:rPr>
          <w:rFonts w:hint="eastAsia"/>
        </w:rPr>
        <w:t>5.2</w:t>
      </w:r>
      <w:r w:rsidR="009B487E">
        <w:rPr>
          <w:rFonts w:hint="eastAsia"/>
        </w:rPr>
        <w:t xml:space="preserve"> </w:t>
      </w:r>
      <w:r w:rsidR="009B487E">
        <w:rPr>
          <w:rFonts w:hint="eastAsia"/>
        </w:rPr>
        <w:t>算法实现与分析</w:t>
      </w:r>
      <w:bookmarkEnd w:id="105"/>
    </w:p>
    <w:p w:rsidR="009B487E" w:rsidRDefault="009B487E" w:rsidP="009B487E">
      <w:pPr>
        <w:pStyle w:val="a3"/>
        <w:spacing w:line="288" w:lineRule="auto"/>
        <w:ind w:firstLine="468"/>
      </w:pPr>
      <w:r>
        <w:rPr>
          <w:rFonts w:hint="eastAsia"/>
        </w:rPr>
        <w:t>根据上述分析，下面给出基于增广路径添加的近似算法</w:t>
      </w:r>
      <w:r>
        <w:rPr>
          <w:rFonts w:hint="eastAsia"/>
        </w:rPr>
        <w:t>ACES_APA</w:t>
      </w:r>
      <w:r>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8B2FA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1</w:t>
            </w:r>
            <w:r w:rsidRPr="00327708">
              <w:rPr>
                <w:rFonts w:ascii="宋体" w:hAnsi="宋体" w:hint="eastAsia"/>
                <w:b/>
              </w:rPr>
              <w:t xml:space="preserve">. </w:t>
            </w:r>
            <w:r w:rsidRPr="00140E0D">
              <w:rPr>
                <w:rFonts w:hint="eastAsia"/>
              </w:rPr>
              <w:t>基于增广路径添加的近似算法</w:t>
            </w:r>
            <w:r w:rsidRPr="00140E0D">
              <w:rPr>
                <w:rFonts w:hint="eastAsia"/>
              </w:rPr>
              <w:t>ACES_APA</w:t>
            </w:r>
          </w:p>
        </w:tc>
      </w:tr>
      <w:tr w:rsidR="009B487E" w:rsidRPr="005A05F9" w:rsidTr="00BA6BDA">
        <w:tc>
          <w:tcPr>
            <w:tcW w:w="8522" w:type="dxa"/>
            <w:vAlign w:val="center"/>
          </w:tcPr>
          <w:p w:rsidR="009B487E" w:rsidRDefault="009B487E" w:rsidP="00BA6BDA">
            <w:pPr>
              <w:tabs>
                <w:tab w:val="left" w:pos="1200"/>
              </w:tabs>
              <w:spacing w:beforeLines="20" w:before="65" w:afterLines="20" w:after="65" w:line="288" w:lineRule="auto"/>
              <w:jc w:val="both"/>
            </w:pPr>
            <w:r w:rsidRPr="005A12A7">
              <w:rPr>
                <w:rFonts w:hint="eastAsia"/>
                <w:b/>
              </w:rPr>
              <w:t>输入</w:t>
            </w:r>
            <w:r>
              <w:rPr>
                <w:rFonts w:hint="eastAsia"/>
              </w:rPr>
              <w:t>：</w:t>
            </w:r>
            <w:r w:rsidR="00B9181D">
              <w:rPr>
                <w:rFonts w:hint="eastAsia"/>
              </w:rPr>
              <w:t>输入不确定图</w:t>
            </w:r>
            <w:r w:rsidR="00B9181D">
              <w:rPr>
                <w:rFonts w:hint="eastAsia"/>
              </w:rPr>
              <w:t>G</w:t>
            </w:r>
            <w:r w:rsidR="00B9181D">
              <w:rPr>
                <w:rFonts w:hint="eastAsia"/>
              </w:rPr>
              <w:t>的一个</w:t>
            </w:r>
            <w:r w:rsidR="00B9181D">
              <w:rPr>
                <w:rFonts w:hint="eastAsia"/>
              </w:rPr>
              <w:t>A</w:t>
            </w:r>
            <w:r w:rsidR="00B9181D">
              <w:rPr>
                <w:rFonts w:hint="eastAsia"/>
              </w:rPr>
              <w:t>边</w:t>
            </w:r>
            <w:r w:rsidR="00B9181D">
              <w:rPr>
                <w:rFonts w:hint="eastAsia"/>
              </w:rPr>
              <w:t>e</w:t>
            </w:r>
            <w:r w:rsidR="00B86A33">
              <w:rPr>
                <w:rFonts w:hint="eastAsia"/>
              </w:rPr>
              <w:t>i</w:t>
            </w:r>
          </w:p>
          <w:p w:rsidR="00D361C9" w:rsidRDefault="00D361C9" w:rsidP="00BA6BDA">
            <w:pPr>
              <w:tabs>
                <w:tab w:val="left" w:pos="1200"/>
              </w:tabs>
              <w:spacing w:beforeLines="20" w:before="65" w:afterLines="20" w:after="65" w:line="288" w:lineRule="auto"/>
              <w:jc w:val="both"/>
            </w:pPr>
            <w:r>
              <w:rPr>
                <w:rFonts w:hint="eastAsia"/>
              </w:rPr>
              <w:t xml:space="preserve">1. init </w:t>
            </w:r>
            <w:r w:rsidR="002E6F88" w:rsidRPr="002E6F88">
              <w:t>original</w:t>
            </w:r>
            <w:r w:rsidR="002E6F88">
              <w:rPr>
                <w:rFonts w:hint="eastAsia"/>
              </w:rPr>
              <w:t xml:space="preserve"> max flow</w:t>
            </w:r>
            <w:r w:rsidR="00CB61D7">
              <w:rPr>
                <w:rFonts w:hint="eastAsia"/>
              </w:rPr>
              <w:t xml:space="preserve"> </w:t>
            </w:r>
            <w:r w:rsidR="00CB61D7" w:rsidRPr="00CB61D7">
              <w:t>distribution</w:t>
            </w:r>
            <w:r w:rsidR="00CB61D7">
              <w:rPr>
                <w:rFonts w:hint="eastAsia"/>
              </w:rPr>
              <w:t xml:space="preserve"> and all the simple paths;</w:t>
            </w:r>
          </w:p>
          <w:p w:rsidR="00CB61D7" w:rsidRDefault="00CB61D7" w:rsidP="00BA6BDA">
            <w:pPr>
              <w:tabs>
                <w:tab w:val="left" w:pos="1200"/>
              </w:tabs>
              <w:spacing w:beforeLines="20" w:before="65" w:afterLines="20" w:after="65" w:line="288" w:lineRule="auto"/>
              <w:jc w:val="both"/>
            </w:pPr>
            <w:r>
              <w:rPr>
                <w:rFonts w:hint="eastAsia"/>
              </w:rPr>
              <w:t>2. input A class edge e</w:t>
            </w:r>
            <w:r w:rsidR="00B86A33">
              <w:rPr>
                <w:rFonts w:hint="eastAsia"/>
              </w:rPr>
              <w:t>i, remove the simple path which contains the edge ei and adjust the flow in the original max flow distribution;</w:t>
            </w:r>
          </w:p>
          <w:p w:rsidR="00B86A33" w:rsidRDefault="00B86A33" w:rsidP="00BA6BDA">
            <w:pPr>
              <w:tabs>
                <w:tab w:val="left" w:pos="1200"/>
              </w:tabs>
              <w:spacing w:beforeLines="20" w:before="65" w:afterLines="20" w:after="65" w:line="288" w:lineRule="auto"/>
              <w:jc w:val="both"/>
            </w:pPr>
            <w:r>
              <w:rPr>
                <w:rFonts w:hint="eastAsia"/>
              </w:rPr>
              <w:t xml:space="preserve">3. while </w:t>
            </w:r>
            <w:r>
              <w:t>remain</w:t>
            </w:r>
            <w:r>
              <w:rPr>
                <w:rFonts w:hint="eastAsia"/>
              </w:rPr>
              <w:t xml:space="preserve"> graph has simple path then</w:t>
            </w:r>
          </w:p>
          <w:p w:rsidR="00B86A33" w:rsidRDefault="00CA0C9B" w:rsidP="00BA6BDA">
            <w:pPr>
              <w:tabs>
                <w:tab w:val="left" w:pos="1200"/>
              </w:tabs>
              <w:spacing w:beforeLines="20" w:before="65" w:afterLines="20" w:after="65" w:line="288" w:lineRule="auto"/>
              <w:jc w:val="both"/>
            </w:pPr>
            <w:r>
              <w:rPr>
                <w:rFonts w:hint="eastAsia"/>
              </w:rPr>
              <w:t xml:space="preserve">4.     find sp, use </w:t>
            </w:r>
            <w:r w:rsidRPr="00CA0C9B">
              <w:t>Unsaturated</w:t>
            </w:r>
            <w:r>
              <w:rPr>
                <w:rFonts w:hint="eastAsia"/>
              </w:rPr>
              <w:t>-edge first then use Unused-edge;</w:t>
            </w:r>
          </w:p>
          <w:p w:rsidR="00CA0C9B" w:rsidRDefault="00CA0C9B" w:rsidP="00BA6BDA">
            <w:pPr>
              <w:tabs>
                <w:tab w:val="left" w:pos="1200"/>
              </w:tabs>
              <w:spacing w:beforeLines="20" w:before="65" w:afterLines="20" w:after="65" w:line="288" w:lineRule="auto"/>
              <w:jc w:val="both"/>
            </w:pPr>
            <w:r>
              <w:rPr>
                <w:rFonts w:hint="eastAsia"/>
              </w:rPr>
              <w:lastRenderedPageBreak/>
              <w:t>5. Until cannot find sp in graph</w:t>
            </w:r>
            <w:r w:rsidR="00DE7ACD">
              <w:rPr>
                <w:rFonts w:hint="eastAsia"/>
              </w:rPr>
              <w:t>;</w:t>
            </w:r>
          </w:p>
          <w:p w:rsidR="00DE7ACD" w:rsidRDefault="00DE7ACD" w:rsidP="00BA6BDA">
            <w:pPr>
              <w:tabs>
                <w:tab w:val="left" w:pos="1200"/>
              </w:tabs>
              <w:spacing w:beforeLines="20" w:before="65" w:afterLines="20" w:after="65" w:line="288" w:lineRule="auto"/>
              <w:jc w:val="both"/>
            </w:pPr>
            <w:r>
              <w:rPr>
                <w:rFonts w:hint="eastAsia"/>
              </w:rPr>
              <w:t xml:space="preserve">6. </w:t>
            </w:r>
            <w:r w:rsidR="00FA183C">
              <w:rPr>
                <w:rFonts w:hint="eastAsia"/>
              </w:rPr>
              <w:t>get the new max flow and it</w:t>
            </w:r>
            <w:r w:rsidR="00FA183C">
              <w:t>’</w:t>
            </w:r>
            <w:r w:rsidR="00FA183C">
              <w:rPr>
                <w:rFonts w:hint="eastAsia"/>
              </w:rPr>
              <w:t xml:space="preserve">s </w:t>
            </w:r>
            <w:r w:rsidR="00FA183C" w:rsidRPr="00CB61D7">
              <w:t>distribution</w:t>
            </w:r>
            <w:r w:rsidR="00FA183C">
              <w:rPr>
                <w:rFonts w:hint="eastAsia"/>
              </w:rPr>
              <w:t xml:space="preserve"> P</w:t>
            </w:r>
            <w:r w:rsidR="00FA183C" w:rsidRPr="00DF33EC">
              <w:t>robability</w:t>
            </w:r>
            <w:r w:rsidR="00250E20">
              <w:rPr>
                <w:rFonts w:hint="eastAsia"/>
              </w:rPr>
              <w:t>;</w:t>
            </w:r>
          </w:p>
          <w:p w:rsidR="009B487E" w:rsidRPr="00F30E09" w:rsidRDefault="009B487E" w:rsidP="00D36832">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F06C53">
              <w:rPr>
                <w:rFonts w:hint="eastAsia"/>
              </w:rPr>
              <w:t>最可靠最大流分布可靠性的近似可靠性</w:t>
            </w:r>
          </w:p>
        </w:tc>
      </w:tr>
    </w:tbl>
    <w:p w:rsidR="00610154" w:rsidRDefault="00610154" w:rsidP="00F04221">
      <w:pPr>
        <w:pStyle w:val="a3"/>
        <w:spacing w:line="288" w:lineRule="auto"/>
        <w:ind w:firstLine="468"/>
      </w:pPr>
      <w:r w:rsidRPr="00140E0D">
        <w:rPr>
          <w:rFonts w:hint="eastAsia"/>
        </w:rPr>
        <w:lastRenderedPageBreak/>
        <w:t>算法</w:t>
      </w:r>
      <w:r w:rsidRPr="00140E0D">
        <w:rPr>
          <w:rFonts w:hint="eastAsia"/>
        </w:rPr>
        <w:t>ACES_APA</w:t>
      </w:r>
      <w:r>
        <w:rPr>
          <w:rFonts w:hint="eastAsia"/>
        </w:rPr>
        <w:t>是针对基于流量和分布可靠性的关键边模型中，对于</w:t>
      </w:r>
      <w:r>
        <w:rPr>
          <w:rFonts w:hint="eastAsia"/>
        </w:rPr>
        <w:t>A</w:t>
      </w:r>
      <w:r>
        <w:rPr>
          <w:rFonts w:hint="eastAsia"/>
        </w:rPr>
        <w:t>类边的计算。对于</w:t>
      </w:r>
      <w:r>
        <w:rPr>
          <w:rFonts w:hint="eastAsia"/>
        </w:rPr>
        <w:t>A</w:t>
      </w:r>
      <w:r>
        <w:rPr>
          <w:rFonts w:hint="eastAsia"/>
        </w:rPr>
        <w:t>类边的计算，近乎于重新计算。</w:t>
      </w:r>
      <w:r w:rsidRPr="00140E0D">
        <w:rPr>
          <w:rFonts w:hint="eastAsia"/>
        </w:rPr>
        <w:t>ACES_APA</w:t>
      </w:r>
      <w:r>
        <w:rPr>
          <w:rFonts w:hint="eastAsia"/>
        </w:rPr>
        <w:t>首先利用原不确定图在计算</w:t>
      </w:r>
      <w:r w:rsidRPr="001C5A2C">
        <w:rPr>
          <w:rFonts w:hint="eastAsia"/>
        </w:rPr>
        <w:t>最可靠最大流分布的过程中的剩余图和简单路径</w:t>
      </w:r>
      <w:r>
        <w:rPr>
          <w:rFonts w:hint="eastAsia"/>
        </w:rPr>
        <w:t>，</w:t>
      </w:r>
      <w:r w:rsidRPr="00AF64E0">
        <w:rPr>
          <w:rFonts w:hint="eastAsia"/>
        </w:rPr>
        <w:t>当模型中的</w:t>
      </w:r>
      <w:r w:rsidRPr="00AF64E0">
        <w:rPr>
          <w:rFonts w:hint="eastAsia"/>
        </w:rPr>
        <w:t>A</w:t>
      </w:r>
      <w:r w:rsidRPr="00AF64E0">
        <w:rPr>
          <w:rFonts w:hint="eastAsia"/>
        </w:rPr>
        <w:t>边发生故障之后，将所有包含该边的简单路径上的流量在剩余图中返还，同时将“故障边”在剩余图总移除，然后在剩余图总查找所有满足能够联通源点</w:t>
      </w:r>
      <w:r w:rsidRPr="00AF64E0">
        <w:rPr>
          <w:rFonts w:hint="eastAsia"/>
        </w:rPr>
        <w:t>S</w:t>
      </w:r>
      <w:r w:rsidRPr="00AF64E0">
        <w:rPr>
          <w:rFonts w:hint="eastAsia"/>
        </w:rPr>
        <w:t>和汇点</w:t>
      </w:r>
      <w:r w:rsidRPr="00AF64E0">
        <w:rPr>
          <w:rFonts w:hint="eastAsia"/>
        </w:rPr>
        <w:t>T</w:t>
      </w:r>
      <w:r w:rsidRPr="00AF64E0">
        <w:rPr>
          <w:rFonts w:hint="eastAsia"/>
        </w:rPr>
        <w:t>的简单路径，选择一条“可靠性性消耗最小”的一条简单路径，所谓“可靠性消耗最小”指的是这条简单路径需要更少的“未使用边”，而尽量使用更多的“未饱和边”</w:t>
      </w:r>
      <w:r w:rsidR="00F04221">
        <w:rPr>
          <w:rFonts w:hint="eastAsia"/>
        </w:rPr>
        <w:t>。</w:t>
      </w:r>
    </w:p>
    <w:p w:rsidR="00F04221" w:rsidRDefault="00F04221" w:rsidP="00F04221">
      <w:pPr>
        <w:pStyle w:val="a3"/>
        <w:spacing w:line="288" w:lineRule="auto"/>
        <w:ind w:firstLine="468"/>
      </w:pPr>
      <w:r w:rsidRPr="00140E0D">
        <w:rPr>
          <w:rFonts w:hint="eastAsia"/>
        </w:rPr>
        <w:t>算法</w:t>
      </w:r>
      <w:r w:rsidRPr="00140E0D">
        <w:rPr>
          <w:rFonts w:hint="eastAsia"/>
        </w:rPr>
        <w:t>ACES_APA</w:t>
      </w:r>
      <w:r>
        <w:rPr>
          <w:rFonts w:hint="eastAsia"/>
        </w:rPr>
        <w:t>的原理与</w:t>
      </w:r>
      <w:r>
        <w:rPr>
          <w:rFonts w:hint="eastAsia"/>
        </w:rPr>
        <w:t>DINIC</w:t>
      </w:r>
      <w:r>
        <w:rPr>
          <w:rFonts w:hint="eastAsia"/>
        </w:rPr>
        <w:t>类似，是在一个剩余图的基础上</w:t>
      </w:r>
      <w:r w:rsidR="00D261AC">
        <w:rPr>
          <w:rFonts w:hint="eastAsia"/>
        </w:rPr>
        <w:t>获取增广路径的，所以</w:t>
      </w:r>
      <w:r w:rsidR="00D261AC" w:rsidRPr="00140E0D">
        <w:rPr>
          <w:rFonts w:hint="eastAsia"/>
        </w:rPr>
        <w:t>ACES_APA</w:t>
      </w:r>
      <w:r w:rsidR="00D261AC">
        <w:rPr>
          <w:rFonts w:hint="eastAsia"/>
        </w:rPr>
        <w:t>的最坏情况只有一个</w:t>
      </w:r>
      <w:r w:rsidR="00D261AC">
        <w:rPr>
          <w:rFonts w:hint="eastAsia"/>
        </w:rPr>
        <w:t>DINIC</w:t>
      </w:r>
      <w:r w:rsidR="00D261AC">
        <w:rPr>
          <w:rFonts w:hint="eastAsia"/>
        </w:rPr>
        <w:t>时间。</w:t>
      </w:r>
    </w:p>
    <w:p w:rsidR="00F04221" w:rsidRDefault="008D2B31" w:rsidP="00F04221">
      <w:pPr>
        <w:pStyle w:val="a3"/>
        <w:spacing w:line="288" w:lineRule="auto"/>
        <w:ind w:firstLine="468"/>
      </w:pPr>
      <w:r>
        <w:rPr>
          <w:rFonts w:hint="eastAsia"/>
        </w:rPr>
        <w:t>基于以上分析，</w:t>
      </w:r>
      <w:r w:rsidR="005233DC">
        <w:rPr>
          <w:rFonts w:hint="eastAsia"/>
        </w:rPr>
        <w:t>算法</w:t>
      </w:r>
      <w:r w:rsidR="00874F3F">
        <w:rPr>
          <w:rFonts w:hint="eastAsia"/>
        </w:rPr>
        <w:t>ICA_FDP_APA</w:t>
      </w:r>
      <w:r w:rsidR="005233DC">
        <w:rPr>
          <w:rFonts w:hint="eastAsia"/>
        </w:rPr>
        <w:t>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A726E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2</w:t>
            </w:r>
            <w:r w:rsidRPr="00327708">
              <w:rPr>
                <w:rFonts w:ascii="宋体" w:hAnsi="宋体" w:hint="eastAsia"/>
                <w:b/>
              </w:rPr>
              <w:t xml:space="preserve">. </w:t>
            </w:r>
            <w:r w:rsidR="00A726E2">
              <w:rPr>
                <w:rFonts w:hint="eastAsia"/>
              </w:rPr>
              <w:t>由</w:t>
            </w:r>
            <w:r>
              <w:rPr>
                <w:rFonts w:hint="eastAsia"/>
              </w:rPr>
              <w:t>ACES_APA</w:t>
            </w:r>
            <w:r w:rsidR="00A726E2">
              <w:rPr>
                <w:rFonts w:hint="eastAsia"/>
              </w:rPr>
              <w:t>组成的近似</w:t>
            </w:r>
            <w:r>
              <w:rPr>
                <w:rFonts w:hint="eastAsia"/>
              </w:rPr>
              <w:t>算法</w:t>
            </w:r>
            <w:bookmarkStart w:id="106" w:name="OLE_LINK55"/>
            <w:bookmarkStart w:id="107" w:name="OLE_LINK56"/>
            <w:bookmarkStart w:id="108" w:name="OLE_LINK57"/>
            <w:r w:rsidR="005E1B34">
              <w:rPr>
                <w:rFonts w:hint="eastAsia"/>
              </w:rPr>
              <w:t>ICA_FDP_APA</w:t>
            </w:r>
            <w:bookmarkEnd w:id="106"/>
            <w:bookmarkEnd w:id="107"/>
            <w:bookmarkEnd w:id="108"/>
          </w:p>
        </w:tc>
      </w:tr>
      <w:tr w:rsidR="009B487E" w:rsidRPr="005A05F9" w:rsidTr="00BA6BDA">
        <w:tc>
          <w:tcPr>
            <w:tcW w:w="8522" w:type="dxa"/>
            <w:vAlign w:val="center"/>
          </w:tcPr>
          <w:p w:rsidR="00EE5A9E" w:rsidRDefault="00EE5A9E" w:rsidP="00EE5A9E">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EE5A9E" w:rsidRDefault="00EE5A9E" w:rsidP="00EE5A9E">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EE5A9E" w:rsidRDefault="00EE5A9E" w:rsidP="00EE5A9E">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4.  Sort keyedge by ALLEdgeFlowDecrease[|E|]</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5.  Classify ABC edge by StateMtrix</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EE5A9E" w:rsidRDefault="00EE5A9E" w:rsidP="00EE5A9E">
            <w:pPr>
              <w:tabs>
                <w:tab w:val="left" w:pos="1200"/>
              </w:tabs>
              <w:spacing w:beforeLines="20" w:before="65" w:afterLines="20" w:after="65" w:line="288" w:lineRule="auto"/>
              <w:jc w:val="both"/>
            </w:pPr>
            <w:r>
              <w:rPr>
                <w:rFonts w:hint="eastAsia"/>
              </w:rPr>
              <w:t xml:space="preserve">7.      </w:t>
            </w:r>
            <w:r w:rsidRPr="009839AA">
              <w:rPr>
                <w:rFonts w:hint="eastAsia"/>
                <w:b/>
              </w:rPr>
              <w:t>If ei is A class edge then use algorithm</w:t>
            </w:r>
            <w:r w:rsidR="00195A54" w:rsidRPr="009839AA">
              <w:rPr>
                <w:rFonts w:hint="eastAsia"/>
                <w:b/>
              </w:rPr>
              <w:t xml:space="preserve"> </w:t>
            </w:r>
            <w:r w:rsidR="00BD0601" w:rsidRPr="009839AA">
              <w:rPr>
                <w:rFonts w:hint="eastAsia"/>
                <w:b/>
              </w:rPr>
              <w:t>ACES_APA</w:t>
            </w:r>
            <w:r w:rsidRPr="009839AA">
              <w:rPr>
                <w:rFonts w:hint="eastAsia"/>
                <w:b/>
              </w:rPr>
              <w:t xml:space="preserve"> to get pd</w:t>
            </w:r>
            <w:r w:rsidRPr="009839AA">
              <w:rPr>
                <w:rFonts w:hint="eastAsia"/>
                <w:b/>
              </w:rPr>
              <w:t>；</w:t>
            </w:r>
          </w:p>
          <w:p w:rsidR="00EE5A9E" w:rsidRDefault="00EE5A9E" w:rsidP="00EE5A9E">
            <w:pPr>
              <w:tabs>
                <w:tab w:val="left" w:pos="1200"/>
              </w:tabs>
              <w:spacing w:beforeLines="20" w:before="65" w:afterLines="20" w:after="65" w:line="288" w:lineRule="auto"/>
              <w:jc w:val="both"/>
            </w:pPr>
            <w:r>
              <w:rPr>
                <w:rFonts w:hint="eastAsia"/>
              </w:rPr>
              <w:t>8.      If ei is B class edge then use algorithm BSA_FDP to get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10. Soet KeyEdge by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11. Return sorted key_edge_set</w:t>
            </w:r>
            <w:r>
              <w:rPr>
                <w:rFonts w:hint="eastAsia"/>
              </w:rPr>
              <w:t>；</w:t>
            </w:r>
          </w:p>
          <w:p w:rsidR="009B487E" w:rsidRPr="00F30E09" w:rsidRDefault="00EE5A9E" w:rsidP="00EE5A9E">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p>
        </w:tc>
      </w:tr>
    </w:tbl>
    <w:p w:rsidR="009B487E" w:rsidRDefault="00176D25" w:rsidP="00176D25">
      <w:pPr>
        <w:pStyle w:val="21"/>
      </w:pPr>
      <w:bookmarkStart w:id="109" w:name="_Toc451120830"/>
      <w:r>
        <w:rPr>
          <w:rFonts w:hint="eastAsia"/>
        </w:rPr>
        <w:t>5.3</w:t>
      </w:r>
      <w:r w:rsidR="009B487E">
        <w:rPr>
          <w:rFonts w:hint="eastAsia"/>
        </w:rPr>
        <w:t xml:space="preserve"> </w:t>
      </w:r>
      <w:r w:rsidR="009B487E">
        <w:rPr>
          <w:rFonts w:hint="eastAsia"/>
        </w:rPr>
        <w:t>近似算法</w:t>
      </w:r>
      <w:r w:rsidR="004E5918">
        <w:rPr>
          <w:rFonts w:hint="eastAsia"/>
        </w:rPr>
        <w:t>与精确算法</w:t>
      </w:r>
      <w:r w:rsidR="009B487E">
        <w:rPr>
          <w:rFonts w:hint="eastAsia"/>
        </w:rPr>
        <w:t>相似度</w:t>
      </w:r>
      <w:bookmarkEnd w:id="109"/>
    </w:p>
    <w:p w:rsidR="009B487E" w:rsidRDefault="009B487E" w:rsidP="009B487E">
      <w:pPr>
        <w:pStyle w:val="a3"/>
        <w:spacing w:line="288" w:lineRule="auto"/>
        <w:ind w:firstLine="468"/>
      </w:pPr>
      <w:r>
        <w:rPr>
          <w:rFonts w:hint="eastAsia"/>
        </w:rPr>
        <w:t>因为不确定图的关键边算法获取的是不确定图边的关键度排序，这样不方便直接比较近似算法获取的结果的精确程度，因此，本小节设置了近似算法的相似度</w:t>
      </w:r>
      <w:r>
        <w:rPr>
          <w:rFonts w:hint="eastAsia"/>
        </w:rPr>
        <w:t>W</w:t>
      </w:r>
      <w:r>
        <w:rPr>
          <w:rFonts w:hint="eastAsia"/>
        </w:rPr>
        <w:t>。相似度</w:t>
      </w:r>
      <w:r>
        <w:rPr>
          <w:rFonts w:hint="eastAsia"/>
        </w:rPr>
        <w:t>W</w:t>
      </w:r>
      <w:r>
        <w:rPr>
          <w:rFonts w:hint="eastAsia"/>
        </w:rPr>
        <w:t>采用了算法获取的边排序精确结果与近似结果的平均欧几里得距离，那么相似度</w:t>
      </w:r>
      <w:r>
        <w:rPr>
          <w:rFonts w:hint="eastAsia"/>
        </w:rPr>
        <w:t>W</w:t>
      </w:r>
      <w:r>
        <w:rPr>
          <w:rFonts w:hint="eastAsia"/>
        </w:rPr>
        <w:t>可以表示如下：</w:t>
      </w:r>
    </w:p>
    <w:p w:rsidR="009B487E" w:rsidRPr="008C0873" w:rsidRDefault="009B487E" w:rsidP="009B487E">
      <w:pPr>
        <w:pStyle w:val="a3"/>
        <w:spacing w:line="288" w:lineRule="auto"/>
        <w:ind w:firstLine="468"/>
        <w:jc w:val="right"/>
      </w:pPr>
      <m:oMath>
        <m:r>
          <m:rPr>
            <m:sty m:val="p"/>
          </m:rPr>
          <w:rPr>
            <w:rFonts w:ascii="Cambria Math" w:eastAsia="Cambria Math" w:hAnsi="Cambria Math" w:cs="Cambria Math"/>
          </w:rPr>
          <w:lastRenderedPageBreak/>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Pr>
          <w:rFonts w:hint="eastAsia"/>
        </w:rPr>
        <w:t xml:space="preserve">                          </w:t>
      </w:r>
      <w:r>
        <w:rPr>
          <w:rFonts w:hint="eastAsia"/>
        </w:rPr>
        <w:t>公式</w:t>
      </w:r>
      <w:r w:rsidR="008B2FA2">
        <w:rPr>
          <w:rFonts w:hint="eastAsia"/>
        </w:rPr>
        <w:t>5</w:t>
      </w:r>
      <w:r>
        <w:rPr>
          <w:rFonts w:hint="eastAsia"/>
        </w:rPr>
        <w:t>-1</w:t>
      </w:r>
    </w:p>
    <w:p w:rsidR="009B487E" w:rsidRDefault="009B487E" w:rsidP="009B487E">
      <w:pPr>
        <w:pStyle w:val="a3"/>
        <w:spacing w:line="288" w:lineRule="auto"/>
        <w:ind w:firstLine="468"/>
      </w:pPr>
      <w:r>
        <w:rPr>
          <w:rFonts w:hint="eastAsia"/>
        </w:rPr>
        <w:t>如公式所示，</w:t>
      </w:r>
      <w:r>
        <w:rPr>
          <w:rFonts w:hint="eastAsia"/>
        </w:rPr>
        <w:t>W</w:t>
      </w:r>
      <w:r>
        <w:rPr>
          <w:rFonts w:hint="eastAsia"/>
        </w:rPr>
        <w:t>为精确算法和近似算法的相关性，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Pr>
          <w:rFonts w:hint="eastAsia"/>
        </w:rPr>
        <w:t>表示为边</w:t>
      </w:r>
      <w:r>
        <w:rPr>
          <w:rFonts w:hint="eastAsia"/>
        </w:rPr>
        <w:t>ei</w:t>
      </w:r>
      <w:r>
        <w:rPr>
          <w:rFonts w:hint="eastAsia"/>
        </w:rPr>
        <w:t>在精确算法中的位置，</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Pr>
          <w:rFonts w:hint="eastAsia"/>
        </w:rPr>
        <w:t>为边</w:t>
      </w:r>
      <w:r>
        <w:rPr>
          <w:rFonts w:hint="eastAsia"/>
        </w:rPr>
        <w:t>ei</w:t>
      </w:r>
      <w:r>
        <w:rPr>
          <w:rFonts w:hint="eastAsia"/>
        </w:rPr>
        <w:t>使用近似算法求得的排序中的位置，</w:t>
      </w:r>
      <w:r>
        <w:rPr>
          <w:rFonts w:hint="eastAsia"/>
        </w:rPr>
        <w:t>N</w:t>
      </w:r>
      <w:r>
        <w:rPr>
          <w:rFonts w:hint="eastAsia"/>
        </w:rPr>
        <w:t>表示为不确定图边的个数。</w:t>
      </w:r>
    </w:p>
    <w:p w:rsidR="009B487E" w:rsidRDefault="009B487E" w:rsidP="009B487E">
      <w:pPr>
        <w:pStyle w:val="a3"/>
        <w:spacing w:line="288" w:lineRule="auto"/>
        <w:ind w:firstLine="470"/>
      </w:pPr>
      <w:r w:rsidRPr="00142D21">
        <w:rPr>
          <w:rFonts w:hint="eastAsia"/>
          <w:b/>
        </w:rPr>
        <w:t>实例</w:t>
      </w:r>
      <w:r w:rsidR="00002985">
        <w:rPr>
          <w:rFonts w:hint="eastAsia"/>
          <w:b/>
        </w:rPr>
        <w:t>5</w:t>
      </w:r>
      <w:r w:rsidRPr="00142D21">
        <w:rPr>
          <w:rFonts w:hint="eastAsia"/>
          <w:b/>
        </w:rPr>
        <w:t>-</w:t>
      </w:r>
      <w:r w:rsidR="00002985">
        <w:rPr>
          <w:rFonts w:hint="eastAsia"/>
          <w:b/>
        </w:rPr>
        <w:t>2</w:t>
      </w:r>
      <w:r w:rsidRPr="00142D21">
        <w:rPr>
          <w:rFonts w:hint="eastAsia"/>
          <w:b/>
        </w:rPr>
        <w:t>.</w:t>
      </w:r>
      <w:r>
        <w:rPr>
          <w:rFonts w:hint="eastAsia"/>
        </w:rPr>
        <w:t xml:space="preserve"> </w:t>
      </w:r>
      <w:r>
        <w:rPr>
          <w:rFonts w:hint="eastAsia"/>
        </w:rPr>
        <w:t>如表</w:t>
      </w:r>
      <w:r w:rsidR="00002985">
        <w:rPr>
          <w:rFonts w:hint="eastAsia"/>
        </w:rPr>
        <w:t>5</w:t>
      </w:r>
      <w:r>
        <w:rPr>
          <w:rFonts w:hint="eastAsia"/>
        </w:rPr>
        <w:t>-3</w:t>
      </w:r>
      <w:r>
        <w:rPr>
          <w:rFonts w:hint="eastAsia"/>
        </w:rPr>
        <w:t>所示，为一个有</w:t>
      </w:r>
      <w:r>
        <w:rPr>
          <w:rFonts w:hint="eastAsia"/>
        </w:rPr>
        <w:t>6</w:t>
      </w:r>
      <w:r>
        <w:rPr>
          <w:rFonts w:hint="eastAsia"/>
        </w:rPr>
        <w:t>条边的不确定图，通过精确算法和近似算法获取的不同的关键排序。那么根据相似度</w:t>
      </w:r>
      <w:r>
        <w:rPr>
          <w:rFonts w:hint="eastAsia"/>
        </w:rPr>
        <w:t>W</w:t>
      </w:r>
      <w:r>
        <w:rPr>
          <w:rFonts w:hint="eastAsia"/>
        </w:rPr>
        <w:t>的定义可以知道，</w:t>
      </w:r>
      <w:r>
        <w:rPr>
          <w:rFonts w:hint="eastAsia"/>
        </w:rPr>
        <w:t>W=0.33</w:t>
      </w:r>
      <w:r>
        <w:rPr>
          <w:rFonts w:hint="eastAsia"/>
        </w:rPr>
        <w:t>。根据相似度定义，可以知道如果相似度越小，那么说明近似算法获取的不确定图边关键度排序越接近于精确解。同时根据大量图的近似计算，不同图规模、不同图稠密度的计算可以分析近似算法对于不同类型图的计算效果的波动性。</w:t>
      </w:r>
    </w:p>
    <w:p w:rsidR="009B487E" w:rsidRPr="00537F16" w:rsidRDefault="009B487E" w:rsidP="009B487E">
      <w:pPr>
        <w:pStyle w:val="a3"/>
        <w:spacing w:line="288" w:lineRule="auto"/>
        <w:ind w:firstLine="408"/>
        <w:jc w:val="center"/>
        <w:rPr>
          <w:sz w:val="21"/>
        </w:rPr>
      </w:pPr>
      <w:r w:rsidRPr="00537F16">
        <w:rPr>
          <w:rFonts w:hint="eastAsia"/>
          <w:sz w:val="21"/>
        </w:rPr>
        <w:t>表</w:t>
      </w:r>
      <w:r w:rsidR="008B2FA2">
        <w:rPr>
          <w:rFonts w:hint="eastAsia"/>
          <w:sz w:val="21"/>
        </w:rPr>
        <w:t>5</w:t>
      </w:r>
      <w:r w:rsidRPr="00537F16">
        <w:rPr>
          <w:rFonts w:hint="eastAsia"/>
          <w:sz w:val="21"/>
        </w:rPr>
        <w:t xml:space="preserve">-3. </w:t>
      </w:r>
      <w:r w:rsidRPr="00537F16">
        <w:rPr>
          <w:rFonts w:hint="eastAsia"/>
          <w:sz w:val="21"/>
        </w:rPr>
        <w:t>近似算法与精确算法比对表</w:t>
      </w:r>
    </w:p>
    <w:tbl>
      <w:tblPr>
        <w:tblW w:w="4000" w:type="pct"/>
        <w:jc w:val="center"/>
        <w:tblBorders>
          <w:top w:val="single" w:sz="8" w:space="0" w:color="000000"/>
          <w:bottom w:val="single" w:sz="8" w:space="0" w:color="000000"/>
        </w:tblBorders>
        <w:tblLook w:val="04A0" w:firstRow="1" w:lastRow="0" w:firstColumn="1" w:lastColumn="0" w:noHBand="0" w:noVBand="1"/>
      </w:tblPr>
      <w:tblGrid>
        <w:gridCol w:w="1135"/>
        <w:gridCol w:w="3164"/>
        <w:gridCol w:w="3131"/>
      </w:tblGrid>
      <w:tr w:rsidR="009B487E" w:rsidTr="00BA6BDA">
        <w:trPr>
          <w:jc w:val="center"/>
        </w:trPr>
        <w:tc>
          <w:tcPr>
            <w:tcW w:w="764"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关键度排序</w:t>
            </w:r>
          </w:p>
        </w:tc>
        <w:tc>
          <w:tcPr>
            <w:tcW w:w="212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精确算法求得的排序（数字代表边号）</w:t>
            </w:r>
          </w:p>
        </w:tc>
        <w:tc>
          <w:tcPr>
            <w:tcW w:w="210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近似算法求得的排序（数字代表边号）</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1</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2</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3</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4</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5</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6</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r>
    </w:tbl>
    <w:p w:rsidR="009B487E" w:rsidRDefault="00176D25" w:rsidP="00176D25">
      <w:pPr>
        <w:pStyle w:val="21"/>
      </w:pPr>
      <w:bookmarkStart w:id="110" w:name="_Toc451120831"/>
      <w:r>
        <w:rPr>
          <w:rFonts w:hint="eastAsia"/>
        </w:rPr>
        <w:t>5</w:t>
      </w:r>
      <w:r w:rsidR="009B487E">
        <w:rPr>
          <w:rFonts w:hint="eastAsia"/>
        </w:rPr>
        <w:t xml:space="preserve">.4 </w:t>
      </w:r>
      <w:r w:rsidR="009B487E">
        <w:rPr>
          <w:rFonts w:hint="eastAsia"/>
        </w:rPr>
        <w:t>近似算法下界</w:t>
      </w:r>
      <w:bookmarkEnd w:id="110"/>
    </w:p>
    <w:p w:rsidR="009B487E" w:rsidRDefault="009B487E" w:rsidP="009B487E">
      <w:pPr>
        <w:pStyle w:val="a3"/>
        <w:spacing w:line="288" w:lineRule="auto"/>
        <w:ind w:firstLine="468"/>
      </w:pPr>
      <w:r>
        <w:rPr>
          <w:rFonts w:hint="eastAsia"/>
        </w:rPr>
        <w:t>根据相似度的定义，</w:t>
      </w:r>
      <w:r>
        <w:rPr>
          <w:rFonts w:hint="eastAsia"/>
        </w:rPr>
        <w:t>W</w:t>
      </w:r>
      <w:r>
        <w:rPr>
          <w:rFonts w:hint="eastAsia"/>
        </w:rPr>
        <w:t>是算法获取的表排序精确记过与近似结果的平均欧几里得距离。</w:t>
      </w:r>
      <w:r w:rsidR="00393C3D">
        <w:rPr>
          <w:rFonts w:hint="eastAsia"/>
        </w:rPr>
        <w:t>根据</w:t>
      </w:r>
      <w:r>
        <w:rPr>
          <w:rFonts w:hint="eastAsia"/>
        </w:rPr>
        <w:t>分析可以知道，对于一段排序的相关性，最差情况可能存在两种情况：</w:t>
      </w:r>
    </w:p>
    <w:p w:rsidR="009B487E" w:rsidRPr="003F2ECC" w:rsidRDefault="009B487E" w:rsidP="009B487E">
      <w:pPr>
        <w:pStyle w:val="a3"/>
        <w:spacing w:line="288" w:lineRule="auto"/>
        <w:ind w:firstLine="468"/>
      </w:pPr>
      <w:r>
        <w:rPr>
          <w:rFonts w:hint="eastAsia"/>
        </w:rPr>
        <w:t>（</w:t>
      </w:r>
      <w:r>
        <w:rPr>
          <w:rFonts w:hint="eastAsia"/>
        </w:rPr>
        <w:t>1</w:t>
      </w:r>
      <w:r>
        <w:rPr>
          <w:rFonts w:hint="eastAsia"/>
        </w:rPr>
        <w:t>）首末位置顺序颠倒，然后对剩下的串继续执行颠倒操作，直到结束。如对于一个精确排序为</w:t>
      </w:r>
      <w:r>
        <w:rPr>
          <w:rFonts w:hint="eastAsia"/>
        </w:rPr>
        <w:t>1-2-3-4-5-6</w:t>
      </w:r>
      <w:r>
        <w:rPr>
          <w:rFonts w:hint="eastAsia"/>
        </w:rPr>
        <w:t>，与之相关的最差排序是</w:t>
      </w:r>
      <w:r>
        <w:rPr>
          <w:rFonts w:hint="eastAsia"/>
        </w:rPr>
        <w:t>6-5-4-3-2-1</w:t>
      </w:r>
      <w:r>
        <w:rPr>
          <w:rFonts w:hint="eastAsia"/>
        </w:rPr>
        <w:t>。</w:t>
      </w:r>
    </w:p>
    <w:p w:rsidR="009B487E" w:rsidRDefault="009B487E" w:rsidP="009B487E">
      <w:pPr>
        <w:pStyle w:val="a3"/>
        <w:spacing w:line="288" w:lineRule="auto"/>
        <w:ind w:firstLine="468"/>
      </w:pPr>
      <w:r>
        <w:rPr>
          <w:rFonts w:hint="eastAsia"/>
        </w:rPr>
        <w:t>（</w:t>
      </w:r>
      <w:r>
        <w:rPr>
          <w:rFonts w:hint="eastAsia"/>
        </w:rPr>
        <w:t>2</w:t>
      </w:r>
      <w:r>
        <w:rPr>
          <w:rFonts w:hint="eastAsia"/>
        </w:rPr>
        <w:t>）等步长排序，即每一个边位置的相差都是等步长的。如对于一个</w:t>
      </w:r>
      <w:r>
        <w:rPr>
          <w:rFonts w:hint="eastAsia"/>
        </w:rPr>
        <w:t>1-2-3-4-5-6</w:t>
      </w:r>
      <w:r>
        <w:rPr>
          <w:rFonts w:hint="eastAsia"/>
        </w:rPr>
        <w:t>，与之相关的最差的排序是</w:t>
      </w:r>
      <w:r>
        <w:rPr>
          <w:rFonts w:hint="eastAsia"/>
        </w:rPr>
        <w:t>4-5-6-1-2-3</w:t>
      </w:r>
      <w:r>
        <w:rPr>
          <w:rFonts w:hint="eastAsia"/>
        </w:rPr>
        <w:t>。</w:t>
      </w:r>
    </w:p>
    <w:p w:rsidR="009B487E" w:rsidRDefault="009B487E" w:rsidP="009B487E">
      <w:pPr>
        <w:pStyle w:val="a3"/>
        <w:spacing w:line="288" w:lineRule="auto"/>
        <w:ind w:firstLine="468"/>
      </w:pPr>
      <w:r>
        <w:rPr>
          <w:rFonts w:hint="eastAsia"/>
        </w:rPr>
        <w:t>根据分析，对于猜测的两种情况，首末位置</w:t>
      </w:r>
      <w:r w:rsidR="00896664">
        <w:rPr>
          <w:rFonts w:hint="eastAsia"/>
        </w:rPr>
        <w:t xml:space="preserve"> </w:t>
      </w:r>
      <w:r>
        <w:rPr>
          <w:rFonts w:hint="eastAsia"/>
        </w:rPr>
        <w:t>顺序颠倒才是最差的情况。下面给出证明过程。</w:t>
      </w:r>
    </w:p>
    <w:p w:rsidR="009B487E" w:rsidRDefault="009B487E" w:rsidP="009B487E">
      <w:pPr>
        <w:pStyle w:val="a3"/>
        <w:spacing w:line="288" w:lineRule="auto"/>
        <w:ind w:firstLine="468"/>
      </w:pPr>
      <w:r>
        <w:rPr>
          <w:rFonts w:hint="eastAsia"/>
        </w:rPr>
        <w:t>根据相似性的定义，对于情况（</w:t>
      </w:r>
      <w:r>
        <w:rPr>
          <w:rFonts w:hint="eastAsia"/>
        </w:rPr>
        <w:t>1</w:t>
      </w:r>
      <w:r>
        <w:rPr>
          <w:rFonts w:hint="eastAsia"/>
        </w:rPr>
        <w:t>）首末倒置的情况有：</w:t>
      </w:r>
    </w:p>
    <w:p w:rsidR="009B487E" w:rsidRPr="00485009" w:rsidRDefault="009A33D7"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9B487E">
        <w:rPr>
          <w:rFonts w:hint="eastAsia"/>
        </w:rPr>
        <w:t xml:space="preserve">                   </w:t>
      </w:r>
      <w:r w:rsidR="009B487E">
        <w:rPr>
          <w:rFonts w:hint="eastAsia"/>
        </w:rPr>
        <w:t>公式</w:t>
      </w:r>
      <w:r w:rsidR="008B2FA2">
        <w:rPr>
          <w:rFonts w:hint="eastAsia"/>
        </w:rPr>
        <w:t>5</w:t>
      </w:r>
      <w:r w:rsidR="009B487E">
        <w:rPr>
          <w:rFonts w:hint="eastAsia"/>
        </w:rPr>
        <w:t>-2</w:t>
      </w:r>
    </w:p>
    <w:p w:rsidR="009B487E" w:rsidRDefault="009B487E" w:rsidP="009B487E">
      <w:pPr>
        <w:pStyle w:val="a3"/>
        <w:spacing w:line="288" w:lineRule="auto"/>
        <w:ind w:firstLine="468"/>
      </w:pPr>
      <w:r>
        <w:rPr>
          <w:rFonts w:hint="eastAsia"/>
        </w:rPr>
        <w:t>对于情况（</w:t>
      </w:r>
      <w:r>
        <w:rPr>
          <w:rFonts w:hint="eastAsia"/>
        </w:rPr>
        <w:t>2</w:t>
      </w:r>
      <w:r>
        <w:rPr>
          <w:rFonts w:hint="eastAsia"/>
        </w:rPr>
        <w:t>），根据相似性定义有：</w:t>
      </w:r>
    </w:p>
    <w:p w:rsidR="009B487E" w:rsidRPr="00052DC0" w:rsidRDefault="009A33D7"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m:rPr>
                    <m:sty m:val="p"/>
                  </m:rPr>
                  <w:rPr>
                    <w:rFonts w:ascii="Cambria Math" w:hAnsi="Cambria Math"/>
                  </w:rPr>
                  <m:t>N-N%2</m:t>
                </m:r>
                <m:r>
                  <m:rPr>
                    <m:sty m:val="p"/>
                  </m:rPr>
                  <w:rPr>
                    <w:rFonts w:ascii="Cambria Math" w:hAnsi="Cambria Math"/>
                  </w:rPr>
                  <m:t>）</m:t>
                </m:r>
              </m:e>
              <m:sup>
                <m:r>
                  <w:rPr>
                    <w:rFonts w:ascii="Cambria Math" w:hAnsi="Cambria Math"/>
                  </w:rPr>
                  <m:t>2</m:t>
                </m:r>
              </m:sup>
            </m:sSup>
          </m:e>
        </m:rad>
      </m:oMath>
      <w:r w:rsidR="009B487E">
        <w:rPr>
          <w:rFonts w:hint="eastAsia"/>
        </w:rPr>
        <w:t xml:space="preserve">               </w:t>
      </w:r>
      <w:r w:rsidR="009B487E">
        <w:rPr>
          <w:rFonts w:hint="eastAsia"/>
        </w:rPr>
        <w:t>公式</w:t>
      </w:r>
      <w:r w:rsidR="008B2FA2">
        <w:rPr>
          <w:rFonts w:hint="eastAsia"/>
        </w:rPr>
        <w:t>5</w:t>
      </w:r>
      <w:r w:rsidR="009B487E">
        <w:rPr>
          <w:rFonts w:hint="eastAsia"/>
        </w:rPr>
        <w:t>-3</w:t>
      </w:r>
    </w:p>
    <w:p w:rsidR="009B487E" w:rsidRDefault="009B487E" w:rsidP="009B487E">
      <w:pPr>
        <w:pStyle w:val="a3"/>
        <w:spacing w:line="288" w:lineRule="auto"/>
        <w:ind w:firstLine="468"/>
      </w:pPr>
      <w:r>
        <w:rPr>
          <w:rFonts w:hint="eastAsia"/>
        </w:rPr>
        <w:t>对于情况（</w:t>
      </w:r>
      <w:r>
        <w:rPr>
          <w:rFonts w:hint="eastAsia"/>
        </w:rPr>
        <w:t>2</w:t>
      </w:r>
      <w:r>
        <w:rPr>
          <w:rFonts w:hint="eastAsia"/>
        </w:rPr>
        <w:t>）的相似度的表示，可以跟</w:t>
      </w:r>
      <w:r>
        <w:rPr>
          <w:rFonts w:hint="eastAsia"/>
        </w:rPr>
        <w:t>N</w:t>
      </w:r>
      <w:r>
        <w:rPr>
          <w:rFonts w:hint="eastAsia"/>
        </w:rPr>
        <w:t>为奇数和偶数分别表示如下：</w:t>
      </w:r>
    </w:p>
    <w:p w:rsidR="009B487E" w:rsidRPr="004678AB" w:rsidRDefault="009A33D7" w:rsidP="009B487E">
      <w:pPr>
        <w:pStyle w:val="a3"/>
        <w:spacing w:line="288" w:lineRule="auto"/>
        <w:ind w:firstLine="492"/>
        <w:jc w:val="right"/>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r>
                    <m:rPr>
                      <m:sty m:val="p"/>
                    </m:rPr>
                    <w:rPr>
                      <w:rFonts w:ascii="Cambria Math"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hAnsi="Cambria Math"/>
                    </w:rPr>
                    <m:t>为偶数</m:t>
                  </m:r>
                </m:e>
              </m:mr>
            </m:m>
          </m:e>
        </m:d>
      </m:oMath>
      <w:r w:rsidR="009B487E" w:rsidRPr="004678AB">
        <w:rPr>
          <w:rFonts w:hint="eastAsia"/>
        </w:rPr>
        <w:t xml:space="preserve">                   </w:t>
      </w:r>
      <w:r w:rsidR="009B487E" w:rsidRPr="004678AB">
        <w:rPr>
          <w:rFonts w:hint="eastAsia"/>
        </w:rPr>
        <w:t>公式</w:t>
      </w:r>
      <w:r w:rsidR="008B2FA2">
        <w:rPr>
          <w:rFonts w:hint="eastAsia"/>
        </w:rPr>
        <w:t>5</w:t>
      </w:r>
      <w:r w:rsidR="009B487E" w:rsidRPr="004678AB">
        <w:rPr>
          <w:rFonts w:hint="eastAsia"/>
        </w:rPr>
        <w:t>-4</w:t>
      </w:r>
    </w:p>
    <w:p w:rsidR="009B487E" w:rsidRDefault="009B487E" w:rsidP="009B487E">
      <w:pPr>
        <w:pStyle w:val="a3"/>
        <w:spacing w:line="288" w:lineRule="auto"/>
        <w:ind w:firstLine="46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，则只需要分别证明当Ｎ为奇数和偶数的情况下成立即可。下面将分别使用数学归纳法证明。</w:t>
      </w:r>
    </w:p>
    <w:p w:rsidR="009B487E" w:rsidRDefault="009B487E" w:rsidP="009B487E">
      <w:pPr>
        <w:pStyle w:val="a3"/>
        <w:spacing w:line="288" w:lineRule="auto"/>
        <w:ind w:firstLine="468"/>
      </w:pPr>
      <w:r>
        <w:rPr>
          <w:rFonts w:hint="eastAsia"/>
        </w:rPr>
        <w:t>I</w:t>
      </w:r>
      <w:r>
        <w:rPr>
          <w:rFonts w:hint="eastAsia"/>
        </w:rPr>
        <w:t>：当</w:t>
      </w:r>
      <w:r>
        <w:rPr>
          <w:rFonts w:hint="eastAsia"/>
        </w:rPr>
        <w:t>N</w:t>
      </w:r>
      <w:r>
        <w:rPr>
          <w:rFonts w:hint="eastAsia"/>
        </w:rPr>
        <w:t>为奇数时：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oMath>
      <w:r>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oMath>
      <w:r>
        <w:rPr>
          <w:rFonts w:hint="eastAsia"/>
        </w:rPr>
        <w:t>即可。</w:t>
      </w:r>
    </w:p>
    <w:p w:rsidR="009B487E" w:rsidRDefault="009B487E" w:rsidP="009B487E">
      <w:pPr>
        <w:pStyle w:val="a3"/>
        <w:numPr>
          <w:ilvl w:val="0"/>
          <w:numId w:val="25"/>
        </w:numPr>
        <w:spacing w:line="288" w:lineRule="auto"/>
        <w:ind w:firstLineChars="0"/>
      </w:pPr>
      <w:r>
        <w:rPr>
          <w:rFonts w:hint="eastAsia"/>
        </w:rPr>
        <w:t>当</w:t>
      </w:r>
      <w:r>
        <w:rPr>
          <w:rFonts w:hint="eastAsia"/>
        </w:rPr>
        <w:t>N=</w:t>
      </w:r>
      <w:r>
        <w:rPr>
          <w:rFonts w:hint="eastAsia"/>
        </w:rPr>
        <w:t>１时，有</w:t>
      </w:r>
      <w:r>
        <w:rPr>
          <w:rFonts w:hint="eastAsia"/>
        </w:rPr>
        <w:t>0</w:t>
      </w:r>
      <w:r>
        <w:rPr>
          <w:rFonts w:hint="eastAsia"/>
        </w:rPr>
        <w:t>≥</w:t>
      </w:r>
      <w:r>
        <w:rPr>
          <w:rFonts w:hint="eastAsia"/>
        </w:rPr>
        <w:t>0</w:t>
      </w:r>
      <w:r>
        <w:rPr>
          <w:rFonts w:hint="eastAsia"/>
        </w:rPr>
        <w:t>成立；</w:t>
      </w:r>
    </w:p>
    <w:p w:rsidR="009B487E" w:rsidRDefault="009B487E" w:rsidP="009B487E">
      <w:pPr>
        <w:pStyle w:val="a3"/>
        <w:numPr>
          <w:ilvl w:val="0"/>
          <w:numId w:val="25"/>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为奇数，有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w:t>
      </w:r>
    </w:p>
    <w:p w:rsidR="009B487E" w:rsidRDefault="009B487E" w:rsidP="009B487E">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k+3</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k+1</m:t>
                </m:r>
              </m:e>
            </m:d>
          </m:e>
          <m:sup>
            <m: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成立，经过化简只需要证明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即可，即证明</w:t>
      </w:r>
      <m:oMath>
        <m:sSup>
          <m:sSupPr>
            <m:ctrlPr>
              <w:rPr>
                <w:rFonts w:ascii="Cambria Math" w:hAnsi="Cambria Math" w:cs="Cambria Math"/>
              </w:rPr>
            </m:ctrlPr>
          </m:sSupPr>
          <m:e>
            <m:r>
              <m:rPr>
                <m:sty m:val="p"/>
              </m:rPr>
              <w:rPr>
                <w:rFonts w:ascii="Cambria Math" w:hAnsi="Cambria Math" w:cs="Cambria Math"/>
              </w:rPr>
              <m:t>K</m:t>
            </m:r>
          </m:e>
          <m:sup>
            <m:r>
              <w:rPr>
                <w:rFonts w:ascii="Cambria Math" w:hAnsi="Cambria Math" w:cs="Cambria Math"/>
              </w:rPr>
              <m:t>2</m:t>
            </m:r>
          </m:sup>
        </m:sSup>
        <m:r>
          <w:rPr>
            <w:rFonts w:ascii="Cambria Math" w:hAnsi="Cambria Math" w:cs="Cambria Math"/>
          </w:rPr>
          <m:t>-</m:t>
        </m:r>
        <m:r>
          <m:rPr>
            <m:sty m:val="p"/>
          </m:rPr>
          <w:rPr>
            <w:rFonts w:ascii="Cambria Math" w:hAnsi="Cambria Math" w:cs="Cambria Math"/>
          </w:rPr>
          <m:t>1≥0</m:t>
        </m:r>
      </m:oMath>
      <w:r>
        <w:rPr>
          <w:rFonts w:hint="eastAsia"/>
        </w:rPr>
        <w:t>，显然对于</w:t>
      </w:r>
      <w:r>
        <w:rPr>
          <w:rFonts w:hint="eastAsia"/>
        </w:rPr>
        <w:t>K=3,5,7</w:t>
      </w:r>
      <w:r>
        <w:t>…</w:t>
      </w:r>
      <w:r>
        <w:rPr>
          <w:rFonts w:hint="eastAsia"/>
        </w:rPr>
        <w:t>.</w:t>
      </w:r>
      <w:r>
        <w:rPr>
          <w:rFonts w:hint="eastAsia"/>
        </w:rPr>
        <w:t>的奇数，是恒成立的。</w:t>
      </w:r>
    </w:p>
    <w:p w:rsidR="009B487E" w:rsidRDefault="009B487E" w:rsidP="009B487E">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e>
        </m:rad>
      </m:oMath>
      <w:r>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oMath>
      <w:r>
        <w:rPr>
          <w:rFonts w:hint="eastAsia"/>
        </w:rPr>
        <w:t>即可。</w:t>
      </w:r>
    </w:p>
    <w:p w:rsidR="009B487E" w:rsidRDefault="009B487E" w:rsidP="009B487E">
      <w:pPr>
        <w:pStyle w:val="a3"/>
        <w:numPr>
          <w:ilvl w:val="0"/>
          <w:numId w:val="26"/>
        </w:numPr>
        <w:spacing w:line="288" w:lineRule="auto"/>
        <w:ind w:firstLineChars="0"/>
      </w:pPr>
      <w:r>
        <w:rPr>
          <w:rFonts w:hint="eastAsia"/>
        </w:rPr>
        <w:t>当</w:t>
      </w:r>
      <w:r>
        <w:rPr>
          <w:rFonts w:hint="eastAsia"/>
        </w:rPr>
        <w:t>N=2</w:t>
      </w:r>
      <w:r>
        <w:rPr>
          <w:rFonts w:hint="eastAsia"/>
        </w:rPr>
        <w:t>时，有</w:t>
      </w:r>
      <w:r>
        <w:rPr>
          <w:rFonts w:hint="eastAsia"/>
        </w:rPr>
        <w:t>2</w:t>
      </w:r>
      <w:r>
        <w:rPr>
          <w:rFonts w:hint="eastAsia"/>
        </w:rPr>
        <w:t>≥</w:t>
      </w:r>
      <w:r>
        <w:rPr>
          <w:rFonts w:hint="eastAsia"/>
        </w:rPr>
        <w:t>2</w:t>
      </w:r>
      <w:r>
        <w:rPr>
          <w:rFonts w:hint="eastAsia"/>
        </w:rPr>
        <w:t>成立；</w:t>
      </w:r>
    </w:p>
    <w:p w:rsidR="009B487E" w:rsidRDefault="009B487E" w:rsidP="009B487E">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p>
    <w:p w:rsidR="009B487E" w:rsidRDefault="009B487E" w:rsidP="009B487E">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k+2</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r>
        <w:rPr>
          <w:rFonts w:hint="eastAsia"/>
        </w:rPr>
        <w:lastRenderedPageBreak/>
        <w:t>所以只需要证明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，经过化简只需要证明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Pr>
          <w:rFonts w:hint="eastAsia"/>
        </w:rPr>
        <w:t>，显然对于</w:t>
      </w:r>
      <w:r>
        <w:rPr>
          <w:rFonts w:hint="eastAsia"/>
        </w:rPr>
        <w:t>K=4,6,</w:t>
      </w:r>
      <w:r>
        <w:t>…</w:t>
      </w:r>
      <w:r>
        <w:rPr>
          <w:rFonts w:hint="eastAsia"/>
        </w:rPr>
        <w:t>.</w:t>
      </w:r>
      <w:r>
        <w:rPr>
          <w:rFonts w:hint="eastAsia"/>
        </w:rPr>
        <w:t>的偶数，是恒成立的。</w:t>
      </w:r>
    </w:p>
    <w:p w:rsidR="009B487E" w:rsidRDefault="009B487E" w:rsidP="009B487E">
      <w:pPr>
        <w:pStyle w:val="a3"/>
        <w:spacing w:line="288" w:lineRule="auto"/>
        <w:ind w:left="372" w:firstLineChars="0" w:firstLine="0"/>
      </w:pPr>
      <w:r>
        <w:rPr>
          <w:rFonts w:hint="eastAsia"/>
        </w:rPr>
        <w:t>所以当</w:t>
      </w:r>
      <w:r w:rsidR="00002985">
        <w:rPr>
          <w:rFonts w:hint="eastAsia"/>
        </w:rPr>
        <w:t>N</w:t>
      </w:r>
      <w:r>
        <w:rPr>
          <w:rFonts w:hint="eastAsia"/>
        </w:rPr>
        <w:t>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firstLine="468"/>
      </w:pPr>
      <w:r>
        <w:rPr>
          <w:rFonts w:hint="eastAsia"/>
        </w:rPr>
        <w:t>综上所述，当Ｎ</w:t>
      </w:r>
      <w:r>
        <w:rPr>
          <w:rFonts w:hint="eastAsia"/>
        </w:rPr>
        <w:t>&gt;1</w:t>
      </w:r>
      <w:r>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，所以相对于一段排序，其相关性的下界是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w:r>
        <w:rPr>
          <w:rFonts w:hint="eastAsia"/>
        </w:rPr>
        <w:t>N</w:t>
      </w:r>
      <w:r>
        <w:rPr>
          <w:rFonts w:hint="eastAsia"/>
        </w:rPr>
        <w:t>为不确定图边的个数。</w:t>
      </w:r>
    </w:p>
    <w:p w:rsidR="009B487E" w:rsidRDefault="009B487E" w:rsidP="009B487E">
      <w:pPr>
        <w:pStyle w:val="a3"/>
        <w:spacing w:line="288" w:lineRule="auto"/>
        <w:ind w:firstLine="468"/>
      </w:pPr>
      <w:r>
        <w:rPr>
          <w:rFonts w:hint="eastAsia"/>
        </w:rPr>
        <w:t>由于基于增广路径添加的近似算法主要是对于增量算法相对于</w:t>
      </w:r>
      <w:r>
        <w:rPr>
          <w:rFonts w:hint="eastAsia"/>
        </w:rPr>
        <w:t>A</w:t>
      </w:r>
      <w:r>
        <w:rPr>
          <w:rFonts w:hint="eastAsia"/>
        </w:rPr>
        <w:t>类边二次状态划分的改进，在选择增广路径的过程中，会优先使用“未饱和边”来寻找一个较可靠的最可靠最大流分布。因此算法只会使得</w:t>
      </w:r>
      <w:r>
        <w:rPr>
          <w:rFonts w:hint="eastAsia"/>
        </w:rPr>
        <w:t>A</w:t>
      </w:r>
      <w:r>
        <w:rPr>
          <w:rFonts w:hint="eastAsia"/>
        </w:rPr>
        <w:t>边的排序造成影响，所以近似算法的下界可以表示为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Pr>
          <w:rFonts w:hint="eastAsia"/>
        </w:rPr>
        <w:t>表示的是基于流量和分布可靠性的不确定图关键边模型中</w:t>
      </w:r>
      <w:r>
        <w:rPr>
          <w:rFonts w:hint="eastAsia"/>
        </w:rPr>
        <w:t>A</w:t>
      </w:r>
      <w:r>
        <w:rPr>
          <w:rFonts w:hint="eastAsia"/>
        </w:rPr>
        <w:t>类边的个数。</w:t>
      </w:r>
    </w:p>
    <w:p w:rsidR="008C3BE1" w:rsidRDefault="00820EAF" w:rsidP="00462F5E">
      <w:pPr>
        <w:pStyle w:val="21"/>
      </w:pPr>
      <w:bookmarkStart w:id="111" w:name="_Toc451120832"/>
      <w:r>
        <w:rPr>
          <w:rFonts w:hint="eastAsia"/>
        </w:rPr>
        <w:t>5.</w:t>
      </w:r>
      <w:r w:rsidR="00176D25">
        <w:rPr>
          <w:rFonts w:hint="eastAsia"/>
        </w:rPr>
        <w:t>5</w:t>
      </w:r>
      <w:r>
        <w:rPr>
          <w:rFonts w:hint="eastAsia"/>
        </w:rPr>
        <w:t xml:space="preserve"> </w:t>
      </w:r>
      <w:r w:rsidR="00BB727F">
        <w:rPr>
          <w:rFonts w:hint="eastAsia"/>
        </w:rPr>
        <w:t>实验</w:t>
      </w:r>
      <w:r w:rsidR="0066065C">
        <w:rPr>
          <w:rFonts w:hint="eastAsia"/>
        </w:rPr>
        <w:t>结果及分析</w:t>
      </w:r>
      <w:bookmarkEnd w:id="111"/>
    </w:p>
    <w:p w:rsidR="007A187E" w:rsidRDefault="007A187E" w:rsidP="007A187E">
      <w:pPr>
        <w:pStyle w:val="a3"/>
        <w:spacing w:line="288" w:lineRule="auto"/>
        <w:ind w:firstLine="470"/>
      </w:pPr>
      <w:r w:rsidRPr="007E43E0">
        <w:rPr>
          <w:rFonts w:hint="eastAsia"/>
          <w:b/>
        </w:rPr>
        <w:t>实验</w:t>
      </w:r>
      <w:r w:rsidR="003D729C">
        <w:rPr>
          <w:rFonts w:hint="eastAsia"/>
          <w:b/>
        </w:rPr>
        <w:t>5-1</w:t>
      </w:r>
      <w:r>
        <w:rPr>
          <w:rFonts w:hint="eastAsia"/>
          <w:b/>
        </w:rPr>
        <w:t xml:space="preserve">. </w:t>
      </w:r>
      <w:r>
        <w:rPr>
          <w:rFonts w:hint="eastAsia"/>
        </w:rPr>
        <w:t>不同图规模对于算法</w:t>
      </w:r>
      <w:r>
        <w:rPr>
          <w:rFonts w:hint="eastAsia"/>
        </w:rPr>
        <w:t>ICA_FDP</w:t>
      </w:r>
      <w:r w:rsidR="000B6915">
        <w:rPr>
          <w:rFonts w:hint="eastAsia"/>
        </w:rPr>
        <w:t>和</w:t>
      </w:r>
      <w:r>
        <w:rPr>
          <w:rFonts w:hint="eastAsia"/>
        </w:rPr>
        <w:t>算法</w:t>
      </w:r>
      <w:r>
        <w:rPr>
          <w:rFonts w:hint="eastAsia"/>
        </w:rPr>
        <w:t>ICA_FDP_APA</w:t>
      </w:r>
      <w:r>
        <w:rPr>
          <w:rFonts w:hint="eastAsia"/>
        </w:rPr>
        <w:t>性能的影响。</w:t>
      </w:r>
    </w:p>
    <w:p w:rsidR="007A187E" w:rsidRDefault="00704875" w:rsidP="007A187E">
      <w:pPr>
        <w:pStyle w:val="a3"/>
        <w:spacing w:line="288" w:lineRule="auto"/>
        <w:ind w:firstLineChars="0" w:firstLine="0"/>
        <w:jc w:val="center"/>
      </w:pPr>
      <w:r>
        <w:rPr>
          <w:noProof/>
        </w:rPr>
        <w:drawing>
          <wp:inline distT="0" distB="0" distL="0" distR="0" wp14:anchorId="06CA51D0">
            <wp:extent cx="2245853" cy="1350000"/>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01FC17B5">
            <wp:extent cx="2242742" cy="13500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242742" cy="1350000"/>
                    </a:xfrm>
                    <a:prstGeom prst="rect">
                      <a:avLst/>
                    </a:prstGeom>
                    <a:noFill/>
                  </pic:spPr>
                </pic:pic>
              </a:graphicData>
            </a:graphic>
          </wp:inline>
        </w:drawing>
      </w:r>
    </w:p>
    <w:p w:rsidR="007A187E" w:rsidRPr="00941A1B" w:rsidRDefault="007A187E" w:rsidP="007A187E">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7A187E" w:rsidRPr="00941A1B" w:rsidRDefault="007A187E" w:rsidP="007A187E">
      <w:pPr>
        <w:pStyle w:val="a3"/>
        <w:spacing w:line="288" w:lineRule="auto"/>
        <w:ind w:firstLineChars="0" w:firstLine="0"/>
        <w:jc w:val="center"/>
        <w:rPr>
          <w:sz w:val="21"/>
        </w:rPr>
      </w:pPr>
      <w:r w:rsidRPr="00941A1B">
        <w:rPr>
          <w:rFonts w:hint="eastAsia"/>
          <w:sz w:val="21"/>
        </w:rPr>
        <w:t>图</w:t>
      </w:r>
      <w:r w:rsidR="008B2FA2">
        <w:rPr>
          <w:rFonts w:hint="eastAsia"/>
          <w:sz w:val="21"/>
        </w:rPr>
        <w:t>5</w:t>
      </w:r>
      <w:r w:rsidRPr="00941A1B">
        <w:rPr>
          <w:rFonts w:hint="eastAsia"/>
          <w:sz w:val="21"/>
        </w:rPr>
        <w:t>-</w:t>
      </w:r>
      <w:r w:rsidR="008B2FA2">
        <w:rPr>
          <w:rFonts w:hint="eastAsia"/>
          <w:sz w:val="21"/>
        </w:rPr>
        <w:t>3</w:t>
      </w:r>
      <w:r w:rsidRPr="00941A1B">
        <w:rPr>
          <w:rFonts w:hint="eastAsia"/>
          <w:sz w:val="21"/>
        </w:rPr>
        <w:t xml:space="preserve"> ICA_FDP</w:t>
      </w:r>
      <w:r w:rsidRPr="00941A1B">
        <w:rPr>
          <w:rFonts w:hint="eastAsia"/>
          <w:sz w:val="21"/>
        </w:rPr>
        <w:t>和</w:t>
      </w:r>
      <w:r w:rsidRPr="00941A1B">
        <w:rPr>
          <w:rFonts w:hint="eastAsia"/>
          <w:sz w:val="21"/>
        </w:rPr>
        <w:t>ICA_FDP_APA</w:t>
      </w:r>
      <w:r w:rsidRPr="00941A1B">
        <w:rPr>
          <w:rFonts w:hint="eastAsia"/>
          <w:sz w:val="21"/>
        </w:rPr>
        <w:t>性能比较</w:t>
      </w:r>
    </w:p>
    <w:p w:rsidR="007A187E" w:rsidRPr="003A0AFC" w:rsidRDefault="007A187E" w:rsidP="007A187E">
      <w:pPr>
        <w:pStyle w:val="a3"/>
        <w:spacing w:line="288" w:lineRule="auto"/>
        <w:ind w:firstLine="468"/>
        <w:rPr>
          <w:szCs w:val="24"/>
        </w:rPr>
      </w:pPr>
      <w:r w:rsidRPr="003A0AFC">
        <w:rPr>
          <w:rFonts w:hint="eastAsia"/>
          <w:szCs w:val="24"/>
        </w:rPr>
        <w:t>如图</w:t>
      </w:r>
      <w:r w:rsidR="00002985" w:rsidRPr="003A0AFC">
        <w:rPr>
          <w:rFonts w:hint="eastAsia"/>
          <w:szCs w:val="24"/>
        </w:rPr>
        <w:t>5-3</w:t>
      </w:r>
      <w:r w:rsidRPr="003A0AFC">
        <w:rPr>
          <w:rFonts w:hint="eastAsia"/>
          <w:szCs w:val="24"/>
        </w:rPr>
        <w:t>所示，</w:t>
      </w:r>
      <w:r w:rsidRPr="003A0AFC">
        <w:rPr>
          <w:rFonts w:hint="eastAsia"/>
          <w:szCs w:val="24"/>
        </w:rPr>
        <w:t>ICA_FDP</w:t>
      </w:r>
      <w:r w:rsidRPr="003A0AFC">
        <w:rPr>
          <w:rFonts w:hint="eastAsia"/>
          <w:szCs w:val="24"/>
        </w:rPr>
        <w:t>是基于流量和分布可靠性的增量算法；</w:t>
      </w:r>
      <w:r w:rsidRPr="003A0AFC">
        <w:rPr>
          <w:rFonts w:hint="eastAsia"/>
          <w:szCs w:val="24"/>
        </w:rPr>
        <w:t>ICA_FDP_APA</w:t>
      </w:r>
      <w:r w:rsidRPr="003A0AFC">
        <w:rPr>
          <w:rFonts w:hint="eastAsia"/>
          <w:szCs w:val="24"/>
        </w:rPr>
        <w:t>是针对增量算法中关于</w:t>
      </w:r>
      <w:r w:rsidRPr="003A0AFC">
        <w:rPr>
          <w:rFonts w:hint="eastAsia"/>
          <w:szCs w:val="24"/>
        </w:rPr>
        <w:t>A</w:t>
      </w:r>
      <w:r w:rsidRPr="003A0AFC">
        <w:rPr>
          <w:rFonts w:hint="eastAsia"/>
          <w:szCs w:val="24"/>
        </w:rPr>
        <w:t>类边的近似算法。如图</w:t>
      </w:r>
      <w:r w:rsidR="00753134" w:rsidRPr="003A0AFC">
        <w:rPr>
          <w:rFonts w:hint="eastAsia"/>
          <w:szCs w:val="24"/>
        </w:rPr>
        <w:t>5</w:t>
      </w:r>
      <w:r w:rsidRPr="003A0AFC">
        <w:rPr>
          <w:rFonts w:hint="eastAsia"/>
          <w:szCs w:val="24"/>
        </w:rPr>
        <w:t>-</w:t>
      </w:r>
      <w:r w:rsidR="00753134" w:rsidRPr="003A0AFC">
        <w:rPr>
          <w:rFonts w:hint="eastAsia"/>
          <w:szCs w:val="24"/>
        </w:rPr>
        <w:t>3</w:t>
      </w:r>
      <w:r w:rsidRPr="003A0AFC">
        <w:rPr>
          <w:rFonts w:hint="eastAsia"/>
          <w:szCs w:val="24"/>
        </w:rPr>
        <w:t>（</w:t>
      </w:r>
      <w:r w:rsidRPr="003A0AFC">
        <w:rPr>
          <w:rFonts w:hint="eastAsia"/>
          <w:szCs w:val="24"/>
        </w:rPr>
        <w:t>a</w:t>
      </w:r>
      <w:r w:rsidRPr="003A0AFC">
        <w:rPr>
          <w:rFonts w:hint="eastAsia"/>
          <w:szCs w:val="24"/>
        </w:rPr>
        <w:t>）所示，在不同图规模下，</w:t>
      </w:r>
      <w:r w:rsidR="003A0AFC">
        <w:rPr>
          <w:rFonts w:hint="eastAsia"/>
          <w:szCs w:val="24"/>
        </w:rPr>
        <w:t>算法</w:t>
      </w:r>
      <w:r w:rsidRPr="003A0AFC">
        <w:rPr>
          <w:rFonts w:hint="eastAsia"/>
          <w:szCs w:val="24"/>
        </w:rPr>
        <w:t>ICA_FDP_APA</w:t>
      </w:r>
      <w:r w:rsidRPr="003A0AFC">
        <w:rPr>
          <w:rFonts w:hint="eastAsia"/>
          <w:szCs w:val="24"/>
        </w:rPr>
        <w:t>相对于</w:t>
      </w:r>
      <w:r w:rsidRPr="003A0AFC">
        <w:rPr>
          <w:rFonts w:hint="eastAsia"/>
          <w:szCs w:val="24"/>
        </w:rPr>
        <w:t>ICA_FDP</w:t>
      </w:r>
      <w:r w:rsidRPr="003A0AFC">
        <w:rPr>
          <w:rFonts w:hint="eastAsia"/>
          <w:szCs w:val="24"/>
        </w:rPr>
        <w:t>在时间消耗上有了极大的降低。如图</w:t>
      </w:r>
      <w:r w:rsidR="00544C41">
        <w:rPr>
          <w:rFonts w:hint="eastAsia"/>
          <w:szCs w:val="24"/>
        </w:rPr>
        <w:t>5</w:t>
      </w:r>
      <w:r w:rsidRPr="003A0AFC">
        <w:rPr>
          <w:rFonts w:hint="eastAsia"/>
          <w:szCs w:val="24"/>
        </w:rPr>
        <w:t>-</w:t>
      </w:r>
      <w:r w:rsidR="00544C41">
        <w:rPr>
          <w:rFonts w:hint="eastAsia"/>
          <w:szCs w:val="24"/>
        </w:rPr>
        <w:t>3</w:t>
      </w:r>
      <w:r w:rsidRPr="003A0AFC">
        <w:rPr>
          <w:rFonts w:hint="eastAsia"/>
          <w:szCs w:val="24"/>
        </w:rPr>
        <w:t>（</w:t>
      </w:r>
      <w:r w:rsidRPr="003A0AFC">
        <w:rPr>
          <w:rFonts w:hint="eastAsia"/>
          <w:szCs w:val="24"/>
        </w:rPr>
        <w:t>b</w:t>
      </w:r>
      <w:r w:rsidRPr="003A0AFC">
        <w:rPr>
          <w:rFonts w:hint="eastAsia"/>
          <w:szCs w:val="24"/>
        </w:rPr>
        <w:t>）所示，算法</w:t>
      </w:r>
      <w:r w:rsidRPr="003A0AFC">
        <w:rPr>
          <w:rFonts w:hint="eastAsia"/>
          <w:szCs w:val="24"/>
        </w:rPr>
        <w:t>ICA_FDP</w:t>
      </w:r>
      <w:r w:rsidRPr="003A0AFC">
        <w:rPr>
          <w:rFonts w:hint="eastAsia"/>
          <w:szCs w:val="24"/>
        </w:rPr>
        <w:t>和</w:t>
      </w:r>
      <w:r w:rsidRPr="003A0AFC">
        <w:rPr>
          <w:rFonts w:hint="eastAsia"/>
          <w:szCs w:val="24"/>
        </w:rPr>
        <w:t>ICA_FDP_APA</w:t>
      </w:r>
      <w:r w:rsidRPr="003A0AFC">
        <w:rPr>
          <w:rFonts w:hint="eastAsia"/>
          <w:szCs w:val="24"/>
        </w:rPr>
        <w:t>在内存消耗上升高，但是随着图规模的增大，算法的内存消耗并没有增加很快，都在可以接受的范围之内。</w:t>
      </w:r>
    </w:p>
    <w:p w:rsidR="007A187E" w:rsidRPr="003A0AFC" w:rsidRDefault="007A187E" w:rsidP="007A187E">
      <w:pPr>
        <w:pStyle w:val="a3"/>
        <w:spacing w:line="288" w:lineRule="auto"/>
        <w:ind w:firstLine="470"/>
        <w:rPr>
          <w:szCs w:val="24"/>
        </w:rPr>
      </w:pPr>
      <w:r w:rsidRPr="003A0AFC">
        <w:rPr>
          <w:rFonts w:hint="eastAsia"/>
          <w:b/>
          <w:szCs w:val="24"/>
        </w:rPr>
        <w:t>实验</w:t>
      </w:r>
      <w:r w:rsidR="00BC3625" w:rsidRPr="003A0AFC">
        <w:rPr>
          <w:rFonts w:hint="eastAsia"/>
          <w:b/>
          <w:szCs w:val="24"/>
        </w:rPr>
        <w:t>5</w:t>
      </w:r>
      <w:r w:rsidRPr="003A0AFC">
        <w:rPr>
          <w:rFonts w:hint="eastAsia"/>
          <w:b/>
          <w:szCs w:val="24"/>
        </w:rPr>
        <w:t>-</w:t>
      </w:r>
      <w:r w:rsidR="00BC3625" w:rsidRPr="003A0AFC">
        <w:rPr>
          <w:rFonts w:hint="eastAsia"/>
          <w:b/>
          <w:szCs w:val="24"/>
        </w:rPr>
        <w:t>2</w:t>
      </w:r>
      <w:r w:rsidRPr="003A0AFC">
        <w:rPr>
          <w:rFonts w:hint="eastAsia"/>
          <w:b/>
          <w:szCs w:val="24"/>
        </w:rPr>
        <w:t xml:space="preserve">. </w:t>
      </w:r>
      <w:r w:rsidRPr="003A0AFC">
        <w:rPr>
          <w:rFonts w:hint="eastAsia"/>
          <w:szCs w:val="24"/>
        </w:rPr>
        <w:t>不同图稠密度对于算法</w:t>
      </w:r>
      <w:r w:rsidRPr="003A0AFC">
        <w:rPr>
          <w:rFonts w:hint="eastAsia"/>
          <w:szCs w:val="24"/>
        </w:rPr>
        <w:t>ICA_FDP</w:t>
      </w:r>
      <w:r w:rsidR="00544C41">
        <w:rPr>
          <w:rFonts w:hint="eastAsia"/>
          <w:szCs w:val="24"/>
        </w:rPr>
        <w:t>和</w:t>
      </w:r>
      <w:r w:rsidRPr="003A0AFC">
        <w:rPr>
          <w:rFonts w:hint="eastAsia"/>
          <w:szCs w:val="24"/>
        </w:rPr>
        <w:t>算法</w:t>
      </w:r>
      <w:r w:rsidRPr="003A0AFC">
        <w:rPr>
          <w:rFonts w:hint="eastAsia"/>
          <w:szCs w:val="24"/>
        </w:rPr>
        <w:t>ICA_FDP_APA</w:t>
      </w:r>
      <w:r w:rsidRPr="003A0AFC">
        <w:rPr>
          <w:rFonts w:hint="eastAsia"/>
          <w:szCs w:val="24"/>
        </w:rPr>
        <w:t>性能的影响。</w:t>
      </w:r>
    </w:p>
    <w:p w:rsidR="007A187E" w:rsidRDefault="007A187E" w:rsidP="007A187E">
      <w:pPr>
        <w:pStyle w:val="a3"/>
        <w:spacing w:line="288" w:lineRule="auto"/>
        <w:ind w:firstLine="468"/>
      </w:pPr>
      <w:r w:rsidRPr="003A0AFC">
        <w:rPr>
          <w:rFonts w:hint="eastAsia"/>
          <w:szCs w:val="24"/>
        </w:rPr>
        <w:t>为更好的反映</w:t>
      </w:r>
      <w:r w:rsidRPr="003A0AFC">
        <w:rPr>
          <w:rFonts w:hint="eastAsia"/>
          <w:szCs w:val="24"/>
        </w:rPr>
        <w:t>ICA_FDP</w:t>
      </w:r>
      <w:r w:rsidRPr="003A0AFC">
        <w:rPr>
          <w:rFonts w:hint="eastAsia"/>
          <w:szCs w:val="24"/>
        </w:rPr>
        <w:t>算法和</w:t>
      </w:r>
      <w:r w:rsidRPr="003A0AFC">
        <w:rPr>
          <w:rFonts w:hint="eastAsia"/>
          <w:szCs w:val="24"/>
        </w:rPr>
        <w:t>ICA_FDP_APA</w:t>
      </w:r>
      <w:r w:rsidRPr="003A0AFC">
        <w:rPr>
          <w:rFonts w:hint="eastAsia"/>
          <w:szCs w:val="24"/>
        </w:rPr>
        <w:t>算法的性能差异，使用</w:t>
      </w:r>
      <w:r w:rsidRPr="003A0AFC">
        <w:rPr>
          <w:rFonts w:hint="eastAsia"/>
          <w:szCs w:val="24"/>
        </w:rPr>
        <w:t>NETGEN</w:t>
      </w:r>
      <w:r w:rsidRPr="003A0AFC">
        <w:rPr>
          <w:rFonts w:hint="eastAsia"/>
          <w:szCs w:val="24"/>
        </w:rPr>
        <w:t>生成器生成</w:t>
      </w:r>
      <w:r w:rsidRPr="003A0AFC">
        <w:rPr>
          <w:rFonts w:hint="eastAsia"/>
          <w:szCs w:val="24"/>
        </w:rPr>
        <w:t>V15E21</w:t>
      </w:r>
      <w:r w:rsidRPr="003A0AFC">
        <w:rPr>
          <w:rFonts w:hint="eastAsia"/>
          <w:szCs w:val="24"/>
        </w:rPr>
        <w:t>，</w:t>
      </w:r>
      <w:r w:rsidRPr="003A0AFC">
        <w:rPr>
          <w:rFonts w:hint="eastAsia"/>
          <w:szCs w:val="24"/>
        </w:rPr>
        <w:t>V15E32</w:t>
      </w:r>
      <w:r w:rsidRPr="003A0AFC">
        <w:rPr>
          <w:rFonts w:hint="eastAsia"/>
          <w:szCs w:val="24"/>
        </w:rPr>
        <w:t>，</w:t>
      </w:r>
      <w:r w:rsidRPr="003A0AFC">
        <w:rPr>
          <w:rFonts w:hint="eastAsia"/>
          <w:szCs w:val="24"/>
        </w:rPr>
        <w:t>V15E42</w:t>
      </w:r>
      <w:r w:rsidRPr="003A0AFC">
        <w:rPr>
          <w:rFonts w:hint="eastAsia"/>
          <w:szCs w:val="24"/>
        </w:rPr>
        <w:t>，</w:t>
      </w:r>
      <w:r w:rsidRPr="003A0AFC">
        <w:rPr>
          <w:rFonts w:hint="eastAsia"/>
          <w:szCs w:val="24"/>
        </w:rPr>
        <w:t>V15E53</w:t>
      </w:r>
      <w:r w:rsidRPr="003A0AFC">
        <w:rPr>
          <w:rFonts w:hint="eastAsia"/>
          <w:szCs w:val="24"/>
        </w:rPr>
        <w:t>四种不同稠密度的图，通过在不同图稠密度的情况下，比较三种算法在运行时间及内存消耗放方面的差异。试验结果如下：</w:t>
      </w:r>
    </w:p>
    <w:p w:rsidR="007A187E" w:rsidRDefault="00B56F44" w:rsidP="007A187E">
      <w:pPr>
        <w:pStyle w:val="a3"/>
        <w:spacing w:line="288" w:lineRule="auto"/>
        <w:ind w:firstLineChars="0" w:firstLine="0"/>
        <w:jc w:val="center"/>
      </w:pPr>
      <w:r>
        <w:rPr>
          <w:noProof/>
        </w:rPr>
        <w:lastRenderedPageBreak/>
        <w:drawing>
          <wp:inline distT="0" distB="0" distL="0" distR="0" wp14:anchorId="4C265695">
            <wp:extent cx="2245853" cy="1350000"/>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70335E6A">
            <wp:extent cx="2245853" cy="1350000"/>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7A187E" w:rsidRPr="00340696" w:rsidRDefault="007A187E" w:rsidP="007A187E">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7A187E" w:rsidRDefault="007A187E" w:rsidP="007A187E">
      <w:pPr>
        <w:pStyle w:val="a3"/>
        <w:tabs>
          <w:tab w:val="clear" w:pos="357"/>
          <w:tab w:val="left" w:pos="177"/>
        </w:tabs>
        <w:spacing w:line="288" w:lineRule="auto"/>
        <w:ind w:firstLineChars="92" w:firstLine="188"/>
        <w:jc w:val="center"/>
        <w:rPr>
          <w:sz w:val="21"/>
        </w:rPr>
      </w:pPr>
      <w:r w:rsidRPr="00340696">
        <w:rPr>
          <w:rFonts w:hint="eastAsia"/>
          <w:sz w:val="21"/>
        </w:rPr>
        <w:t>图</w:t>
      </w:r>
      <w:r w:rsidR="008B2FA2">
        <w:rPr>
          <w:rFonts w:hint="eastAsia"/>
          <w:sz w:val="21"/>
        </w:rPr>
        <w:t>5</w:t>
      </w:r>
      <w:r w:rsidRPr="00340696">
        <w:rPr>
          <w:rFonts w:hint="eastAsia"/>
          <w:sz w:val="21"/>
        </w:rPr>
        <w:t>-</w:t>
      </w:r>
      <w:r w:rsidR="008B2FA2">
        <w:rPr>
          <w:rFonts w:hint="eastAsia"/>
          <w:sz w:val="21"/>
        </w:rPr>
        <w:t>5</w:t>
      </w:r>
      <w:r>
        <w:rPr>
          <w:rFonts w:hint="eastAsia"/>
          <w:sz w:val="21"/>
        </w:rPr>
        <w:t xml:space="preserve"> </w:t>
      </w:r>
      <w:r>
        <w:rPr>
          <w:rFonts w:hint="eastAsia"/>
          <w:sz w:val="21"/>
        </w:rPr>
        <w:t>不同稠密度图</w:t>
      </w:r>
      <w:r w:rsidRPr="00941A1B">
        <w:rPr>
          <w:rFonts w:hint="eastAsia"/>
          <w:sz w:val="21"/>
        </w:rPr>
        <w:t>算法</w:t>
      </w:r>
      <w:r w:rsidRPr="00941A1B">
        <w:rPr>
          <w:rFonts w:hint="eastAsia"/>
          <w:sz w:val="21"/>
        </w:rPr>
        <w:t>BASE_FDP</w:t>
      </w:r>
      <w:r w:rsidRPr="00941A1B">
        <w:rPr>
          <w:rFonts w:hint="eastAsia"/>
          <w:sz w:val="21"/>
        </w:rPr>
        <w:t>、</w:t>
      </w:r>
      <w:r w:rsidRPr="00941A1B">
        <w:rPr>
          <w:rFonts w:hint="eastAsia"/>
          <w:sz w:val="21"/>
        </w:rPr>
        <w:t>ICA_FDP</w:t>
      </w:r>
      <w:r w:rsidRPr="00941A1B">
        <w:rPr>
          <w:rFonts w:hint="eastAsia"/>
          <w:sz w:val="21"/>
        </w:rPr>
        <w:t>和</w:t>
      </w:r>
      <w:r w:rsidRPr="00941A1B">
        <w:rPr>
          <w:rFonts w:hint="eastAsia"/>
          <w:sz w:val="21"/>
        </w:rPr>
        <w:t>ICA_FDP_APA</w:t>
      </w:r>
      <w:r w:rsidRPr="00941A1B">
        <w:rPr>
          <w:rFonts w:hint="eastAsia"/>
          <w:sz w:val="21"/>
        </w:rPr>
        <w:t>性能比较</w:t>
      </w:r>
    </w:p>
    <w:p w:rsidR="007A187E" w:rsidRDefault="007A187E" w:rsidP="007A187E">
      <w:pPr>
        <w:pStyle w:val="a3"/>
        <w:spacing w:line="288" w:lineRule="auto"/>
        <w:ind w:firstLine="468"/>
      </w:pPr>
      <w:r w:rsidRPr="006E6741">
        <w:rPr>
          <w:rFonts w:hint="eastAsia"/>
        </w:rPr>
        <w:t>如图</w:t>
      </w:r>
      <w:r w:rsidR="000A3EC3">
        <w:rPr>
          <w:rFonts w:hint="eastAsia"/>
        </w:rPr>
        <w:t>5-5</w:t>
      </w:r>
      <w:r w:rsidRPr="006E6741">
        <w:rPr>
          <w:rFonts w:hint="eastAsia"/>
        </w:rPr>
        <w:t>所示，相对于不同稠密度的图，</w:t>
      </w:r>
      <w:r w:rsidR="003C377E">
        <w:rPr>
          <w:rFonts w:hint="eastAsia"/>
        </w:rPr>
        <w:t>与</w:t>
      </w:r>
      <w:r>
        <w:rPr>
          <w:rFonts w:hint="eastAsia"/>
        </w:rPr>
        <w:t>ICA_FDP</w:t>
      </w:r>
      <w:r w:rsidRPr="006E6741">
        <w:rPr>
          <w:rFonts w:hint="eastAsia"/>
        </w:rPr>
        <w:t>算法</w:t>
      </w:r>
      <w:r>
        <w:rPr>
          <w:rFonts w:hint="eastAsia"/>
        </w:rPr>
        <w:t>相比，近似算法</w:t>
      </w:r>
      <w:r>
        <w:rPr>
          <w:rFonts w:hint="eastAsia"/>
        </w:rPr>
        <w:t>ICA_FDP_APA</w:t>
      </w:r>
      <w:r>
        <w:rPr>
          <w:rFonts w:hint="eastAsia"/>
        </w:rPr>
        <w:t>，在时间消耗上有很多优势，而且在内存消耗上也是可以接受的。</w:t>
      </w:r>
    </w:p>
    <w:p w:rsidR="007A187E" w:rsidRPr="00CD6AF7" w:rsidRDefault="007A187E" w:rsidP="007A187E">
      <w:pPr>
        <w:pStyle w:val="a3"/>
        <w:spacing w:line="288" w:lineRule="auto"/>
        <w:ind w:firstLine="470"/>
      </w:pPr>
      <w:r w:rsidRPr="007E43E0">
        <w:rPr>
          <w:rFonts w:hint="eastAsia"/>
          <w:b/>
        </w:rPr>
        <w:t>实验</w:t>
      </w:r>
      <w:r w:rsidR="00614195">
        <w:rPr>
          <w:rFonts w:hint="eastAsia"/>
          <w:b/>
        </w:rPr>
        <w:t>5</w:t>
      </w:r>
      <w:r>
        <w:rPr>
          <w:rFonts w:hint="eastAsia"/>
          <w:b/>
        </w:rPr>
        <w:t>-</w:t>
      </w:r>
      <w:r w:rsidR="00614195">
        <w:rPr>
          <w:rFonts w:hint="eastAsia"/>
          <w:b/>
        </w:rPr>
        <w:t>3</w:t>
      </w:r>
      <w:r>
        <w:rPr>
          <w:rFonts w:hint="eastAsia"/>
          <w:b/>
        </w:rPr>
        <w:t xml:space="preserve">. </w:t>
      </w:r>
      <w:r>
        <w:rPr>
          <w:rFonts w:hint="eastAsia"/>
        </w:rPr>
        <w:t>近似算法</w:t>
      </w:r>
      <w:r>
        <w:rPr>
          <w:rFonts w:hint="eastAsia"/>
        </w:rPr>
        <w:t>ICA_FDP_APA</w:t>
      </w:r>
      <w:r>
        <w:rPr>
          <w:rFonts w:hint="eastAsia"/>
        </w:rPr>
        <w:t>波动性实验。</w:t>
      </w:r>
    </w:p>
    <w:p w:rsidR="007A187E" w:rsidRDefault="007A187E" w:rsidP="007A187E">
      <w:pPr>
        <w:pStyle w:val="a3"/>
        <w:spacing w:line="288" w:lineRule="auto"/>
        <w:ind w:firstLine="468"/>
      </w:pPr>
      <w:r>
        <w:rPr>
          <w:rFonts w:hint="eastAsia"/>
        </w:rPr>
        <w:t>本实验对于近似算法</w:t>
      </w:r>
      <w:r>
        <w:rPr>
          <w:rFonts w:hint="eastAsia"/>
        </w:rPr>
        <w:t>ICA_FDP_APA</w:t>
      </w:r>
      <w:r>
        <w:rPr>
          <w:rFonts w:hint="eastAsia"/>
        </w:rPr>
        <w:t>验证其波动性，该实验的思路是首先使用精确算法</w:t>
      </w:r>
      <w:r>
        <w:rPr>
          <w:rFonts w:hint="eastAsia"/>
        </w:rPr>
        <w:t>ICA_FDP</w:t>
      </w:r>
      <w:r>
        <w:rPr>
          <w:rFonts w:hint="eastAsia"/>
        </w:rPr>
        <w:t>获取不同图规模的关键边排序，然后使用近似算法</w:t>
      </w:r>
      <w:r>
        <w:rPr>
          <w:rFonts w:hint="eastAsia"/>
        </w:rPr>
        <w:t>ICA_FDP_APA</w:t>
      </w:r>
      <w:r>
        <w:rPr>
          <w:rFonts w:hint="eastAsia"/>
        </w:rPr>
        <w:t>算法获取近似的关键度排序，对于不同的图计算图的相似性度量。关键边相似性度量可以衡量关键边排序的相似程度。</w:t>
      </w:r>
    </w:p>
    <w:p w:rsidR="007A187E" w:rsidRDefault="007A187E" w:rsidP="007A187E">
      <w:pPr>
        <w:pStyle w:val="a3"/>
        <w:spacing w:line="288" w:lineRule="auto"/>
        <w:ind w:firstLine="468"/>
      </w:pPr>
      <w:r>
        <w:rPr>
          <w:rFonts w:hint="eastAsia"/>
        </w:rPr>
        <w:t>本实验使用</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组不同图规模的图数据，每个图规模下有五个不同的图，分别计算并获取平均相似性度量如下表</w:t>
      </w:r>
      <w:r>
        <w:rPr>
          <w:rFonts w:hint="eastAsia"/>
        </w:rPr>
        <w:t>4-4</w:t>
      </w:r>
      <w:r>
        <w:rPr>
          <w:rFonts w:hint="eastAsia"/>
        </w:rPr>
        <w:t>所示。</w:t>
      </w:r>
    </w:p>
    <w:p w:rsidR="007A187E" w:rsidRPr="00665A53" w:rsidRDefault="007A187E" w:rsidP="007A187E">
      <w:pPr>
        <w:pStyle w:val="a3"/>
        <w:spacing w:line="288" w:lineRule="auto"/>
        <w:ind w:firstLineChars="98"/>
        <w:jc w:val="center"/>
        <w:rPr>
          <w:sz w:val="21"/>
        </w:rPr>
      </w:pPr>
      <w:r w:rsidRPr="00665A53">
        <w:rPr>
          <w:rFonts w:hint="eastAsia"/>
          <w:sz w:val="21"/>
        </w:rPr>
        <w:t>表</w:t>
      </w:r>
      <w:r w:rsidR="008B2FA2">
        <w:rPr>
          <w:rFonts w:hint="eastAsia"/>
          <w:sz w:val="21"/>
        </w:rPr>
        <w:t>5</w:t>
      </w:r>
      <w:r w:rsidRPr="00665A53">
        <w:rPr>
          <w:rFonts w:hint="eastAsia"/>
          <w:sz w:val="21"/>
        </w:rPr>
        <w:t xml:space="preserve">-4 </w:t>
      </w:r>
      <w:r w:rsidRPr="00665A53">
        <w:rPr>
          <w:rFonts w:hint="eastAsia"/>
          <w:sz w:val="21"/>
        </w:rPr>
        <w:t>不同图规模下的相似性度量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7A187E" w:rsidRPr="005A05F9" w:rsidTr="00267CF2">
        <w:trPr>
          <w:jc w:val="center"/>
        </w:trPr>
        <w:tc>
          <w:tcPr>
            <w:tcW w:w="1967" w:type="dxa"/>
            <w:tcBorders>
              <w:bottom w:val="single" w:sz="4" w:space="0" w:color="auto"/>
              <w:right w:val="nil"/>
            </w:tcBorders>
            <w:shd w:val="clear" w:color="auto" w:fill="D9D9D9"/>
            <w:vAlign w:val="center"/>
          </w:tcPr>
          <w:p w:rsidR="007A187E" w:rsidRPr="00327708" w:rsidRDefault="007A187E" w:rsidP="00267CF2">
            <w:pPr>
              <w:spacing w:line="288" w:lineRule="auto"/>
              <w:jc w:val="center"/>
              <w:rPr>
                <w:rFonts w:ascii="宋体" w:hAnsi="宋体"/>
                <w:b/>
              </w:rPr>
            </w:pPr>
            <w:r>
              <w:rPr>
                <w:rFonts w:ascii="宋体" w:hAnsi="宋体" w:hint="eastAsia"/>
                <w:b/>
              </w:rPr>
              <w:t>图规模</w:t>
            </w:r>
          </w:p>
        </w:tc>
        <w:tc>
          <w:tcPr>
            <w:tcW w:w="2063"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标准化度量</w:t>
            </w:r>
          </w:p>
        </w:tc>
      </w:tr>
      <w:tr w:rsidR="007A187E" w:rsidRPr="005A05F9" w:rsidTr="00267CF2">
        <w:trPr>
          <w:jc w:val="center"/>
        </w:trPr>
        <w:tc>
          <w:tcPr>
            <w:tcW w:w="1967" w:type="dxa"/>
            <w:tcBorders>
              <w:bottom w:val="nil"/>
              <w:right w:val="nil"/>
            </w:tcBorders>
            <w:vAlign w:val="center"/>
          </w:tcPr>
          <w:p w:rsidR="007A187E" w:rsidRPr="00F30E09" w:rsidRDefault="007A187E" w:rsidP="007A187E">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894BEB">
              <w:t>0.026729036</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1D78A7">
              <w:t>0.048155309</w:t>
            </w:r>
          </w:p>
        </w:tc>
      </w:tr>
      <w:tr w:rsidR="007A187E" w:rsidRPr="005A05F9" w:rsidTr="00267CF2">
        <w:trPr>
          <w:jc w:val="center"/>
        </w:trPr>
        <w:tc>
          <w:tcPr>
            <w:tcW w:w="1967" w:type="dxa"/>
            <w:tcBorders>
              <w:top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7A187E" w:rsidRPr="00F30E09" w:rsidRDefault="007A187E" w:rsidP="007A187E">
            <w:pPr>
              <w:tabs>
                <w:tab w:val="left" w:pos="1200"/>
              </w:tabs>
              <w:spacing w:beforeLines="20" w:before="65" w:afterLines="20" w:after="65" w:line="288" w:lineRule="auto"/>
              <w:jc w:val="both"/>
            </w:pPr>
            <w:r w:rsidRPr="00A823AD">
              <w:t>0.07222863</w:t>
            </w:r>
          </w:p>
        </w:tc>
      </w:tr>
    </w:tbl>
    <w:p w:rsidR="007A187E" w:rsidRDefault="007A187E" w:rsidP="007A187E">
      <w:pPr>
        <w:pStyle w:val="a3"/>
        <w:spacing w:line="288" w:lineRule="auto"/>
        <w:ind w:firstLine="468"/>
      </w:pPr>
      <w:r>
        <w:rPr>
          <w:rFonts w:hint="eastAsia"/>
        </w:rPr>
        <w:t>根据表</w:t>
      </w:r>
      <w:r w:rsidR="00BE4C57">
        <w:rPr>
          <w:rFonts w:hint="eastAsia"/>
        </w:rPr>
        <w:t>5</w:t>
      </w:r>
      <w:r>
        <w:rPr>
          <w:rFonts w:hint="eastAsia"/>
        </w:rPr>
        <w:t>-4</w:t>
      </w:r>
      <w:r>
        <w:rPr>
          <w:rFonts w:hint="eastAsia"/>
        </w:rPr>
        <w:t>所示，平均相似度量是实验不同规模图数据的相似度量的平均值，标准化度量为平均度量与该图规模相似度下界的百分比。作图如</w:t>
      </w:r>
      <w:r w:rsidR="00BE4C57">
        <w:rPr>
          <w:rFonts w:hint="eastAsia"/>
        </w:rPr>
        <w:t>5</w:t>
      </w:r>
      <w:r>
        <w:rPr>
          <w:rFonts w:hint="eastAsia"/>
        </w:rPr>
        <w:t>-</w:t>
      </w:r>
      <w:r w:rsidR="00BE4C57">
        <w:rPr>
          <w:rFonts w:hint="eastAsia"/>
        </w:rPr>
        <w:t>6</w:t>
      </w:r>
      <w:r>
        <w:rPr>
          <w:rFonts w:hint="eastAsia"/>
        </w:rPr>
        <w:t>所示：</w:t>
      </w:r>
    </w:p>
    <w:p w:rsidR="007A187E" w:rsidRDefault="007A187E" w:rsidP="007A187E">
      <w:pPr>
        <w:pStyle w:val="a3"/>
        <w:spacing w:line="288" w:lineRule="auto"/>
        <w:ind w:firstLineChars="81" w:firstLine="199"/>
        <w:jc w:val="center"/>
      </w:pPr>
      <w:r>
        <w:rPr>
          <w:noProof/>
        </w:rPr>
        <w:drawing>
          <wp:inline distT="0" distB="0" distL="0" distR="0" wp14:anchorId="2913FFC2" wp14:editId="7F477E3A">
            <wp:extent cx="3590925" cy="2162175"/>
            <wp:effectExtent l="0" t="0" r="9525" b="952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90925" cy="2162175"/>
                    </a:xfrm>
                    <a:prstGeom prst="rect">
                      <a:avLst/>
                    </a:prstGeom>
                    <a:noFill/>
                    <a:ln>
                      <a:noFill/>
                    </a:ln>
                  </pic:spPr>
                </pic:pic>
              </a:graphicData>
            </a:graphic>
          </wp:inline>
        </w:drawing>
      </w:r>
    </w:p>
    <w:p w:rsidR="007A187E" w:rsidRPr="001D1DF7" w:rsidRDefault="007A187E" w:rsidP="007A187E">
      <w:pPr>
        <w:pStyle w:val="a3"/>
        <w:spacing w:line="288" w:lineRule="auto"/>
        <w:ind w:firstLine="408"/>
        <w:jc w:val="center"/>
        <w:rPr>
          <w:sz w:val="21"/>
        </w:rPr>
      </w:pPr>
      <w:r w:rsidRPr="001D1DF7">
        <w:rPr>
          <w:rFonts w:hint="eastAsia"/>
          <w:sz w:val="21"/>
        </w:rPr>
        <w:t>图</w:t>
      </w:r>
      <w:r w:rsidR="008B2FA2">
        <w:rPr>
          <w:rFonts w:hint="eastAsia"/>
          <w:sz w:val="21"/>
        </w:rPr>
        <w:t>5</w:t>
      </w:r>
      <w:r w:rsidRPr="001D1DF7">
        <w:rPr>
          <w:rFonts w:hint="eastAsia"/>
          <w:sz w:val="21"/>
        </w:rPr>
        <w:t>-</w:t>
      </w:r>
      <w:r w:rsidR="008B2FA2">
        <w:rPr>
          <w:rFonts w:hint="eastAsia"/>
          <w:sz w:val="21"/>
        </w:rPr>
        <w:t>6</w:t>
      </w:r>
      <w:r w:rsidRPr="001D1DF7">
        <w:rPr>
          <w:rFonts w:hint="eastAsia"/>
          <w:sz w:val="21"/>
        </w:rPr>
        <w:t xml:space="preserve"> </w:t>
      </w:r>
      <w:r w:rsidRPr="001D1DF7">
        <w:rPr>
          <w:rFonts w:hint="eastAsia"/>
          <w:sz w:val="21"/>
        </w:rPr>
        <w:t>相似性度量比较</w:t>
      </w:r>
    </w:p>
    <w:p w:rsidR="007A187E" w:rsidRPr="00590967" w:rsidRDefault="007A187E" w:rsidP="007A187E">
      <w:pPr>
        <w:pStyle w:val="a3"/>
        <w:spacing w:line="288" w:lineRule="auto"/>
        <w:ind w:firstLine="468"/>
      </w:pPr>
      <w:r>
        <w:rPr>
          <w:rFonts w:hint="eastAsia"/>
        </w:rPr>
        <w:lastRenderedPageBreak/>
        <w:t>根据以上试验证明，在实验图规模的情况下，数据波动性不强，而在实际应用中，如果为了追求更快的计算速度，可以设置一个相似度阈值，如果在阈值允许的范围内，则表示近似算法是有效的。</w:t>
      </w:r>
    </w:p>
    <w:p w:rsidR="008C3BE1" w:rsidRPr="00B81746" w:rsidRDefault="00820EAF" w:rsidP="00DB5271">
      <w:pPr>
        <w:pStyle w:val="21"/>
      </w:pPr>
      <w:bookmarkStart w:id="112" w:name="_Toc451120833"/>
      <w:r>
        <w:rPr>
          <w:rFonts w:hint="eastAsia"/>
        </w:rPr>
        <w:t>5</w:t>
      </w:r>
      <w:r w:rsidR="00A1229C">
        <w:rPr>
          <w:rFonts w:hint="eastAsia"/>
        </w:rPr>
        <w:t>.</w:t>
      </w:r>
      <w:r w:rsidR="00176D25">
        <w:rPr>
          <w:rFonts w:hint="eastAsia"/>
        </w:rPr>
        <w:t>6</w:t>
      </w:r>
      <w:r w:rsidR="00A1229C">
        <w:rPr>
          <w:rFonts w:hint="eastAsia"/>
        </w:rPr>
        <w:t xml:space="preserve"> </w:t>
      </w:r>
      <w:r w:rsidR="006B4533">
        <w:rPr>
          <w:rFonts w:hint="eastAsia"/>
        </w:rPr>
        <w:t>本章小结</w:t>
      </w:r>
      <w:bookmarkEnd w:id="112"/>
    </w:p>
    <w:p w:rsidR="00080538" w:rsidRDefault="0010753E" w:rsidP="00B15800">
      <w:pPr>
        <w:pStyle w:val="a3"/>
        <w:spacing w:line="288" w:lineRule="auto"/>
        <w:ind w:firstLine="468"/>
      </w:pPr>
      <w:r>
        <w:rPr>
          <w:rFonts w:hint="eastAsia"/>
        </w:rPr>
        <w:t>本章主要针对计算不确定图的分布可靠性依然是一个</w:t>
      </w:r>
      <w:r>
        <w:rPr>
          <w:rFonts w:hint="eastAsia"/>
        </w:rPr>
        <w:t>NP-Hard</w:t>
      </w:r>
      <w:r>
        <w:rPr>
          <w:rFonts w:hint="eastAsia"/>
        </w:rPr>
        <w:t>问题，计算复杂的特点，提出了一个针对流量和分布可靠性模型下</w:t>
      </w:r>
      <w:r>
        <w:rPr>
          <w:rFonts w:hint="eastAsia"/>
        </w:rPr>
        <w:t>A</w:t>
      </w:r>
      <w:r>
        <w:rPr>
          <w:rFonts w:hint="eastAsia"/>
        </w:rPr>
        <w:t>边的近似算法</w:t>
      </w:r>
      <w:r>
        <w:rPr>
          <w:rFonts w:hint="eastAsia"/>
        </w:rPr>
        <w:t>ACES_APA</w:t>
      </w:r>
      <w:r w:rsidR="006B54CB">
        <w:rPr>
          <w:rFonts w:hint="eastAsia"/>
        </w:rPr>
        <w:t>。</w:t>
      </w:r>
      <w:r w:rsidR="00B232C1">
        <w:rPr>
          <w:rFonts w:hint="eastAsia"/>
        </w:rPr>
        <w:t>接着本章给出了详细的算法思想，并分析了算法的时间和空间复杂度</w:t>
      </w:r>
      <w:r w:rsidR="00CA7450">
        <w:rPr>
          <w:rFonts w:hint="eastAsia"/>
        </w:rPr>
        <w:t>，给出了近似算法和精确算法的相似度度量，分析了近似算法的下界，最后通过实验分析，</w:t>
      </w:r>
      <w:r w:rsidR="00B15800">
        <w:rPr>
          <w:rFonts w:hint="eastAsia"/>
        </w:rPr>
        <w:t>近似算法具有较高的性能，且波动性不强，</w:t>
      </w:r>
      <w:r w:rsidR="00E00955">
        <w:rPr>
          <w:rFonts w:hint="eastAsia"/>
        </w:rPr>
        <w:t>能够适应不同图规模和稠密度的图。</w:t>
      </w:r>
    </w:p>
    <w:p w:rsidR="00617738" w:rsidRDefault="00617738" w:rsidP="007D5B83">
      <w:pPr>
        <w:pStyle w:val="a3"/>
        <w:spacing w:line="288" w:lineRule="auto"/>
        <w:ind w:firstLine="468"/>
      </w:pPr>
    </w:p>
    <w:p w:rsidR="0002006D" w:rsidRDefault="0002006D" w:rsidP="003B263F">
      <w:pPr>
        <w:pStyle w:val="a3"/>
        <w:ind w:firstLine="468"/>
        <w:sectPr w:rsidR="0002006D" w:rsidSect="006272F4">
          <w:headerReference w:type="default" r:id="rId100"/>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113" w:name="_Toc451120834"/>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113"/>
    </w:p>
    <w:p w:rsidR="00120B10" w:rsidRDefault="00120B10" w:rsidP="00120B10">
      <w:pPr>
        <w:pStyle w:val="21"/>
      </w:pPr>
      <w:r>
        <w:rPr>
          <w:rFonts w:hint="eastAsia"/>
        </w:rPr>
        <w:t xml:space="preserve">6.1 </w:t>
      </w:r>
      <w:r>
        <w:rPr>
          <w:rFonts w:hint="eastAsia"/>
        </w:rPr>
        <w:t>本文总结</w:t>
      </w:r>
    </w:p>
    <w:p w:rsidR="003A1D18" w:rsidRDefault="003A1D18" w:rsidP="00FF649E">
      <w:pPr>
        <w:pStyle w:val="a3"/>
        <w:spacing w:line="288" w:lineRule="auto"/>
        <w:ind w:firstLine="468"/>
      </w:pPr>
      <w:r>
        <w:rPr>
          <w:rFonts w:hint="eastAsia"/>
        </w:rPr>
        <w:t>本文主要是针对不确定图的关键边进行研究，首先对于问题相关概念进行了介绍，然后提出了基于流量和容量可靠性的不确定图关键边评估模型，基于此模型提出了增量算法</w:t>
      </w:r>
      <w:r>
        <w:rPr>
          <w:rFonts w:hint="eastAsia"/>
        </w:rPr>
        <w:t>ICA_FCP</w:t>
      </w:r>
      <w:r>
        <w:rPr>
          <w:rFonts w:hint="eastAsia"/>
        </w:rPr>
        <w:t>。而由于计算不确定图的容量可靠性复杂度较高，</w:t>
      </w:r>
      <w:r w:rsidR="002E4028">
        <w:rPr>
          <w:rFonts w:hint="eastAsia"/>
        </w:rPr>
        <w:t>接着提出了基于流量和分布可靠性的关键边模型，并基于此模型提出了</w:t>
      </w:r>
      <w:r>
        <w:rPr>
          <w:rFonts w:hint="eastAsia"/>
        </w:rPr>
        <w:t>增量算法</w:t>
      </w:r>
      <w:r>
        <w:rPr>
          <w:rFonts w:hint="eastAsia"/>
        </w:rPr>
        <w:t>ICA_FDP</w:t>
      </w:r>
      <w:r>
        <w:rPr>
          <w:rFonts w:hint="eastAsia"/>
        </w:rPr>
        <w:t>，</w:t>
      </w:r>
      <w:r w:rsidR="002E4028">
        <w:rPr>
          <w:rFonts w:hint="eastAsia"/>
        </w:rPr>
        <w:t>试验证明后者不管在时间复杂度还是空间复杂度上都有一定的优势。</w:t>
      </w:r>
      <w:r>
        <w:rPr>
          <w:rFonts w:hint="eastAsia"/>
        </w:rPr>
        <w:t>但是，因为计算不确定图分布可靠性依然是一个</w:t>
      </w:r>
      <w:r>
        <w:rPr>
          <w:rFonts w:hint="eastAsia"/>
        </w:rPr>
        <w:t>NP-Hard</w:t>
      </w:r>
      <w:r>
        <w:rPr>
          <w:rFonts w:hint="eastAsia"/>
        </w:rPr>
        <w:t>问题，所以本文接着提出另一种基于增广路径添加的近似算法，该算法避免了不确定图边移除之后的重复计算，使得复杂度大大降低。最后，通过实验分析，比较各算法的时间和空间复杂度，同时验证了近似算法对于不同稠密度和图规模下的性能波动。</w:t>
      </w:r>
    </w:p>
    <w:p w:rsidR="00120B10" w:rsidRDefault="00120B10" w:rsidP="00120B10">
      <w:pPr>
        <w:pStyle w:val="21"/>
      </w:pPr>
      <w:r>
        <w:rPr>
          <w:rFonts w:hint="eastAsia"/>
        </w:rPr>
        <w:t xml:space="preserve">6.2 </w:t>
      </w:r>
      <w:r>
        <w:rPr>
          <w:rFonts w:hint="eastAsia"/>
        </w:rPr>
        <w:t>未来展望</w:t>
      </w:r>
    </w:p>
    <w:p w:rsidR="00C372DA" w:rsidRDefault="00C372DA" w:rsidP="00FF649E">
      <w:pPr>
        <w:pStyle w:val="a3"/>
        <w:spacing w:line="288" w:lineRule="auto"/>
        <w:ind w:firstLine="468"/>
      </w:pPr>
      <w:r>
        <w:rPr>
          <w:rFonts w:hint="eastAsia"/>
        </w:rPr>
        <w:t>本文的下一步研究主要包括：</w:t>
      </w:r>
    </w:p>
    <w:p w:rsidR="00C372DA" w:rsidRDefault="002E4028" w:rsidP="00FF649E">
      <w:pPr>
        <w:pStyle w:val="a3"/>
        <w:spacing w:line="288" w:lineRule="auto"/>
        <w:ind w:firstLine="468"/>
      </w:pPr>
      <w:r>
        <w:rPr>
          <w:rFonts w:hint="eastAsia"/>
        </w:rPr>
        <w:t>1</w:t>
      </w:r>
      <w:r>
        <w:rPr>
          <w:rFonts w:hint="eastAsia"/>
        </w:rPr>
        <w:t>）本文主要研究的是二态不确定图关键边的研究，然而实际的系统中边的状态往往是多状态的，所以本文下一步研究将考虑在多状态不确定图下的关键边研究。</w:t>
      </w:r>
    </w:p>
    <w:p w:rsidR="002E4028" w:rsidRDefault="002E4028" w:rsidP="00FF649E">
      <w:pPr>
        <w:pStyle w:val="a3"/>
        <w:spacing w:line="288" w:lineRule="auto"/>
        <w:ind w:firstLine="468"/>
      </w:pPr>
      <w:r>
        <w:rPr>
          <w:rFonts w:hint="eastAsia"/>
        </w:rPr>
        <w:t>2</w:t>
      </w:r>
      <w:r>
        <w:rPr>
          <w:rFonts w:hint="eastAsia"/>
        </w:rPr>
        <w:t>）本文所考虑到的故障是单一的故障，即移除某一条边（单边故障），现实的情况是很复杂度，下一步研究将考虑多故障模型。</w:t>
      </w:r>
    </w:p>
    <w:p w:rsidR="002E4028" w:rsidRPr="002E4028" w:rsidRDefault="002E4028" w:rsidP="00FF649E">
      <w:pPr>
        <w:pStyle w:val="a3"/>
        <w:spacing w:line="288" w:lineRule="auto"/>
        <w:ind w:firstLine="468"/>
      </w:pPr>
      <w:r>
        <w:rPr>
          <w:rFonts w:hint="eastAsia"/>
        </w:rPr>
        <w:t>3</w:t>
      </w:r>
      <w:r>
        <w:rPr>
          <w:rFonts w:hint="eastAsia"/>
        </w:rPr>
        <w:t>）本文只考虑到如何识别关键边，然而对于关键边的改进可以提高整个网络的性能，下一步工作将考虑如果改进关键边以提高系统性能。</w:t>
      </w:r>
    </w:p>
    <w:p w:rsidR="00617738" w:rsidRDefault="00617738" w:rsidP="00FF649E">
      <w:pPr>
        <w:pStyle w:val="a3"/>
        <w:spacing w:line="288" w:lineRule="auto"/>
        <w:ind w:firstLine="468"/>
      </w:pPr>
    </w:p>
    <w:p w:rsidR="0002006D" w:rsidRDefault="0002006D" w:rsidP="003B263F">
      <w:pPr>
        <w:pStyle w:val="a3"/>
        <w:ind w:firstLine="468"/>
        <w:sectPr w:rsidR="0002006D" w:rsidSect="006272F4">
          <w:headerReference w:type="default" r:id="rId101"/>
          <w:footnotePr>
            <w:numRestart w:val="eachPage"/>
          </w:footnotePr>
          <w:pgSz w:w="11907" w:h="16839" w:code="9"/>
          <w:pgMar w:top="1134" w:right="1418" w:bottom="1134" w:left="1418" w:header="737" w:footer="567" w:gutter="0"/>
          <w:cols w:space="720"/>
          <w:docGrid w:type="linesAndChars" w:linePitch="326" w:charSpace="1229"/>
        </w:sectPr>
      </w:pPr>
    </w:p>
    <w:p w:rsidR="00FD52D1" w:rsidRDefault="005361BA" w:rsidP="00DC4C31">
      <w:pPr>
        <w:pStyle w:val="aff3"/>
        <w:ind w:firstLine="871"/>
      </w:pPr>
      <w:bookmarkStart w:id="114" w:name="_Toc451120835"/>
      <w:r>
        <w:rPr>
          <w:rFonts w:hint="eastAsia"/>
        </w:rPr>
        <w:lastRenderedPageBreak/>
        <w:t>致谢</w:t>
      </w:r>
      <w:bookmarkEnd w:id="114"/>
    </w:p>
    <w:p w:rsidR="00870D11" w:rsidRDefault="00392420" w:rsidP="00D72C5B">
      <w:pPr>
        <w:pStyle w:val="a3"/>
        <w:spacing w:line="288" w:lineRule="auto"/>
        <w:ind w:firstLine="468"/>
      </w:pPr>
      <w:r>
        <w:rPr>
          <w:rFonts w:hint="eastAsia"/>
        </w:rPr>
        <w:t>在这篇论文即将结束的时候，谨在此</w:t>
      </w:r>
      <w:r w:rsidR="00D405F3">
        <w:rPr>
          <w:rFonts w:hint="eastAsia"/>
        </w:rPr>
        <w:t>向</w:t>
      </w:r>
      <w:r>
        <w:rPr>
          <w:rFonts w:hint="eastAsia"/>
        </w:rPr>
        <w:t>在我硕士学习期间</w:t>
      </w:r>
      <w:r w:rsidR="00870D11">
        <w:rPr>
          <w:rFonts w:hint="eastAsia"/>
        </w:rPr>
        <w:t>，</w:t>
      </w:r>
      <w:r w:rsidR="00D405F3">
        <w:rPr>
          <w:rFonts w:hint="eastAsia"/>
        </w:rPr>
        <w:t>对</w:t>
      </w:r>
      <w:r>
        <w:rPr>
          <w:rFonts w:hint="eastAsia"/>
        </w:rPr>
        <w:t>曾经</w:t>
      </w:r>
      <w:r w:rsidR="00870D11">
        <w:rPr>
          <w:rFonts w:hint="eastAsia"/>
        </w:rPr>
        <w:t>关心</w:t>
      </w:r>
      <w:r>
        <w:rPr>
          <w:rFonts w:hint="eastAsia"/>
        </w:rPr>
        <w:t>和帮助我的各位老师、同学和朋友们致以衷心的感谢</w:t>
      </w:r>
      <w:r w:rsidR="00A330D1">
        <w:rPr>
          <w:rFonts w:hint="eastAsia"/>
        </w:rPr>
        <w:t>，在学习和生活方面</w:t>
      </w:r>
      <w:r w:rsidR="00D65913">
        <w:rPr>
          <w:rFonts w:hint="eastAsia"/>
        </w:rPr>
        <w:t>，他们都</w:t>
      </w:r>
      <w:r w:rsidR="00A330D1">
        <w:rPr>
          <w:rFonts w:hint="eastAsia"/>
        </w:rPr>
        <w:t>给了我莫大的帮助</w:t>
      </w:r>
      <w:r w:rsidR="005B61E6">
        <w:rPr>
          <w:rFonts w:hint="eastAsia"/>
        </w:rPr>
        <w:t>。</w:t>
      </w:r>
    </w:p>
    <w:p w:rsidR="00C22B10" w:rsidRDefault="00E81BB3" w:rsidP="00D72C5B">
      <w:pPr>
        <w:pStyle w:val="a3"/>
        <w:spacing w:line="288" w:lineRule="auto"/>
        <w:ind w:firstLine="468"/>
      </w:pPr>
      <w:r>
        <w:rPr>
          <w:rFonts w:hint="eastAsia"/>
        </w:rPr>
        <w:t>首先我要感谢的是我的导师张柏礼老师。回首这三年的时间，张老师在生活和学习方面都细细教导我，生活方面，他经常关心我们的住宿和饮食情况，嘘寒问暖，学习方面更是对我莫大的帮助，尤其在选题方面，我多次选题不理想情况下，给予我本文所讲述的题目，因为张老师我最终才能确定了课题研究方向，在毕业论文时候，张老</w:t>
      </w:r>
      <w:r w:rsidR="00D65913">
        <w:rPr>
          <w:rFonts w:hint="eastAsia"/>
        </w:rPr>
        <w:t>师监督和督促我的研究进度。最重要的一点是，张</w:t>
      </w:r>
      <w:r>
        <w:rPr>
          <w:rFonts w:hint="eastAsia"/>
        </w:rPr>
        <w:t>老师对于做任何事情都认认真真的态度让我折服，对我一生影响都很大。</w:t>
      </w:r>
    </w:p>
    <w:p w:rsidR="0047241D" w:rsidRDefault="00EF0D62" w:rsidP="00D72C5B">
      <w:pPr>
        <w:pStyle w:val="a3"/>
        <w:spacing w:line="288" w:lineRule="auto"/>
        <w:ind w:firstLine="468"/>
      </w:pPr>
      <w:r>
        <w:rPr>
          <w:rFonts w:hint="eastAsia"/>
        </w:rPr>
        <w:t>然后还要感谢实验室的吕</w:t>
      </w:r>
      <w:r w:rsidR="00D65913">
        <w:rPr>
          <w:rFonts w:hint="eastAsia"/>
        </w:rPr>
        <w:t>建华</w:t>
      </w:r>
      <w:r>
        <w:rPr>
          <w:rFonts w:hint="eastAsia"/>
        </w:rPr>
        <w:t>老师，在张老师出国期间，吕老师同样在科研和生活中给我提出了很多的宝贵意见，在此表示衷心的感谢。</w:t>
      </w:r>
    </w:p>
    <w:p w:rsidR="00EF0D62" w:rsidRDefault="006C5AA8" w:rsidP="00D72C5B">
      <w:pPr>
        <w:pStyle w:val="a3"/>
        <w:spacing w:line="288" w:lineRule="auto"/>
        <w:ind w:firstLine="468"/>
      </w:pPr>
      <w:r>
        <w:rPr>
          <w:rFonts w:hint="eastAsia"/>
        </w:rPr>
        <w:t>感谢实验室与我朝夕相处的各位同学，感谢他们将自己的知识与经验和我分享，</w:t>
      </w:r>
      <w:r w:rsidR="00D65913">
        <w:rPr>
          <w:rFonts w:hint="eastAsia"/>
        </w:rPr>
        <w:t>同</w:t>
      </w:r>
      <w:r>
        <w:rPr>
          <w:rFonts w:hint="eastAsia"/>
        </w:rPr>
        <w:t>他们进行的每次探讨，都让我获益匪浅。</w:t>
      </w:r>
    </w:p>
    <w:p w:rsidR="006C5AA8" w:rsidRPr="006C5AA8" w:rsidRDefault="006C5AA8" w:rsidP="00D72C5B">
      <w:pPr>
        <w:pStyle w:val="a3"/>
        <w:spacing w:line="288" w:lineRule="auto"/>
        <w:ind w:firstLine="468"/>
      </w:pPr>
      <w:r>
        <w:rPr>
          <w:rFonts w:hint="eastAsia"/>
        </w:rPr>
        <w:t>感谢我的家人，他们多年给予的鼎力支持和无私奉献</w:t>
      </w:r>
      <w:r w:rsidR="00D65913">
        <w:rPr>
          <w:rFonts w:hint="eastAsia"/>
        </w:rPr>
        <w:t>、他们的鼓励，都使我坚定信念客服困难，</w:t>
      </w:r>
      <w:r>
        <w:rPr>
          <w:rFonts w:hint="eastAsia"/>
        </w:rPr>
        <w:t>让我顺利完成课题的研究</w:t>
      </w:r>
      <w:r w:rsidR="00D65913">
        <w:rPr>
          <w:rFonts w:hint="eastAsia"/>
        </w:rPr>
        <w:t>。</w:t>
      </w:r>
    </w:p>
    <w:p w:rsidR="00392420" w:rsidRDefault="00D65913" w:rsidP="00D72C5B">
      <w:pPr>
        <w:pStyle w:val="a3"/>
        <w:spacing w:line="288" w:lineRule="auto"/>
        <w:ind w:firstLine="468"/>
      </w:pPr>
      <w:r>
        <w:rPr>
          <w:rFonts w:hint="eastAsia"/>
        </w:rPr>
        <w:t>最后，再次感谢所有关心和帮助过我的人</w:t>
      </w:r>
      <w:r w:rsidR="00D72C5B">
        <w:rPr>
          <w:rFonts w:hint="eastAsia"/>
        </w:rPr>
        <w:t>！</w:t>
      </w:r>
    </w:p>
    <w:p w:rsidR="00EE1FF7" w:rsidRDefault="00EE1FF7" w:rsidP="00D72C5B">
      <w:pPr>
        <w:pStyle w:val="a3"/>
        <w:spacing w:line="288" w:lineRule="auto"/>
        <w:ind w:firstLine="468"/>
      </w:pPr>
    </w:p>
    <w:p w:rsidR="0002006D" w:rsidRDefault="0002006D" w:rsidP="00FA1990">
      <w:pPr>
        <w:pStyle w:val="a3"/>
        <w:spacing w:beforeLines="50" w:before="163"/>
        <w:ind w:firstLine="468"/>
        <w:sectPr w:rsidR="0002006D" w:rsidSect="006272F4">
          <w:headerReference w:type="default" r:id="rId102"/>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115" w:name="_Toc451120836"/>
      <w:r>
        <w:rPr>
          <w:rFonts w:hint="eastAsia"/>
        </w:rPr>
        <w:lastRenderedPageBreak/>
        <w:t>参考文献</w:t>
      </w:r>
      <w:bookmarkEnd w:id="115"/>
    </w:p>
    <w:p w:rsidR="007A60DA" w:rsidRDefault="007A60DA" w:rsidP="007A60DA">
      <w:pPr>
        <w:pStyle w:val="Textof0"/>
        <w:numPr>
          <w:ilvl w:val="0"/>
          <w:numId w:val="30"/>
        </w:numPr>
        <w:spacing w:line="288" w:lineRule="auto"/>
        <w:ind w:firstLineChars="0"/>
        <w:rPr>
          <w:sz w:val="24"/>
          <w:szCs w:val="15"/>
        </w:rPr>
      </w:pPr>
      <w:r w:rsidRPr="007A60DA">
        <w:rPr>
          <w:rFonts w:hint="eastAsia"/>
          <w:sz w:val="24"/>
          <w:szCs w:val="15"/>
        </w:rPr>
        <w:t>任晓龙</w:t>
      </w:r>
      <w:r w:rsidRPr="007A60DA">
        <w:rPr>
          <w:rFonts w:hint="eastAsia"/>
          <w:sz w:val="24"/>
          <w:szCs w:val="15"/>
        </w:rPr>
        <w:t xml:space="preserve">, </w:t>
      </w:r>
      <w:r w:rsidRPr="007A60DA">
        <w:rPr>
          <w:rFonts w:hint="eastAsia"/>
          <w:sz w:val="24"/>
          <w:szCs w:val="15"/>
        </w:rPr>
        <w:t>吕琳媛</w:t>
      </w:r>
      <w:r w:rsidRPr="007A60DA">
        <w:rPr>
          <w:rFonts w:hint="eastAsia"/>
          <w:sz w:val="24"/>
          <w:szCs w:val="15"/>
        </w:rPr>
        <w:t xml:space="preserve">. </w:t>
      </w:r>
      <w:r w:rsidRPr="007A60DA">
        <w:rPr>
          <w:rFonts w:hint="eastAsia"/>
          <w:sz w:val="24"/>
          <w:szCs w:val="15"/>
        </w:rPr>
        <w:t>网络重要节点排序方法综述</w:t>
      </w:r>
      <w:r w:rsidRPr="007A60DA">
        <w:rPr>
          <w:rFonts w:hint="eastAsia"/>
          <w:sz w:val="24"/>
          <w:szCs w:val="15"/>
        </w:rPr>
        <w:t xml:space="preserve">[J]. </w:t>
      </w:r>
      <w:r w:rsidRPr="007A60DA">
        <w:rPr>
          <w:rFonts w:hint="eastAsia"/>
          <w:sz w:val="24"/>
          <w:szCs w:val="15"/>
        </w:rPr>
        <w:t>科学通报</w:t>
      </w:r>
      <w:r w:rsidRPr="007A60DA">
        <w:rPr>
          <w:rFonts w:hint="eastAsia"/>
          <w:sz w:val="24"/>
          <w:szCs w:val="15"/>
        </w:rPr>
        <w:t>, 2014, 59(13): 1175-1197.</w:t>
      </w:r>
    </w:p>
    <w:p w:rsidR="00646C4D" w:rsidRDefault="00646C4D" w:rsidP="00646C4D">
      <w:pPr>
        <w:pStyle w:val="Textof0"/>
        <w:numPr>
          <w:ilvl w:val="0"/>
          <w:numId w:val="30"/>
        </w:numPr>
        <w:spacing w:line="288" w:lineRule="auto"/>
        <w:ind w:firstLineChars="0"/>
        <w:rPr>
          <w:sz w:val="24"/>
          <w:szCs w:val="15"/>
        </w:rPr>
      </w:pPr>
      <w:r w:rsidRPr="00646C4D">
        <w:rPr>
          <w:sz w:val="24"/>
          <w:szCs w:val="15"/>
        </w:rPr>
        <w:t>Newman M. Networks: an introduction[M]. OUP Oxford, 2010.</w:t>
      </w:r>
    </w:p>
    <w:p w:rsidR="00646C4D" w:rsidRDefault="00646C4D" w:rsidP="00646C4D">
      <w:pPr>
        <w:pStyle w:val="Textof0"/>
        <w:numPr>
          <w:ilvl w:val="0"/>
          <w:numId w:val="30"/>
        </w:numPr>
        <w:spacing w:line="288" w:lineRule="auto"/>
        <w:ind w:firstLineChars="0"/>
        <w:rPr>
          <w:sz w:val="24"/>
          <w:szCs w:val="15"/>
        </w:rPr>
      </w:pPr>
      <w:r w:rsidRPr="00646C4D">
        <w:rPr>
          <w:sz w:val="24"/>
          <w:szCs w:val="15"/>
        </w:rPr>
        <w:t>Albert R, Jeong H, Barabási A L. Error and attack tolerance of complex networks[J]. nature, 2000, 406(6794): 378-382.</w:t>
      </w:r>
    </w:p>
    <w:p w:rsidR="00454604" w:rsidRDefault="00454604" w:rsidP="00454604">
      <w:pPr>
        <w:pStyle w:val="Textof0"/>
        <w:numPr>
          <w:ilvl w:val="0"/>
          <w:numId w:val="30"/>
        </w:numPr>
        <w:spacing w:line="288" w:lineRule="auto"/>
        <w:ind w:firstLineChars="0"/>
        <w:rPr>
          <w:sz w:val="24"/>
          <w:szCs w:val="15"/>
        </w:rPr>
      </w:pPr>
      <w:r w:rsidRPr="00454604">
        <w:rPr>
          <w:sz w:val="24"/>
          <w:szCs w:val="15"/>
        </w:rPr>
        <w:t>Callaway D S, Newman M E J, Strogatz S H, et al. Network robustness and fragility: Percolation on random graphs[J]. Physical review letters, 2000, 85(25): 5468.</w:t>
      </w:r>
    </w:p>
    <w:p w:rsidR="008E65DE" w:rsidRDefault="008E65DE" w:rsidP="008E65DE">
      <w:pPr>
        <w:pStyle w:val="Textof0"/>
        <w:numPr>
          <w:ilvl w:val="0"/>
          <w:numId w:val="30"/>
        </w:numPr>
        <w:spacing w:line="288" w:lineRule="auto"/>
        <w:ind w:firstLineChars="0"/>
        <w:rPr>
          <w:sz w:val="24"/>
          <w:szCs w:val="15"/>
        </w:rPr>
      </w:pPr>
      <w:r w:rsidRPr="008E65DE">
        <w:rPr>
          <w:sz w:val="24"/>
          <w:szCs w:val="15"/>
        </w:rPr>
        <w:t>Cohen R, Erez K, Ben-Avraham D, et al. Breakdown of the Internet under intentional attack[J]. Physical review letters, 2001, 86(16): 3682.</w:t>
      </w:r>
    </w:p>
    <w:p w:rsidR="00633549" w:rsidRDefault="00633549" w:rsidP="00633549">
      <w:pPr>
        <w:pStyle w:val="Textof0"/>
        <w:numPr>
          <w:ilvl w:val="0"/>
          <w:numId w:val="30"/>
        </w:numPr>
        <w:spacing w:line="288" w:lineRule="auto"/>
        <w:ind w:firstLineChars="0"/>
        <w:rPr>
          <w:sz w:val="24"/>
          <w:szCs w:val="15"/>
        </w:rPr>
      </w:pPr>
      <w:r w:rsidRPr="00633549">
        <w:rPr>
          <w:sz w:val="24"/>
          <w:szCs w:val="15"/>
        </w:rPr>
        <w:t>Weng J, Lim E P, Jiang J, et al. Twitterrank: finding topic-sensitive influential twitterers[C]//Proceedings of the third ACM international conference on Web search and data mining. ACM, 2010: 261-270.</w:t>
      </w:r>
    </w:p>
    <w:p w:rsidR="00DC1B3C" w:rsidRDefault="00DC1B3C" w:rsidP="00DC1B3C">
      <w:pPr>
        <w:pStyle w:val="Textof0"/>
        <w:numPr>
          <w:ilvl w:val="0"/>
          <w:numId w:val="30"/>
        </w:numPr>
        <w:spacing w:line="288" w:lineRule="auto"/>
        <w:ind w:firstLineChars="0"/>
        <w:rPr>
          <w:sz w:val="24"/>
          <w:szCs w:val="15"/>
        </w:rPr>
      </w:pPr>
      <w:r w:rsidRPr="00DC1B3C">
        <w:rPr>
          <w:rFonts w:hint="eastAsia"/>
          <w:sz w:val="24"/>
          <w:szCs w:val="15"/>
        </w:rPr>
        <w:t>安世虎</w:t>
      </w:r>
      <w:r w:rsidRPr="00DC1B3C">
        <w:rPr>
          <w:rFonts w:hint="eastAsia"/>
          <w:sz w:val="24"/>
          <w:szCs w:val="15"/>
        </w:rPr>
        <w:t xml:space="preserve">, </w:t>
      </w:r>
      <w:r w:rsidRPr="00DC1B3C">
        <w:rPr>
          <w:rFonts w:hint="eastAsia"/>
          <w:sz w:val="24"/>
          <w:szCs w:val="15"/>
        </w:rPr>
        <w:t>都艺兵</w:t>
      </w:r>
      <w:r w:rsidRPr="00DC1B3C">
        <w:rPr>
          <w:rFonts w:hint="eastAsia"/>
          <w:sz w:val="24"/>
          <w:szCs w:val="15"/>
        </w:rPr>
        <w:t xml:space="preserve">, </w:t>
      </w:r>
      <w:r w:rsidRPr="00DC1B3C">
        <w:rPr>
          <w:rFonts w:hint="eastAsia"/>
          <w:sz w:val="24"/>
          <w:szCs w:val="15"/>
        </w:rPr>
        <w:t>曲吉林</w:t>
      </w:r>
      <w:r w:rsidRPr="00DC1B3C">
        <w:rPr>
          <w:rFonts w:hint="eastAsia"/>
          <w:sz w:val="24"/>
          <w:szCs w:val="15"/>
        </w:rPr>
        <w:t xml:space="preserve">. </w:t>
      </w:r>
      <w:r w:rsidRPr="00DC1B3C">
        <w:rPr>
          <w:rFonts w:hint="eastAsia"/>
          <w:sz w:val="24"/>
          <w:szCs w:val="15"/>
        </w:rPr>
        <w:t>节点集重要性测度</w:t>
      </w:r>
      <w:r w:rsidRPr="00DC1B3C">
        <w:rPr>
          <w:rFonts w:hint="eastAsia"/>
          <w:sz w:val="24"/>
          <w:szCs w:val="15"/>
        </w:rPr>
        <w:t xml:space="preserve">[J]. </w:t>
      </w:r>
      <w:r w:rsidRPr="00DC1B3C">
        <w:rPr>
          <w:rFonts w:hint="eastAsia"/>
          <w:sz w:val="24"/>
          <w:szCs w:val="15"/>
        </w:rPr>
        <w:t>中国管理科学</w:t>
      </w:r>
      <w:r w:rsidRPr="00DC1B3C">
        <w:rPr>
          <w:rFonts w:hint="eastAsia"/>
          <w:sz w:val="24"/>
          <w:szCs w:val="15"/>
        </w:rPr>
        <w:t>, 2006, 14(1): 107-111.</w:t>
      </w:r>
    </w:p>
    <w:p w:rsidR="00DC1B3C" w:rsidRDefault="00DC1B3C" w:rsidP="00DC1B3C">
      <w:pPr>
        <w:pStyle w:val="Textof0"/>
        <w:numPr>
          <w:ilvl w:val="0"/>
          <w:numId w:val="30"/>
        </w:numPr>
        <w:spacing w:line="288" w:lineRule="auto"/>
        <w:ind w:firstLineChars="0"/>
        <w:rPr>
          <w:sz w:val="24"/>
          <w:szCs w:val="15"/>
        </w:rPr>
      </w:pPr>
      <w:r w:rsidRPr="00DC1B3C">
        <w:rPr>
          <w:rFonts w:hint="eastAsia"/>
          <w:sz w:val="24"/>
          <w:szCs w:val="15"/>
        </w:rPr>
        <w:t>李鹏翔</w:t>
      </w:r>
      <w:r w:rsidRPr="00DC1B3C">
        <w:rPr>
          <w:rFonts w:hint="eastAsia"/>
          <w:sz w:val="24"/>
          <w:szCs w:val="15"/>
        </w:rPr>
        <w:t xml:space="preserve">, </w:t>
      </w:r>
      <w:r w:rsidRPr="00DC1B3C">
        <w:rPr>
          <w:rFonts w:hint="eastAsia"/>
          <w:sz w:val="24"/>
          <w:szCs w:val="15"/>
        </w:rPr>
        <w:t>任玉晴</w:t>
      </w:r>
      <w:r w:rsidRPr="00DC1B3C">
        <w:rPr>
          <w:rFonts w:hint="eastAsia"/>
          <w:sz w:val="24"/>
          <w:szCs w:val="15"/>
        </w:rPr>
        <w:t xml:space="preserve">, </w:t>
      </w:r>
      <w:r w:rsidRPr="00DC1B3C">
        <w:rPr>
          <w:rFonts w:hint="eastAsia"/>
          <w:sz w:val="24"/>
          <w:szCs w:val="15"/>
        </w:rPr>
        <w:t>席酉民</w:t>
      </w:r>
      <w:r w:rsidRPr="00DC1B3C">
        <w:rPr>
          <w:rFonts w:hint="eastAsia"/>
          <w:sz w:val="24"/>
          <w:szCs w:val="15"/>
        </w:rPr>
        <w:t xml:space="preserve">. </w:t>
      </w:r>
      <w:r w:rsidRPr="00DC1B3C">
        <w:rPr>
          <w:rFonts w:hint="eastAsia"/>
          <w:sz w:val="24"/>
          <w:szCs w:val="15"/>
        </w:rPr>
        <w:t>网络节点</w:t>
      </w:r>
      <w:r w:rsidRPr="00DC1B3C">
        <w:rPr>
          <w:rFonts w:hint="eastAsia"/>
          <w:sz w:val="24"/>
          <w:szCs w:val="15"/>
        </w:rPr>
        <w:t xml:space="preserve"> (</w:t>
      </w:r>
      <w:r w:rsidRPr="00DC1B3C">
        <w:rPr>
          <w:rFonts w:hint="eastAsia"/>
          <w:sz w:val="24"/>
          <w:szCs w:val="15"/>
        </w:rPr>
        <w:t>集</w:t>
      </w:r>
      <w:r w:rsidRPr="00DC1B3C">
        <w:rPr>
          <w:rFonts w:hint="eastAsia"/>
          <w:sz w:val="24"/>
          <w:szCs w:val="15"/>
        </w:rPr>
        <w:t xml:space="preserve">) </w:t>
      </w:r>
      <w:r w:rsidRPr="00DC1B3C">
        <w:rPr>
          <w:rFonts w:hint="eastAsia"/>
          <w:sz w:val="24"/>
          <w:szCs w:val="15"/>
        </w:rPr>
        <w:t>重要性的一种度量指标</w:t>
      </w:r>
      <w:r w:rsidRPr="00DC1B3C">
        <w:rPr>
          <w:rFonts w:hint="eastAsia"/>
          <w:sz w:val="24"/>
          <w:szCs w:val="15"/>
        </w:rPr>
        <w:t xml:space="preserve"> </w:t>
      </w:r>
      <w:r w:rsidRPr="00DC1B3C">
        <w:rPr>
          <w:rFonts w:hint="eastAsia"/>
          <w:sz w:val="24"/>
          <w:szCs w:val="15"/>
        </w:rPr>
        <w:t>Ξ</w:t>
      </w:r>
      <w:r w:rsidRPr="00DC1B3C">
        <w:rPr>
          <w:rFonts w:hint="eastAsia"/>
          <w:sz w:val="24"/>
          <w:szCs w:val="15"/>
        </w:rPr>
        <w:t>[J]. 2004.</w:t>
      </w:r>
    </w:p>
    <w:p w:rsidR="00537EB5" w:rsidRDefault="00537EB5" w:rsidP="00537EB5">
      <w:pPr>
        <w:pStyle w:val="Textof0"/>
        <w:numPr>
          <w:ilvl w:val="0"/>
          <w:numId w:val="30"/>
        </w:numPr>
        <w:spacing w:line="288" w:lineRule="auto"/>
        <w:ind w:firstLineChars="0"/>
        <w:rPr>
          <w:sz w:val="24"/>
          <w:szCs w:val="15"/>
        </w:rPr>
      </w:pPr>
      <w:r w:rsidRPr="00537EB5">
        <w:rPr>
          <w:rFonts w:hint="eastAsia"/>
          <w:sz w:val="24"/>
          <w:szCs w:val="15"/>
        </w:rPr>
        <w:t>陈勇</w:t>
      </w:r>
      <w:r w:rsidRPr="00537EB5">
        <w:rPr>
          <w:rFonts w:hint="eastAsia"/>
          <w:sz w:val="24"/>
          <w:szCs w:val="15"/>
        </w:rPr>
        <w:t xml:space="preserve">, </w:t>
      </w:r>
      <w:r w:rsidRPr="00537EB5">
        <w:rPr>
          <w:rFonts w:hint="eastAsia"/>
          <w:sz w:val="24"/>
          <w:szCs w:val="15"/>
        </w:rPr>
        <w:t>胡爱群</w:t>
      </w:r>
      <w:r w:rsidRPr="00537EB5">
        <w:rPr>
          <w:rFonts w:hint="eastAsia"/>
          <w:sz w:val="24"/>
          <w:szCs w:val="15"/>
        </w:rPr>
        <w:t xml:space="preserve">, </w:t>
      </w:r>
      <w:r w:rsidRPr="00537EB5">
        <w:rPr>
          <w:rFonts w:hint="eastAsia"/>
          <w:sz w:val="24"/>
          <w:szCs w:val="15"/>
        </w:rPr>
        <w:t>胡啸</w:t>
      </w:r>
      <w:r w:rsidRPr="00537EB5">
        <w:rPr>
          <w:rFonts w:hint="eastAsia"/>
          <w:sz w:val="24"/>
          <w:szCs w:val="15"/>
        </w:rPr>
        <w:t xml:space="preserve">. </w:t>
      </w:r>
      <w:r w:rsidRPr="00537EB5">
        <w:rPr>
          <w:rFonts w:hint="eastAsia"/>
          <w:sz w:val="24"/>
          <w:szCs w:val="15"/>
        </w:rPr>
        <w:t>通信网中节点重要性的评价方法</w:t>
      </w:r>
      <w:r w:rsidRPr="00537EB5">
        <w:rPr>
          <w:rFonts w:hint="eastAsia"/>
          <w:sz w:val="24"/>
          <w:szCs w:val="15"/>
        </w:rPr>
        <w:t xml:space="preserve">[J]. </w:t>
      </w:r>
      <w:r w:rsidRPr="00537EB5">
        <w:rPr>
          <w:rFonts w:hint="eastAsia"/>
          <w:sz w:val="24"/>
          <w:szCs w:val="15"/>
        </w:rPr>
        <w:t>通信学报</w:t>
      </w:r>
      <w:r w:rsidRPr="00537EB5">
        <w:rPr>
          <w:rFonts w:hint="eastAsia"/>
          <w:sz w:val="24"/>
          <w:szCs w:val="15"/>
        </w:rPr>
        <w:t>, 2004, 25(8): 129-134.</w:t>
      </w:r>
    </w:p>
    <w:p w:rsidR="00537EB5" w:rsidRDefault="00503CE1" w:rsidP="00503CE1">
      <w:pPr>
        <w:pStyle w:val="Textof0"/>
        <w:numPr>
          <w:ilvl w:val="0"/>
          <w:numId w:val="30"/>
        </w:numPr>
        <w:spacing w:line="288" w:lineRule="auto"/>
        <w:ind w:firstLineChars="0"/>
        <w:rPr>
          <w:sz w:val="24"/>
          <w:szCs w:val="15"/>
        </w:rPr>
      </w:pPr>
      <w:r w:rsidRPr="00503CE1">
        <w:rPr>
          <w:rFonts w:hint="eastAsia"/>
          <w:sz w:val="24"/>
          <w:szCs w:val="15"/>
        </w:rPr>
        <w:t>谭跃进</w:t>
      </w:r>
      <w:r w:rsidRPr="00503CE1">
        <w:rPr>
          <w:rFonts w:hint="eastAsia"/>
          <w:sz w:val="24"/>
          <w:szCs w:val="15"/>
        </w:rPr>
        <w:t xml:space="preserve">, </w:t>
      </w:r>
      <w:r w:rsidRPr="00503CE1">
        <w:rPr>
          <w:rFonts w:hint="eastAsia"/>
          <w:sz w:val="24"/>
          <w:szCs w:val="15"/>
        </w:rPr>
        <w:t>吴俊</w:t>
      </w:r>
      <w:r w:rsidRPr="00503CE1">
        <w:rPr>
          <w:rFonts w:hint="eastAsia"/>
          <w:sz w:val="24"/>
          <w:szCs w:val="15"/>
        </w:rPr>
        <w:t xml:space="preserve">, </w:t>
      </w:r>
      <w:r w:rsidRPr="00503CE1">
        <w:rPr>
          <w:rFonts w:hint="eastAsia"/>
          <w:sz w:val="24"/>
          <w:szCs w:val="15"/>
        </w:rPr>
        <w:t>邓宏钟</w:t>
      </w:r>
      <w:r w:rsidRPr="00503CE1">
        <w:rPr>
          <w:rFonts w:hint="eastAsia"/>
          <w:sz w:val="24"/>
          <w:szCs w:val="15"/>
        </w:rPr>
        <w:t xml:space="preserve">. </w:t>
      </w:r>
      <w:r w:rsidRPr="00503CE1">
        <w:rPr>
          <w:rFonts w:hint="eastAsia"/>
          <w:sz w:val="24"/>
          <w:szCs w:val="15"/>
        </w:rPr>
        <w:t>复杂网络中节点重要度评估的节点收缩方法</w:t>
      </w:r>
      <w:r w:rsidRPr="00503CE1">
        <w:rPr>
          <w:rFonts w:hint="eastAsia"/>
          <w:sz w:val="24"/>
          <w:szCs w:val="15"/>
        </w:rPr>
        <w:t xml:space="preserve"> [J][J]. </w:t>
      </w:r>
      <w:r w:rsidRPr="00503CE1">
        <w:rPr>
          <w:rFonts w:hint="eastAsia"/>
          <w:sz w:val="24"/>
          <w:szCs w:val="15"/>
        </w:rPr>
        <w:t>系统工程理论与实践</w:t>
      </w:r>
      <w:r w:rsidRPr="00503CE1">
        <w:rPr>
          <w:rFonts w:hint="eastAsia"/>
          <w:sz w:val="24"/>
          <w:szCs w:val="15"/>
        </w:rPr>
        <w:t>, 2006, 26(11): 79-83.</w:t>
      </w:r>
    </w:p>
    <w:p w:rsidR="00300ED5" w:rsidRPr="00B45266" w:rsidRDefault="00300ED5" w:rsidP="00300ED5">
      <w:pPr>
        <w:pStyle w:val="afff9"/>
        <w:numPr>
          <w:ilvl w:val="0"/>
          <w:numId w:val="30"/>
        </w:numPr>
        <w:ind w:firstLineChars="0"/>
        <w:rPr>
          <w:rFonts w:ascii="Times New Roman" w:hAnsi="Times New Roman"/>
          <w:sz w:val="24"/>
          <w:szCs w:val="15"/>
        </w:rPr>
      </w:pPr>
      <w:r w:rsidRPr="00B45266">
        <w:rPr>
          <w:rFonts w:ascii="Times New Roman" w:hAnsi="Times New Roman"/>
          <w:sz w:val="24"/>
          <w:szCs w:val="15"/>
        </w:rPr>
        <w:t>A.V.Goldberg. Recent developments in maximum flow algorithms(Invited Lecture). In: S.Arnborg,L.Tvansson eds. Pro of the Sixth Scandinavian Workshop on Algorithm Theory(LNCS 1004).Heidelber: Springer-Verlags1988,pp.1-10.</w:t>
      </w:r>
    </w:p>
    <w:p w:rsidR="00CF19A5" w:rsidRPr="00EA43F6" w:rsidRDefault="00CF19A5" w:rsidP="00CF19A5">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Thomas H.Cormen Charles E.Leiserson, Ronald L.Rivest Clifford Stein. Introduction to Algorithms. Second Edition. MIT Press.2001.</w:t>
      </w:r>
    </w:p>
    <w:p w:rsidR="00CF19A5" w:rsidRPr="00EA43F6" w:rsidRDefault="00CF19A5" w:rsidP="00CF19A5">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L.R.Ford, D.R.Fulkerson. Flows in networks. Princeton: Princeton University Press,1962.</w:t>
      </w:r>
    </w:p>
    <w:p w:rsidR="00CF19A5" w:rsidRPr="005D2703" w:rsidRDefault="00CF19A5" w:rsidP="00CF19A5">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J.Edmonds, R.M.Karp. Theoretical improvements in algorithm efficiency for networks flow problems.1972(02).</w:t>
      </w:r>
    </w:p>
    <w:p w:rsidR="00CF19A5" w:rsidRPr="005D2703" w:rsidRDefault="00CF19A5" w:rsidP="00CF19A5">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R.K.Ahuja,T.L.Magnanti,J.B.Orlin. Network Flows: Theory, Algorithms and Applications.2005:294-356.</w:t>
      </w:r>
    </w:p>
    <w:p w:rsidR="00CF19A5" w:rsidRDefault="00CF19A5" w:rsidP="00CF19A5">
      <w:pPr>
        <w:pStyle w:val="Textof0"/>
        <w:numPr>
          <w:ilvl w:val="0"/>
          <w:numId w:val="30"/>
        </w:numPr>
        <w:spacing w:line="288" w:lineRule="auto"/>
        <w:ind w:firstLineChars="0"/>
        <w:rPr>
          <w:sz w:val="24"/>
          <w:szCs w:val="15"/>
        </w:rPr>
      </w:pPr>
      <w:r w:rsidRPr="00F63835">
        <w:rPr>
          <w:sz w:val="24"/>
          <w:szCs w:val="15"/>
        </w:rPr>
        <w:t>Clancy,D.O. Probability flows for reliability evaluation of multi-area power system interconnections. Electrical Power and Energy System,5,1983,pp.100-114.</w:t>
      </w:r>
    </w:p>
    <w:p w:rsidR="00CF19A5" w:rsidRDefault="00CF19A5" w:rsidP="00CF19A5">
      <w:pPr>
        <w:pStyle w:val="Textof0"/>
        <w:numPr>
          <w:ilvl w:val="0"/>
          <w:numId w:val="30"/>
        </w:numPr>
        <w:spacing w:line="288" w:lineRule="auto"/>
        <w:ind w:firstLineChars="0"/>
        <w:rPr>
          <w:sz w:val="24"/>
          <w:szCs w:val="15"/>
        </w:rPr>
      </w:pPr>
      <w:r w:rsidRPr="00F63835">
        <w:rPr>
          <w:sz w:val="24"/>
          <w:szCs w:val="15"/>
        </w:rPr>
        <w:t>Lee SH. Reliability evaluation of a flow network. IEEE Transactions on Reliability 1980;29:24-6.</w:t>
      </w:r>
    </w:p>
    <w:p w:rsidR="00CF19A5" w:rsidRPr="00D36C5C" w:rsidRDefault="00CF19A5" w:rsidP="00CF19A5">
      <w:pPr>
        <w:pStyle w:val="afff9"/>
        <w:numPr>
          <w:ilvl w:val="0"/>
          <w:numId w:val="30"/>
        </w:numPr>
        <w:ind w:firstLineChars="0"/>
        <w:rPr>
          <w:rFonts w:ascii="Times New Roman" w:hAnsi="Times New Roman"/>
          <w:sz w:val="24"/>
          <w:szCs w:val="15"/>
        </w:rPr>
      </w:pPr>
      <w:r w:rsidRPr="00D36C5C">
        <w:rPr>
          <w:rFonts w:ascii="Times New Roman" w:hAnsi="Times New Roman"/>
          <w:sz w:val="24"/>
          <w:szCs w:val="15"/>
        </w:rPr>
        <w:t>Xue J. On multi-state system analysis. IEEE Transactions on Reliability 1985;34:329-37.</w:t>
      </w:r>
    </w:p>
    <w:p w:rsidR="00CF19A5" w:rsidRDefault="00CF19A5" w:rsidP="00CF19A5">
      <w:pPr>
        <w:pStyle w:val="Textof0"/>
        <w:numPr>
          <w:ilvl w:val="0"/>
          <w:numId w:val="30"/>
        </w:numPr>
        <w:spacing w:line="288" w:lineRule="auto"/>
        <w:ind w:firstLineChars="0"/>
        <w:rPr>
          <w:sz w:val="24"/>
          <w:szCs w:val="15"/>
        </w:rPr>
      </w:pPr>
      <w:r w:rsidRPr="00CC2449">
        <w:rPr>
          <w:sz w:val="24"/>
          <w:szCs w:val="15"/>
        </w:rPr>
        <w:t>M.O. Ball, Computing network reliability. Operations Research, vol.27, pp. 823–838, 1979.</w:t>
      </w:r>
    </w:p>
    <w:p w:rsidR="00CF19A5" w:rsidRPr="00CC2449" w:rsidRDefault="00CF19A5" w:rsidP="00CF19A5">
      <w:pPr>
        <w:pStyle w:val="afff9"/>
        <w:numPr>
          <w:ilvl w:val="0"/>
          <w:numId w:val="30"/>
        </w:numPr>
        <w:ind w:firstLineChars="0"/>
        <w:rPr>
          <w:rFonts w:ascii="Times New Roman" w:hAnsi="Times New Roman"/>
          <w:sz w:val="24"/>
          <w:szCs w:val="15"/>
        </w:rPr>
      </w:pPr>
      <w:r w:rsidRPr="00CC2449">
        <w:rPr>
          <w:rFonts w:ascii="Times New Roman" w:hAnsi="Times New Roman"/>
          <w:sz w:val="24"/>
          <w:szCs w:val="15"/>
        </w:rPr>
        <w:t>Zhao Peixin,Zhang Xin. A survey on reliability evaluation of stochastic flow networks in terms of minimal paths. Information Engineering and Computer Science 2009.</w:t>
      </w:r>
    </w:p>
    <w:p w:rsidR="00A9733A" w:rsidRPr="00A9733A" w:rsidRDefault="00A9733A" w:rsidP="00A9733A">
      <w:pPr>
        <w:pStyle w:val="afff9"/>
        <w:numPr>
          <w:ilvl w:val="0"/>
          <w:numId w:val="30"/>
        </w:numPr>
        <w:ind w:firstLineChars="0"/>
        <w:rPr>
          <w:rFonts w:ascii="Times New Roman" w:hAnsi="Times New Roman"/>
          <w:sz w:val="24"/>
          <w:szCs w:val="15"/>
        </w:rPr>
      </w:pPr>
      <w:r w:rsidRPr="00A9733A">
        <w:rPr>
          <w:rFonts w:ascii="Times New Roman" w:hAnsi="Times New Roman"/>
          <w:sz w:val="24"/>
          <w:szCs w:val="15"/>
        </w:rPr>
        <w:lastRenderedPageBreak/>
        <w:t>Chen Y, Hu A Q, Hu J, et al. A method for finding the most vital node in communication networks[J]. High Technology Letters, 2004, 1(2): 573-575.</w:t>
      </w:r>
    </w:p>
    <w:p w:rsidR="00EF3F3E" w:rsidRDefault="00EF3F3E" w:rsidP="00EF3F3E">
      <w:pPr>
        <w:pStyle w:val="Textof0"/>
        <w:numPr>
          <w:ilvl w:val="0"/>
          <w:numId w:val="30"/>
        </w:numPr>
        <w:spacing w:line="288" w:lineRule="auto"/>
        <w:ind w:firstLineChars="0"/>
        <w:rPr>
          <w:sz w:val="24"/>
          <w:szCs w:val="15"/>
        </w:rPr>
      </w:pPr>
      <w:r w:rsidRPr="00DB29E5">
        <w:rPr>
          <w:rFonts w:hint="eastAsia"/>
          <w:sz w:val="24"/>
          <w:szCs w:val="15"/>
        </w:rPr>
        <w:t>蔡伟</w:t>
      </w:r>
      <w:r w:rsidRPr="00DB29E5">
        <w:rPr>
          <w:rFonts w:hint="eastAsia"/>
          <w:sz w:val="24"/>
          <w:szCs w:val="15"/>
        </w:rPr>
        <w:t xml:space="preserve">, </w:t>
      </w:r>
      <w:r w:rsidRPr="00DB29E5">
        <w:rPr>
          <w:rFonts w:hint="eastAsia"/>
          <w:sz w:val="24"/>
          <w:szCs w:val="15"/>
        </w:rPr>
        <w:t>张柏礼</w:t>
      </w:r>
      <w:r w:rsidRPr="00DB29E5">
        <w:rPr>
          <w:rFonts w:hint="eastAsia"/>
          <w:sz w:val="24"/>
          <w:szCs w:val="15"/>
        </w:rPr>
        <w:t xml:space="preserve">, </w:t>
      </w:r>
      <w:r w:rsidRPr="00DB29E5">
        <w:rPr>
          <w:rFonts w:hint="eastAsia"/>
          <w:sz w:val="24"/>
          <w:szCs w:val="15"/>
        </w:rPr>
        <w:t>吕建华</w:t>
      </w:r>
      <w:r w:rsidRPr="00DB29E5">
        <w:rPr>
          <w:rFonts w:hint="eastAsia"/>
          <w:sz w:val="24"/>
          <w:szCs w:val="15"/>
        </w:rPr>
        <w:t xml:space="preserve">. </w:t>
      </w:r>
      <w:r w:rsidRPr="00DB29E5">
        <w:rPr>
          <w:rFonts w:hint="eastAsia"/>
          <w:sz w:val="24"/>
          <w:szCs w:val="15"/>
        </w:rPr>
        <w:t>不确定图最可靠最大流算法研究</w:t>
      </w:r>
      <w:r w:rsidRPr="00DB29E5">
        <w:rPr>
          <w:rFonts w:hint="eastAsia"/>
          <w:sz w:val="24"/>
          <w:szCs w:val="15"/>
        </w:rPr>
        <w:t xml:space="preserve">[J]. </w:t>
      </w:r>
      <w:r w:rsidRPr="00DB29E5">
        <w:rPr>
          <w:rFonts w:hint="eastAsia"/>
          <w:sz w:val="24"/>
          <w:szCs w:val="15"/>
        </w:rPr>
        <w:t>计算机学报</w:t>
      </w:r>
      <w:r w:rsidRPr="00DB29E5">
        <w:rPr>
          <w:rFonts w:hint="eastAsia"/>
          <w:sz w:val="24"/>
          <w:szCs w:val="15"/>
        </w:rPr>
        <w:t>, 2012, 35(11): 2371-2380.</w:t>
      </w:r>
    </w:p>
    <w:p w:rsidR="00EF3F3E" w:rsidRPr="00E12683" w:rsidRDefault="00EF3F3E" w:rsidP="00EF3F3E">
      <w:pPr>
        <w:pStyle w:val="Textof0"/>
        <w:numPr>
          <w:ilvl w:val="0"/>
          <w:numId w:val="30"/>
        </w:numPr>
        <w:spacing w:line="288" w:lineRule="auto"/>
        <w:ind w:firstLineChars="0"/>
        <w:rPr>
          <w:sz w:val="24"/>
          <w:szCs w:val="15"/>
        </w:rPr>
      </w:pPr>
      <w:r w:rsidRPr="00F137C5">
        <w:rPr>
          <w:rFonts w:hint="eastAsia"/>
          <w:sz w:val="24"/>
          <w:szCs w:val="15"/>
        </w:rPr>
        <w:t>张柏礼</w:t>
      </w:r>
      <w:r w:rsidRPr="00F137C5">
        <w:rPr>
          <w:rFonts w:hint="eastAsia"/>
          <w:sz w:val="24"/>
          <w:szCs w:val="15"/>
        </w:rPr>
        <w:t xml:space="preserve">, </w:t>
      </w:r>
      <w:r w:rsidRPr="00F137C5">
        <w:rPr>
          <w:rFonts w:hint="eastAsia"/>
          <w:sz w:val="24"/>
          <w:szCs w:val="15"/>
        </w:rPr>
        <w:t>吕建华</w:t>
      </w:r>
      <w:r w:rsidRPr="00F137C5">
        <w:rPr>
          <w:rFonts w:hint="eastAsia"/>
          <w:sz w:val="24"/>
          <w:szCs w:val="15"/>
        </w:rPr>
        <w:t xml:space="preserve">, </w:t>
      </w:r>
      <w:r w:rsidRPr="00F137C5">
        <w:rPr>
          <w:rFonts w:hint="eastAsia"/>
          <w:sz w:val="24"/>
          <w:szCs w:val="15"/>
        </w:rPr>
        <w:t>生衍</w:t>
      </w:r>
      <w:r w:rsidRPr="00F137C5">
        <w:rPr>
          <w:rFonts w:hint="eastAsia"/>
          <w:sz w:val="24"/>
          <w:szCs w:val="15"/>
        </w:rPr>
        <w:t xml:space="preserve">, </w:t>
      </w:r>
      <w:r w:rsidRPr="00F137C5">
        <w:rPr>
          <w:rFonts w:hint="eastAsia"/>
          <w:sz w:val="24"/>
          <w:szCs w:val="15"/>
        </w:rPr>
        <w:t>等</w:t>
      </w:r>
      <w:r w:rsidRPr="00F137C5">
        <w:rPr>
          <w:rFonts w:hint="eastAsia"/>
          <w:sz w:val="24"/>
          <w:szCs w:val="15"/>
        </w:rPr>
        <w:t xml:space="preserve">. </w:t>
      </w:r>
      <w:r w:rsidRPr="00F137C5">
        <w:rPr>
          <w:rFonts w:hint="eastAsia"/>
          <w:sz w:val="24"/>
          <w:szCs w:val="15"/>
        </w:rPr>
        <w:t>一种不确定图中最可靠最大流问题的解决方案</w:t>
      </w:r>
      <w:r w:rsidRPr="00F137C5">
        <w:rPr>
          <w:rFonts w:hint="eastAsia"/>
          <w:sz w:val="24"/>
          <w:szCs w:val="15"/>
        </w:rPr>
        <w:t xml:space="preserve">[J]. </w:t>
      </w:r>
      <w:r w:rsidRPr="00F137C5">
        <w:rPr>
          <w:rFonts w:hint="eastAsia"/>
          <w:sz w:val="24"/>
          <w:szCs w:val="15"/>
        </w:rPr>
        <w:t>计算机学报</w:t>
      </w:r>
      <w:r w:rsidRPr="00F137C5">
        <w:rPr>
          <w:rFonts w:hint="eastAsia"/>
          <w:sz w:val="24"/>
          <w:szCs w:val="15"/>
        </w:rPr>
        <w:t>, 2014, 10: 003.</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Zhao Peixin,Zhang Xin. A survey on reliability evaluation of stochastic flow networks in terms of minimal paths. Information Engineering and Computer Science 2009.</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Lin JS, Jane CC, Yuan J. On reliability evaluation of a capacitated-flow network in terms of minimal path sets. Networks,vol.25. pp.131-138,1995.</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Lee SH. Reliability evaluation of a flow network. IEEE Transactions on Reliability 1980;29:24-6.</w:t>
      </w:r>
    </w:p>
    <w:p w:rsidR="00F26BD5" w:rsidRDefault="00F26BD5" w:rsidP="00F26BD5">
      <w:pPr>
        <w:pStyle w:val="Textof0"/>
        <w:numPr>
          <w:ilvl w:val="0"/>
          <w:numId w:val="30"/>
        </w:numPr>
        <w:spacing w:line="288" w:lineRule="auto"/>
        <w:ind w:firstLineChars="0"/>
        <w:rPr>
          <w:sz w:val="24"/>
          <w:szCs w:val="15"/>
        </w:rPr>
      </w:pPr>
      <w:r w:rsidRPr="0059272A">
        <w:rPr>
          <w:sz w:val="24"/>
          <w:szCs w:val="15"/>
        </w:rPr>
        <w:t>Y.-K.Lin. System reliability evaluation for a multi-state supply chain network with failure nodes using minimal paths. IEEE.Trans.Reliability,vol,58,pp,34-40,2009.</w:t>
      </w:r>
    </w:p>
    <w:p w:rsidR="00F26BD5" w:rsidRPr="009D718B" w:rsidRDefault="00F26BD5" w:rsidP="00F26BD5">
      <w:pPr>
        <w:pStyle w:val="afff9"/>
        <w:numPr>
          <w:ilvl w:val="0"/>
          <w:numId w:val="30"/>
        </w:numPr>
        <w:ind w:firstLineChars="0"/>
        <w:rPr>
          <w:rFonts w:ascii="Times New Roman" w:hAnsi="Times New Roman"/>
          <w:sz w:val="24"/>
          <w:szCs w:val="15"/>
        </w:rPr>
      </w:pPr>
      <w:r w:rsidRPr="009D718B">
        <w:rPr>
          <w:rFonts w:ascii="Times New Roman" w:hAnsi="Times New Roman"/>
          <w:sz w:val="24"/>
          <w:szCs w:val="15"/>
        </w:rPr>
        <w:t>Y.-K.Lin. A Simple Algorithm for reliability evaluation of a stochastic-flow network with node failure. Computer &amp; Operations Research 28(2001)1277-1285.</w:t>
      </w:r>
    </w:p>
    <w:p w:rsidR="00300ED5" w:rsidRDefault="000518B0" w:rsidP="000518B0">
      <w:pPr>
        <w:pStyle w:val="Textof0"/>
        <w:numPr>
          <w:ilvl w:val="0"/>
          <w:numId w:val="30"/>
        </w:numPr>
        <w:spacing w:line="288" w:lineRule="auto"/>
        <w:ind w:firstLineChars="0"/>
        <w:rPr>
          <w:sz w:val="24"/>
          <w:szCs w:val="15"/>
        </w:rPr>
      </w:pPr>
      <w:r w:rsidRPr="000518B0">
        <w:rPr>
          <w:sz w:val="24"/>
          <w:szCs w:val="15"/>
        </w:rPr>
        <w:t>J.E.Ramirez-Marquez, D.W.Coit. A monte-carlo simulation approach for approximating multi-state two terminals reliability. Reliability Engineering &amp; System Safety.vol.87,pp.253-264,2005.</w:t>
      </w:r>
    </w:p>
    <w:p w:rsidR="000518B0" w:rsidRDefault="000518B0" w:rsidP="000518B0">
      <w:pPr>
        <w:pStyle w:val="Textof0"/>
        <w:numPr>
          <w:ilvl w:val="0"/>
          <w:numId w:val="30"/>
        </w:numPr>
        <w:spacing w:line="288" w:lineRule="auto"/>
        <w:ind w:firstLineChars="0"/>
        <w:rPr>
          <w:sz w:val="24"/>
          <w:szCs w:val="15"/>
        </w:rPr>
      </w:pPr>
      <w:r w:rsidRPr="001B59C7">
        <w:rPr>
          <w:sz w:val="24"/>
          <w:szCs w:val="15"/>
        </w:rPr>
        <w:t>P. Doulliez , E. Jamoulle. Transportation networks with random arc capacities. RAIRO, vol. 3, pp. 45–60, 1972.</w:t>
      </w:r>
    </w:p>
    <w:p w:rsidR="00FE3082" w:rsidRDefault="00C3003F" w:rsidP="000518B0">
      <w:pPr>
        <w:pStyle w:val="Textof0"/>
        <w:numPr>
          <w:ilvl w:val="0"/>
          <w:numId w:val="30"/>
        </w:numPr>
        <w:spacing w:line="288" w:lineRule="auto"/>
        <w:ind w:firstLineChars="0"/>
        <w:rPr>
          <w:sz w:val="24"/>
          <w:szCs w:val="15"/>
        </w:rPr>
      </w:pPr>
      <w:r w:rsidRPr="00F96BEA">
        <w:rPr>
          <w:sz w:val="24"/>
          <w:szCs w:val="15"/>
        </w:rPr>
        <w:t>C. Alexopoulos. Note on state-space decomposition methods for analyzing stochastic flow networks,” IEEE Trans. Reliability, vol. 44, pp.354–357, 1995.</w:t>
      </w:r>
    </w:p>
    <w:p w:rsidR="000D3B6B" w:rsidRPr="00306DED" w:rsidRDefault="000D3B6B" w:rsidP="000D3B6B">
      <w:pPr>
        <w:pStyle w:val="afff9"/>
        <w:numPr>
          <w:ilvl w:val="0"/>
          <w:numId w:val="30"/>
        </w:numPr>
        <w:ind w:firstLineChars="0"/>
        <w:rPr>
          <w:rFonts w:ascii="Times New Roman" w:hAnsi="Times New Roman"/>
          <w:sz w:val="24"/>
          <w:szCs w:val="15"/>
        </w:rPr>
      </w:pPr>
      <w:r w:rsidRPr="00306DED">
        <w:rPr>
          <w:rFonts w:ascii="Times New Roman" w:hAnsi="Times New Roman"/>
          <w:sz w:val="24"/>
          <w:szCs w:val="15"/>
        </w:rPr>
        <w:t>C.-C. Jane and Y.-W. Laih. A practical algorithm for computing multi-state two-terminal reliability. IEEE Trans.Reliability,vol.57,pp.295-302,2008.</w:t>
      </w:r>
    </w:p>
    <w:p w:rsidR="00113C48" w:rsidRDefault="000D3B6B" w:rsidP="000D3B6B">
      <w:pPr>
        <w:pStyle w:val="Textof0"/>
        <w:numPr>
          <w:ilvl w:val="0"/>
          <w:numId w:val="30"/>
        </w:numPr>
        <w:spacing w:line="288" w:lineRule="auto"/>
        <w:ind w:firstLineChars="0"/>
        <w:rPr>
          <w:sz w:val="24"/>
          <w:szCs w:val="15"/>
        </w:rPr>
      </w:pPr>
      <w:r w:rsidRPr="00306DED">
        <w:rPr>
          <w:sz w:val="24"/>
          <w:szCs w:val="15"/>
        </w:rPr>
        <w:tab/>
        <w:t>C.-C. Jane and Y.-W. Laih. Computing multi-state two-terminal reliability through critical arc states that interrupt demand. IEEE Trans.Reliability,vol.59.No.2,2010</w:t>
      </w:r>
    </w:p>
    <w:p w:rsidR="00606722" w:rsidRDefault="00606722" w:rsidP="00606722">
      <w:pPr>
        <w:pStyle w:val="Textof0"/>
        <w:numPr>
          <w:ilvl w:val="0"/>
          <w:numId w:val="30"/>
        </w:numPr>
        <w:spacing w:line="288" w:lineRule="auto"/>
        <w:ind w:firstLineChars="0"/>
        <w:rPr>
          <w:sz w:val="24"/>
          <w:szCs w:val="15"/>
        </w:rPr>
      </w:pPr>
      <w:r w:rsidRPr="0084584B">
        <w:rPr>
          <w:sz w:val="24"/>
          <w:szCs w:val="15"/>
        </w:rPr>
        <w:t>Yi-Kuei Lin, Cheng-Ta Yeh. Evaluation of optimal network reliability under components-assignments subject to a transmission budget. IEEE Trans. Reliability, 2010, 59: 539-550.</w:t>
      </w:r>
    </w:p>
    <w:p w:rsidR="00925BE5" w:rsidRDefault="00E156BC" w:rsidP="00E156BC">
      <w:pPr>
        <w:pStyle w:val="Textof0"/>
        <w:numPr>
          <w:ilvl w:val="0"/>
          <w:numId w:val="30"/>
        </w:numPr>
        <w:spacing w:line="288" w:lineRule="auto"/>
        <w:ind w:firstLineChars="0"/>
        <w:rPr>
          <w:sz w:val="24"/>
          <w:szCs w:val="15"/>
        </w:rPr>
      </w:pPr>
      <w:r w:rsidRPr="00E156BC">
        <w:rPr>
          <w:sz w:val="24"/>
          <w:szCs w:val="15"/>
        </w:rPr>
        <w:t>Thomas H Cormen, Charles E Leiserson, Ronald L Rivest, et al. Introduction to algorithms. MIT Press, 2005</w:t>
      </w:r>
    </w:p>
    <w:p w:rsidR="00E156BC" w:rsidRDefault="00E156BC" w:rsidP="00E156BC">
      <w:pPr>
        <w:pStyle w:val="afff9"/>
        <w:numPr>
          <w:ilvl w:val="0"/>
          <w:numId w:val="30"/>
        </w:numPr>
        <w:ind w:firstLineChars="0"/>
        <w:rPr>
          <w:rFonts w:ascii="Times New Roman" w:hAnsi="Times New Roman"/>
          <w:sz w:val="24"/>
          <w:szCs w:val="15"/>
        </w:rPr>
      </w:pPr>
      <w:r>
        <w:rPr>
          <w:rFonts w:ascii="Times New Roman" w:hAnsi="Times New Roman"/>
          <w:sz w:val="24"/>
          <w:szCs w:val="15"/>
        </w:rPr>
        <w:t>L R Ford, D R Fulkerson. Maximum flow through a network. Canadian Journal of Math, 1956, 8(5): 399-404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Jack Edmonds, Richard M Karp. Theoretical improvements in the algorithmic efficiency for network flow problems. Journal of the ACM, 1972, 19: 248-264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E A Dinic. Algorithm for solution of a problem of maximum flow in networks with power estimation. Soviet Math Dokl, 1970, 11(8): 1277-1280</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Valerie King, Satish Rao, Robert E Tarjan. A faster deterministic maximum flow algorithm. Journal of algorithms, 1994, 17: 447-474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hint="eastAsia"/>
          <w:sz w:val="24"/>
          <w:szCs w:val="15"/>
        </w:rPr>
        <w:lastRenderedPageBreak/>
        <w:t>江逸楠</w:t>
      </w:r>
      <w:r w:rsidRPr="003E48AB">
        <w:rPr>
          <w:rFonts w:ascii="Times New Roman" w:hAnsi="Times New Roman" w:hint="eastAsia"/>
          <w:sz w:val="24"/>
          <w:szCs w:val="15"/>
        </w:rPr>
        <w:t xml:space="preserve">, </w:t>
      </w:r>
      <w:r w:rsidRPr="003E48AB">
        <w:rPr>
          <w:rFonts w:ascii="Times New Roman" w:hAnsi="Times New Roman" w:hint="eastAsia"/>
          <w:sz w:val="24"/>
          <w:szCs w:val="15"/>
        </w:rPr>
        <w:t>李瑞莹</w:t>
      </w:r>
      <w:r w:rsidRPr="003E48AB">
        <w:rPr>
          <w:rFonts w:ascii="Times New Roman" w:hAnsi="Times New Roman" w:hint="eastAsia"/>
          <w:sz w:val="24"/>
          <w:szCs w:val="15"/>
        </w:rPr>
        <w:t xml:space="preserve">, </w:t>
      </w:r>
      <w:r w:rsidRPr="003E48AB">
        <w:rPr>
          <w:rFonts w:ascii="Times New Roman" w:hAnsi="Times New Roman" w:hint="eastAsia"/>
          <w:sz w:val="24"/>
          <w:szCs w:val="15"/>
        </w:rPr>
        <w:t>黄宁</w:t>
      </w:r>
      <w:r w:rsidRPr="003E48AB">
        <w:rPr>
          <w:rFonts w:ascii="Times New Roman" w:hAnsi="Times New Roman" w:hint="eastAsia"/>
          <w:sz w:val="24"/>
          <w:szCs w:val="15"/>
        </w:rPr>
        <w:t xml:space="preserve">, </w:t>
      </w:r>
      <w:r w:rsidRPr="003E48AB">
        <w:rPr>
          <w:rFonts w:ascii="Times New Roman" w:hAnsi="Times New Roman" w:hint="eastAsia"/>
          <w:sz w:val="24"/>
          <w:szCs w:val="15"/>
        </w:rPr>
        <w:t>等</w:t>
      </w:r>
      <w:r w:rsidRPr="003E48AB">
        <w:rPr>
          <w:rFonts w:ascii="Times New Roman" w:hAnsi="Times New Roman" w:hint="eastAsia"/>
          <w:sz w:val="24"/>
          <w:szCs w:val="15"/>
        </w:rPr>
        <w:t xml:space="preserve">. </w:t>
      </w:r>
      <w:r w:rsidRPr="003E48AB">
        <w:rPr>
          <w:rFonts w:ascii="Times New Roman" w:hAnsi="Times New Roman" w:hint="eastAsia"/>
          <w:sz w:val="24"/>
          <w:szCs w:val="15"/>
        </w:rPr>
        <w:t>网络可靠性评估方法综述</w:t>
      </w:r>
      <w:r w:rsidRPr="003E48AB">
        <w:rPr>
          <w:rFonts w:ascii="Times New Roman" w:hAnsi="Times New Roman" w:hint="eastAsia"/>
          <w:sz w:val="24"/>
          <w:szCs w:val="15"/>
        </w:rPr>
        <w:t xml:space="preserve">[J]. </w:t>
      </w:r>
      <w:r w:rsidRPr="003E48AB">
        <w:rPr>
          <w:rFonts w:ascii="Times New Roman" w:hAnsi="Times New Roman" w:hint="eastAsia"/>
          <w:sz w:val="24"/>
          <w:szCs w:val="15"/>
        </w:rPr>
        <w:t>计算机科学</w:t>
      </w:r>
      <w:r w:rsidRPr="003E48AB">
        <w:rPr>
          <w:rFonts w:ascii="Times New Roman" w:hAnsi="Times New Roman" w:hint="eastAsia"/>
          <w:sz w:val="24"/>
          <w:szCs w:val="15"/>
        </w:rPr>
        <w:t>, 2012, 39(5): 9-13.</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Hintsanen P. The most reliable subgraph problem. Proceedings of the 11th  European Conference on Principles and Practice of Knowledge Discovery in database, Warsaw, 2007: 471:478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Zou Zhao-Nian, Li Jian-Zhong, Gao Hong, et al. Mining frequent subgraph patterns from uncertain graph data. IEEE Transaction on Knowledge and Data Engineering, 2010, 22(9): 1203-1218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张硕</w:t>
      </w:r>
      <w:r w:rsidRPr="00376186">
        <w:rPr>
          <w:rFonts w:ascii="Times New Roman" w:hAnsi="Times New Roman" w:hint="eastAsia"/>
          <w:sz w:val="24"/>
          <w:szCs w:val="15"/>
        </w:rPr>
        <w:t xml:space="preserve">, </w:t>
      </w:r>
      <w:r w:rsidRPr="00376186">
        <w:rPr>
          <w:rFonts w:ascii="Times New Roman" w:hAnsi="Times New Roman" w:hint="eastAsia"/>
          <w:sz w:val="24"/>
          <w:szCs w:val="15"/>
        </w:rPr>
        <w:t>高宏</w:t>
      </w:r>
      <w:r w:rsidRPr="00376186">
        <w:rPr>
          <w:rFonts w:ascii="Times New Roman" w:hAnsi="Times New Roman" w:hint="eastAsia"/>
          <w:sz w:val="24"/>
          <w:szCs w:val="15"/>
        </w:rPr>
        <w:t xml:space="preserve">, </w:t>
      </w:r>
      <w:r w:rsidRPr="00376186">
        <w:rPr>
          <w:rFonts w:ascii="Times New Roman" w:hAnsi="Times New Roman" w:hint="eastAsia"/>
          <w:sz w:val="24"/>
          <w:szCs w:val="15"/>
        </w:rPr>
        <w:t>李建中等</w:t>
      </w:r>
      <w:r w:rsidRPr="00376186">
        <w:rPr>
          <w:rFonts w:ascii="Times New Roman" w:hAnsi="Times New Roman" w:hint="eastAsia"/>
          <w:sz w:val="24"/>
          <w:szCs w:val="15"/>
        </w:rPr>
        <w:t xml:space="preserve">. </w:t>
      </w:r>
      <w:r w:rsidRPr="00376186">
        <w:rPr>
          <w:rFonts w:ascii="Times New Roman" w:hAnsi="Times New Roman" w:hint="eastAsia"/>
          <w:sz w:val="24"/>
          <w:szCs w:val="15"/>
        </w:rPr>
        <w:t>不确定图数据库中高效查询处理</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2009, 32(10): 2066-2079</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张海杰</w:t>
      </w:r>
      <w:r w:rsidRPr="00376186">
        <w:rPr>
          <w:rFonts w:ascii="Times New Roman" w:hAnsi="Times New Roman" w:hint="eastAsia"/>
          <w:sz w:val="24"/>
          <w:szCs w:val="15"/>
        </w:rPr>
        <w:t xml:space="preserve">, </w:t>
      </w:r>
      <w:r w:rsidRPr="00376186">
        <w:rPr>
          <w:rFonts w:ascii="Times New Roman" w:hAnsi="Times New Roman" w:hint="eastAsia"/>
          <w:sz w:val="24"/>
          <w:szCs w:val="15"/>
        </w:rPr>
        <w:t>姜守旭</w:t>
      </w:r>
      <w:r w:rsidRPr="00376186">
        <w:rPr>
          <w:rFonts w:ascii="Times New Roman" w:hAnsi="Times New Roman" w:hint="eastAsia"/>
          <w:sz w:val="24"/>
          <w:szCs w:val="15"/>
        </w:rPr>
        <w:t xml:space="preserve">, </w:t>
      </w:r>
      <w:r w:rsidRPr="00376186">
        <w:rPr>
          <w:rFonts w:ascii="Times New Roman" w:hAnsi="Times New Roman" w:hint="eastAsia"/>
          <w:sz w:val="24"/>
          <w:szCs w:val="15"/>
        </w:rPr>
        <w:t>邹兆年</w:t>
      </w:r>
      <w:r w:rsidRPr="00376186">
        <w:rPr>
          <w:rFonts w:ascii="Times New Roman" w:hAnsi="Times New Roman" w:hint="eastAsia"/>
          <w:sz w:val="24"/>
          <w:szCs w:val="15"/>
        </w:rPr>
        <w:t xml:space="preserve">. </w:t>
      </w:r>
      <w:r w:rsidRPr="00376186">
        <w:rPr>
          <w:rFonts w:ascii="Times New Roman" w:hAnsi="Times New Roman" w:hint="eastAsia"/>
          <w:sz w:val="24"/>
          <w:szCs w:val="15"/>
        </w:rPr>
        <w:t>不确定图上的高效</w:t>
      </w:r>
      <w:r w:rsidRPr="00376186">
        <w:rPr>
          <w:rFonts w:ascii="Times New Roman" w:hAnsi="Times New Roman" w:hint="eastAsia"/>
          <w:sz w:val="24"/>
          <w:szCs w:val="15"/>
        </w:rPr>
        <w:t>top-k</w:t>
      </w:r>
      <w:r w:rsidRPr="00376186">
        <w:rPr>
          <w:rFonts w:ascii="Times New Roman" w:hAnsi="Times New Roman" w:hint="eastAsia"/>
          <w:sz w:val="24"/>
          <w:szCs w:val="15"/>
        </w:rPr>
        <w:t>近邻查询处理算法</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2011, 34(10): 1885-1896</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Potamias M, Bonchi F, Gionis A, et al. K-nearest neighbors in uncertain graphs. Proceedings of the VLDB, Singapore, 2010: 997-1008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袁野</w:t>
      </w:r>
      <w:r w:rsidRPr="00376186">
        <w:rPr>
          <w:rFonts w:ascii="Times New Roman" w:hAnsi="Times New Roman" w:hint="eastAsia"/>
          <w:sz w:val="24"/>
          <w:szCs w:val="15"/>
        </w:rPr>
        <w:t xml:space="preserve">, </w:t>
      </w:r>
      <w:r w:rsidRPr="00376186">
        <w:rPr>
          <w:rFonts w:ascii="Times New Roman" w:hAnsi="Times New Roman" w:hint="eastAsia"/>
          <w:sz w:val="24"/>
          <w:szCs w:val="15"/>
        </w:rPr>
        <w:t>王国仁</w:t>
      </w:r>
      <w:r w:rsidRPr="00376186">
        <w:rPr>
          <w:rFonts w:ascii="Times New Roman" w:hAnsi="Times New Roman" w:hint="eastAsia"/>
          <w:sz w:val="24"/>
          <w:szCs w:val="15"/>
        </w:rPr>
        <w:t xml:space="preserve">. </w:t>
      </w:r>
      <w:r w:rsidRPr="00376186">
        <w:rPr>
          <w:rFonts w:ascii="Times New Roman" w:hAnsi="Times New Roman" w:hint="eastAsia"/>
          <w:sz w:val="24"/>
          <w:szCs w:val="15"/>
        </w:rPr>
        <w:t>面向不确定图的概率可达性查询</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2010, 33(8): 1378-1386</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Ye Yuan, Guoren Wang, Lei Chen, et al. Efficient Subgraph Similarity Search on Large Probabilistic Graph Databases. In Proc of VLDB, 2012: 800–811</w:t>
      </w:r>
    </w:p>
    <w:p w:rsidR="00D47755"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Khoussainova N, Balazinska M.Towards correcting input data errors probabilistically using integrity constraints. Proceedings of the MobiDE Workshop, Chicago, Illinois, USA, 2006: 43-50</w:t>
      </w:r>
    </w:p>
    <w:p w:rsidR="00D47755"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Han W S, Lee J, Pham M D. iGraph: A framework for comparisions of disk-based graph indexing techniques. Proceedings of the International Conference on Very Large Data Bases (VLDB), Singapore, 2010: 449-559</w:t>
      </w:r>
    </w:p>
    <w:p w:rsidR="00E156BC"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Johnson D. Finding all the elementary circuits of a directed graph. SIAM Journal on Computing,1975,4(1):77–84.</w:t>
      </w:r>
    </w:p>
    <w:sectPr w:rsidR="00E156BC" w:rsidRPr="00D47755" w:rsidSect="006272F4">
      <w:headerReference w:type="default" r:id="rId103"/>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33D7" w:rsidRDefault="009A33D7" w:rsidP="00DC4C31">
      <w:pPr>
        <w:ind w:firstLine="480"/>
      </w:pPr>
      <w:r>
        <w:separator/>
      </w:r>
    </w:p>
  </w:endnote>
  <w:endnote w:type="continuationSeparator" w:id="0">
    <w:p w:rsidR="009A33D7" w:rsidRDefault="009A33D7"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黑体"/>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3D7" w:rsidRPr="00EA2F2C" w:rsidRDefault="009A33D7"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4B7A0D" w:rsidRPr="004B7A0D">
      <w:rPr>
        <w:noProof/>
        <w:sz w:val="18"/>
        <w:lang w:val="zh-CN"/>
      </w:rPr>
      <w:t>4</w:t>
    </w:r>
    <w:r w:rsidRPr="00EA2F2C">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3D7" w:rsidRPr="0049003A" w:rsidRDefault="009A33D7"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3D7" w:rsidRDefault="009A33D7"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3D7" w:rsidRPr="00EA2F2C" w:rsidRDefault="009A33D7"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A85F7E" w:rsidRPr="00A85F7E">
      <w:rPr>
        <w:noProof/>
        <w:sz w:val="18"/>
        <w:lang w:val="zh-CN"/>
      </w:rPr>
      <w:t>III</w:t>
    </w:r>
    <w:r w:rsidRPr="00EA2F2C">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3D7" w:rsidRPr="00EA2F2C" w:rsidRDefault="009A33D7"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4B7A0D" w:rsidRPr="004B7A0D">
      <w:rPr>
        <w:noProof/>
        <w:sz w:val="18"/>
        <w:lang w:val="zh-CN"/>
      </w:rPr>
      <w:t>5</w:t>
    </w:r>
    <w:r w:rsidRPr="00EA2F2C">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3D7" w:rsidRPr="00EA2F2C" w:rsidRDefault="009A33D7"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8B6F18" w:rsidRPr="008B6F18">
      <w:rPr>
        <w:noProof/>
        <w:sz w:val="18"/>
        <w:lang w:val="zh-CN"/>
      </w:rPr>
      <w:t>28</w:t>
    </w:r>
    <w:r w:rsidRPr="00EA2F2C">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3D7" w:rsidRPr="00EA2F2C" w:rsidRDefault="009A33D7"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8B6F18" w:rsidRPr="008B6F18">
      <w:rPr>
        <w:noProof/>
        <w:sz w:val="18"/>
        <w:lang w:val="zh-CN"/>
      </w:rPr>
      <w:t>27</w:t>
    </w:r>
    <w:r w:rsidRPr="00EA2F2C">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33D7" w:rsidRDefault="009A33D7" w:rsidP="00DC4C31">
      <w:pPr>
        <w:ind w:firstLine="480"/>
      </w:pPr>
      <w:r>
        <w:separator/>
      </w:r>
    </w:p>
  </w:footnote>
  <w:footnote w:type="continuationSeparator" w:id="0">
    <w:p w:rsidR="009A33D7" w:rsidRDefault="009A33D7"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3D7" w:rsidRPr="006272F4" w:rsidRDefault="009A33D7"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3D7" w:rsidRPr="006272F4" w:rsidRDefault="009A33D7">
    <w:pPr>
      <w:pStyle w:val="a8"/>
      <w:rPr>
        <w:sz w:val="18"/>
      </w:rPr>
    </w:pPr>
    <w:r>
      <w:rPr>
        <w:rFonts w:hint="eastAsia"/>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3D7" w:rsidRPr="006272F4" w:rsidRDefault="009A33D7">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3D7" w:rsidRDefault="009A33D7">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3D7" w:rsidRDefault="009A33D7">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3D7" w:rsidRPr="006272F4" w:rsidRDefault="009A33D7">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3D7" w:rsidRPr="006272F4" w:rsidRDefault="009A33D7">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w:t>
    </w:r>
    <w:proofErr w:type="gramStart"/>
    <w:r>
      <w:rPr>
        <w:rFonts w:hint="eastAsia"/>
        <w:sz w:val="18"/>
      </w:rPr>
      <w:t>边相关</w:t>
    </w:r>
    <w:proofErr w:type="gramEnd"/>
    <w:r>
      <w:rPr>
        <w:rFonts w:hint="eastAsia"/>
        <w:sz w:val="18"/>
      </w:rPr>
      <w:t>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3D7" w:rsidRPr="006272F4" w:rsidRDefault="009A33D7">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3D7" w:rsidRPr="006272F4" w:rsidRDefault="009A33D7">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3D7" w:rsidRPr="006272F4" w:rsidRDefault="009A33D7">
    <w:pPr>
      <w:pStyle w:val="a8"/>
      <w:rPr>
        <w:sz w:val="18"/>
      </w:rPr>
    </w:pPr>
    <w:r w:rsidRPr="00F42D6C">
      <w:rPr>
        <w:rFonts w:hint="eastAsia"/>
        <w:sz w:val="18"/>
      </w:rPr>
      <w:t>第</w:t>
    </w:r>
    <w:r w:rsidRPr="00F42D6C">
      <w:rPr>
        <w:rFonts w:hint="eastAsia"/>
        <w:sz w:val="18"/>
      </w:rPr>
      <w:t>5</w:t>
    </w:r>
    <w:r w:rsidRPr="00F42D6C">
      <w:rPr>
        <w:rFonts w:hint="eastAsia"/>
        <w:sz w:val="18"/>
      </w:rPr>
      <w:t>章</w:t>
    </w:r>
    <w:r w:rsidRPr="00F42D6C">
      <w:rPr>
        <w:rFonts w:hint="eastAsia"/>
        <w:sz w:val="18"/>
      </w:rPr>
      <w:t xml:space="preserve"> </w:t>
    </w:r>
    <w:r w:rsidRPr="00F42D6C">
      <w:rPr>
        <w:rFonts w:hint="eastAsia"/>
        <w:sz w:val="18"/>
      </w:rPr>
      <w:t>基于增广路径添加的近似算法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3D7" w:rsidRPr="006272F4" w:rsidRDefault="009A33D7">
    <w:pPr>
      <w:pStyle w:val="a8"/>
      <w:rPr>
        <w:sz w:val="18"/>
      </w:rPr>
    </w:pPr>
    <w:r>
      <w:rPr>
        <w:rFonts w:hint="eastAsia"/>
      </w:rPr>
      <w:t>第</w:t>
    </w:r>
    <w:r>
      <w:rPr>
        <w:rFonts w:hint="eastAsia"/>
      </w:rPr>
      <w:t>6</w:t>
    </w:r>
    <w:r>
      <w:rPr>
        <w:rFonts w:hint="eastAsia"/>
      </w:rPr>
      <w:t>章</w:t>
    </w:r>
    <w:r>
      <w:rPr>
        <w:rFonts w:hint="eastAsia"/>
      </w:rPr>
      <w:t xml:space="preserve"> </w:t>
    </w:r>
    <w:r>
      <w:rPr>
        <w:rFonts w:hint="eastAsia"/>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1FDD19FC"/>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4">
    <w:nsid w:val="4B87505A"/>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6">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9">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21">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6">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7">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E6D74D5"/>
    <w:multiLevelType w:val="hybridMultilevel"/>
    <w:tmpl w:val="B4D4A558"/>
    <w:lvl w:ilvl="0" w:tplc="7C262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15"/>
  </w:num>
  <w:num w:numId="3">
    <w:abstractNumId w:val="19"/>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22"/>
  </w:num>
  <w:num w:numId="16">
    <w:abstractNumId w:val="23"/>
  </w:num>
  <w:num w:numId="17">
    <w:abstractNumId w:val="24"/>
  </w:num>
  <w:num w:numId="18">
    <w:abstractNumId w:val="26"/>
  </w:num>
  <w:num w:numId="19">
    <w:abstractNumId w:val="27"/>
  </w:num>
  <w:num w:numId="20">
    <w:abstractNumId w:val="12"/>
  </w:num>
  <w:num w:numId="21">
    <w:abstractNumId w:val="13"/>
  </w:num>
  <w:num w:numId="22">
    <w:abstractNumId w:val="25"/>
  </w:num>
  <w:num w:numId="23">
    <w:abstractNumId w:val="20"/>
  </w:num>
  <w:num w:numId="24">
    <w:abstractNumId w:val="11"/>
  </w:num>
  <w:num w:numId="25">
    <w:abstractNumId w:val="16"/>
  </w:num>
  <w:num w:numId="26">
    <w:abstractNumId w:val="18"/>
  </w:num>
  <w:num w:numId="27">
    <w:abstractNumId w:val="15"/>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num>
  <w:num w:numId="30">
    <w:abstractNumId w:val="14"/>
  </w:num>
  <w:num w:numId="31">
    <w:abstractNumId w:val="10"/>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trackRevisions/>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4097">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2985"/>
    <w:rsid w:val="00003330"/>
    <w:rsid w:val="000033C9"/>
    <w:rsid w:val="00003E0B"/>
    <w:rsid w:val="000044D6"/>
    <w:rsid w:val="00004633"/>
    <w:rsid w:val="00004871"/>
    <w:rsid w:val="00004FC4"/>
    <w:rsid w:val="000056FC"/>
    <w:rsid w:val="00005A0B"/>
    <w:rsid w:val="00005A0E"/>
    <w:rsid w:val="000061C7"/>
    <w:rsid w:val="000063C3"/>
    <w:rsid w:val="0001088B"/>
    <w:rsid w:val="00010DE2"/>
    <w:rsid w:val="00011143"/>
    <w:rsid w:val="00011288"/>
    <w:rsid w:val="00011920"/>
    <w:rsid w:val="00012088"/>
    <w:rsid w:val="000124C5"/>
    <w:rsid w:val="00012A2C"/>
    <w:rsid w:val="00013162"/>
    <w:rsid w:val="000133F5"/>
    <w:rsid w:val="00013BF6"/>
    <w:rsid w:val="00013D81"/>
    <w:rsid w:val="00014143"/>
    <w:rsid w:val="000144CD"/>
    <w:rsid w:val="00014E9A"/>
    <w:rsid w:val="0001540C"/>
    <w:rsid w:val="000154A9"/>
    <w:rsid w:val="000158D7"/>
    <w:rsid w:val="00016843"/>
    <w:rsid w:val="00016D40"/>
    <w:rsid w:val="00016F29"/>
    <w:rsid w:val="0001764D"/>
    <w:rsid w:val="0002006D"/>
    <w:rsid w:val="00022B77"/>
    <w:rsid w:val="00023BA5"/>
    <w:rsid w:val="00024585"/>
    <w:rsid w:val="00024FFD"/>
    <w:rsid w:val="00025057"/>
    <w:rsid w:val="000257E9"/>
    <w:rsid w:val="00026B03"/>
    <w:rsid w:val="00026CC4"/>
    <w:rsid w:val="00027944"/>
    <w:rsid w:val="00027AEE"/>
    <w:rsid w:val="00030393"/>
    <w:rsid w:val="000305AE"/>
    <w:rsid w:val="000306A6"/>
    <w:rsid w:val="000308DA"/>
    <w:rsid w:val="00031848"/>
    <w:rsid w:val="00031EEC"/>
    <w:rsid w:val="00032401"/>
    <w:rsid w:val="00032562"/>
    <w:rsid w:val="00032E3A"/>
    <w:rsid w:val="00033DDE"/>
    <w:rsid w:val="0003445B"/>
    <w:rsid w:val="000353AB"/>
    <w:rsid w:val="000356BF"/>
    <w:rsid w:val="000357A4"/>
    <w:rsid w:val="00036CB6"/>
    <w:rsid w:val="00036D93"/>
    <w:rsid w:val="0003719A"/>
    <w:rsid w:val="000374EE"/>
    <w:rsid w:val="00037780"/>
    <w:rsid w:val="00040267"/>
    <w:rsid w:val="0004040E"/>
    <w:rsid w:val="00040741"/>
    <w:rsid w:val="00041544"/>
    <w:rsid w:val="00041639"/>
    <w:rsid w:val="0004164B"/>
    <w:rsid w:val="0004254C"/>
    <w:rsid w:val="000426BE"/>
    <w:rsid w:val="00042CE4"/>
    <w:rsid w:val="00042DCE"/>
    <w:rsid w:val="0004400D"/>
    <w:rsid w:val="000445A6"/>
    <w:rsid w:val="00046278"/>
    <w:rsid w:val="00046385"/>
    <w:rsid w:val="0004730B"/>
    <w:rsid w:val="00047828"/>
    <w:rsid w:val="00050C1B"/>
    <w:rsid w:val="000511A5"/>
    <w:rsid w:val="000518B0"/>
    <w:rsid w:val="00051982"/>
    <w:rsid w:val="0005219D"/>
    <w:rsid w:val="00052DC0"/>
    <w:rsid w:val="00053489"/>
    <w:rsid w:val="0005385E"/>
    <w:rsid w:val="00053F86"/>
    <w:rsid w:val="00054923"/>
    <w:rsid w:val="00054A9D"/>
    <w:rsid w:val="0005512F"/>
    <w:rsid w:val="0005585A"/>
    <w:rsid w:val="00056180"/>
    <w:rsid w:val="0005714C"/>
    <w:rsid w:val="000576E5"/>
    <w:rsid w:val="00060999"/>
    <w:rsid w:val="00060CFD"/>
    <w:rsid w:val="0006186B"/>
    <w:rsid w:val="00061EEC"/>
    <w:rsid w:val="00061F3F"/>
    <w:rsid w:val="000622AF"/>
    <w:rsid w:val="00062500"/>
    <w:rsid w:val="000625D7"/>
    <w:rsid w:val="00063C6B"/>
    <w:rsid w:val="00063EEB"/>
    <w:rsid w:val="0006447E"/>
    <w:rsid w:val="00066131"/>
    <w:rsid w:val="000667E4"/>
    <w:rsid w:val="0006689C"/>
    <w:rsid w:val="000674A7"/>
    <w:rsid w:val="00067D09"/>
    <w:rsid w:val="0007085C"/>
    <w:rsid w:val="00070878"/>
    <w:rsid w:val="00071235"/>
    <w:rsid w:val="00071625"/>
    <w:rsid w:val="00071737"/>
    <w:rsid w:val="0007247D"/>
    <w:rsid w:val="0007305F"/>
    <w:rsid w:val="00073152"/>
    <w:rsid w:val="000732D2"/>
    <w:rsid w:val="000734BC"/>
    <w:rsid w:val="00073673"/>
    <w:rsid w:val="00073D90"/>
    <w:rsid w:val="00074A9F"/>
    <w:rsid w:val="00074FD4"/>
    <w:rsid w:val="00075F49"/>
    <w:rsid w:val="00076640"/>
    <w:rsid w:val="000774C1"/>
    <w:rsid w:val="0007796A"/>
    <w:rsid w:val="00080538"/>
    <w:rsid w:val="00082084"/>
    <w:rsid w:val="00083043"/>
    <w:rsid w:val="000842D0"/>
    <w:rsid w:val="000845F0"/>
    <w:rsid w:val="000849A3"/>
    <w:rsid w:val="000862B9"/>
    <w:rsid w:val="00087D35"/>
    <w:rsid w:val="00092E9C"/>
    <w:rsid w:val="00092FCE"/>
    <w:rsid w:val="000936B9"/>
    <w:rsid w:val="00093D0B"/>
    <w:rsid w:val="00094F03"/>
    <w:rsid w:val="00095518"/>
    <w:rsid w:val="0009599C"/>
    <w:rsid w:val="00095D73"/>
    <w:rsid w:val="00097386"/>
    <w:rsid w:val="000975CB"/>
    <w:rsid w:val="00097896"/>
    <w:rsid w:val="000A041C"/>
    <w:rsid w:val="000A12A4"/>
    <w:rsid w:val="000A1BFE"/>
    <w:rsid w:val="000A29C6"/>
    <w:rsid w:val="000A350B"/>
    <w:rsid w:val="000A3EC3"/>
    <w:rsid w:val="000A512D"/>
    <w:rsid w:val="000A6014"/>
    <w:rsid w:val="000A6331"/>
    <w:rsid w:val="000A673C"/>
    <w:rsid w:val="000A776D"/>
    <w:rsid w:val="000A7AD2"/>
    <w:rsid w:val="000A7DAB"/>
    <w:rsid w:val="000B0992"/>
    <w:rsid w:val="000B0F81"/>
    <w:rsid w:val="000B1025"/>
    <w:rsid w:val="000B120D"/>
    <w:rsid w:val="000B1D94"/>
    <w:rsid w:val="000B23B1"/>
    <w:rsid w:val="000B269E"/>
    <w:rsid w:val="000B38AD"/>
    <w:rsid w:val="000B3BDA"/>
    <w:rsid w:val="000B4421"/>
    <w:rsid w:val="000B4AD0"/>
    <w:rsid w:val="000B6108"/>
    <w:rsid w:val="000B6915"/>
    <w:rsid w:val="000B6930"/>
    <w:rsid w:val="000B6E06"/>
    <w:rsid w:val="000B7AF3"/>
    <w:rsid w:val="000C039A"/>
    <w:rsid w:val="000C0AF1"/>
    <w:rsid w:val="000C1498"/>
    <w:rsid w:val="000C1C35"/>
    <w:rsid w:val="000C2437"/>
    <w:rsid w:val="000C3B61"/>
    <w:rsid w:val="000C41E7"/>
    <w:rsid w:val="000C4B18"/>
    <w:rsid w:val="000C4C1E"/>
    <w:rsid w:val="000C64D5"/>
    <w:rsid w:val="000C6906"/>
    <w:rsid w:val="000C79A3"/>
    <w:rsid w:val="000D0C9E"/>
    <w:rsid w:val="000D17B4"/>
    <w:rsid w:val="000D2866"/>
    <w:rsid w:val="000D2ED5"/>
    <w:rsid w:val="000D3197"/>
    <w:rsid w:val="000D3A26"/>
    <w:rsid w:val="000D3B6B"/>
    <w:rsid w:val="000D3DD7"/>
    <w:rsid w:val="000D4A4D"/>
    <w:rsid w:val="000D708E"/>
    <w:rsid w:val="000D786B"/>
    <w:rsid w:val="000E0552"/>
    <w:rsid w:val="000E086F"/>
    <w:rsid w:val="000E1552"/>
    <w:rsid w:val="000E1976"/>
    <w:rsid w:val="000E235C"/>
    <w:rsid w:val="000E2460"/>
    <w:rsid w:val="000E285B"/>
    <w:rsid w:val="000E2A6D"/>
    <w:rsid w:val="000E32AB"/>
    <w:rsid w:val="000E382D"/>
    <w:rsid w:val="000E3D74"/>
    <w:rsid w:val="000E3E9D"/>
    <w:rsid w:val="000E3F93"/>
    <w:rsid w:val="000E3FE8"/>
    <w:rsid w:val="000E4960"/>
    <w:rsid w:val="000E7080"/>
    <w:rsid w:val="000E7445"/>
    <w:rsid w:val="000E781B"/>
    <w:rsid w:val="000F023D"/>
    <w:rsid w:val="000F0D16"/>
    <w:rsid w:val="000F308F"/>
    <w:rsid w:val="000F438A"/>
    <w:rsid w:val="000F4871"/>
    <w:rsid w:val="000F5368"/>
    <w:rsid w:val="000F66B6"/>
    <w:rsid w:val="000F70E0"/>
    <w:rsid w:val="000F789E"/>
    <w:rsid w:val="000F7965"/>
    <w:rsid w:val="000F7B31"/>
    <w:rsid w:val="000F7B8A"/>
    <w:rsid w:val="00100490"/>
    <w:rsid w:val="00100F49"/>
    <w:rsid w:val="001012C6"/>
    <w:rsid w:val="0010164A"/>
    <w:rsid w:val="001017C9"/>
    <w:rsid w:val="00101839"/>
    <w:rsid w:val="00102281"/>
    <w:rsid w:val="001027CD"/>
    <w:rsid w:val="00102A5D"/>
    <w:rsid w:val="001039F0"/>
    <w:rsid w:val="00103BF0"/>
    <w:rsid w:val="001042C0"/>
    <w:rsid w:val="00105EF4"/>
    <w:rsid w:val="00106016"/>
    <w:rsid w:val="0010753E"/>
    <w:rsid w:val="00107ACA"/>
    <w:rsid w:val="0011000C"/>
    <w:rsid w:val="001106EA"/>
    <w:rsid w:val="00110AC4"/>
    <w:rsid w:val="00110FC3"/>
    <w:rsid w:val="00111515"/>
    <w:rsid w:val="001119AE"/>
    <w:rsid w:val="00111E49"/>
    <w:rsid w:val="00112727"/>
    <w:rsid w:val="00113C48"/>
    <w:rsid w:val="00113ED8"/>
    <w:rsid w:val="00114CC7"/>
    <w:rsid w:val="00114CD8"/>
    <w:rsid w:val="001154E4"/>
    <w:rsid w:val="0011554F"/>
    <w:rsid w:val="00115BE7"/>
    <w:rsid w:val="00116060"/>
    <w:rsid w:val="0011681B"/>
    <w:rsid w:val="00117A67"/>
    <w:rsid w:val="00117CA1"/>
    <w:rsid w:val="00120B10"/>
    <w:rsid w:val="00122456"/>
    <w:rsid w:val="001229AE"/>
    <w:rsid w:val="00122C3D"/>
    <w:rsid w:val="00123C37"/>
    <w:rsid w:val="001249D5"/>
    <w:rsid w:val="00125155"/>
    <w:rsid w:val="00125426"/>
    <w:rsid w:val="001256D1"/>
    <w:rsid w:val="001259CE"/>
    <w:rsid w:val="001260FD"/>
    <w:rsid w:val="00126479"/>
    <w:rsid w:val="001271B3"/>
    <w:rsid w:val="00127439"/>
    <w:rsid w:val="00127B0D"/>
    <w:rsid w:val="001308A3"/>
    <w:rsid w:val="001311B0"/>
    <w:rsid w:val="001315FC"/>
    <w:rsid w:val="00131750"/>
    <w:rsid w:val="0013199C"/>
    <w:rsid w:val="00132429"/>
    <w:rsid w:val="00134444"/>
    <w:rsid w:val="00134C92"/>
    <w:rsid w:val="00134CFD"/>
    <w:rsid w:val="0013590B"/>
    <w:rsid w:val="00135F25"/>
    <w:rsid w:val="00136022"/>
    <w:rsid w:val="0013640F"/>
    <w:rsid w:val="0013646A"/>
    <w:rsid w:val="001366BC"/>
    <w:rsid w:val="00136EE3"/>
    <w:rsid w:val="00136F19"/>
    <w:rsid w:val="00137B25"/>
    <w:rsid w:val="001400C7"/>
    <w:rsid w:val="0014033A"/>
    <w:rsid w:val="001408BB"/>
    <w:rsid w:val="00140E0D"/>
    <w:rsid w:val="00140F68"/>
    <w:rsid w:val="00141887"/>
    <w:rsid w:val="00141CF2"/>
    <w:rsid w:val="00141D86"/>
    <w:rsid w:val="00142763"/>
    <w:rsid w:val="00142D21"/>
    <w:rsid w:val="00142F9F"/>
    <w:rsid w:val="001433F7"/>
    <w:rsid w:val="00143EB8"/>
    <w:rsid w:val="0014400F"/>
    <w:rsid w:val="00144631"/>
    <w:rsid w:val="0014502F"/>
    <w:rsid w:val="00145737"/>
    <w:rsid w:val="00145967"/>
    <w:rsid w:val="00146001"/>
    <w:rsid w:val="00147003"/>
    <w:rsid w:val="001470C7"/>
    <w:rsid w:val="001470E6"/>
    <w:rsid w:val="00147703"/>
    <w:rsid w:val="001507E2"/>
    <w:rsid w:val="00151EE6"/>
    <w:rsid w:val="00152941"/>
    <w:rsid w:val="00153952"/>
    <w:rsid w:val="00154C45"/>
    <w:rsid w:val="00154E6E"/>
    <w:rsid w:val="00155BE6"/>
    <w:rsid w:val="00156302"/>
    <w:rsid w:val="00156FC7"/>
    <w:rsid w:val="00160A8E"/>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596E"/>
    <w:rsid w:val="00165FAB"/>
    <w:rsid w:val="0016631B"/>
    <w:rsid w:val="001666F6"/>
    <w:rsid w:val="00166A73"/>
    <w:rsid w:val="0017000A"/>
    <w:rsid w:val="00171644"/>
    <w:rsid w:val="00171768"/>
    <w:rsid w:val="00171CF0"/>
    <w:rsid w:val="00172431"/>
    <w:rsid w:val="001727E5"/>
    <w:rsid w:val="00173648"/>
    <w:rsid w:val="00173A8E"/>
    <w:rsid w:val="00174A53"/>
    <w:rsid w:val="00175F0E"/>
    <w:rsid w:val="00176180"/>
    <w:rsid w:val="00176D25"/>
    <w:rsid w:val="00176DF6"/>
    <w:rsid w:val="00177AA0"/>
    <w:rsid w:val="00180321"/>
    <w:rsid w:val="0018082A"/>
    <w:rsid w:val="00181A2F"/>
    <w:rsid w:val="00181A8F"/>
    <w:rsid w:val="0018260C"/>
    <w:rsid w:val="0018378F"/>
    <w:rsid w:val="00184B11"/>
    <w:rsid w:val="00185FC9"/>
    <w:rsid w:val="0018613A"/>
    <w:rsid w:val="001862E1"/>
    <w:rsid w:val="0018683D"/>
    <w:rsid w:val="00186CB8"/>
    <w:rsid w:val="00187200"/>
    <w:rsid w:val="0018730B"/>
    <w:rsid w:val="00187F7E"/>
    <w:rsid w:val="00190D7D"/>
    <w:rsid w:val="00191226"/>
    <w:rsid w:val="00191B0A"/>
    <w:rsid w:val="00192590"/>
    <w:rsid w:val="001928B8"/>
    <w:rsid w:val="00193488"/>
    <w:rsid w:val="00193A44"/>
    <w:rsid w:val="00193A8F"/>
    <w:rsid w:val="00193CAA"/>
    <w:rsid w:val="00193DD2"/>
    <w:rsid w:val="0019467C"/>
    <w:rsid w:val="001951E1"/>
    <w:rsid w:val="00195A54"/>
    <w:rsid w:val="001969F5"/>
    <w:rsid w:val="0019792B"/>
    <w:rsid w:val="001A0392"/>
    <w:rsid w:val="001A19F7"/>
    <w:rsid w:val="001A1AC0"/>
    <w:rsid w:val="001A2042"/>
    <w:rsid w:val="001A205C"/>
    <w:rsid w:val="001A28BF"/>
    <w:rsid w:val="001A3173"/>
    <w:rsid w:val="001A3C87"/>
    <w:rsid w:val="001A408C"/>
    <w:rsid w:val="001A4AF4"/>
    <w:rsid w:val="001A4B1E"/>
    <w:rsid w:val="001A537C"/>
    <w:rsid w:val="001A5415"/>
    <w:rsid w:val="001A5CC1"/>
    <w:rsid w:val="001A6C96"/>
    <w:rsid w:val="001A6DBC"/>
    <w:rsid w:val="001A776D"/>
    <w:rsid w:val="001A7F4B"/>
    <w:rsid w:val="001B2094"/>
    <w:rsid w:val="001B26EF"/>
    <w:rsid w:val="001B3077"/>
    <w:rsid w:val="001B310C"/>
    <w:rsid w:val="001B3283"/>
    <w:rsid w:val="001B3F67"/>
    <w:rsid w:val="001B4E1B"/>
    <w:rsid w:val="001B50B8"/>
    <w:rsid w:val="001B583A"/>
    <w:rsid w:val="001B59C7"/>
    <w:rsid w:val="001B5EB2"/>
    <w:rsid w:val="001B5EC6"/>
    <w:rsid w:val="001B66E2"/>
    <w:rsid w:val="001B6E2E"/>
    <w:rsid w:val="001B6FB9"/>
    <w:rsid w:val="001B7077"/>
    <w:rsid w:val="001B7642"/>
    <w:rsid w:val="001C0226"/>
    <w:rsid w:val="001C0AE5"/>
    <w:rsid w:val="001C180C"/>
    <w:rsid w:val="001C1A5B"/>
    <w:rsid w:val="001C2406"/>
    <w:rsid w:val="001C2894"/>
    <w:rsid w:val="001C2EF8"/>
    <w:rsid w:val="001C2F59"/>
    <w:rsid w:val="001C347D"/>
    <w:rsid w:val="001C3B15"/>
    <w:rsid w:val="001C3D2D"/>
    <w:rsid w:val="001C4600"/>
    <w:rsid w:val="001C5314"/>
    <w:rsid w:val="001C5A2C"/>
    <w:rsid w:val="001C5C8B"/>
    <w:rsid w:val="001C63F0"/>
    <w:rsid w:val="001C6579"/>
    <w:rsid w:val="001C7402"/>
    <w:rsid w:val="001C773E"/>
    <w:rsid w:val="001D0E24"/>
    <w:rsid w:val="001D1B02"/>
    <w:rsid w:val="001D1C1C"/>
    <w:rsid w:val="001D1DF7"/>
    <w:rsid w:val="001D2041"/>
    <w:rsid w:val="001D2455"/>
    <w:rsid w:val="001D24FD"/>
    <w:rsid w:val="001D2F6D"/>
    <w:rsid w:val="001D4CEA"/>
    <w:rsid w:val="001D5A89"/>
    <w:rsid w:val="001D62FE"/>
    <w:rsid w:val="001D69EE"/>
    <w:rsid w:val="001D7253"/>
    <w:rsid w:val="001D7555"/>
    <w:rsid w:val="001D78A7"/>
    <w:rsid w:val="001D7FBC"/>
    <w:rsid w:val="001E1CA5"/>
    <w:rsid w:val="001E228B"/>
    <w:rsid w:val="001E25EF"/>
    <w:rsid w:val="001E29C2"/>
    <w:rsid w:val="001E2A43"/>
    <w:rsid w:val="001E321E"/>
    <w:rsid w:val="001E4B79"/>
    <w:rsid w:val="001E4E56"/>
    <w:rsid w:val="001E54C8"/>
    <w:rsid w:val="001E749A"/>
    <w:rsid w:val="001F0A30"/>
    <w:rsid w:val="001F1553"/>
    <w:rsid w:val="001F16A7"/>
    <w:rsid w:val="001F1D34"/>
    <w:rsid w:val="001F1F62"/>
    <w:rsid w:val="001F2184"/>
    <w:rsid w:val="001F2389"/>
    <w:rsid w:val="001F2F68"/>
    <w:rsid w:val="001F30D7"/>
    <w:rsid w:val="001F32EE"/>
    <w:rsid w:val="001F3670"/>
    <w:rsid w:val="001F3BC9"/>
    <w:rsid w:val="001F5520"/>
    <w:rsid w:val="001F6179"/>
    <w:rsid w:val="001F6252"/>
    <w:rsid w:val="001F650B"/>
    <w:rsid w:val="001F6BEA"/>
    <w:rsid w:val="001F6D98"/>
    <w:rsid w:val="001F6F45"/>
    <w:rsid w:val="001F731D"/>
    <w:rsid w:val="00200520"/>
    <w:rsid w:val="00200647"/>
    <w:rsid w:val="0020167C"/>
    <w:rsid w:val="002027F1"/>
    <w:rsid w:val="00202F99"/>
    <w:rsid w:val="00203AAA"/>
    <w:rsid w:val="00203B4E"/>
    <w:rsid w:val="0020524E"/>
    <w:rsid w:val="00205B96"/>
    <w:rsid w:val="002064B0"/>
    <w:rsid w:val="002077BF"/>
    <w:rsid w:val="002104D3"/>
    <w:rsid w:val="00211367"/>
    <w:rsid w:val="00211679"/>
    <w:rsid w:val="00211C0D"/>
    <w:rsid w:val="002123A1"/>
    <w:rsid w:val="00212846"/>
    <w:rsid w:val="002128F6"/>
    <w:rsid w:val="00213144"/>
    <w:rsid w:val="00213676"/>
    <w:rsid w:val="00213CD1"/>
    <w:rsid w:val="00213E82"/>
    <w:rsid w:val="002143AE"/>
    <w:rsid w:val="002144B9"/>
    <w:rsid w:val="0021487F"/>
    <w:rsid w:val="002153F2"/>
    <w:rsid w:val="00216399"/>
    <w:rsid w:val="002166CA"/>
    <w:rsid w:val="00216FAC"/>
    <w:rsid w:val="002178E9"/>
    <w:rsid w:val="00220B06"/>
    <w:rsid w:val="00221308"/>
    <w:rsid w:val="0022164B"/>
    <w:rsid w:val="00221A6E"/>
    <w:rsid w:val="00221E9A"/>
    <w:rsid w:val="00223DE7"/>
    <w:rsid w:val="00223F2E"/>
    <w:rsid w:val="00224E83"/>
    <w:rsid w:val="0022559A"/>
    <w:rsid w:val="00226CE5"/>
    <w:rsid w:val="00227123"/>
    <w:rsid w:val="00227A77"/>
    <w:rsid w:val="00227D84"/>
    <w:rsid w:val="002301DD"/>
    <w:rsid w:val="002307AA"/>
    <w:rsid w:val="00230A54"/>
    <w:rsid w:val="00231E95"/>
    <w:rsid w:val="00232BFD"/>
    <w:rsid w:val="00232C18"/>
    <w:rsid w:val="00234A8E"/>
    <w:rsid w:val="00234C0D"/>
    <w:rsid w:val="0023517B"/>
    <w:rsid w:val="00235A12"/>
    <w:rsid w:val="002364BE"/>
    <w:rsid w:val="00236A6B"/>
    <w:rsid w:val="00236E98"/>
    <w:rsid w:val="002373F0"/>
    <w:rsid w:val="00237ABC"/>
    <w:rsid w:val="002401E3"/>
    <w:rsid w:val="00240AD6"/>
    <w:rsid w:val="00240D3B"/>
    <w:rsid w:val="00240D80"/>
    <w:rsid w:val="00240EE5"/>
    <w:rsid w:val="002418FE"/>
    <w:rsid w:val="002431ED"/>
    <w:rsid w:val="0024383B"/>
    <w:rsid w:val="00243CE1"/>
    <w:rsid w:val="00245B53"/>
    <w:rsid w:val="00245BB1"/>
    <w:rsid w:val="00245D25"/>
    <w:rsid w:val="00245DD6"/>
    <w:rsid w:val="0024677E"/>
    <w:rsid w:val="002467AF"/>
    <w:rsid w:val="00246CEB"/>
    <w:rsid w:val="00247BB0"/>
    <w:rsid w:val="0025048C"/>
    <w:rsid w:val="00250E20"/>
    <w:rsid w:val="002517D3"/>
    <w:rsid w:val="00252418"/>
    <w:rsid w:val="00252DA0"/>
    <w:rsid w:val="002540DF"/>
    <w:rsid w:val="00254170"/>
    <w:rsid w:val="00261327"/>
    <w:rsid w:val="00261667"/>
    <w:rsid w:val="00262942"/>
    <w:rsid w:val="00262F3F"/>
    <w:rsid w:val="00263449"/>
    <w:rsid w:val="002651A0"/>
    <w:rsid w:val="00265310"/>
    <w:rsid w:val="0026749F"/>
    <w:rsid w:val="00267754"/>
    <w:rsid w:val="00267CF2"/>
    <w:rsid w:val="002705C9"/>
    <w:rsid w:val="00270CC5"/>
    <w:rsid w:val="002711FD"/>
    <w:rsid w:val="00271AA7"/>
    <w:rsid w:val="0027234D"/>
    <w:rsid w:val="00273BB8"/>
    <w:rsid w:val="00273FFA"/>
    <w:rsid w:val="00274669"/>
    <w:rsid w:val="00274B2E"/>
    <w:rsid w:val="0027502D"/>
    <w:rsid w:val="00276A60"/>
    <w:rsid w:val="00276AEA"/>
    <w:rsid w:val="00276C63"/>
    <w:rsid w:val="00277369"/>
    <w:rsid w:val="002776C0"/>
    <w:rsid w:val="00277CE9"/>
    <w:rsid w:val="0028095F"/>
    <w:rsid w:val="00281584"/>
    <w:rsid w:val="002836D0"/>
    <w:rsid w:val="0028391E"/>
    <w:rsid w:val="00284106"/>
    <w:rsid w:val="0028455D"/>
    <w:rsid w:val="00284E6D"/>
    <w:rsid w:val="00284ED8"/>
    <w:rsid w:val="0028505A"/>
    <w:rsid w:val="00285819"/>
    <w:rsid w:val="00286557"/>
    <w:rsid w:val="00287959"/>
    <w:rsid w:val="00287B60"/>
    <w:rsid w:val="00287C24"/>
    <w:rsid w:val="00287CB2"/>
    <w:rsid w:val="002902C8"/>
    <w:rsid w:val="0029030D"/>
    <w:rsid w:val="002906A3"/>
    <w:rsid w:val="00290960"/>
    <w:rsid w:val="00290ED5"/>
    <w:rsid w:val="002919B8"/>
    <w:rsid w:val="002919CF"/>
    <w:rsid w:val="00291CF1"/>
    <w:rsid w:val="00291D1F"/>
    <w:rsid w:val="0029262D"/>
    <w:rsid w:val="002944A0"/>
    <w:rsid w:val="00294C16"/>
    <w:rsid w:val="002951AF"/>
    <w:rsid w:val="0029537A"/>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03C"/>
    <w:rsid w:val="002A47F4"/>
    <w:rsid w:val="002A4F0B"/>
    <w:rsid w:val="002A573C"/>
    <w:rsid w:val="002A5E76"/>
    <w:rsid w:val="002A62A7"/>
    <w:rsid w:val="002A6979"/>
    <w:rsid w:val="002A7072"/>
    <w:rsid w:val="002A72B5"/>
    <w:rsid w:val="002B0309"/>
    <w:rsid w:val="002B05C9"/>
    <w:rsid w:val="002B0C08"/>
    <w:rsid w:val="002B2083"/>
    <w:rsid w:val="002B2317"/>
    <w:rsid w:val="002B2AD0"/>
    <w:rsid w:val="002B2B35"/>
    <w:rsid w:val="002B2CA1"/>
    <w:rsid w:val="002B2DD0"/>
    <w:rsid w:val="002B40D4"/>
    <w:rsid w:val="002B4E14"/>
    <w:rsid w:val="002B4F5B"/>
    <w:rsid w:val="002B53B0"/>
    <w:rsid w:val="002B5710"/>
    <w:rsid w:val="002B5AD7"/>
    <w:rsid w:val="002B5B19"/>
    <w:rsid w:val="002B5E6C"/>
    <w:rsid w:val="002B5F05"/>
    <w:rsid w:val="002B6A76"/>
    <w:rsid w:val="002B6C3D"/>
    <w:rsid w:val="002B7863"/>
    <w:rsid w:val="002C1AC9"/>
    <w:rsid w:val="002C2B7C"/>
    <w:rsid w:val="002C2C40"/>
    <w:rsid w:val="002C2C5D"/>
    <w:rsid w:val="002C3BED"/>
    <w:rsid w:val="002C3D1C"/>
    <w:rsid w:val="002C4F1A"/>
    <w:rsid w:val="002C52D6"/>
    <w:rsid w:val="002C54EB"/>
    <w:rsid w:val="002C6409"/>
    <w:rsid w:val="002C66AA"/>
    <w:rsid w:val="002C68E3"/>
    <w:rsid w:val="002C6B13"/>
    <w:rsid w:val="002C7EEE"/>
    <w:rsid w:val="002D07F7"/>
    <w:rsid w:val="002D0ED2"/>
    <w:rsid w:val="002D1932"/>
    <w:rsid w:val="002D245F"/>
    <w:rsid w:val="002D2D22"/>
    <w:rsid w:val="002D37BC"/>
    <w:rsid w:val="002D38B6"/>
    <w:rsid w:val="002D39DD"/>
    <w:rsid w:val="002D4E3A"/>
    <w:rsid w:val="002D5003"/>
    <w:rsid w:val="002D6968"/>
    <w:rsid w:val="002D6FB1"/>
    <w:rsid w:val="002D7453"/>
    <w:rsid w:val="002D764F"/>
    <w:rsid w:val="002D7A67"/>
    <w:rsid w:val="002D7B40"/>
    <w:rsid w:val="002D7D82"/>
    <w:rsid w:val="002D7F43"/>
    <w:rsid w:val="002E01B2"/>
    <w:rsid w:val="002E06AF"/>
    <w:rsid w:val="002E1CDB"/>
    <w:rsid w:val="002E2507"/>
    <w:rsid w:val="002E383D"/>
    <w:rsid w:val="002E4028"/>
    <w:rsid w:val="002E587F"/>
    <w:rsid w:val="002E6F88"/>
    <w:rsid w:val="002E71C5"/>
    <w:rsid w:val="002E7CA7"/>
    <w:rsid w:val="002F08C0"/>
    <w:rsid w:val="002F3E48"/>
    <w:rsid w:val="002F4852"/>
    <w:rsid w:val="002F4EAF"/>
    <w:rsid w:val="002F5040"/>
    <w:rsid w:val="002F5293"/>
    <w:rsid w:val="002F59DB"/>
    <w:rsid w:val="002F5CBD"/>
    <w:rsid w:val="002F5E7E"/>
    <w:rsid w:val="002F7101"/>
    <w:rsid w:val="002F7334"/>
    <w:rsid w:val="00300ED5"/>
    <w:rsid w:val="00301481"/>
    <w:rsid w:val="00301B1F"/>
    <w:rsid w:val="003022CC"/>
    <w:rsid w:val="003024D2"/>
    <w:rsid w:val="003031D0"/>
    <w:rsid w:val="00304686"/>
    <w:rsid w:val="00304853"/>
    <w:rsid w:val="00304B94"/>
    <w:rsid w:val="00304C53"/>
    <w:rsid w:val="003057B3"/>
    <w:rsid w:val="00305953"/>
    <w:rsid w:val="00305992"/>
    <w:rsid w:val="00305B9E"/>
    <w:rsid w:val="003061B2"/>
    <w:rsid w:val="00306C39"/>
    <w:rsid w:val="00306C9C"/>
    <w:rsid w:val="00306DED"/>
    <w:rsid w:val="00307516"/>
    <w:rsid w:val="0031062A"/>
    <w:rsid w:val="00310872"/>
    <w:rsid w:val="003120CC"/>
    <w:rsid w:val="00312E1D"/>
    <w:rsid w:val="00313223"/>
    <w:rsid w:val="00313D40"/>
    <w:rsid w:val="003149DC"/>
    <w:rsid w:val="00314D4C"/>
    <w:rsid w:val="00315135"/>
    <w:rsid w:val="0031531D"/>
    <w:rsid w:val="003157A7"/>
    <w:rsid w:val="00315D5D"/>
    <w:rsid w:val="0031607B"/>
    <w:rsid w:val="003166B3"/>
    <w:rsid w:val="003167D1"/>
    <w:rsid w:val="00317EC8"/>
    <w:rsid w:val="003218F1"/>
    <w:rsid w:val="003222C7"/>
    <w:rsid w:val="0032382E"/>
    <w:rsid w:val="00323EEF"/>
    <w:rsid w:val="0032449E"/>
    <w:rsid w:val="003248DC"/>
    <w:rsid w:val="003248E0"/>
    <w:rsid w:val="003249EE"/>
    <w:rsid w:val="00325C4E"/>
    <w:rsid w:val="003269BA"/>
    <w:rsid w:val="00326DD1"/>
    <w:rsid w:val="00327708"/>
    <w:rsid w:val="003301E0"/>
    <w:rsid w:val="003303BB"/>
    <w:rsid w:val="00330710"/>
    <w:rsid w:val="00330A82"/>
    <w:rsid w:val="00330BF8"/>
    <w:rsid w:val="00330DDE"/>
    <w:rsid w:val="003318D2"/>
    <w:rsid w:val="00332894"/>
    <w:rsid w:val="00332985"/>
    <w:rsid w:val="00333AD5"/>
    <w:rsid w:val="0033454B"/>
    <w:rsid w:val="0033608A"/>
    <w:rsid w:val="00336229"/>
    <w:rsid w:val="00336A96"/>
    <w:rsid w:val="00336C21"/>
    <w:rsid w:val="00337E2A"/>
    <w:rsid w:val="00340696"/>
    <w:rsid w:val="00341506"/>
    <w:rsid w:val="00341EAD"/>
    <w:rsid w:val="00342C0B"/>
    <w:rsid w:val="0034331D"/>
    <w:rsid w:val="00344425"/>
    <w:rsid w:val="00344B3B"/>
    <w:rsid w:val="0034501C"/>
    <w:rsid w:val="0034510D"/>
    <w:rsid w:val="003455FE"/>
    <w:rsid w:val="00346F92"/>
    <w:rsid w:val="003474AF"/>
    <w:rsid w:val="003476D8"/>
    <w:rsid w:val="00350C82"/>
    <w:rsid w:val="00350DA2"/>
    <w:rsid w:val="00350EA7"/>
    <w:rsid w:val="00350EAA"/>
    <w:rsid w:val="003513D7"/>
    <w:rsid w:val="00351594"/>
    <w:rsid w:val="003527EE"/>
    <w:rsid w:val="00352AAB"/>
    <w:rsid w:val="00352BAC"/>
    <w:rsid w:val="00352DB6"/>
    <w:rsid w:val="0035363D"/>
    <w:rsid w:val="00353B3F"/>
    <w:rsid w:val="00354417"/>
    <w:rsid w:val="003546FB"/>
    <w:rsid w:val="00354E6A"/>
    <w:rsid w:val="00355A46"/>
    <w:rsid w:val="00355FD7"/>
    <w:rsid w:val="003567D3"/>
    <w:rsid w:val="00356C2D"/>
    <w:rsid w:val="003600DD"/>
    <w:rsid w:val="003609C4"/>
    <w:rsid w:val="00360D34"/>
    <w:rsid w:val="003610BD"/>
    <w:rsid w:val="00361618"/>
    <w:rsid w:val="003616B0"/>
    <w:rsid w:val="00362135"/>
    <w:rsid w:val="00362148"/>
    <w:rsid w:val="00362F82"/>
    <w:rsid w:val="0036313C"/>
    <w:rsid w:val="003633C3"/>
    <w:rsid w:val="0036363D"/>
    <w:rsid w:val="00363E60"/>
    <w:rsid w:val="00363FFC"/>
    <w:rsid w:val="003643BB"/>
    <w:rsid w:val="003643D9"/>
    <w:rsid w:val="00366435"/>
    <w:rsid w:val="0036754F"/>
    <w:rsid w:val="00371989"/>
    <w:rsid w:val="003722AD"/>
    <w:rsid w:val="00372549"/>
    <w:rsid w:val="00373077"/>
    <w:rsid w:val="0037359E"/>
    <w:rsid w:val="00373769"/>
    <w:rsid w:val="003737C0"/>
    <w:rsid w:val="00373A84"/>
    <w:rsid w:val="00373AE0"/>
    <w:rsid w:val="00374449"/>
    <w:rsid w:val="003748A1"/>
    <w:rsid w:val="00374E90"/>
    <w:rsid w:val="00375247"/>
    <w:rsid w:val="00375604"/>
    <w:rsid w:val="003757A3"/>
    <w:rsid w:val="00375A62"/>
    <w:rsid w:val="00376186"/>
    <w:rsid w:val="0037663B"/>
    <w:rsid w:val="00377085"/>
    <w:rsid w:val="00380523"/>
    <w:rsid w:val="00380661"/>
    <w:rsid w:val="00381004"/>
    <w:rsid w:val="00381F60"/>
    <w:rsid w:val="0038366E"/>
    <w:rsid w:val="003836A4"/>
    <w:rsid w:val="00383888"/>
    <w:rsid w:val="00384D6F"/>
    <w:rsid w:val="003851CE"/>
    <w:rsid w:val="00387FC3"/>
    <w:rsid w:val="00390CB7"/>
    <w:rsid w:val="00390CE4"/>
    <w:rsid w:val="00390CE9"/>
    <w:rsid w:val="00390E19"/>
    <w:rsid w:val="00391F08"/>
    <w:rsid w:val="00392420"/>
    <w:rsid w:val="00392C6F"/>
    <w:rsid w:val="003932D2"/>
    <w:rsid w:val="00393C3D"/>
    <w:rsid w:val="0039541B"/>
    <w:rsid w:val="00396693"/>
    <w:rsid w:val="00396CA3"/>
    <w:rsid w:val="0039784D"/>
    <w:rsid w:val="00397F7B"/>
    <w:rsid w:val="003A062B"/>
    <w:rsid w:val="003A0AFC"/>
    <w:rsid w:val="003A0E6B"/>
    <w:rsid w:val="003A1D18"/>
    <w:rsid w:val="003A2542"/>
    <w:rsid w:val="003A307E"/>
    <w:rsid w:val="003A3526"/>
    <w:rsid w:val="003A4C19"/>
    <w:rsid w:val="003A71AC"/>
    <w:rsid w:val="003A73A9"/>
    <w:rsid w:val="003A783C"/>
    <w:rsid w:val="003A7A3F"/>
    <w:rsid w:val="003B0242"/>
    <w:rsid w:val="003B0637"/>
    <w:rsid w:val="003B1799"/>
    <w:rsid w:val="003B201B"/>
    <w:rsid w:val="003B263F"/>
    <w:rsid w:val="003B2795"/>
    <w:rsid w:val="003B2B16"/>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77E"/>
    <w:rsid w:val="003C3C98"/>
    <w:rsid w:val="003C4FD3"/>
    <w:rsid w:val="003C537E"/>
    <w:rsid w:val="003C5A60"/>
    <w:rsid w:val="003C5F82"/>
    <w:rsid w:val="003C6E6D"/>
    <w:rsid w:val="003C6E7B"/>
    <w:rsid w:val="003C6EEF"/>
    <w:rsid w:val="003C7060"/>
    <w:rsid w:val="003C7C53"/>
    <w:rsid w:val="003D0104"/>
    <w:rsid w:val="003D05C8"/>
    <w:rsid w:val="003D0B95"/>
    <w:rsid w:val="003D0FDF"/>
    <w:rsid w:val="003D1973"/>
    <w:rsid w:val="003D2620"/>
    <w:rsid w:val="003D2EF6"/>
    <w:rsid w:val="003D3483"/>
    <w:rsid w:val="003D3927"/>
    <w:rsid w:val="003D3CB7"/>
    <w:rsid w:val="003D44E4"/>
    <w:rsid w:val="003D4E22"/>
    <w:rsid w:val="003D56F5"/>
    <w:rsid w:val="003D5938"/>
    <w:rsid w:val="003D5BB9"/>
    <w:rsid w:val="003D5F08"/>
    <w:rsid w:val="003D67C2"/>
    <w:rsid w:val="003D729C"/>
    <w:rsid w:val="003D7B39"/>
    <w:rsid w:val="003E0700"/>
    <w:rsid w:val="003E09B0"/>
    <w:rsid w:val="003E1749"/>
    <w:rsid w:val="003E216C"/>
    <w:rsid w:val="003E2EBD"/>
    <w:rsid w:val="003E2FF9"/>
    <w:rsid w:val="003E48AB"/>
    <w:rsid w:val="003E51F6"/>
    <w:rsid w:val="003E5655"/>
    <w:rsid w:val="003E598F"/>
    <w:rsid w:val="003E6506"/>
    <w:rsid w:val="003E6D97"/>
    <w:rsid w:val="003E7488"/>
    <w:rsid w:val="003F030F"/>
    <w:rsid w:val="003F062D"/>
    <w:rsid w:val="003F1BA3"/>
    <w:rsid w:val="003F2ECC"/>
    <w:rsid w:val="003F2FF9"/>
    <w:rsid w:val="003F30C8"/>
    <w:rsid w:val="003F31F8"/>
    <w:rsid w:val="003F325B"/>
    <w:rsid w:val="003F3B85"/>
    <w:rsid w:val="003F4392"/>
    <w:rsid w:val="003F52AD"/>
    <w:rsid w:val="003F57A7"/>
    <w:rsid w:val="003F5DEE"/>
    <w:rsid w:val="003F693A"/>
    <w:rsid w:val="003F732B"/>
    <w:rsid w:val="003F74DB"/>
    <w:rsid w:val="00400206"/>
    <w:rsid w:val="00400CE5"/>
    <w:rsid w:val="00400FCA"/>
    <w:rsid w:val="004029B2"/>
    <w:rsid w:val="00403611"/>
    <w:rsid w:val="00404A89"/>
    <w:rsid w:val="004051B4"/>
    <w:rsid w:val="004060AB"/>
    <w:rsid w:val="0040675C"/>
    <w:rsid w:val="00406B21"/>
    <w:rsid w:val="00406E21"/>
    <w:rsid w:val="00407B0A"/>
    <w:rsid w:val="00411480"/>
    <w:rsid w:val="00411E99"/>
    <w:rsid w:val="004123D0"/>
    <w:rsid w:val="00412F85"/>
    <w:rsid w:val="00412FB4"/>
    <w:rsid w:val="00414688"/>
    <w:rsid w:val="00414A37"/>
    <w:rsid w:val="00415A3F"/>
    <w:rsid w:val="00415E04"/>
    <w:rsid w:val="00415EF5"/>
    <w:rsid w:val="00417E03"/>
    <w:rsid w:val="00420713"/>
    <w:rsid w:val="0042132B"/>
    <w:rsid w:val="00421D82"/>
    <w:rsid w:val="00422AC3"/>
    <w:rsid w:val="00423A56"/>
    <w:rsid w:val="00423AC3"/>
    <w:rsid w:val="00424121"/>
    <w:rsid w:val="0042474B"/>
    <w:rsid w:val="0042500B"/>
    <w:rsid w:val="004254E7"/>
    <w:rsid w:val="004258B8"/>
    <w:rsid w:val="00426DEF"/>
    <w:rsid w:val="00426FEA"/>
    <w:rsid w:val="004273BA"/>
    <w:rsid w:val="004275C8"/>
    <w:rsid w:val="00427907"/>
    <w:rsid w:val="00427B3E"/>
    <w:rsid w:val="004308F6"/>
    <w:rsid w:val="00430D1F"/>
    <w:rsid w:val="00430FEA"/>
    <w:rsid w:val="00431545"/>
    <w:rsid w:val="004317C9"/>
    <w:rsid w:val="00431863"/>
    <w:rsid w:val="00431A9B"/>
    <w:rsid w:val="004329F0"/>
    <w:rsid w:val="00432E69"/>
    <w:rsid w:val="004330E1"/>
    <w:rsid w:val="00433C0F"/>
    <w:rsid w:val="004352C4"/>
    <w:rsid w:val="00435AA3"/>
    <w:rsid w:val="00435D70"/>
    <w:rsid w:val="00436115"/>
    <w:rsid w:val="00437040"/>
    <w:rsid w:val="0043772B"/>
    <w:rsid w:val="004403AB"/>
    <w:rsid w:val="00441D66"/>
    <w:rsid w:val="00442815"/>
    <w:rsid w:val="004428F4"/>
    <w:rsid w:val="004438B7"/>
    <w:rsid w:val="0044401C"/>
    <w:rsid w:val="0044485D"/>
    <w:rsid w:val="00444D19"/>
    <w:rsid w:val="00445C09"/>
    <w:rsid w:val="00445CA9"/>
    <w:rsid w:val="00447316"/>
    <w:rsid w:val="00447727"/>
    <w:rsid w:val="00450659"/>
    <w:rsid w:val="0045112F"/>
    <w:rsid w:val="00451E18"/>
    <w:rsid w:val="00451F38"/>
    <w:rsid w:val="0045367E"/>
    <w:rsid w:val="00453D24"/>
    <w:rsid w:val="00453F20"/>
    <w:rsid w:val="00454318"/>
    <w:rsid w:val="00454604"/>
    <w:rsid w:val="004546CA"/>
    <w:rsid w:val="0045470A"/>
    <w:rsid w:val="00454C28"/>
    <w:rsid w:val="00454F77"/>
    <w:rsid w:val="004555DC"/>
    <w:rsid w:val="0045591C"/>
    <w:rsid w:val="004559D2"/>
    <w:rsid w:val="00455BA7"/>
    <w:rsid w:val="0045678A"/>
    <w:rsid w:val="00457E4F"/>
    <w:rsid w:val="0046083E"/>
    <w:rsid w:val="00461C30"/>
    <w:rsid w:val="00462D1B"/>
    <w:rsid w:val="00462F5E"/>
    <w:rsid w:val="00462FF4"/>
    <w:rsid w:val="004633A0"/>
    <w:rsid w:val="004635BB"/>
    <w:rsid w:val="00463611"/>
    <w:rsid w:val="00464B00"/>
    <w:rsid w:val="00464F4F"/>
    <w:rsid w:val="00465092"/>
    <w:rsid w:val="00465EFB"/>
    <w:rsid w:val="004663B4"/>
    <w:rsid w:val="00466807"/>
    <w:rsid w:val="00466983"/>
    <w:rsid w:val="00466FDE"/>
    <w:rsid w:val="004673D5"/>
    <w:rsid w:val="00467423"/>
    <w:rsid w:val="004675B7"/>
    <w:rsid w:val="004678AB"/>
    <w:rsid w:val="00467A92"/>
    <w:rsid w:val="004708EC"/>
    <w:rsid w:val="00470993"/>
    <w:rsid w:val="0047174F"/>
    <w:rsid w:val="00472028"/>
    <w:rsid w:val="0047241D"/>
    <w:rsid w:val="004745B4"/>
    <w:rsid w:val="00475214"/>
    <w:rsid w:val="00476A23"/>
    <w:rsid w:val="00476A60"/>
    <w:rsid w:val="004806C6"/>
    <w:rsid w:val="00481096"/>
    <w:rsid w:val="004827DD"/>
    <w:rsid w:val="00482BE4"/>
    <w:rsid w:val="0048309B"/>
    <w:rsid w:val="00484E42"/>
    <w:rsid w:val="00485009"/>
    <w:rsid w:val="00485AEF"/>
    <w:rsid w:val="004864BC"/>
    <w:rsid w:val="00486AB1"/>
    <w:rsid w:val="00486F75"/>
    <w:rsid w:val="0048706A"/>
    <w:rsid w:val="0049003A"/>
    <w:rsid w:val="00490599"/>
    <w:rsid w:val="00490C4A"/>
    <w:rsid w:val="00490F9A"/>
    <w:rsid w:val="0049104D"/>
    <w:rsid w:val="00491417"/>
    <w:rsid w:val="00492CAB"/>
    <w:rsid w:val="00494F2B"/>
    <w:rsid w:val="004955BA"/>
    <w:rsid w:val="00495F8D"/>
    <w:rsid w:val="0049627A"/>
    <w:rsid w:val="00496B8E"/>
    <w:rsid w:val="004A0CEE"/>
    <w:rsid w:val="004A0D20"/>
    <w:rsid w:val="004A1637"/>
    <w:rsid w:val="004A1B5E"/>
    <w:rsid w:val="004A1E31"/>
    <w:rsid w:val="004A2002"/>
    <w:rsid w:val="004A26A4"/>
    <w:rsid w:val="004A2938"/>
    <w:rsid w:val="004A3160"/>
    <w:rsid w:val="004A3899"/>
    <w:rsid w:val="004A4090"/>
    <w:rsid w:val="004A43E2"/>
    <w:rsid w:val="004A5390"/>
    <w:rsid w:val="004A5D41"/>
    <w:rsid w:val="004A617F"/>
    <w:rsid w:val="004A7B76"/>
    <w:rsid w:val="004B0594"/>
    <w:rsid w:val="004B0784"/>
    <w:rsid w:val="004B0D64"/>
    <w:rsid w:val="004B1BA6"/>
    <w:rsid w:val="004B209A"/>
    <w:rsid w:val="004B214C"/>
    <w:rsid w:val="004B2172"/>
    <w:rsid w:val="004B28FD"/>
    <w:rsid w:val="004B2FC3"/>
    <w:rsid w:val="004B30C1"/>
    <w:rsid w:val="004B39B7"/>
    <w:rsid w:val="004B4D54"/>
    <w:rsid w:val="004B567D"/>
    <w:rsid w:val="004B651A"/>
    <w:rsid w:val="004B6B46"/>
    <w:rsid w:val="004B7A0D"/>
    <w:rsid w:val="004B7CF1"/>
    <w:rsid w:val="004C04F7"/>
    <w:rsid w:val="004C07DB"/>
    <w:rsid w:val="004C0F26"/>
    <w:rsid w:val="004C241A"/>
    <w:rsid w:val="004C26EE"/>
    <w:rsid w:val="004C2D49"/>
    <w:rsid w:val="004C396E"/>
    <w:rsid w:val="004C5E82"/>
    <w:rsid w:val="004C5FEF"/>
    <w:rsid w:val="004C60D4"/>
    <w:rsid w:val="004C64A7"/>
    <w:rsid w:val="004C6AB2"/>
    <w:rsid w:val="004C708A"/>
    <w:rsid w:val="004D008E"/>
    <w:rsid w:val="004D19B8"/>
    <w:rsid w:val="004D1CC1"/>
    <w:rsid w:val="004D1CF8"/>
    <w:rsid w:val="004D28B7"/>
    <w:rsid w:val="004D28DA"/>
    <w:rsid w:val="004D2B41"/>
    <w:rsid w:val="004D2E43"/>
    <w:rsid w:val="004D3828"/>
    <w:rsid w:val="004D4873"/>
    <w:rsid w:val="004D4C59"/>
    <w:rsid w:val="004D4D69"/>
    <w:rsid w:val="004D510B"/>
    <w:rsid w:val="004D53AF"/>
    <w:rsid w:val="004D5433"/>
    <w:rsid w:val="004D6273"/>
    <w:rsid w:val="004D63EE"/>
    <w:rsid w:val="004D6972"/>
    <w:rsid w:val="004D6BFF"/>
    <w:rsid w:val="004D6E40"/>
    <w:rsid w:val="004D73E0"/>
    <w:rsid w:val="004D7997"/>
    <w:rsid w:val="004D7EE9"/>
    <w:rsid w:val="004E02A6"/>
    <w:rsid w:val="004E0528"/>
    <w:rsid w:val="004E1267"/>
    <w:rsid w:val="004E1340"/>
    <w:rsid w:val="004E273B"/>
    <w:rsid w:val="004E5918"/>
    <w:rsid w:val="004E5D7F"/>
    <w:rsid w:val="004E5E16"/>
    <w:rsid w:val="004E632F"/>
    <w:rsid w:val="004E6DF8"/>
    <w:rsid w:val="004E7150"/>
    <w:rsid w:val="004E791A"/>
    <w:rsid w:val="004E7DDB"/>
    <w:rsid w:val="004F06EE"/>
    <w:rsid w:val="004F1661"/>
    <w:rsid w:val="004F18A3"/>
    <w:rsid w:val="004F20C7"/>
    <w:rsid w:val="004F213A"/>
    <w:rsid w:val="004F3BFE"/>
    <w:rsid w:val="004F48F3"/>
    <w:rsid w:val="004F51FA"/>
    <w:rsid w:val="004F576A"/>
    <w:rsid w:val="004F7291"/>
    <w:rsid w:val="005000A5"/>
    <w:rsid w:val="00500302"/>
    <w:rsid w:val="0050307C"/>
    <w:rsid w:val="00503CE1"/>
    <w:rsid w:val="0050400E"/>
    <w:rsid w:val="00504087"/>
    <w:rsid w:val="00504397"/>
    <w:rsid w:val="00505096"/>
    <w:rsid w:val="00505706"/>
    <w:rsid w:val="00505A5F"/>
    <w:rsid w:val="00505AAB"/>
    <w:rsid w:val="00505AF2"/>
    <w:rsid w:val="00505DC8"/>
    <w:rsid w:val="00505FC0"/>
    <w:rsid w:val="00506198"/>
    <w:rsid w:val="00506ABB"/>
    <w:rsid w:val="00506E0E"/>
    <w:rsid w:val="00507321"/>
    <w:rsid w:val="005078CF"/>
    <w:rsid w:val="00507C3D"/>
    <w:rsid w:val="00507F00"/>
    <w:rsid w:val="005107E9"/>
    <w:rsid w:val="00510A35"/>
    <w:rsid w:val="005110CC"/>
    <w:rsid w:val="0051119C"/>
    <w:rsid w:val="005127C1"/>
    <w:rsid w:val="00512B4A"/>
    <w:rsid w:val="00513428"/>
    <w:rsid w:val="00513DFE"/>
    <w:rsid w:val="005144BE"/>
    <w:rsid w:val="0051499C"/>
    <w:rsid w:val="00514A0A"/>
    <w:rsid w:val="00514ADB"/>
    <w:rsid w:val="005155CF"/>
    <w:rsid w:val="005159A4"/>
    <w:rsid w:val="00516000"/>
    <w:rsid w:val="005161ED"/>
    <w:rsid w:val="00516432"/>
    <w:rsid w:val="0051655D"/>
    <w:rsid w:val="005167F7"/>
    <w:rsid w:val="005170E4"/>
    <w:rsid w:val="00520054"/>
    <w:rsid w:val="0052009C"/>
    <w:rsid w:val="005202A1"/>
    <w:rsid w:val="0052084E"/>
    <w:rsid w:val="00521D8F"/>
    <w:rsid w:val="00522246"/>
    <w:rsid w:val="005233DC"/>
    <w:rsid w:val="0052371C"/>
    <w:rsid w:val="00523E28"/>
    <w:rsid w:val="005242D6"/>
    <w:rsid w:val="005246A0"/>
    <w:rsid w:val="00524B42"/>
    <w:rsid w:val="00525A33"/>
    <w:rsid w:val="00526A4C"/>
    <w:rsid w:val="00526F98"/>
    <w:rsid w:val="005274BE"/>
    <w:rsid w:val="005275C6"/>
    <w:rsid w:val="005278F4"/>
    <w:rsid w:val="00530E60"/>
    <w:rsid w:val="0053170A"/>
    <w:rsid w:val="00531CE4"/>
    <w:rsid w:val="00533454"/>
    <w:rsid w:val="005338EC"/>
    <w:rsid w:val="00533C6B"/>
    <w:rsid w:val="00534227"/>
    <w:rsid w:val="00534788"/>
    <w:rsid w:val="005347C8"/>
    <w:rsid w:val="00534E8F"/>
    <w:rsid w:val="00535D9A"/>
    <w:rsid w:val="00535E7E"/>
    <w:rsid w:val="005361BA"/>
    <w:rsid w:val="0053689B"/>
    <w:rsid w:val="00537286"/>
    <w:rsid w:val="00537891"/>
    <w:rsid w:val="0053795F"/>
    <w:rsid w:val="00537EB5"/>
    <w:rsid w:val="00537F16"/>
    <w:rsid w:val="0054055C"/>
    <w:rsid w:val="005409F7"/>
    <w:rsid w:val="00540B73"/>
    <w:rsid w:val="0054134E"/>
    <w:rsid w:val="0054145E"/>
    <w:rsid w:val="005421AE"/>
    <w:rsid w:val="00542233"/>
    <w:rsid w:val="0054282D"/>
    <w:rsid w:val="00543342"/>
    <w:rsid w:val="00543EFD"/>
    <w:rsid w:val="0054444C"/>
    <w:rsid w:val="00544C41"/>
    <w:rsid w:val="00544DE2"/>
    <w:rsid w:val="00544E09"/>
    <w:rsid w:val="00544F7D"/>
    <w:rsid w:val="00545D03"/>
    <w:rsid w:val="00546D96"/>
    <w:rsid w:val="00547CA8"/>
    <w:rsid w:val="00547E49"/>
    <w:rsid w:val="00550234"/>
    <w:rsid w:val="00550F2F"/>
    <w:rsid w:val="00551140"/>
    <w:rsid w:val="00551688"/>
    <w:rsid w:val="00551860"/>
    <w:rsid w:val="00551F6F"/>
    <w:rsid w:val="005521A3"/>
    <w:rsid w:val="005527E3"/>
    <w:rsid w:val="00553419"/>
    <w:rsid w:val="005535C3"/>
    <w:rsid w:val="00553DA8"/>
    <w:rsid w:val="005548B7"/>
    <w:rsid w:val="00554A1D"/>
    <w:rsid w:val="00554A87"/>
    <w:rsid w:val="00554C33"/>
    <w:rsid w:val="00554E98"/>
    <w:rsid w:val="005552D6"/>
    <w:rsid w:val="0055544B"/>
    <w:rsid w:val="00556980"/>
    <w:rsid w:val="00556A93"/>
    <w:rsid w:val="00556E54"/>
    <w:rsid w:val="00556EF3"/>
    <w:rsid w:val="00557A9F"/>
    <w:rsid w:val="00560204"/>
    <w:rsid w:val="005603B0"/>
    <w:rsid w:val="005607B4"/>
    <w:rsid w:val="00560DBF"/>
    <w:rsid w:val="00561090"/>
    <w:rsid w:val="00561861"/>
    <w:rsid w:val="00561F7F"/>
    <w:rsid w:val="0056219C"/>
    <w:rsid w:val="00562301"/>
    <w:rsid w:val="00563709"/>
    <w:rsid w:val="005644A0"/>
    <w:rsid w:val="00564911"/>
    <w:rsid w:val="00565203"/>
    <w:rsid w:val="00565250"/>
    <w:rsid w:val="0056579C"/>
    <w:rsid w:val="0056651E"/>
    <w:rsid w:val="0056705D"/>
    <w:rsid w:val="005701E3"/>
    <w:rsid w:val="00570AE1"/>
    <w:rsid w:val="0057196F"/>
    <w:rsid w:val="0057273B"/>
    <w:rsid w:val="005728F6"/>
    <w:rsid w:val="0057296F"/>
    <w:rsid w:val="005731FF"/>
    <w:rsid w:val="0057367D"/>
    <w:rsid w:val="00573BCF"/>
    <w:rsid w:val="00573F7B"/>
    <w:rsid w:val="00574066"/>
    <w:rsid w:val="00574321"/>
    <w:rsid w:val="005753BE"/>
    <w:rsid w:val="0057565B"/>
    <w:rsid w:val="00576EF7"/>
    <w:rsid w:val="0058029A"/>
    <w:rsid w:val="005805CF"/>
    <w:rsid w:val="005805F4"/>
    <w:rsid w:val="00580A12"/>
    <w:rsid w:val="00580BED"/>
    <w:rsid w:val="00580C26"/>
    <w:rsid w:val="00580D0E"/>
    <w:rsid w:val="00581EDE"/>
    <w:rsid w:val="00581F99"/>
    <w:rsid w:val="005824FE"/>
    <w:rsid w:val="00582614"/>
    <w:rsid w:val="00582A6B"/>
    <w:rsid w:val="00582FF7"/>
    <w:rsid w:val="005830FA"/>
    <w:rsid w:val="00585414"/>
    <w:rsid w:val="00585EF2"/>
    <w:rsid w:val="005860DB"/>
    <w:rsid w:val="00586182"/>
    <w:rsid w:val="00586A8B"/>
    <w:rsid w:val="00586B83"/>
    <w:rsid w:val="00586EE6"/>
    <w:rsid w:val="00590195"/>
    <w:rsid w:val="0059048C"/>
    <w:rsid w:val="00590967"/>
    <w:rsid w:val="00590DD7"/>
    <w:rsid w:val="00591180"/>
    <w:rsid w:val="0059272A"/>
    <w:rsid w:val="005928DA"/>
    <w:rsid w:val="005947FC"/>
    <w:rsid w:val="0059543A"/>
    <w:rsid w:val="0059571A"/>
    <w:rsid w:val="0059617D"/>
    <w:rsid w:val="0059623D"/>
    <w:rsid w:val="00597B37"/>
    <w:rsid w:val="00597C5D"/>
    <w:rsid w:val="00597D0E"/>
    <w:rsid w:val="005A1018"/>
    <w:rsid w:val="005A12A7"/>
    <w:rsid w:val="005A277E"/>
    <w:rsid w:val="005A2783"/>
    <w:rsid w:val="005A2918"/>
    <w:rsid w:val="005A414E"/>
    <w:rsid w:val="005A45D2"/>
    <w:rsid w:val="005A46A9"/>
    <w:rsid w:val="005A5200"/>
    <w:rsid w:val="005A5D33"/>
    <w:rsid w:val="005A5E22"/>
    <w:rsid w:val="005A6F1D"/>
    <w:rsid w:val="005A715F"/>
    <w:rsid w:val="005B0037"/>
    <w:rsid w:val="005B0327"/>
    <w:rsid w:val="005B0BA9"/>
    <w:rsid w:val="005B121C"/>
    <w:rsid w:val="005B2A4E"/>
    <w:rsid w:val="005B3673"/>
    <w:rsid w:val="005B3866"/>
    <w:rsid w:val="005B3AC6"/>
    <w:rsid w:val="005B4270"/>
    <w:rsid w:val="005B4457"/>
    <w:rsid w:val="005B61E6"/>
    <w:rsid w:val="005B6EBD"/>
    <w:rsid w:val="005B7E84"/>
    <w:rsid w:val="005B7ED2"/>
    <w:rsid w:val="005C0C73"/>
    <w:rsid w:val="005C1311"/>
    <w:rsid w:val="005C43A3"/>
    <w:rsid w:val="005C48E7"/>
    <w:rsid w:val="005C4B60"/>
    <w:rsid w:val="005C4F2B"/>
    <w:rsid w:val="005C5C69"/>
    <w:rsid w:val="005C6FED"/>
    <w:rsid w:val="005D026B"/>
    <w:rsid w:val="005D0CD0"/>
    <w:rsid w:val="005D0E68"/>
    <w:rsid w:val="005D0EF4"/>
    <w:rsid w:val="005D21F3"/>
    <w:rsid w:val="005D2703"/>
    <w:rsid w:val="005D2F41"/>
    <w:rsid w:val="005D3D5E"/>
    <w:rsid w:val="005D4A74"/>
    <w:rsid w:val="005D5516"/>
    <w:rsid w:val="005D6795"/>
    <w:rsid w:val="005D67C4"/>
    <w:rsid w:val="005D79AE"/>
    <w:rsid w:val="005D7EBE"/>
    <w:rsid w:val="005E01CC"/>
    <w:rsid w:val="005E06C5"/>
    <w:rsid w:val="005E1B34"/>
    <w:rsid w:val="005E2077"/>
    <w:rsid w:val="005E2479"/>
    <w:rsid w:val="005E36F2"/>
    <w:rsid w:val="005E4FAB"/>
    <w:rsid w:val="005E60C9"/>
    <w:rsid w:val="005E6F97"/>
    <w:rsid w:val="005E73F5"/>
    <w:rsid w:val="005F034C"/>
    <w:rsid w:val="005F140B"/>
    <w:rsid w:val="005F168F"/>
    <w:rsid w:val="005F223A"/>
    <w:rsid w:val="005F31E7"/>
    <w:rsid w:val="005F373D"/>
    <w:rsid w:val="005F431D"/>
    <w:rsid w:val="005F4FC4"/>
    <w:rsid w:val="005F5AC9"/>
    <w:rsid w:val="005F67A3"/>
    <w:rsid w:val="005F69D3"/>
    <w:rsid w:val="005F6BB8"/>
    <w:rsid w:val="005F6E7B"/>
    <w:rsid w:val="005F6F23"/>
    <w:rsid w:val="005F6F8E"/>
    <w:rsid w:val="005F797D"/>
    <w:rsid w:val="005F7BE6"/>
    <w:rsid w:val="00600799"/>
    <w:rsid w:val="00602441"/>
    <w:rsid w:val="00602BCB"/>
    <w:rsid w:val="00603A63"/>
    <w:rsid w:val="00604FBF"/>
    <w:rsid w:val="006051AF"/>
    <w:rsid w:val="006062B7"/>
    <w:rsid w:val="00606722"/>
    <w:rsid w:val="006068BE"/>
    <w:rsid w:val="00606A1B"/>
    <w:rsid w:val="00607FFA"/>
    <w:rsid w:val="00610154"/>
    <w:rsid w:val="006107C9"/>
    <w:rsid w:val="006140B7"/>
    <w:rsid w:val="00614195"/>
    <w:rsid w:val="00614F14"/>
    <w:rsid w:val="00615017"/>
    <w:rsid w:val="006153E3"/>
    <w:rsid w:val="006159ED"/>
    <w:rsid w:val="00615BD0"/>
    <w:rsid w:val="006166D6"/>
    <w:rsid w:val="00616A72"/>
    <w:rsid w:val="00617738"/>
    <w:rsid w:val="00617825"/>
    <w:rsid w:val="00620783"/>
    <w:rsid w:val="00620EA8"/>
    <w:rsid w:val="00622600"/>
    <w:rsid w:val="006226F7"/>
    <w:rsid w:val="00622E40"/>
    <w:rsid w:val="006236B7"/>
    <w:rsid w:val="0062425D"/>
    <w:rsid w:val="00625BAF"/>
    <w:rsid w:val="00626DC0"/>
    <w:rsid w:val="00627198"/>
    <w:rsid w:val="006272F4"/>
    <w:rsid w:val="00627A49"/>
    <w:rsid w:val="00630898"/>
    <w:rsid w:val="00630A2E"/>
    <w:rsid w:val="00630C47"/>
    <w:rsid w:val="006310D2"/>
    <w:rsid w:val="006313BC"/>
    <w:rsid w:val="006324A1"/>
    <w:rsid w:val="006325D0"/>
    <w:rsid w:val="006329E7"/>
    <w:rsid w:val="0063321C"/>
    <w:rsid w:val="00633549"/>
    <w:rsid w:val="00633A41"/>
    <w:rsid w:val="00633A91"/>
    <w:rsid w:val="00634730"/>
    <w:rsid w:val="00636742"/>
    <w:rsid w:val="0063775D"/>
    <w:rsid w:val="00640B8F"/>
    <w:rsid w:val="00640ECB"/>
    <w:rsid w:val="006415F6"/>
    <w:rsid w:val="0064163E"/>
    <w:rsid w:val="00641B29"/>
    <w:rsid w:val="00641BB3"/>
    <w:rsid w:val="006425FB"/>
    <w:rsid w:val="006431E9"/>
    <w:rsid w:val="00643643"/>
    <w:rsid w:val="00643E15"/>
    <w:rsid w:val="00643EB2"/>
    <w:rsid w:val="0064468F"/>
    <w:rsid w:val="00646C4D"/>
    <w:rsid w:val="00647125"/>
    <w:rsid w:val="00647AFD"/>
    <w:rsid w:val="00650C0F"/>
    <w:rsid w:val="0065112E"/>
    <w:rsid w:val="00652345"/>
    <w:rsid w:val="00653232"/>
    <w:rsid w:val="006538A2"/>
    <w:rsid w:val="00654227"/>
    <w:rsid w:val="006547FF"/>
    <w:rsid w:val="00654AE8"/>
    <w:rsid w:val="006555B1"/>
    <w:rsid w:val="0065610A"/>
    <w:rsid w:val="006561C4"/>
    <w:rsid w:val="006566BB"/>
    <w:rsid w:val="006567F5"/>
    <w:rsid w:val="00656872"/>
    <w:rsid w:val="006568DA"/>
    <w:rsid w:val="00656CCB"/>
    <w:rsid w:val="006578BF"/>
    <w:rsid w:val="00660176"/>
    <w:rsid w:val="00660351"/>
    <w:rsid w:val="0066065C"/>
    <w:rsid w:val="006607BC"/>
    <w:rsid w:val="00660847"/>
    <w:rsid w:val="00660E6B"/>
    <w:rsid w:val="00661255"/>
    <w:rsid w:val="0066176B"/>
    <w:rsid w:val="0066258B"/>
    <w:rsid w:val="00663590"/>
    <w:rsid w:val="0066422A"/>
    <w:rsid w:val="006642D1"/>
    <w:rsid w:val="00664682"/>
    <w:rsid w:val="00664BAA"/>
    <w:rsid w:val="00665A53"/>
    <w:rsid w:val="006665FE"/>
    <w:rsid w:val="0066680B"/>
    <w:rsid w:val="00666F55"/>
    <w:rsid w:val="00667F5D"/>
    <w:rsid w:val="00670699"/>
    <w:rsid w:val="00670998"/>
    <w:rsid w:val="00670B2F"/>
    <w:rsid w:val="00672340"/>
    <w:rsid w:val="00672487"/>
    <w:rsid w:val="006727D9"/>
    <w:rsid w:val="00672DBA"/>
    <w:rsid w:val="00672E03"/>
    <w:rsid w:val="00672EB8"/>
    <w:rsid w:val="006735C1"/>
    <w:rsid w:val="00673989"/>
    <w:rsid w:val="006743D6"/>
    <w:rsid w:val="006744D7"/>
    <w:rsid w:val="00674A2B"/>
    <w:rsid w:val="00674B7D"/>
    <w:rsid w:val="00675845"/>
    <w:rsid w:val="00676113"/>
    <w:rsid w:val="0067613A"/>
    <w:rsid w:val="00677C82"/>
    <w:rsid w:val="00682190"/>
    <w:rsid w:val="00682494"/>
    <w:rsid w:val="00682A64"/>
    <w:rsid w:val="00683B10"/>
    <w:rsid w:val="00683B42"/>
    <w:rsid w:val="00685A70"/>
    <w:rsid w:val="0068647F"/>
    <w:rsid w:val="0068667D"/>
    <w:rsid w:val="00686A6F"/>
    <w:rsid w:val="0069054B"/>
    <w:rsid w:val="00690C61"/>
    <w:rsid w:val="00690E3A"/>
    <w:rsid w:val="006916A2"/>
    <w:rsid w:val="006919AD"/>
    <w:rsid w:val="006923C6"/>
    <w:rsid w:val="00692721"/>
    <w:rsid w:val="0069284E"/>
    <w:rsid w:val="00692F99"/>
    <w:rsid w:val="006938F2"/>
    <w:rsid w:val="00693CBF"/>
    <w:rsid w:val="00693F02"/>
    <w:rsid w:val="00694187"/>
    <w:rsid w:val="00695278"/>
    <w:rsid w:val="00695861"/>
    <w:rsid w:val="00696239"/>
    <w:rsid w:val="00696F35"/>
    <w:rsid w:val="00697F57"/>
    <w:rsid w:val="00697F9B"/>
    <w:rsid w:val="006A00DA"/>
    <w:rsid w:val="006A0986"/>
    <w:rsid w:val="006A3C36"/>
    <w:rsid w:val="006A4C9E"/>
    <w:rsid w:val="006A530F"/>
    <w:rsid w:val="006A55F9"/>
    <w:rsid w:val="006A5614"/>
    <w:rsid w:val="006A565E"/>
    <w:rsid w:val="006A5B03"/>
    <w:rsid w:val="006A670C"/>
    <w:rsid w:val="006A6DAE"/>
    <w:rsid w:val="006A75E2"/>
    <w:rsid w:val="006A76E3"/>
    <w:rsid w:val="006A7A01"/>
    <w:rsid w:val="006A7BBD"/>
    <w:rsid w:val="006A7EA8"/>
    <w:rsid w:val="006B1995"/>
    <w:rsid w:val="006B1A92"/>
    <w:rsid w:val="006B29EF"/>
    <w:rsid w:val="006B2F90"/>
    <w:rsid w:val="006B31F4"/>
    <w:rsid w:val="006B3467"/>
    <w:rsid w:val="006B37F6"/>
    <w:rsid w:val="006B402E"/>
    <w:rsid w:val="006B4533"/>
    <w:rsid w:val="006B4BCC"/>
    <w:rsid w:val="006B54CB"/>
    <w:rsid w:val="006B6126"/>
    <w:rsid w:val="006B6B9F"/>
    <w:rsid w:val="006B7083"/>
    <w:rsid w:val="006B79A4"/>
    <w:rsid w:val="006C00EF"/>
    <w:rsid w:val="006C055D"/>
    <w:rsid w:val="006C0982"/>
    <w:rsid w:val="006C0A46"/>
    <w:rsid w:val="006C0B57"/>
    <w:rsid w:val="006C0BD4"/>
    <w:rsid w:val="006C2175"/>
    <w:rsid w:val="006C2C47"/>
    <w:rsid w:val="006C38FB"/>
    <w:rsid w:val="006C3A10"/>
    <w:rsid w:val="006C3A20"/>
    <w:rsid w:val="006C45FF"/>
    <w:rsid w:val="006C5001"/>
    <w:rsid w:val="006C5AA8"/>
    <w:rsid w:val="006C5B03"/>
    <w:rsid w:val="006C694B"/>
    <w:rsid w:val="006C6AF0"/>
    <w:rsid w:val="006C6BF6"/>
    <w:rsid w:val="006D048D"/>
    <w:rsid w:val="006D12FB"/>
    <w:rsid w:val="006D13C6"/>
    <w:rsid w:val="006D1720"/>
    <w:rsid w:val="006D1E13"/>
    <w:rsid w:val="006D1F8B"/>
    <w:rsid w:val="006D289C"/>
    <w:rsid w:val="006D2D34"/>
    <w:rsid w:val="006D31CE"/>
    <w:rsid w:val="006D3961"/>
    <w:rsid w:val="006D3AD7"/>
    <w:rsid w:val="006D3E98"/>
    <w:rsid w:val="006D3EAD"/>
    <w:rsid w:val="006D416D"/>
    <w:rsid w:val="006D4281"/>
    <w:rsid w:val="006D5221"/>
    <w:rsid w:val="006D52D4"/>
    <w:rsid w:val="006D54CE"/>
    <w:rsid w:val="006D5BC7"/>
    <w:rsid w:val="006D5C7B"/>
    <w:rsid w:val="006D673F"/>
    <w:rsid w:val="006D75D3"/>
    <w:rsid w:val="006D7A46"/>
    <w:rsid w:val="006E0DFE"/>
    <w:rsid w:val="006E0FD2"/>
    <w:rsid w:val="006E1132"/>
    <w:rsid w:val="006E11B9"/>
    <w:rsid w:val="006E1914"/>
    <w:rsid w:val="006E1EA6"/>
    <w:rsid w:val="006E214C"/>
    <w:rsid w:val="006E2537"/>
    <w:rsid w:val="006E2ABB"/>
    <w:rsid w:val="006E33CF"/>
    <w:rsid w:val="006E3B05"/>
    <w:rsid w:val="006E3D1F"/>
    <w:rsid w:val="006E5B78"/>
    <w:rsid w:val="006E621E"/>
    <w:rsid w:val="006E6EAD"/>
    <w:rsid w:val="006E6FEB"/>
    <w:rsid w:val="006E775A"/>
    <w:rsid w:val="006E78EE"/>
    <w:rsid w:val="006E7B9F"/>
    <w:rsid w:val="006F032B"/>
    <w:rsid w:val="006F0662"/>
    <w:rsid w:val="006F0D22"/>
    <w:rsid w:val="006F1C95"/>
    <w:rsid w:val="006F2062"/>
    <w:rsid w:val="006F23DB"/>
    <w:rsid w:val="006F3743"/>
    <w:rsid w:val="006F3B9A"/>
    <w:rsid w:val="006F418A"/>
    <w:rsid w:val="006F61AA"/>
    <w:rsid w:val="006F6A1C"/>
    <w:rsid w:val="006F6EB9"/>
    <w:rsid w:val="00704875"/>
    <w:rsid w:val="00704BF1"/>
    <w:rsid w:val="007057BE"/>
    <w:rsid w:val="00705EFA"/>
    <w:rsid w:val="007072F0"/>
    <w:rsid w:val="00707555"/>
    <w:rsid w:val="0071011E"/>
    <w:rsid w:val="00710ABE"/>
    <w:rsid w:val="00710CFA"/>
    <w:rsid w:val="007116E7"/>
    <w:rsid w:val="0071174C"/>
    <w:rsid w:val="00713625"/>
    <w:rsid w:val="00713FE0"/>
    <w:rsid w:val="00714240"/>
    <w:rsid w:val="00714576"/>
    <w:rsid w:val="007156FA"/>
    <w:rsid w:val="0071652D"/>
    <w:rsid w:val="00716A72"/>
    <w:rsid w:val="0071772A"/>
    <w:rsid w:val="00721361"/>
    <w:rsid w:val="00722418"/>
    <w:rsid w:val="00722519"/>
    <w:rsid w:val="007237EF"/>
    <w:rsid w:val="00723DA7"/>
    <w:rsid w:val="00724827"/>
    <w:rsid w:val="00724D9F"/>
    <w:rsid w:val="007257F6"/>
    <w:rsid w:val="007265FE"/>
    <w:rsid w:val="007267AD"/>
    <w:rsid w:val="00726861"/>
    <w:rsid w:val="00726B61"/>
    <w:rsid w:val="0072759F"/>
    <w:rsid w:val="0072771F"/>
    <w:rsid w:val="00727AA2"/>
    <w:rsid w:val="00730B01"/>
    <w:rsid w:val="00730D3C"/>
    <w:rsid w:val="00730E6D"/>
    <w:rsid w:val="0073121C"/>
    <w:rsid w:val="007316D2"/>
    <w:rsid w:val="0073180C"/>
    <w:rsid w:val="0073246C"/>
    <w:rsid w:val="007328F1"/>
    <w:rsid w:val="00734997"/>
    <w:rsid w:val="00734E15"/>
    <w:rsid w:val="00734E4B"/>
    <w:rsid w:val="007351DD"/>
    <w:rsid w:val="00735B51"/>
    <w:rsid w:val="00735E09"/>
    <w:rsid w:val="007372BB"/>
    <w:rsid w:val="00737587"/>
    <w:rsid w:val="0073772B"/>
    <w:rsid w:val="00741ADA"/>
    <w:rsid w:val="00741EC3"/>
    <w:rsid w:val="00742D54"/>
    <w:rsid w:val="007433DA"/>
    <w:rsid w:val="007437BA"/>
    <w:rsid w:val="00744E27"/>
    <w:rsid w:val="007456AC"/>
    <w:rsid w:val="00745F48"/>
    <w:rsid w:val="0074616C"/>
    <w:rsid w:val="00746622"/>
    <w:rsid w:val="00747C97"/>
    <w:rsid w:val="00750094"/>
    <w:rsid w:val="00750537"/>
    <w:rsid w:val="007507CD"/>
    <w:rsid w:val="0075098D"/>
    <w:rsid w:val="00750E97"/>
    <w:rsid w:val="007517E4"/>
    <w:rsid w:val="00753134"/>
    <w:rsid w:val="00753338"/>
    <w:rsid w:val="00753530"/>
    <w:rsid w:val="007539EB"/>
    <w:rsid w:val="00753ED4"/>
    <w:rsid w:val="007546F8"/>
    <w:rsid w:val="0075475F"/>
    <w:rsid w:val="007554FB"/>
    <w:rsid w:val="007559C6"/>
    <w:rsid w:val="00756A2D"/>
    <w:rsid w:val="00760526"/>
    <w:rsid w:val="00761393"/>
    <w:rsid w:val="00761762"/>
    <w:rsid w:val="00761A95"/>
    <w:rsid w:val="0076246E"/>
    <w:rsid w:val="00762B78"/>
    <w:rsid w:val="0076317F"/>
    <w:rsid w:val="00763527"/>
    <w:rsid w:val="00764CCF"/>
    <w:rsid w:val="00765339"/>
    <w:rsid w:val="007654C3"/>
    <w:rsid w:val="007657BF"/>
    <w:rsid w:val="00765843"/>
    <w:rsid w:val="00765A35"/>
    <w:rsid w:val="00765E66"/>
    <w:rsid w:val="00766193"/>
    <w:rsid w:val="00766614"/>
    <w:rsid w:val="00766853"/>
    <w:rsid w:val="00767023"/>
    <w:rsid w:val="007676B6"/>
    <w:rsid w:val="0076786F"/>
    <w:rsid w:val="00767C1D"/>
    <w:rsid w:val="007701CE"/>
    <w:rsid w:val="00770B83"/>
    <w:rsid w:val="00771A43"/>
    <w:rsid w:val="00771AA1"/>
    <w:rsid w:val="00771DEB"/>
    <w:rsid w:val="007720DC"/>
    <w:rsid w:val="00772B3F"/>
    <w:rsid w:val="00775299"/>
    <w:rsid w:val="00775AE8"/>
    <w:rsid w:val="00776465"/>
    <w:rsid w:val="00776836"/>
    <w:rsid w:val="00776ECC"/>
    <w:rsid w:val="00777761"/>
    <w:rsid w:val="007777C8"/>
    <w:rsid w:val="00777DA9"/>
    <w:rsid w:val="007802F1"/>
    <w:rsid w:val="00780331"/>
    <w:rsid w:val="007807C8"/>
    <w:rsid w:val="00780DDC"/>
    <w:rsid w:val="00780E28"/>
    <w:rsid w:val="00781E65"/>
    <w:rsid w:val="00782B52"/>
    <w:rsid w:val="0078322B"/>
    <w:rsid w:val="0078369A"/>
    <w:rsid w:val="0078407C"/>
    <w:rsid w:val="00784BD1"/>
    <w:rsid w:val="00785046"/>
    <w:rsid w:val="0078702D"/>
    <w:rsid w:val="00787095"/>
    <w:rsid w:val="007900CD"/>
    <w:rsid w:val="00790A15"/>
    <w:rsid w:val="00790DE7"/>
    <w:rsid w:val="007919E8"/>
    <w:rsid w:val="00791DAE"/>
    <w:rsid w:val="007920AC"/>
    <w:rsid w:val="00792B02"/>
    <w:rsid w:val="00793A99"/>
    <w:rsid w:val="00793C8C"/>
    <w:rsid w:val="00793DDF"/>
    <w:rsid w:val="00793FF3"/>
    <w:rsid w:val="007941C6"/>
    <w:rsid w:val="007947B7"/>
    <w:rsid w:val="00794A53"/>
    <w:rsid w:val="0079682D"/>
    <w:rsid w:val="00796C0B"/>
    <w:rsid w:val="00797497"/>
    <w:rsid w:val="0079770A"/>
    <w:rsid w:val="00797861"/>
    <w:rsid w:val="00797B22"/>
    <w:rsid w:val="007A0476"/>
    <w:rsid w:val="007A1452"/>
    <w:rsid w:val="007A187E"/>
    <w:rsid w:val="007A193E"/>
    <w:rsid w:val="007A21C0"/>
    <w:rsid w:val="007A2BD2"/>
    <w:rsid w:val="007A3219"/>
    <w:rsid w:val="007A37D0"/>
    <w:rsid w:val="007A398E"/>
    <w:rsid w:val="007A3EEC"/>
    <w:rsid w:val="007A4163"/>
    <w:rsid w:val="007A5BF0"/>
    <w:rsid w:val="007A60DA"/>
    <w:rsid w:val="007A628E"/>
    <w:rsid w:val="007A6346"/>
    <w:rsid w:val="007A69F4"/>
    <w:rsid w:val="007A6A71"/>
    <w:rsid w:val="007A72A5"/>
    <w:rsid w:val="007A7683"/>
    <w:rsid w:val="007A792D"/>
    <w:rsid w:val="007A7CE3"/>
    <w:rsid w:val="007B0029"/>
    <w:rsid w:val="007B02E9"/>
    <w:rsid w:val="007B06AE"/>
    <w:rsid w:val="007B1A20"/>
    <w:rsid w:val="007B3BD8"/>
    <w:rsid w:val="007B3F8C"/>
    <w:rsid w:val="007B419B"/>
    <w:rsid w:val="007B4437"/>
    <w:rsid w:val="007B4F87"/>
    <w:rsid w:val="007B6362"/>
    <w:rsid w:val="007B798D"/>
    <w:rsid w:val="007C04BE"/>
    <w:rsid w:val="007C1219"/>
    <w:rsid w:val="007C141A"/>
    <w:rsid w:val="007C1EF4"/>
    <w:rsid w:val="007C217B"/>
    <w:rsid w:val="007C2B75"/>
    <w:rsid w:val="007C3ACE"/>
    <w:rsid w:val="007C3BDA"/>
    <w:rsid w:val="007C42F9"/>
    <w:rsid w:val="007C54E4"/>
    <w:rsid w:val="007C5F9D"/>
    <w:rsid w:val="007C63FE"/>
    <w:rsid w:val="007C6D50"/>
    <w:rsid w:val="007D01C3"/>
    <w:rsid w:val="007D0429"/>
    <w:rsid w:val="007D0948"/>
    <w:rsid w:val="007D1B46"/>
    <w:rsid w:val="007D1BAC"/>
    <w:rsid w:val="007D2B60"/>
    <w:rsid w:val="007D4132"/>
    <w:rsid w:val="007D43C4"/>
    <w:rsid w:val="007D5219"/>
    <w:rsid w:val="007D5A92"/>
    <w:rsid w:val="007D5B83"/>
    <w:rsid w:val="007D74E8"/>
    <w:rsid w:val="007D760E"/>
    <w:rsid w:val="007D7C2B"/>
    <w:rsid w:val="007E0071"/>
    <w:rsid w:val="007E0791"/>
    <w:rsid w:val="007E0DA9"/>
    <w:rsid w:val="007E0E7F"/>
    <w:rsid w:val="007E26E1"/>
    <w:rsid w:val="007E2C65"/>
    <w:rsid w:val="007E2DA3"/>
    <w:rsid w:val="007E2EC6"/>
    <w:rsid w:val="007E3400"/>
    <w:rsid w:val="007E5186"/>
    <w:rsid w:val="007E58B2"/>
    <w:rsid w:val="007E6BA3"/>
    <w:rsid w:val="007E6F8E"/>
    <w:rsid w:val="007E728D"/>
    <w:rsid w:val="007F1CE2"/>
    <w:rsid w:val="007F1E26"/>
    <w:rsid w:val="007F2A89"/>
    <w:rsid w:val="007F313E"/>
    <w:rsid w:val="007F3793"/>
    <w:rsid w:val="007F460A"/>
    <w:rsid w:val="007F4987"/>
    <w:rsid w:val="007F4A75"/>
    <w:rsid w:val="007F4BFE"/>
    <w:rsid w:val="007F595E"/>
    <w:rsid w:val="007F6B45"/>
    <w:rsid w:val="007F6FB3"/>
    <w:rsid w:val="007F7D5F"/>
    <w:rsid w:val="00800442"/>
    <w:rsid w:val="00800EDF"/>
    <w:rsid w:val="0080153C"/>
    <w:rsid w:val="00801B7E"/>
    <w:rsid w:val="0080360E"/>
    <w:rsid w:val="008048F7"/>
    <w:rsid w:val="00804CCB"/>
    <w:rsid w:val="00806800"/>
    <w:rsid w:val="008073DB"/>
    <w:rsid w:val="00807F1F"/>
    <w:rsid w:val="00810E83"/>
    <w:rsid w:val="008118FB"/>
    <w:rsid w:val="008120CF"/>
    <w:rsid w:val="00812452"/>
    <w:rsid w:val="00812BD0"/>
    <w:rsid w:val="0081368E"/>
    <w:rsid w:val="008151A8"/>
    <w:rsid w:val="008152C5"/>
    <w:rsid w:val="00815CA1"/>
    <w:rsid w:val="00816E3D"/>
    <w:rsid w:val="008175FC"/>
    <w:rsid w:val="00817A30"/>
    <w:rsid w:val="00820691"/>
    <w:rsid w:val="00820EAF"/>
    <w:rsid w:val="00820F4C"/>
    <w:rsid w:val="00821162"/>
    <w:rsid w:val="008219CB"/>
    <w:rsid w:val="0082277D"/>
    <w:rsid w:val="008229FA"/>
    <w:rsid w:val="00823916"/>
    <w:rsid w:val="00823F55"/>
    <w:rsid w:val="0082588E"/>
    <w:rsid w:val="008258B0"/>
    <w:rsid w:val="008258C6"/>
    <w:rsid w:val="00825E11"/>
    <w:rsid w:val="00825E41"/>
    <w:rsid w:val="00827093"/>
    <w:rsid w:val="0082789A"/>
    <w:rsid w:val="00830133"/>
    <w:rsid w:val="00831301"/>
    <w:rsid w:val="008313F8"/>
    <w:rsid w:val="00831729"/>
    <w:rsid w:val="00831B1D"/>
    <w:rsid w:val="008327A6"/>
    <w:rsid w:val="008344DB"/>
    <w:rsid w:val="008345FF"/>
    <w:rsid w:val="0083488E"/>
    <w:rsid w:val="00837083"/>
    <w:rsid w:val="00837389"/>
    <w:rsid w:val="008375D4"/>
    <w:rsid w:val="00840352"/>
    <w:rsid w:val="0084058E"/>
    <w:rsid w:val="008409AB"/>
    <w:rsid w:val="00840D33"/>
    <w:rsid w:val="00841221"/>
    <w:rsid w:val="0084196B"/>
    <w:rsid w:val="00841D5B"/>
    <w:rsid w:val="00841F19"/>
    <w:rsid w:val="00842577"/>
    <w:rsid w:val="00842639"/>
    <w:rsid w:val="00842F8F"/>
    <w:rsid w:val="00843119"/>
    <w:rsid w:val="0084399D"/>
    <w:rsid w:val="0084431B"/>
    <w:rsid w:val="00844A89"/>
    <w:rsid w:val="00844DD3"/>
    <w:rsid w:val="00845000"/>
    <w:rsid w:val="0084584B"/>
    <w:rsid w:val="0084634E"/>
    <w:rsid w:val="00847CE6"/>
    <w:rsid w:val="00850017"/>
    <w:rsid w:val="008503C8"/>
    <w:rsid w:val="00850824"/>
    <w:rsid w:val="00850D7D"/>
    <w:rsid w:val="008513BE"/>
    <w:rsid w:val="00851BD8"/>
    <w:rsid w:val="0085250D"/>
    <w:rsid w:val="00852F36"/>
    <w:rsid w:val="00854F28"/>
    <w:rsid w:val="00855600"/>
    <w:rsid w:val="00857046"/>
    <w:rsid w:val="0086061D"/>
    <w:rsid w:val="00860697"/>
    <w:rsid w:val="00860EA7"/>
    <w:rsid w:val="0086173C"/>
    <w:rsid w:val="00861FE9"/>
    <w:rsid w:val="00863201"/>
    <w:rsid w:val="0086386C"/>
    <w:rsid w:val="00863C02"/>
    <w:rsid w:val="0086418A"/>
    <w:rsid w:val="0086425D"/>
    <w:rsid w:val="00864DC6"/>
    <w:rsid w:val="00864F60"/>
    <w:rsid w:val="0086571D"/>
    <w:rsid w:val="00865DB2"/>
    <w:rsid w:val="0086648D"/>
    <w:rsid w:val="00866F91"/>
    <w:rsid w:val="0086741A"/>
    <w:rsid w:val="00867DCE"/>
    <w:rsid w:val="0087033B"/>
    <w:rsid w:val="008709D7"/>
    <w:rsid w:val="00870D11"/>
    <w:rsid w:val="008713FD"/>
    <w:rsid w:val="0087148F"/>
    <w:rsid w:val="00871E46"/>
    <w:rsid w:val="00872603"/>
    <w:rsid w:val="00872DAB"/>
    <w:rsid w:val="0087445E"/>
    <w:rsid w:val="00874F3F"/>
    <w:rsid w:val="00874FE7"/>
    <w:rsid w:val="008754ED"/>
    <w:rsid w:val="008755B2"/>
    <w:rsid w:val="0087583D"/>
    <w:rsid w:val="00875C31"/>
    <w:rsid w:val="00877DEB"/>
    <w:rsid w:val="00877E92"/>
    <w:rsid w:val="008806F1"/>
    <w:rsid w:val="00880C62"/>
    <w:rsid w:val="00883161"/>
    <w:rsid w:val="0088389F"/>
    <w:rsid w:val="0088443D"/>
    <w:rsid w:val="00884547"/>
    <w:rsid w:val="00884D02"/>
    <w:rsid w:val="008860F3"/>
    <w:rsid w:val="00886958"/>
    <w:rsid w:val="008877C0"/>
    <w:rsid w:val="00887967"/>
    <w:rsid w:val="008907BB"/>
    <w:rsid w:val="00891323"/>
    <w:rsid w:val="00891EF0"/>
    <w:rsid w:val="0089294D"/>
    <w:rsid w:val="00892C18"/>
    <w:rsid w:val="00892F55"/>
    <w:rsid w:val="00893086"/>
    <w:rsid w:val="00893DDB"/>
    <w:rsid w:val="00894283"/>
    <w:rsid w:val="00894969"/>
    <w:rsid w:val="00894BEB"/>
    <w:rsid w:val="00894E2C"/>
    <w:rsid w:val="00895E71"/>
    <w:rsid w:val="00896664"/>
    <w:rsid w:val="00896B0B"/>
    <w:rsid w:val="00896FFF"/>
    <w:rsid w:val="0089737A"/>
    <w:rsid w:val="00897D8E"/>
    <w:rsid w:val="008A0FDB"/>
    <w:rsid w:val="008A12C9"/>
    <w:rsid w:val="008A14A4"/>
    <w:rsid w:val="008A167D"/>
    <w:rsid w:val="008A2B98"/>
    <w:rsid w:val="008A372E"/>
    <w:rsid w:val="008A5085"/>
    <w:rsid w:val="008A5374"/>
    <w:rsid w:val="008A5691"/>
    <w:rsid w:val="008A61D6"/>
    <w:rsid w:val="008A66B6"/>
    <w:rsid w:val="008A674F"/>
    <w:rsid w:val="008A6853"/>
    <w:rsid w:val="008A71A3"/>
    <w:rsid w:val="008A79F6"/>
    <w:rsid w:val="008A7B56"/>
    <w:rsid w:val="008B0649"/>
    <w:rsid w:val="008B1B9F"/>
    <w:rsid w:val="008B1F76"/>
    <w:rsid w:val="008B29DF"/>
    <w:rsid w:val="008B2E79"/>
    <w:rsid w:val="008B2FA2"/>
    <w:rsid w:val="008B3141"/>
    <w:rsid w:val="008B3442"/>
    <w:rsid w:val="008B3D51"/>
    <w:rsid w:val="008B4B50"/>
    <w:rsid w:val="008B4FA2"/>
    <w:rsid w:val="008B6C7B"/>
    <w:rsid w:val="008B6F18"/>
    <w:rsid w:val="008B7DAF"/>
    <w:rsid w:val="008C009D"/>
    <w:rsid w:val="008C0873"/>
    <w:rsid w:val="008C0FEA"/>
    <w:rsid w:val="008C1344"/>
    <w:rsid w:val="008C1C7B"/>
    <w:rsid w:val="008C209C"/>
    <w:rsid w:val="008C2DBB"/>
    <w:rsid w:val="008C3BE1"/>
    <w:rsid w:val="008C4048"/>
    <w:rsid w:val="008C438B"/>
    <w:rsid w:val="008C4690"/>
    <w:rsid w:val="008C4B6B"/>
    <w:rsid w:val="008C5BD2"/>
    <w:rsid w:val="008C76EF"/>
    <w:rsid w:val="008D0367"/>
    <w:rsid w:val="008D03DF"/>
    <w:rsid w:val="008D0B25"/>
    <w:rsid w:val="008D1226"/>
    <w:rsid w:val="008D16DF"/>
    <w:rsid w:val="008D2B31"/>
    <w:rsid w:val="008D303C"/>
    <w:rsid w:val="008D3BB9"/>
    <w:rsid w:val="008D3E25"/>
    <w:rsid w:val="008D544F"/>
    <w:rsid w:val="008D5598"/>
    <w:rsid w:val="008D5D14"/>
    <w:rsid w:val="008D6029"/>
    <w:rsid w:val="008D628A"/>
    <w:rsid w:val="008D6493"/>
    <w:rsid w:val="008D68F3"/>
    <w:rsid w:val="008D6C8F"/>
    <w:rsid w:val="008D751F"/>
    <w:rsid w:val="008E060D"/>
    <w:rsid w:val="008E154F"/>
    <w:rsid w:val="008E2911"/>
    <w:rsid w:val="008E3CF3"/>
    <w:rsid w:val="008E3FEA"/>
    <w:rsid w:val="008E40D3"/>
    <w:rsid w:val="008E43F7"/>
    <w:rsid w:val="008E4620"/>
    <w:rsid w:val="008E61B4"/>
    <w:rsid w:val="008E65DE"/>
    <w:rsid w:val="008E7B5B"/>
    <w:rsid w:val="008F0226"/>
    <w:rsid w:val="008F0BDD"/>
    <w:rsid w:val="008F0FB5"/>
    <w:rsid w:val="008F21D5"/>
    <w:rsid w:val="008F248D"/>
    <w:rsid w:val="008F2AC3"/>
    <w:rsid w:val="008F2CEF"/>
    <w:rsid w:val="008F38AE"/>
    <w:rsid w:val="008F38B4"/>
    <w:rsid w:val="008F61B6"/>
    <w:rsid w:val="008F7129"/>
    <w:rsid w:val="008F7848"/>
    <w:rsid w:val="009009BA"/>
    <w:rsid w:val="009014D0"/>
    <w:rsid w:val="00903E0A"/>
    <w:rsid w:val="00904851"/>
    <w:rsid w:val="009049E3"/>
    <w:rsid w:val="00904C79"/>
    <w:rsid w:val="00906203"/>
    <w:rsid w:val="009063A3"/>
    <w:rsid w:val="009067E7"/>
    <w:rsid w:val="0090696A"/>
    <w:rsid w:val="009103D7"/>
    <w:rsid w:val="00910520"/>
    <w:rsid w:val="00911509"/>
    <w:rsid w:val="00911A0D"/>
    <w:rsid w:val="00911CAA"/>
    <w:rsid w:val="00912EB9"/>
    <w:rsid w:val="009130EB"/>
    <w:rsid w:val="009134C7"/>
    <w:rsid w:val="00914037"/>
    <w:rsid w:val="009149BA"/>
    <w:rsid w:val="00914DCF"/>
    <w:rsid w:val="00915245"/>
    <w:rsid w:val="009152D2"/>
    <w:rsid w:val="009173AF"/>
    <w:rsid w:val="009176ED"/>
    <w:rsid w:val="00917FD3"/>
    <w:rsid w:val="009208E3"/>
    <w:rsid w:val="00920F34"/>
    <w:rsid w:val="00922504"/>
    <w:rsid w:val="00922607"/>
    <w:rsid w:val="009229CB"/>
    <w:rsid w:val="00922AFE"/>
    <w:rsid w:val="00922F6C"/>
    <w:rsid w:val="00923045"/>
    <w:rsid w:val="0092332C"/>
    <w:rsid w:val="00923792"/>
    <w:rsid w:val="00923B94"/>
    <w:rsid w:val="00925457"/>
    <w:rsid w:val="0092573A"/>
    <w:rsid w:val="00925BE5"/>
    <w:rsid w:val="0092646F"/>
    <w:rsid w:val="00926516"/>
    <w:rsid w:val="009265ED"/>
    <w:rsid w:val="0092677E"/>
    <w:rsid w:val="0092730F"/>
    <w:rsid w:val="00930D21"/>
    <w:rsid w:val="00931278"/>
    <w:rsid w:val="00931870"/>
    <w:rsid w:val="009318CC"/>
    <w:rsid w:val="00932689"/>
    <w:rsid w:val="00933A0D"/>
    <w:rsid w:val="009346CE"/>
    <w:rsid w:val="00935CF6"/>
    <w:rsid w:val="00935E27"/>
    <w:rsid w:val="0093629E"/>
    <w:rsid w:val="00936549"/>
    <w:rsid w:val="00937698"/>
    <w:rsid w:val="0094097E"/>
    <w:rsid w:val="0094121C"/>
    <w:rsid w:val="00941A1B"/>
    <w:rsid w:val="00941CF5"/>
    <w:rsid w:val="0094323B"/>
    <w:rsid w:val="00943E9E"/>
    <w:rsid w:val="00944F5D"/>
    <w:rsid w:val="00945317"/>
    <w:rsid w:val="00945BB5"/>
    <w:rsid w:val="00945D8E"/>
    <w:rsid w:val="009472FF"/>
    <w:rsid w:val="009473E6"/>
    <w:rsid w:val="00947414"/>
    <w:rsid w:val="00947762"/>
    <w:rsid w:val="009479BA"/>
    <w:rsid w:val="00947CCF"/>
    <w:rsid w:val="00947E1A"/>
    <w:rsid w:val="00950E3E"/>
    <w:rsid w:val="009510A4"/>
    <w:rsid w:val="009519DC"/>
    <w:rsid w:val="00951B5C"/>
    <w:rsid w:val="00953139"/>
    <w:rsid w:val="009534BB"/>
    <w:rsid w:val="009537CA"/>
    <w:rsid w:val="00955363"/>
    <w:rsid w:val="0095592C"/>
    <w:rsid w:val="00955A9E"/>
    <w:rsid w:val="00955AAE"/>
    <w:rsid w:val="00956612"/>
    <w:rsid w:val="009579D1"/>
    <w:rsid w:val="009603EB"/>
    <w:rsid w:val="00960D00"/>
    <w:rsid w:val="00960D4C"/>
    <w:rsid w:val="0096150B"/>
    <w:rsid w:val="00961E40"/>
    <w:rsid w:val="00964D56"/>
    <w:rsid w:val="00964DEC"/>
    <w:rsid w:val="009655DB"/>
    <w:rsid w:val="009658F6"/>
    <w:rsid w:val="00965995"/>
    <w:rsid w:val="00966695"/>
    <w:rsid w:val="0096792B"/>
    <w:rsid w:val="00967C51"/>
    <w:rsid w:val="00970C89"/>
    <w:rsid w:val="00971030"/>
    <w:rsid w:val="009710AA"/>
    <w:rsid w:val="00972B81"/>
    <w:rsid w:val="009734B8"/>
    <w:rsid w:val="0097372A"/>
    <w:rsid w:val="00973885"/>
    <w:rsid w:val="00974F12"/>
    <w:rsid w:val="00974FB1"/>
    <w:rsid w:val="0097501A"/>
    <w:rsid w:val="009753FA"/>
    <w:rsid w:val="009762F9"/>
    <w:rsid w:val="00976A2D"/>
    <w:rsid w:val="00976C5A"/>
    <w:rsid w:val="00977852"/>
    <w:rsid w:val="0098123F"/>
    <w:rsid w:val="00982AFC"/>
    <w:rsid w:val="00983510"/>
    <w:rsid w:val="009839AA"/>
    <w:rsid w:val="00984F03"/>
    <w:rsid w:val="00985053"/>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3D3A"/>
    <w:rsid w:val="0099404E"/>
    <w:rsid w:val="009950FD"/>
    <w:rsid w:val="009955D6"/>
    <w:rsid w:val="009957B4"/>
    <w:rsid w:val="00995CB3"/>
    <w:rsid w:val="00995ED1"/>
    <w:rsid w:val="009A2037"/>
    <w:rsid w:val="009A2B04"/>
    <w:rsid w:val="009A2C82"/>
    <w:rsid w:val="009A33D7"/>
    <w:rsid w:val="009A51F9"/>
    <w:rsid w:val="009A562B"/>
    <w:rsid w:val="009A56B3"/>
    <w:rsid w:val="009A5D1C"/>
    <w:rsid w:val="009A610A"/>
    <w:rsid w:val="009A6981"/>
    <w:rsid w:val="009A71F5"/>
    <w:rsid w:val="009A72C7"/>
    <w:rsid w:val="009A7C9F"/>
    <w:rsid w:val="009A7ECC"/>
    <w:rsid w:val="009B00F0"/>
    <w:rsid w:val="009B0F02"/>
    <w:rsid w:val="009B1CFD"/>
    <w:rsid w:val="009B3F8C"/>
    <w:rsid w:val="009B401D"/>
    <w:rsid w:val="009B45F3"/>
    <w:rsid w:val="009B487E"/>
    <w:rsid w:val="009B4D9B"/>
    <w:rsid w:val="009B4FE4"/>
    <w:rsid w:val="009B4FEF"/>
    <w:rsid w:val="009B625D"/>
    <w:rsid w:val="009B67EF"/>
    <w:rsid w:val="009B7DFF"/>
    <w:rsid w:val="009C12AC"/>
    <w:rsid w:val="009C18EF"/>
    <w:rsid w:val="009C1B46"/>
    <w:rsid w:val="009C1ED8"/>
    <w:rsid w:val="009C27E7"/>
    <w:rsid w:val="009C3780"/>
    <w:rsid w:val="009C3D46"/>
    <w:rsid w:val="009C3E1E"/>
    <w:rsid w:val="009C446B"/>
    <w:rsid w:val="009C4A58"/>
    <w:rsid w:val="009C5253"/>
    <w:rsid w:val="009C543E"/>
    <w:rsid w:val="009C58B9"/>
    <w:rsid w:val="009C6155"/>
    <w:rsid w:val="009C6279"/>
    <w:rsid w:val="009C6908"/>
    <w:rsid w:val="009C6B7E"/>
    <w:rsid w:val="009C6C49"/>
    <w:rsid w:val="009C730F"/>
    <w:rsid w:val="009C7A02"/>
    <w:rsid w:val="009C7CBC"/>
    <w:rsid w:val="009D1D9E"/>
    <w:rsid w:val="009D20CA"/>
    <w:rsid w:val="009D29AB"/>
    <w:rsid w:val="009D2FE6"/>
    <w:rsid w:val="009D3592"/>
    <w:rsid w:val="009D3775"/>
    <w:rsid w:val="009D3CA2"/>
    <w:rsid w:val="009D3E47"/>
    <w:rsid w:val="009D3F5C"/>
    <w:rsid w:val="009D4557"/>
    <w:rsid w:val="009D51EB"/>
    <w:rsid w:val="009D5ACB"/>
    <w:rsid w:val="009D6142"/>
    <w:rsid w:val="009D6DF2"/>
    <w:rsid w:val="009D718B"/>
    <w:rsid w:val="009D77C3"/>
    <w:rsid w:val="009E028B"/>
    <w:rsid w:val="009E04C2"/>
    <w:rsid w:val="009E0C92"/>
    <w:rsid w:val="009E1B09"/>
    <w:rsid w:val="009E2067"/>
    <w:rsid w:val="009E41ED"/>
    <w:rsid w:val="009E4662"/>
    <w:rsid w:val="009E46BD"/>
    <w:rsid w:val="009E48B1"/>
    <w:rsid w:val="009E5AA4"/>
    <w:rsid w:val="009E6666"/>
    <w:rsid w:val="009E6A63"/>
    <w:rsid w:val="009E6BE7"/>
    <w:rsid w:val="009E6DEB"/>
    <w:rsid w:val="009E7001"/>
    <w:rsid w:val="009E74EC"/>
    <w:rsid w:val="009E76AD"/>
    <w:rsid w:val="009E79FA"/>
    <w:rsid w:val="009F0966"/>
    <w:rsid w:val="009F1509"/>
    <w:rsid w:val="009F2EBA"/>
    <w:rsid w:val="009F33D9"/>
    <w:rsid w:val="009F41E5"/>
    <w:rsid w:val="009F48DB"/>
    <w:rsid w:val="009F5E00"/>
    <w:rsid w:val="009F61CB"/>
    <w:rsid w:val="009F782B"/>
    <w:rsid w:val="00A013D8"/>
    <w:rsid w:val="00A021EF"/>
    <w:rsid w:val="00A02853"/>
    <w:rsid w:val="00A036C5"/>
    <w:rsid w:val="00A04FD1"/>
    <w:rsid w:val="00A05910"/>
    <w:rsid w:val="00A05E5A"/>
    <w:rsid w:val="00A06E47"/>
    <w:rsid w:val="00A0740E"/>
    <w:rsid w:val="00A07CE5"/>
    <w:rsid w:val="00A1116C"/>
    <w:rsid w:val="00A114AE"/>
    <w:rsid w:val="00A11995"/>
    <w:rsid w:val="00A119D5"/>
    <w:rsid w:val="00A1229C"/>
    <w:rsid w:val="00A1295B"/>
    <w:rsid w:val="00A15A75"/>
    <w:rsid w:val="00A15BDD"/>
    <w:rsid w:val="00A17A72"/>
    <w:rsid w:val="00A2028E"/>
    <w:rsid w:val="00A205FF"/>
    <w:rsid w:val="00A2227F"/>
    <w:rsid w:val="00A2240F"/>
    <w:rsid w:val="00A228B5"/>
    <w:rsid w:val="00A22BF0"/>
    <w:rsid w:val="00A235CD"/>
    <w:rsid w:val="00A2369F"/>
    <w:rsid w:val="00A24467"/>
    <w:rsid w:val="00A2457D"/>
    <w:rsid w:val="00A2477E"/>
    <w:rsid w:val="00A24EBB"/>
    <w:rsid w:val="00A25E5A"/>
    <w:rsid w:val="00A27F02"/>
    <w:rsid w:val="00A27F03"/>
    <w:rsid w:val="00A30141"/>
    <w:rsid w:val="00A3016A"/>
    <w:rsid w:val="00A3060E"/>
    <w:rsid w:val="00A30FBA"/>
    <w:rsid w:val="00A313C5"/>
    <w:rsid w:val="00A3144B"/>
    <w:rsid w:val="00A31EBE"/>
    <w:rsid w:val="00A325FA"/>
    <w:rsid w:val="00A32FD6"/>
    <w:rsid w:val="00A330D1"/>
    <w:rsid w:val="00A33EC7"/>
    <w:rsid w:val="00A34511"/>
    <w:rsid w:val="00A3470E"/>
    <w:rsid w:val="00A35249"/>
    <w:rsid w:val="00A3558D"/>
    <w:rsid w:val="00A35FB9"/>
    <w:rsid w:val="00A3758A"/>
    <w:rsid w:val="00A37DF9"/>
    <w:rsid w:val="00A40BCF"/>
    <w:rsid w:val="00A41661"/>
    <w:rsid w:val="00A41CB3"/>
    <w:rsid w:val="00A41EF7"/>
    <w:rsid w:val="00A429CD"/>
    <w:rsid w:val="00A43364"/>
    <w:rsid w:val="00A44C3B"/>
    <w:rsid w:val="00A4637C"/>
    <w:rsid w:val="00A47E91"/>
    <w:rsid w:val="00A50278"/>
    <w:rsid w:val="00A50B90"/>
    <w:rsid w:val="00A512E7"/>
    <w:rsid w:val="00A513D3"/>
    <w:rsid w:val="00A51976"/>
    <w:rsid w:val="00A51D40"/>
    <w:rsid w:val="00A52025"/>
    <w:rsid w:val="00A5218A"/>
    <w:rsid w:val="00A5342A"/>
    <w:rsid w:val="00A53998"/>
    <w:rsid w:val="00A53C78"/>
    <w:rsid w:val="00A54C01"/>
    <w:rsid w:val="00A54CBF"/>
    <w:rsid w:val="00A54D39"/>
    <w:rsid w:val="00A5567F"/>
    <w:rsid w:val="00A56798"/>
    <w:rsid w:val="00A56960"/>
    <w:rsid w:val="00A57108"/>
    <w:rsid w:val="00A60559"/>
    <w:rsid w:val="00A60ABF"/>
    <w:rsid w:val="00A60E02"/>
    <w:rsid w:val="00A61841"/>
    <w:rsid w:val="00A62F0A"/>
    <w:rsid w:val="00A640FB"/>
    <w:rsid w:val="00A645AE"/>
    <w:rsid w:val="00A6497B"/>
    <w:rsid w:val="00A64B6F"/>
    <w:rsid w:val="00A663B6"/>
    <w:rsid w:val="00A67E8F"/>
    <w:rsid w:val="00A724A2"/>
    <w:rsid w:val="00A726E2"/>
    <w:rsid w:val="00A731A2"/>
    <w:rsid w:val="00A733C6"/>
    <w:rsid w:val="00A73B54"/>
    <w:rsid w:val="00A74BC0"/>
    <w:rsid w:val="00A74E99"/>
    <w:rsid w:val="00A75848"/>
    <w:rsid w:val="00A75B13"/>
    <w:rsid w:val="00A767D5"/>
    <w:rsid w:val="00A76C2A"/>
    <w:rsid w:val="00A77178"/>
    <w:rsid w:val="00A77443"/>
    <w:rsid w:val="00A77528"/>
    <w:rsid w:val="00A80E0E"/>
    <w:rsid w:val="00A80F2B"/>
    <w:rsid w:val="00A81363"/>
    <w:rsid w:val="00A816C9"/>
    <w:rsid w:val="00A81BD8"/>
    <w:rsid w:val="00A821F7"/>
    <w:rsid w:val="00A823AD"/>
    <w:rsid w:val="00A82611"/>
    <w:rsid w:val="00A82914"/>
    <w:rsid w:val="00A82C76"/>
    <w:rsid w:val="00A82E1F"/>
    <w:rsid w:val="00A83BC8"/>
    <w:rsid w:val="00A83CA2"/>
    <w:rsid w:val="00A83DDF"/>
    <w:rsid w:val="00A84C19"/>
    <w:rsid w:val="00A8537E"/>
    <w:rsid w:val="00A85F7E"/>
    <w:rsid w:val="00A8641E"/>
    <w:rsid w:val="00A86CB4"/>
    <w:rsid w:val="00A86F46"/>
    <w:rsid w:val="00A87430"/>
    <w:rsid w:val="00A8775C"/>
    <w:rsid w:val="00A90600"/>
    <w:rsid w:val="00A90800"/>
    <w:rsid w:val="00A9094F"/>
    <w:rsid w:val="00A918BF"/>
    <w:rsid w:val="00A91EE5"/>
    <w:rsid w:val="00A922E7"/>
    <w:rsid w:val="00A92541"/>
    <w:rsid w:val="00A93C87"/>
    <w:rsid w:val="00A93D88"/>
    <w:rsid w:val="00A945BD"/>
    <w:rsid w:val="00A945C0"/>
    <w:rsid w:val="00A945F7"/>
    <w:rsid w:val="00A94BF0"/>
    <w:rsid w:val="00A94F26"/>
    <w:rsid w:val="00A953C4"/>
    <w:rsid w:val="00A955D8"/>
    <w:rsid w:val="00A9696C"/>
    <w:rsid w:val="00A96979"/>
    <w:rsid w:val="00A970E7"/>
    <w:rsid w:val="00A9733A"/>
    <w:rsid w:val="00A97D9A"/>
    <w:rsid w:val="00AA1327"/>
    <w:rsid w:val="00AA197D"/>
    <w:rsid w:val="00AA2C62"/>
    <w:rsid w:val="00AA4E0B"/>
    <w:rsid w:val="00AA5339"/>
    <w:rsid w:val="00AA58E1"/>
    <w:rsid w:val="00AA6CFF"/>
    <w:rsid w:val="00AA6DD6"/>
    <w:rsid w:val="00AA702C"/>
    <w:rsid w:val="00AA77F0"/>
    <w:rsid w:val="00AB0AC8"/>
    <w:rsid w:val="00AB160A"/>
    <w:rsid w:val="00AB3595"/>
    <w:rsid w:val="00AB382A"/>
    <w:rsid w:val="00AB38E1"/>
    <w:rsid w:val="00AB41E4"/>
    <w:rsid w:val="00AB4A8F"/>
    <w:rsid w:val="00AB5515"/>
    <w:rsid w:val="00AB5F88"/>
    <w:rsid w:val="00AB639E"/>
    <w:rsid w:val="00AB66EF"/>
    <w:rsid w:val="00AB6917"/>
    <w:rsid w:val="00AB7E7A"/>
    <w:rsid w:val="00AC0322"/>
    <w:rsid w:val="00AC0991"/>
    <w:rsid w:val="00AC0FD0"/>
    <w:rsid w:val="00AC1AC2"/>
    <w:rsid w:val="00AC333E"/>
    <w:rsid w:val="00AC42A3"/>
    <w:rsid w:val="00AC4E48"/>
    <w:rsid w:val="00AC519D"/>
    <w:rsid w:val="00AC57DB"/>
    <w:rsid w:val="00AC603B"/>
    <w:rsid w:val="00AD08CF"/>
    <w:rsid w:val="00AD1330"/>
    <w:rsid w:val="00AD15D2"/>
    <w:rsid w:val="00AD1A4B"/>
    <w:rsid w:val="00AD1C98"/>
    <w:rsid w:val="00AD1D70"/>
    <w:rsid w:val="00AD38A3"/>
    <w:rsid w:val="00AD3C40"/>
    <w:rsid w:val="00AD4515"/>
    <w:rsid w:val="00AD7847"/>
    <w:rsid w:val="00AD790C"/>
    <w:rsid w:val="00AD7DF4"/>
    <w:rsid w:val="00AD7E19"/>
    <w:rsid w:val="00AE06A8"/>
    <w:rsid w:val="00AE0F0D"/>
    <w:rsid w:val="00AE0F73"/>
    <w:rsid w:val="00AE182A"/>
    <w:rsid w:val="00AE1CE5"/>
    <w:rsid w:val="00AE2661"/>
    <w:rsid w:val="00AE3AF1"/>
    <w:rsid w:val="00AE418C"/>
    <w:rsid w:val="00AE473A"/>
    <w:rsid w:val="00AE4C64"/>
    <w:rsid w:val="00AE4CB7"/>
    <w:rsid w:val="00AE4DF2"/>
    <w:rsid w:val="00AE5539"/>
    <w:rsid w:val="00AE56CD"/>
    <w:rsid w:val="00AE6ACD"/>
    <w:rsid w:val="00AE6DAC"/>
    <w:rsid w:val="00AE6E70"/>
    <w:rsid w:val="00AE776F"/>
    <w:rsid w:val="00AE792D"/>
    <w:rsid w:val="00AF1419"/>
    <w:rsid w:val="00AF616F"/>
    <w:rsid w:val="00AF64E0"/>
    <w:rsid w:val="00AF6CD3"/>
    <w:rsid w:val="00AF7C25"/>
    <w:rsid w:val="00B0148C"/>
    <w:rsid w:val="00B01616"/>
    <w:rsid w:val="00B022E2"/>
    <w:rsid w:val="00B02586"/>
    <w:rsid w:val="00B02E1C"/>
    <w:rsid w:val="00B0352E"/>
    <w:rsid w:val="00B051CB"/>
    <w:rsid w:val="00B052C8"/>
    <w:rsid w:val="00B059F1"/>
    <w:rsid w:val="00B06669"/>
    <w:rsid w:val="00B072D1"/>
    <w:rsid w:val="00B074C2"/>
    <w:rsid w:val="00B07520"/>
    <w:rsid w:val="00B0788A"/>
    <w:rsid w:val="00B07A86"/>
    <w:rsid w:val="00B10197"/>
    <w:rsid w:val="00B122E3"/>
    <w:rsid w:val="00B12786"/>
    <w:rsid w:val="00B1354A"/>
    <w:rsid w:val="00B13715"/>
    <w:rsid w:val="00B1376F"/>
    <w:rsid w:val="00B15800"/>
    <w:rsid w:val="00B17603"/>
    <w:rsid w:val="00B20BC4"/>
    <w:rsid w:val="00B21072"/>
    <w:rsid w:val="00B218A8"/>
    <w:rsid w:val="00B218C1"/>
    <w:rsid w:val="00B22739"/>
    <w:rsid w:val="00B22E30"/>
    <w:rsid w:val="00B22EFA"/>
    <w:rsid w:val="00B232C1"/>
    <w:rsid w:val="00B23CD2"/>
    <w:rsid w:val="00B23D57"/>
    <w:rsid w:val="00B24277"/>
    <w:rsid w:val="00B24AD9"/>
    <w:rsid w:val="00B2532E"/>
    <w:rsid w:val="00B25473"/>
    <w:rsid w:val="00B25AF9"/>
    <w:rsid w:val="00B25DC7"/>
    <w:rsid w:val="00B26AEB"/>
    <w:rsid w:val="00B2798C"/>
    <w:rsid w:val="00B30857"/>
    <w:rsid w:val="00B31B9B"/>
    <w:rsid w:val="00B32222"/>
    <w:rsid w:val="00B323F2"/>
    <w:rsid w:val="00B33E93"/>
    <w:rsid w:val="00B34334"/>
    <w:rsid w:val="00B3487E"/>
    <w:rsid w:val="00B35732"/>
    <w:rsid w:val="00B359DA"/>
    <w:rsid w:val="00B37434"/>
    <w:rsid w:val="00B37A52"/>
    <w:rsid w:val="00B37B5E"/>
    <w:rsid w:val="00B4007B"/>
    <w:rsid w:val="00B40D08"/>
    <w:rsid w:val="00B40E98"/>
    <w:rsid w:val="00B410DD"/>
    <w:rsid w:val="00B418DB"/>
    <w:rsid w:val="00B41E75"/>
    <w:rsid w:val="00B422A0"/>
    <w:rsid w:val="00B42523"/>
    <w:rsid w:val="00B42C98"/>
    <w:rsid w:val="00B438FF"/>
    <w:rsid w:val="00B43C55"/>
    <w:rsid w:val="00B43CFF"/>
    <w:rsid w:val="00B4490C"/>
    <w:rsid w:val="00B45266"/>
    <w:rsid w:val="00B46956"/>
    <w:rsid w:val="00B46EF5"/>
    <w:rsid w:val="00B479BA"/>
    <w:rsid w:val="00B47D10"/>
    <w:rsid w:val="00B47DDB"/>
    <w:rsid w:val="00B50A20"/>
    <w:rsid w:val="00B51134"/>
    <w:rsid w:val="00B515DB"/>
    <w:rsid w:val="00B52489"/>
    <w:rsid w:val="00B52EE6"/>
    <w:rsid w:val="00B53FAA"/>
    <w:rsid w:val="00B55012"/>
    <w:rsid w:val="00B55A37"/>
    <w:rsid w:val="00B56215"/>
    <w:rsid w:val="00B5662D"/>
    <w:rsid w:val="00B56936"/>
    <w:rsid w:val="00B56F44"/>
    <w:rsid w:val="00B5703F"/>
    <w:rsid w:val="00B60958"/>
    <w:rsid w:val="00B60E8E"/>
    <w:rsid w:val="00B60EBB"/>
    <w:rsid w:val="00B6123B"/>
    <w:rsid w:val="00B61F3B"/>
    <w:rsid w:val="00B62819"/>
    <w:rsid w:val="00B62E7C"/>
    <w:rsid w:val="00B6368D"/>
    <w:rsid w:val="00B642A0"/>
    <w:rsid w:val="00B64C1E"/>
    <w:rsid w:val="00B64E45"/>
    <w:rsid w:val="00B64FDF"/>
    <w:rsid w:val="00B66784"/>
    <w:rsid w:val="00B66AF3"/>
    <w:rsid w:val="00B66B79"/>
    <w:rsid w:val="00B67278"/>
    <w:rsid w:val="00B67410"/>
    <w:rsid w:val="00B707D6"/>
    <w:rsid w:val="00B70CAD"/>
    <w:rsid w:val="00B71096"/>
    <w:rsid w:val="00B716B2"/>
    <w:rsid w:val="00B716FB"/>
    <w:rsid w:val="00B72B5E"/>
    <w:rsid w:val="00B73353"/>
    <w:rsid w:val="00B742C6"/>
    <w:rsid w:val="00B75693"/>
    <w:rsid w:val="00B765B1"/>
    <w:rsid w:val="00B76894"/>
    <w:rsid w:val="00B77407"/>
    <w:rsid w:val="00B77801"/>
    <w:rsid w:val="00B77C0C"/>
    <w:rsid w:val="00B80192"/>
    <w:rsid w:val="00B81746"/>
    <w:rsid w:val="00B81AED"/>
    <w:rsid w:val="00B81CED"/>
    <w:rsid w:val="00B82082"/>
    <w:rsid w:val="00B82206"/>
    <w:rsid w:val="00B82505"/>
    <w:rsid w:val="00B82514"/>
    <w:rsid w:val="00B82C60"/>
    <w:rsid w:val="00B83A67"/>
    <w:rsid w:val="00B83CF2"/>
    <w:rsid w:val="00B84E11"/>
    <w:rsid w:val="00B84EDA"/>
    <w:rsid w:val="00B851A9"/>
    <w:rsid w:val="00B85FA5"/>
    <w:rsid w:val="00B8661F"/>
    <w:rsid w:val="00B86A33"/>
    <w:rsid w:val="00B86B9E"/>
    <w:rsid w:val="00B86BAA"/>
    <w:rsid w:val="00B86C31"/>
    <w:rsid w:val="00B86E61"/>
    <w:rsid w:val="00B871BF"/>
    <w:rsid w:val="00B873E1"/>
    <w:rsid w:val="00B87CC2"/>
    <w:rsid w:val="00B87EBD"/>
    <w:rsid w:val="00B90C0E"/>
    <w:rsid w:val="00B915EE"/>
    <w:rsid w:val="00B9181D"/>
    <w:rsid w:val="00B92DCA"/>
    <w:rsid w:val="00B935C8"/>
    <w:rsid w:val="00B937B0"/>
    <w:rsid w:val="00B93B66"/>
    <w:rsid w:val="00B94689"/>
    <w:rsid w:val="00B94851"/>
    <w:rsid w:val="00B94945"/>
    <w:rsid w:val="00B94F63"/>
    <w:rsid w:val="00B95068"/>
    <w:rsid w:val="00B96216"/>
    <w:rsid w:val="00B967DE"/>
    <w:rsid w:val="00B96894"/>
    <w:rsid w:val="00B97EEF"/>
    <w:rsid w:val="00BA0757"/>
    <w:rsid w:val="00BA1245"/>
    <w:rsid w:val="00BA126F"/>
    <w:rsid w:val="00BA22AE"/>
    <w:rsid w:val="00BA2382"/>
    <w:rsid w:val="00BA2781"/>
    <w:rsid w:val="00BA2C2C"/>
    <w:rsid w:val="00BA3BF8"/>
    <w:rsid w:val="00BA58EE"/>
    <w:rsid w:val="00BA61DF"/>
    <w:rsid w:val="00BA6BCF"/>
    <w:rsid w:val="00BA6BDA"/>
    <w:rsid w:val="00BA6ED4"/>
    <w:rsid w:val="00BA7411"/>
    <w:rsid w:val="00BB040A"/>
    <w:rsid w:val="00BB19BF"/>
    <w:rsid w:val="00BB1BCD"/>
    <w:rsid w:val="00BB1E2D"/>
    <w:rsid w:val="00BB1FA1"/>
    <w:rsid w:val="00BB2113"/>
    <w:rsid w:val="00BB2E68"/>
    <w:rsid w:val="00BB4610"/>
    <w:rsid w:val="00BB4F3D"/>
    <w:rsid w:val="00BB59F5"/>
    <w:rsid w:val="00BB6E40"/>
    <w:rsid w:val="00BB6F61"/>
    <w:rsid w:val="00BB727F"/>
    <w:rsid w:val="00BB78E7"/>
    <w:rsid w:val="00BB7A07"/>
    <w:rsid w:val="00BB7D6D"/>
    <w:rsid w:val="00BB7EF3"/>
    <w:rsid w:val="00BC221C"/>
    <w:rsid w:val="00BC22EE"/>
    <w:rsid w:val="00BC282E"/>
    <w:rsid w:val="00BC28BE"/>
    <w:rsid w:val="00BC2D44"/>
    <w:rsid w:val="00BC30A6"/>
    <w:rsid w:val="00BC33B9"/>
    <w:rsid w:val="00BC33F1"/>
    <w:rsid w:val="00BC3625"/>
    <w:rsid w:val="00BC3F29"/>
    <w:rsid w:val="00BC3F5A"/>
    <w:rsid w:val="00BC4290"/>
    <w:rsid w:val="00BC489B"/>
    <w:rsid w:val="00BC5573"/>
    <w:rsid w:val="00BC5854"/>
    <w:rsid w:val="00BC5C20"/>
    <w:rsid w:val="00BC6867"/>
    <w:rsid w:val="00BC7BE4"/>
    <w:rsid w:val="00BC7ED5"/>
    <w:rsid w:val="00BD046D"/>
    <w:rsid w:val="00BD0578"/>
    <w:rsid w:val="00BD0601"/>
    <w:rsid w:val="00BD2506"/>
    <w:rsid w:val="00BD259E"/>
    <w:rsid w:val="00BD3140"/>
    <w:rsid w:val="00BD3327"/>
    <w:rsid w:val="00BD4294"/>
    <w:rsid w:val="00BD4818"/>
    <w:rsid w:val="00BD4B0D"/>
    <w:rsid w:val="00BD66D5"/>
    <w:rsid w:val="00BD6E1E"/>
    <w:rsid w:val="00BD6FDE"/>
    <w:rsid w:val="00BD711F"/>
    <w:rsid w:val="00BD78F0"/>
    <w:rsid w:val="00BD7E9C"/>
    <w:rsid w:val="00BD7FCC"/>
    <w:rsid w:val="00BD7FD2"/>
    <w:rsid w:val="00BE1EE3"/>
    <w:rsid w:val="00BE23D6"/>
    <w:rsid w:val="00BE2A40"/>
    <w:rsid w:val="00BE3119"/>
    <w:rsid w:val="00BE33D3"/>
    <w:rsid w:val="00BE3932"/>
    <w:rsid w:val="00BE3E97"/>
    <w:rsid w:val="00BE4434"/>
    <w:rsid w:val="00BE4C57"/>
    <w:rsid w:val="00BE5781"/>
    <w:rsid w:val="00BE767E"/>
    <w:rsid w:val="00BE77C5"/>
    <w:rsid w:val="00BE79F4"/>
    <w:rsid w:val="00BF0F34"/>
    <w:rsid w:val="00BF432C"/>
    <w:rsid w:val="00BF52E0"/>
    <w:rsid w:val="00BF6A51"/>
    <w:rsid w:val="00BF706C"/>
    <w:rsid w:val="00BF7A2A"/>
    <w:rsid w:val="00C0117A"/>
    <w:rsid w:val="00C01890"/>
    <w:rsid w:val="00C020A6"/>
    <w:rsid w:val="00C024D5"/>
    <w:rsid w:val="00C02D17"/>
    <w:rsid w:val="00C02EA8"/>
    <w:rsid w:val="00C031E7"/>
    <w:rsid w:val="00C04B1E"/>
    <w:rsid w:val="00C05F76"/>
    <w:rsid w:val="00C0634B"/>
    <w:rsid w:val="00C06EF7"/>
    <w:rsid w:val="00C100DF"/>
    <w:rsid w:val="00C1088F"/>
    <w:rsid w:val="00C1149E"/>
    <w:rsid w:val="00C11802"/>
    <w:rsid w:val="00C11AE6"/>
    <w:rsid w:val="00C11F1B"/>
    <w:rsid w:val="00C12D5C"/>
    <w:rsid w:val="00C132E7"/>
    <w:rsid w:val="00C13466"/>
    <w:rsid w:val="00C1442C"/>
    <w:rsid w:val="00C14781"/>
    <w:rsid w:val="00C14812"/>
    <w:rsid w:val="00C150CE"/>
    <w:rsid w:val="00C159FA"/>
    <w:rsid w:val="00C15BEA"/>
    <w:rsid w:val="00C15CC1"/>
    <w:rsid w:val="00C15EEE"/>
    <w:rsid w:val="00C20EB4"/>
    <w:rsid w:val="00C21B25"/>
    <w:rsid w:val="00C21C9E"/>
    <w:rsid w:val="00C21E97"/>
    <w:rsid w:val="00C21F40"/>
    <w:rsid w:val="00C22386"/>
    <w:rsid w:val="00C2295B"/>
    <w:rsid w:val="00C22B10"/>
    <w:rsid w:val="00C2440A"/>
    <w:rsid w:val="00C24AE6"/>
    <w:rsid w:val="00C25614"/>
    <w:rsid w:val="00C25777"/>
    <w:rsid w:val="00C264DF"/>
    <w:rsid w:val="00C3003F"/>
    <w:rsid w:val="00C310C6"/>
    <w:rsid w:val="00C311C5"/>
    <w:rsid w:val="00C31457"/>
    <w:rsid w:val="00C32E40"/>
    <w:rsid w:val="00C33B55"/>
    <w:rsid w:val="00C33D8A"/>
    <w:rsid w:val="00C34F2C"/>
    <w:rsid w:val="00C35D7C"/>
    <w:rsid w:val="00C3621B"/>
    <w:rsid w:val="00C3682A"/>
    <w:rsid w:val="00C372D0"/>
    <w:rsid w:val="00C372DA"/>
    <w:rsid w:val="00C37954"/>
    <w:rsid w:val="00C402BD"/>
    <w:rsid w:val="00C40AF6"/>
    <w:rsid w:val="00C40EC6"/>
    <w:rsid w:val="00C4111E"/>
    <w:rsid w:val="00C41D63"/>
    <w:rsid w:val="00C42CD9"/>
    <w:rsid w:val="00C43232"/>
    <w:rsid w:val="00C438C3"/>
    <w:rsid w:val="00C43AEB"/>
    <w:rsid w:val="00C4484A"/>
    <w:rsid w:val="00C4542B"/>
    <w:rsid w:val="00C46480"/>
    <w:rsid w:val="00C4738F"/>
    <w:rsid w:val="00C47CFE"/>
    <w:rsid w:val="00C501C3"/>
    <w:rsid w:val="00C503E0"/>
    <w:rsid w:val="00C5076A"/>
    <w:rsid w:val="00C50891"/>
    <w:rsid w:val="00C50A2D"/>
    <w:rsid w:val="00C50CE2"/>
    <w:rsid w:val="00C50EAE"/>
    <w:rsid w:val="00C51A66"/>
    <w:rsid w:val="00C51D9B"/>
    <w:rsid w:val="00C5277D"/>
    <w:rsid w:val="00C52818"/>
    <w:rsid w:val="00C53029"/>
    <w:rsid w:val="00C53BEE"/>
    <w:rsid w:val="00C53ED5"/>
    <w:rsid w:val="00C54538"/>
    <w:rsid w:val="00C54604"/>
    <w:rsid w:val="00C54DDE"/>
    <w:rsid w:val="00C55BBF"/>
    <w:rsid w:val="00C56426"/>
    <w:rsid w:val="00C56E46"/>
    <w:rsid w:val="00C56F81"/>
    <w:rsid w:val="00C5763E"/>
    <w:rsid w:val="00C57A90"/>
    <w:rsid w:val="00C60132"/>
    <w:rsid w:val="00C604DC"/>
    <w:rsid w:val="00C60C2F"/>
    <w:rsid w:val="00C60C7D"/>
    <w:rsid w:val="00C6185C"/>
    <w:rsid w:val="00C637AA"/>
    <w:rsid w:val="00C63FF2"/>
    <w:rsid w:val="00C643C4"/>
    <w:rsid w:val="00C64860"/>
    <w:rsid w:val="00C64B81"/>
    <w:rsid w:val="00C6524B"/>
    <w:rsid w:val="00C653C2"/>
    <w:rsid w:val="00C6573E"/>
    <w:rsid w:val="00C6641F"/>
    <w:rsid w:val="00C70321"/>
    <w:rsid w:val="00C704D2"/>
    <w:rsid w:val="00C70717"/>
    <w:rsid w:val="00C709A5"/>
    <w:rsid w:val="00C70DB1"/>
    <w:rsid w:val="00C71E78"/>
    <w:rsid w:val="00C7209D"/>
    <w:rsid w:val="00C72312"/>
    <w:rsid w:val="00C72AA5"/>
    <w:rsid w:val="00C72EB0"/>
    <w:rsid w:val="00C73111"/>
    <w:rsid w:val="00C73447"/>
    <w:rsid w:val="00C73D53"/>
    <w:rsid w:val="00C7593B"/>
    <w:rsid w:val="00C76B05"/>
    <w:rsid w:val="00C771BB"/>
    <w:rsid w:val="00C77590"/>
    <w:rsid w:val="00C806A1"/>
    <w:rsid w:val="00C8084B"/>
    <w:rsid w:val="00C80B06"/>
    <w:rsid w:val="00C81D83"/>
    <w:rsid w:val="00C823CE"/>
    <w:rsid w:val="00C83850"/>
    <w:rsid w:val="00C84157"/>
    <w:rsid w:val="00C8442D"/>
    <w:rsid w:val="00C846DE"/>
    <w:rsid w:val="00C84911"/>
    <w:rsid w:val="00C8622C"/>
    <w:rsid w:val="00C86391"/>
    <w:rsid w:val="00C8684D"/>
    <w:rsid w:val="00C8687F"/>
    <w:rsid w:val="00C870DE"/>
    <w:rsid w:val="00C87E77"/>
    <w:rsid w:val="00C90128"/>
    <w:rsid w:val="00C90D09"/>
    <w:rsid w:val="00C93DCF"/>
    <w:rsid w:val="00C94B7B"/>
    <w:rsid w:val="00C94E52"/>
    <w:rsid w:val="00C94EAF"/>
    <w:rsid w:val="00C954BF"/>
    <w:rsid w:val="00C9550D"/>
    <w:rsid w:val="00C96289"/>
    <w:rsid w:val="00C97469"/>
    <w:rsid w:val="00C979E5"/>
    <w:rsid w:val="00CA0477"/>
    <w:rsid w:val="00CA0935"/>
    <w:rsid w:val="00CA0C9B"/>
    <w:rsid w:val="00CA1567"/>
    <w:rsid w:val="00CA1EE9"/>
    <w:rsid w:val="00CA2582"/>
    <w:rsid w:val="00CA30F6"/>
    <w:rsid w:val="00CA31AE"/>
    <w:rsid w:val="00CA3585"/>
    <w:rsid w:val="00CA370F"/>
    <w:rsid w:val="00CA383C"/>
    <w:rsid w:val="00CA401C"/>
    <w:rsid w:val="00CA471B"/>
    <w:rsid w:val="00CA5635"/>
    <w:rsid w:val="00CA5C9E"/>
    <w:rsid w:val="00CA5D44"/>
    <w:rsid w:val="00CA6ADC"/>
    <w:rsid w:val="00CA6B9D"/>
    <w:rsid w:val="00CA7450"/>
    <w:rsid w:val="00CA7835"/>
    <w:rsid w:val="00CB091C"/>
    <w:rsid w:val="00CB1ECA"/>
    <w:rsid w:val="00CB2183"/>
    <w:rsid w:val="00CB2713"/>
    <w:rsid w:val="00CB372A"/>
    <w:rsid w:val="00CB39C4"/>
    <w:rsid w:val="00CB3BA8"/>
    <w:rsid w:val="00CB406F"/>
    <w:rsid w:val="00CB42B7"/>
    <w:rsid w:val="00CB61D7"/>
    <w:rsid w:val="00CB6398"/>
    <w:rsid w:val="00CC0E6C"/>
    <w:rsid w:val="00CC1D68"/>
    <w:rsid w:val="00CC2175"/>
    <w:rsid w:val="00CC2449"/>
    <w:rsid w:val="00CC26BD"/>
    <w:rsid w:val="00CC2D52"/>
    <w:rsid w:val="00CC35A7"/>
    <w:rsid w:val="00CC36D3"/>
    <w:rsid w:val="00CC3D38"/>
    <w:rsid w:val="00CC3D79"/>
    <w:rsid w:val="00CC44D8"/>
    <w:rsid w:val="00CC553A"/>
    <w:rsid w:val="00CC5870"/>
    <w:rsid w:val="00CC6198"/>
    <w:rsid w:val="00CC6A40"/>
    <w:rsid w:val="00CC6B72"/>
    <w:rsid w:val="00CC6D3C"/>
    <w:rsid w:val="00CC744F"/>
    <w:rsid w:val="00CC747A"/>
    <w:rsid w:val="00CD0250"/>
    <w:rsid w:val="00CD10EA"/>
    <w:rsid w:val="00CD115F"/>
    <w:rsid w:val="00CD1353"/>
    <w:rsid w:val="00CD1BF7"/>
    <w:rsid w:val="00CD2138"/>
    <w:rsid w:val="00CD2531"/>
    <w:rsid w:val="00CD27DC"/>
    <w:rsid w:val="00CD2B8C"/>
    <w:rsid w:val="00CD39C2"/>
    <w:rsid w:val="00CD4007"/>
    <w:rsid w:val="00CD42D5"/>
    <w:rsid w:val="00CD4505"/>
    <w:rsid w:val="00CD4C83"/>
    <w:rsid w:val="00CD5263"/>
    <w:rsid w:val="00CD60D2"/>
    <w:rsid w:val="00CD655F"/>
    <w:rsid w:val="00CD6AF7"/>
    <w:rsid w:val="00CD6C34"/>
    <w:rsid w:val="00CD6D2C"/>
    <w:rsid w:val="00CD7F1C"/>
    <w:rsid w:val="00CE0817"/>
    <w:rsid w:val="00CE0B3D"/>
    <w:rsid w:val="00CE0D2D"/>
    <w:rsid w:val="00CE107C"/>
    <w:rsid w:val="00CE23BF"/>
    <w:rsid w:val="00CE45B8"/>
    <w:rsid w:val="00CE4B64"/>
    <w:rsid w:val="00CE5699"/>
    <w:rsid w:val="00CE574C"/>
    <w:rsid w:val="00CE754D"/>
    <w:rsid w:val="00CE7918"/>
    <w:rsid w:val="00CE7F6C"/>
    <w:rsid w:val="00CF0ABB"/>
    <w:rsid w:val="00CF0AD2"/>
    <w:rsid w:val="00CF18AF"/>
    <w:rsid w:val="00CF19A5"/>
    <w:rsid w:val="00CF1BCC"/>
    <w:rsid w:val="00CF217B"/>
    <w:rsid w:val="00CF32F9"/>
    <w:rsid w:val="00CF3572"/>
    <w:rsid w:val="00CF4329"/>
    <w:rsid w:val="00CF52B1"/>
    <w:rsid w:val="00CF5435"/>
    <w:rsid w:val="00CF56A7"/>
    <w:rsid w:val="00CF7628"/>
    <w:rsid w:val="00CF7CF8"/>
    <w:rsid w:val="00D0136A"/>
    <w:rsid w:val="00D0153A"/>
    <w:rsid w:val="00D0181D"/>
    <w:rsid w:val="00D02056"/>
    <w:rsid w:val="00D022CF"/>
    <w:rsid w:val="00D0238E"/>
    <w:rsid w:val="00D0350E"/>
    <w:rsid w:val="00D03820"/>
    <w:rsid w:val="00D03B89"/>
    <w:rsid w:val="00D03FC0"/>
    <w:rsid w:val="00D0430E"/>
    <w:rsid w:val="00D0485A"/>
    <w:rsid w:val="00D04F99"/>
    <w:rsid w:val="00D05590"/>
    <w:rsid w:val="00D06269"/>
    <w:rsid w:val="00D0670C"/>
    <w:rsid w:val="00D07DDF"/>
    <w:rsid w:val="00D1087E"/>
    <w:rsid w:val="00D10E35"/>
    <w:rsid w:val="00D1116B"/>
    <w:rsid w:val="00D11EDD"/>
    <w:rsid w:val="00D12125"/>
    <w:rsid w:val="00D1242E"/>
    <w:rsid w:val="00D12468"/>
    <w:rsid w:val="00D12789"/>
    <w:rsid w:val="00D12C31"/>
    <w:rsid w:val="00D12D16"/>
    <w:rsid w:val="00D13036"/>
    <w:rsid w:val="00D13F28"/>
    <w:rsid w:val="00D13F54"/>
    <w:rsid w:val="00D14841"/>
    <w:rsid w:val="00D15326"/>
    <w:rsid w:val="00D157FA"/>
    <w:rsid w:val="00D16F04"/>
    <w:rsid w:val="00D17B1D"/>
    <w:rsid w:val="00D21047"/>
    <w:rsid w:val="00D21229"/>
    <w:rsid w:val="00D214A8"/>
    <w:rsid w:val="00D21601"/>
    <w:rsid w:val="00D2165C"/>
    <w:rsid w:val="00D21889"/>
    <w:rsid w:val="00D23B42"/>
    <w:rsid w:val="00D23C87"/>
    <w:rsid w:val="00D2446B"/>
    <w:rsid w:val="00D249DE"/>
    <w:rsid w:val="00D24F08"/>
    <w:rsid w:val="00D2515B"/>
    <w:rsid w:val="00D25ADF"/>
    <w:rsid w:val="00D261AC"/>
    <w:rsid w:val="00D26539"/>
    <w:rsid w:val="00D2725B"/>
    <w:rsid w:val="00D27D0B"/>
    <w:rsid w:val="00D3008C"/>
    <w:rsid w:val="00D329D9"/>
    <w:rsid w:val="00D34E2E"/>
    <w:rsid w:val="00D361C9"/>
    <w:rsid w:val="00D36832"/>
    <w:rsid w:val="00D36C5C"/>
    <w:rsid w:val="00D3774E"/>
    <w:rsid w:val="00D405F3"/>
    <w:rsid w:val="00D40F80"/>
    <w:rsid w:val="00D41545"/>
    <w:rsid w:val="00D41ADA"/>
    <w:rsid w:val="00D41DEE"/>
    <w:rsid w:val="00D425AC"/>
    <w:rsid w:val="00D426DC"/>
    <w:rsid w:val="00D430C6"/>
    <w:rsid w:val="00D43749"/>
    <w:rsid w:val="00D43E8F"/>
    <w:rsid w:val="00D45941"/>
    <w:rsid w:val="00D45AA6"/>
    <w:rsid w:val="00D45B4F"/>
    <w:rsid w:val="00D45E3F"/>
    <w:rsid w:val="00D45EE2"/>
    <w:rsid w:val="00D46632"/>
    <w:rsid w:val="00D471D5"/>
    <w:rsid w:val="00D47755"/>
    <w:rsid w:val="00D47E83"/>
    <w:rsid w:val="00D50217"/>
    <w:rsid w:val="00D51DE3"/>
    <w:rsid w:val="00D52A90"/>
    <w:rsid w:val="00D5389B"/>
    <w:rsid w:val="00D544F1"/>
    <w:rsid w:val="00D54B99"/>
    <w:rsid w:val="00D54F55"/>
    <w:rsid w:val="00D554F9"/>
    <w:rsid w:val="00D557D0"/>
    <w:rsid w:val="00D56117"/>
    <w:rsid w:val="00D56241"/>
    <w:rsid w:val="00D56836"/>
    <w:rsid w:val="00D57128"/>
    <w:rsid w:val="00D607EF"/>
    <w:rsid w:val="00D60F55"/>
    <w:rsid w:val="00D610F0"/>
    <w:rsid w:val="00D6135C"/>
    <w:rsid w:val="00D6180E"/>
    <w:rsid w:val="00D620C0"/>
    <w:rsid w:val="00D623A3"/>
    <w:rsid w:val="00D6305C"/>
    <w:rsid w:val="00D63370"/>
    <w:rsid w:val="00D634FE"/>
    <w:rsid w:val="00D63874"/>
    <w:rsid w:val="00D639A8"/>
    <w:rsid w:val="00D64584"/>
    <w:rsid w:val="00D64968"/>
    <w:rsid w:val="00D64CDF"/>
    <w:rsid w:val="00D64DE4"/>
    <w:rsid w:val="00D64FEA"/>
    <w:rsid w:val="00D65159"/>
    <w:rsid w:val="00D65913"/>
    <w:rsid w:val="00D65966"/>
    <w:rsid w:val="00D6700B"/>
    <w:rsid w:val="00D6751C"/>
    <w:rsid w:val="00D70393"/>
    <w:rsid w:val="00D70E7F"/>
    <w:rsid w:val="00D71ACB"/>
    <w:rsid w:val="00D725E7"/>
    <w:rsid w:val="00D72896"/>
    <w:rsid w:val="00D72C5B"/>
    <w:rsid w:val="00D72DED"/>
    <w:rsid w:val="00D72FB3"/>
    <w:rsid w:val="00D7377E"/>
    <w:rsid w:val="00D73997"/>
    <w:rsid w:val="00D74213"/>
    <w:rsid w:val="00D75343"/>
    <w:rsid w:val="00D759AD"/>
    <w:rsid w:val="00D75D0B"/>
    <w:rsid w:val="00D7604B"/>
    <w:rsid w:val="00D76182"/>
    <w:rsid w:val="00D803FB"/>
    <w:rsid w:val="00D80BD4"/>
    <w:rsid w:val="00D80C0D"/>
    <w:rsid w:val="00D81234"/>
    <w:rsid w:val="00D817E2"/>
    <w:rsid w:val="00D82AA3"/>
    <w:rsid w:val="00D82BB2"/>
    <w:rsid w:val="00D82E9E"/>
    <w:rsid w:val="00D83450"/>
    <w:rsid w:val="00D8386B"/>
    <w:rsid w:val="00D83D65"/>
    <w:rsid w:val="00D84434"/>
    <w:rsid w:val="00D85478"/>
    <w:rsid w:val="00D8548F"/>
    <w:rsid w:val="00D860D7"/>
    <w:rsid w:val="00D8631F"/>
    <w:rsid w:val="00D90B3D"/>
    <w:rsid w:val="00D90BE9"/>
    <w:rsid w:val="00D914FC"/>
    <w:rsid w:val="00D918D0"/>
    <w:rsid w:val="00D91C1C"/>
    <w:rsid w:val="00D91F5F"/>
    <w:rsid w:val="00D91F79"/>
    <w:rsid w:val="00D92735"/>
    <w:rsid w:val="00D94637"/>
    <w:rsid w:val="00D94839"/>
    <w:rsid w:val="00D96CA4"/>
    <w:rsid w:val="00D97359"/>
    <w:rsid w:val="00D974DB"/>
    <w:rsid w:val="00D97E77"/>
    <w:rsid w:val="00D97E99"/>
    <w:rsid w:val="00DA0215"/>
    <w:rsid w:val="00DA028D"/>
    <w:rsid w:val="00DA0500"/>
    <w:rsid w:val="00DA145C"/>
    <w:rsid w:val="00DA17B0"/>
    <w:rsid w:val="00DA1AEE"/>
    <w:rsid w:val="00DA2015"/>
    <w:rsid w:val="00DA2238"/>
    <w:rsid w:val="00DA29EF"/>
    <w:rsid w:val="00DA2B9B"/>
    <w:rsid w:val="00DA3E48"/>
    <w:rsid w:val="00DA3E60"/>
    <w:rsid w:val="00DA4993"/>
    <w:rsid w:val="00DA5B83"/>
    <w:rsid w:val="00DA6386"/>
    <w:rsid w:val="00DA6C87"/>
    <w:rsid w:val="00DA6F41"/>
    <w:rsid w:val="00DB002F"/>
    <w:rsid w:val="00DB1B2B"/>
    <w:rsid w:val="00DB1D86"/>
    <w:rsid w:val="00DB29E5"/>
    <w:rsid w:val="00DB3BF0"/>
    <w:rsid w:val="00DB449A"/>
    <w:rsid w:val="00DB4EEF"/>
    <w:rsid w:val="00DB5271"/>
    <w:rsid w:val="00DB581D"/>
    <w:rsid w:val="00DB7D51"/>
    <w:rsid w:val="00DC071E"/>
    <w:rsid w:val="00DC13C2"/>
    <w:rsid w:val="00DC19EC"/>
    <w:rsid w:val="00DC1B3C"/>
    <w:rsid w:val="00DC1E04"/>
    <w:rsid w:val="00DC21EF"/>
    <w:rsid w:val="00DC25D7"/>
    <w:rsid w:val="00DC25E2"/>
    <w:rsid w:val="00DC2918"/>
    <w:rsid w:val="00DC2A24"/>
    <w:rsid w:val="00DC2B04"/>
    <w:rsid w:val="00DC2D68"/>
    <w:rsid w:val="00DC2D70"/>
    <w:rsid w:val="00DC361D"/>
    <w:rsid w:val="00DC4C31"/>
    <w:rsid w:val="00DC4ECA"/>
    <w:rsid w:val="00DC5F7D"/>
    <w:rsid w:val="00DC62EB"/>
    <w:rsid w:val="00DC6C85"/>
    <w:rsid w:val="00DC7847"/>
    <w:rsid w:val="00DD0168"/>
    <w:rsid w:val="00DD1FAA"/>
    <w:rsid w:val="00DD30F2"/>
    <w:rsid w:val="00DD4BA9"/>
    <w:rsid w:val="00DD4DA2"/>
    <w:rsid w:val="00DD5417"/>
    <w:rsid w:val="00DD557F"/>
    <w:rsid w:val="00DD5C99"/>
    <w:rsid w:val="00DD6116"/>
    <w:rsid w:val="00DD66B7"/>
    <w:rsid w:val="00DD703E"/>
    <w:rsid w:val="00DE0FFB"/>
    <w:rsid w:val="00DE5526"/>
    <w:rsid w:val="00DE6091"/>
    <w:rsid w:val="00DE7ACD"/>
    <w:rsid w:val="00DF080B"/>
    <w:rsid w:val="00DF151E"/>
    <w:rsid w:val="00DF2D6C"/>
    <w:rsid w:val="00DF2F4F"/>
    <w:rsid w:val="00DF320B"/>
    <w:rsid w:val="00DF33EC"/>
    <w:rsid w:val="00DF376D"/>
    <w:rsid w:val="00DF3A00"/>
    <w:rsid w:val="00DF3EA5"/>
    <w:rsid w:val="00DF443F"/>
    <w:rsid w:val="00DF5E4D"/>
    <w:rsid w:val="00DF6356"/>
    <w:rsid w:val="00DF6A05"/>
    <w:rsid w:val="00DF6F80"/>
    <w:rsid w:val="00DF74AA"/>
    <w:rsid w:val="00DF79D2"/>
    <w:rsid w:val="00DF7E95"/>
    <w:rsid w:val="00DF7F79"/>
    <w:rsid w:val="00E0044C"/>
    <w:rsid w:val="00E00955"/>
    <w:rsid w:val="00E01B49"/>
    <w:rsid w:val="00E02067"/>
    <w:rsid w:val="00E0245B"/>
    <w:rsid w:val="00E0545E"/>
    <w:rsid w:val="00E058EB"/>
    <w:rsid w:val="00E0639C"/>
    <w:rsid w:val="00E06664"/>
    <w:rsid w:val="00E07CB3"/>
    <w:rsid w:val="00E10F4C"/>
    <w:rsid w:val="00E1137A"/>
    <w:rsid w:val="00E116E5"/>
    <w:rsid w:val="00E1199F"/>
    <w:rsid w:val="00E11B7B"/>
    <w:rsid w:val="00E11D9E"/>
    <w:rsid w:val="00E1238D"/>
    <w:rsid w:val="00E125A3"/>
    <w:rsid w:val="00E12683"/>
    <w:rsid w:val="00E12FA6"/>
    <w:rsid w:val="00E136F1"/>
    <w:rsid w:val="00E13A1C"/>
    <w:rsid w:val="00E13B0F"/>
    <w:rsid w:val="00E13CD7"/>
    <w:rsid w:val="00E156BC"/>
    <w:rsid w:val="00E15BF2"/>
    <w:rsid w:val="00E15CC0"/>
    <w:rsid w:val="00E1685D"/>
    <w:rsid w:val="00E1725D"/>
    <w:rsid w:val="00E177B5"/>
    <w:rsid w:val="00E20271"/>
    <w:rsid w:val="00E20533"/>
    <w:rsid w:val="00E21407"/>
    <w:rsid w:val="00E22CDF"/>
    <w:rsid w:val="00E22E46"/>
    <w:rsid w:val="00E231C8"/>
    <w:rsid w:val="00E232E8"/>
    <w:rsid w:val="00E234AB"/>
    <w:rsid w:val="00E249FC"/>
    <w:rsid w:val="00E24F14"/>
    <w:rsid w:val="00E25826"/>
    <w:rsid w:val="00E263B5"/>
    <w:rsid w:val="00E2641C"/>
    <w:rsid w:val="00E26537"/>
    <w:rsid w:val="00E26615"/>
    <w:rsid w:val="00E2662A"/>
    <w:rsid w:val="00E268A5"/>
    <w:rsid w:val="00E26B10"/>
    <w:rsid w:val="00E270CD"/>
    <w:rsid w:val="00E27762"/>
    <w:rsid w:val="00E304A8"/>
    <w:rsid w:val="00E30ADF"/>
    <w:rsid w:val="00E30B3F"/>
    <w:rsid w:val="00E31ACD"/>
    <w:rsid w:val="00E3205F"/>
    <w:rsid w:val="00E33030"/>
    <w:rsid w:val="00E3457A"/>
    <w:rsid w:val="00E34794"/>
    <w:rsid w:val="00E3534C"/>
    <w:rsid w:val="00E35447"/>
    <w:rsid w:val="00E35C19"/>
    <w:rsid w:val="00E35FDE"/>
    <w:rsid w:val="00E36574"/>
    <w:rsid w:val="00E36B1C"/>
    <w:rsid w:val="00E37173"/>
    <w:rsid w:val="00E378D2"/>
    <w:rsid w:val="00E37DBD"/>
    <w:rsid w:val="00E41402"/>
    <w:rsid w:val="00E420C6"/>
    <w:rsid w:val="00E42218"/>
    <w:rsid w:val="00E43546"/>
    <w:rsid w:val="00E435CB"/>
    <w:rsid w:val="00E43C6D"/>
    <w:rsid w:val="00E43E7C"/>
    <w:rsid w:val="00E448EA"/>
    <w:rsid w:val="00E459DD"/>
    <w:rsid w:val="00E45BE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B72"/>
    <w:rsid w:val="00E57015"/>
    <w:rsid w:val="00E571CB"/>
    <w:rsid w:val="00E57246"/>
    <w:rsid w:val="00E602AA"/>
    <w:rsid w:val="00E60519"/>
    <w:rsid w:val="00E60EF9"/>
    <w:rsid w:val="00E62BC3"/>
    <w:rsid w:val="00E62DE6"/>
    <w:rsid w:val="00E630A8"/>
    <w:rsid w:val="00E6365F"/>
    <w:rsid w:val="00E63726"/>
    <w:rsid w:val="00E63B6F"/>
    <w:rsid w:val="00E63BF5"/>
    <w:rsid w:val="00E6430C"/>
    <w:rsid w:val="00E653D8"/>
    <w:rsid w:val="00E65FF8"/>
    <w:rsid w:val="00E66C34"/>
    <w:rsid w:val="00E70AED"/>
    <w:rsid w:val="00E70FC9"/>
    <w:rsid w:val="00E73E0A"/>
    <w:rsid w:val="00E7419D"/>
    <w:rsid w:val="00E743F1"/>
    <w:rsid w:val="00E75F17"/>
    <w:rsid w:val="00E765EF"/>
    <w:rsid w:val="00E76A54"/>
    <w:rsid w:val="00E76E58"/>
    <w:rsid w:val="00E77A39"/>
    <w:rsid w:val="00E77FC0"/>
    <w:rsid w:val="00E81678"/>
    <w:rsid w:val="00E81BB3"/>
    <w:rsid w:val="00E8200C"/>
    <w:rsid w:val="00E825D6"/>
    <w:rsid w:val="00E8275A"/>
    <w:rsid w:val="00E82CAD"/>
    <w:rsid w:val="00E83509"/>
    <w:rsid w:val="00E83517"/>
    <w:rsid w:val="00E8359B"/>
    <w:rsid w:val="00E83B02"/>
    <w:rsid w:val="00E8433A"/>
    <w:rsid w:val="00E85967"/>
    <w:rsid w:val="00E86733"/>
    <w:rsid w:val="00E8708D"/>
    <w:rsid w:val="00E87158"/>
    <w:rsid w:val="00E90181"/>
    <w:rsid w:val="00E907B4"/>
    <w:rsid w:val="00E90C81"/>
    <w:rsid w:val="00E911A8"/>
    <w:rsid w:val="00E915C6"/>
    <w:rsid w:val="00E91613"/>
    <w:rsid w:val="00E91693"/>
    <w:rsid w:val="00E916A3"/>
    <w:rsid w:val="00E93E90"/>
    <w:rsid w:val="00E94D7A"/>
    <w:rsid w:val="00E951FF"/>
    <w:rsid w:val="00E95213"/>
    <w:rsid w:val="00E960DD"/>
    <w:rsid w:val="00E961F4"/>
    <w:rsid w:val="00E963F8"/>
    <w:rsid w:val="00E96762"/>
    <w:rsid w:val="00E97506"/>
    <w:rsid w:val="00E975FC"/>
    <w:rsid w:val="00EA01AA"/>
    <w:rsid w:val="00EA1332"/>
    <w:rsid w:val="00EA18DA"/>
    <w:rsid w:val="00EA1F2A"/>
    <w:rsid w:val="00EA2D01"/>
    <w:rsid w:val="00EA2F2C"/>
    <w:rsid w:val="00EA33B9"/>
    <w:rsid w:val="00EA3C89"/>
    <w:rsid w:val="00EA3F14"/>
    <w:rsid w:val="00EA43F6"/>
    <w:rsid w:val="00EA51C0"/>
    <w:rsid w:val="00EA55CF"/>
    <w:rsid w:val="00EA63A5"/>
    <w:rsid w:val="00EA7B82"/>
    <w:rsid w:val="00EB0D12"/>
    <w:rsid w:val="00EB120F"/>
    <w:rsid w:val="00EB1260"/>
    <w:rsid w:val="00EB1543"/>
    <w:rsid w:val="00EB2280"/>
    <w:rsid w:val="00EB2720"/>
    <w:rsid w:val="00EB282F"/>
    <w:rsid w:val="00EB2A2D"/>
    <w:rsid w:val="00EB2DA3"/>
    <w:rsid w:val="00EB3137"/>
    <w:rsid w:val="00EB3A02"/>
    <w:rsid w:val="00EB5810"/>
    <w:rsid w:val="00EB5A49"/>
    <w:rsid w:val="00EB6EF6"/>
    <w:rsid w:val="00EC131F"/>
    <w:rsid w:val="00EC13F1"/>
    <w:rsid w:val="00EC1D26"/>
    <w:rsid w:val="00EC33D7"/>
    <w:rsid w:val="00EC398E"/>
    <w:rsid w:val="00EC484D"/>
    <w:rsid w:val="00EC4E6D"/>
    <w:rsid w:val="00EC4EE2"/>
    <w:rsid w:val="00EC5AB3"/>
    <w:rsid w:val="00EC5F68"/>
    <w:rsid w:val="00EC6B39"/>
    <w:rsid w:val="00EC7293"/>
    <w:rsid w:val="00EC7454"/>
    <w:rsid w:val="00EC7651"/>
    <w:rsid w:val="00EC7F89"/>
    <w:rsid w:val="00ED0517"/>
    <w:rsid w:val="00ED0592"/>
    <w:rsid w:val="00ED16AC"/>
    <w:rsid w:val="00ED18C2"/>
    <w:rsid w:val="00ED1BCB"/>
    <w:rsid w:val="00ED1D6B"/>
    <w:rsid w:val="00ED2DBF"/>
    <w:rsid w:val="00ED3958"/>
    <w:rsid w:val="00ED5131"/>
    <w:rsid w:val="00ED5E4F"/>
    <w:rsid w:val="00ED6B05"/>
    <w:rsid w:val="00ED6C9C"/>
    <w:rsid w:val="00ED6F73"/>
    <w:rsid w:val="00ED7918"/>
    <w:rsid w:val="00ED7C9B"/>
    <w:rsid w:val="00EE177F"/>
    <w:rsid w:val="00EE1ACB"/>
    <w:rsid w:val="00EE1FF7"/>
    <w:rsid w:val="00EE2151"/>
    <w:rsid w:val="00EE233E"/>
    <w:rsid w:val="00EE31BF"/>
    <w:rsid w:val="00EE3D89"/>
    <w:rsid w:val="00EE3E49"/>
    <w:rsid w:val="00EE4AFF"/>
    <w:rsid w:val="00EE4B13"/>
    <w:rsid w:val="00EE504B"/>
    <w:rsid w:val="00EE52BE"/>
    <w:rsid w:val="00EE52E7"/>
    <w:rsid w:val="00EE563C"/>
    <w:rsid w:val="00EE56F3"/>
    <w:rsid w:val="00EE5A9E"/>
    <w:rsid w:val="00EE6B0C"/>
    <w:rsid w:val="00EE6C06"/>
    <w:rsid w:val="00EE744A"/>
    <w:rsid w:val="00EF044C"/>
    <w:rsid w:val="00EF0631"/>
    <w:rsid w:val="00EF0791"/>
    <w:rsid w:val="00EF0A79"/>
    <w:rsid w:val="00EF0D62"/>
    <w:rsid w:val="00EF0DCA"/>
    <w:rsid w:val="00EF1D14"/>
    <w:rsid w:val="00EF2193"/>
    <w:rsid w:val="00EF2C3F"/>
    <w:rsid w:val="00EF31C4"/>
    <w:rsid w:val="00EF3C11"/>
    <w:rsid w:val="00EF3F3E"/>
    <w:rsid w:val="00EF3F59"/>
    <w:rsid w:val="00EF421B"/>
    <w:rsid w:val="00EF57DD"/>
    <w:rsid w:val="00EF596D"/>
    <w:rsid w:val="00EF618B"/>
    <w:rsid w:val="00EF6438"/>
    <w:rsid w:val="00F00233"/>
    <w:rsid w:val="00F00F48"/>
    <w:rsid w:val="00F014E5"/>
    <w:rsid w:val="00F01632"/>
    <w:rsid w:val="00F01673"/>
    <w:rsid w:val="00F01B06"/>
    <w:rsid w:val="00F01EE6"/>
    <w:rsid w:val="00F0273A"/>
    <w:rsid w:val="00F02EF5"/>
    <w:rsid w:val="00F03055"/>
    <w:rsid w:val="00F031EB"/>
    <w:rsid w:val="00F0395F"/>
    <w:rsid w:val="00F04221"/>
    <w:rsid w:val="00F04DE3"/>
    <w:rsid w:val="00F05B36"/>
    <w:rsid w:val="00F0664F"/>
    <w:rsid w:val="00F06C53"/>
    <w:rsid w:val="00F07B88"/>
    <w:rsid w:val="00F10D7D"/>
    <w:rsid w:val="00F1110E"/>
    <w:rsid w:val="00F11E25"/>
    <w:rsid w:val="00F121AE"/>
    <w:rsid w:val="00F137C5"/>
    <w:rsid w:val="00F13A8D"/>
    <w:rsid w:val="00F13DF9"/>
    <w:rsid w:val="00F142C6"/>
    <w:rsid w:val="00F1456A"/>
    <w:rsid w:val="00F14606"/>
    <w:rsid w:val="00F153BA"/>
    <w:rsid w:val="00F15FA1"/>
    <w:rsid w:val="00F16694"/>
    <w:rsid w:val="00F17363"/>
    <w:rsid w:val="00F17540"/>
    <w:rsid w:val="00F17A58"/>
    <w:rsid w:val="00F17A67"/>
    <w:rsid w:val="00F17B5A"/>
    <w:rsid w:val="00F209D0"/>
    <w:rsid w:val="00F21E31"/>
    <w:rsid w:val="00F220BD"/>
    <w:rsid w:val="00F221E0"/>
    <w:rsid w:val="00F22833"/>
    <w:rsid w:val="00F2295E"/>
    <w:rsid w:val="00F242BD"/>
    <w:rsid w:val="00F2492E"/>
    <w:rsid w:val="00F24D43"/>
    <w:rsid w:val="00F25347"/>
    <w:rsid w:val="00F262FD"/>
    <w:rsid w:val="00F2665E"/>
    <w:rsid w:val="00F26998"/>
    <w:rsid w:val="00F26BD5"/>
    <w:rsid w:val="00F2703B"/>
    <w:rsid w:val="00F27378"/>
    <w:rsid w:val="00F27A50"/>
    <w:rsid w:val="00F30826"/>
    <w:rsid w:val="00F3099D"/>
    <w:rsid w:val="00F30AAF"/>
    <w:rsid w:val="00F30E09"/>
    <w:rsid w:val="00F313D9"/>
    <w:rsid w:val="00F31B76"/>
    <w:rsid w:val="00F3232D"/>
    <w:rsid w:val="00F32525"/>
    <w:rsid w:val="00F33E80"/>
    <w:rsid w:val="00F34588"/>
    <w:rsid w:val="00F346B9"/>
    <w:rsid w:val="00F36361"/>
    <w:rsid w:val="00F363F2"/>
    <w:rsid w:val="00F368B5"/>
    <w:rsid w:val="00F36911"/>
    <w:rsid w:val="00F37496"/>
    <w:rsid w:val="00F37FEB"/>
    <w:rsid w:val="00F4018F"/>
    <w:rsid w:val="00F403E1"/>
    <w:rsid w:val="00F40560"/>
    <w:rsid w:val="00F4129C"/>
    <w:rsid w:val="00F413D7"/>
    <w:rsid w:val="00F419F2"/>
    <w:rsid w:val="00F42445"/>
    <w:rsid w:val="00F42521"/>
    <w:rsid w:val="00F42A19"/>
    <w:rsid w:val="00F42A1A"/>
    <w:rsid w:val="00F42AC0"/>
    <w:rsid w:val="00F42CFB"/>
    <w:rsid w:val="00F42D6C"/>
    <w:rsid w:val="00F42E7E"/>
    <w:rsid w:val="00F43082"/>
    <w:rsid w:val="00F43805"/>
    <w:rsid w:val="00F43D3E"/>
    <w:rsid w:val="00F44A0B"/>
    <w:rsid w:val="00F44A4E"/>
    <w:rsid w:val="00F44C6B"/>
    <w:rsid w:val="00F4563E"/>
    <w:rsid w:val="00F456DA"/>
    <w:rsid w:val="00F45A66"/>
    <w:rsid w:val="00F46018"/>
    <w:rsid w:val="00F46066"/>
    <w:rsid w:val="00F4753F"/>
    <w:rsid w:val="00F4754D"/>
    <w:rsid w:val="00F47646"/>
    <w:rsid w:val="00F47F40"/>
    <w:rsid w:val="00F504F0"/>
    <w:rsid w:val="00F50CFF"/>
    <w:rsid w:val="00F51021"/>
    <w:rsid w:val="00F51CFF"/>
    <w:rsid w:val="00F521E4"/>
    <w:rsid w:val="00F5359D"/>
    <w:rsid w:val="00F537A8"/>
    <w:rsid w:val="00F53C11"/>
    <w:rsid w:val="00F53C9A"/>
    <w:rsid w:val="00F53CF7"/>
    <w:rsid w:val="00F53E19"/>
    <w:rsid w:val="00F55C5B"/>
    <w:rsid w:val="00F56424"/>
    <w:rsid w:val="00F56575"/>
    <w:rsid w:val="00F572D8"/>
    <w:rsid w:val="00F57572"/>
    <w:rsid w:val="00F6041D"/>
    <w:rsid w:val="00F607D9"/>
    <w:rsid w:val="00F619F2"/>
    <w:rsid w:val="00F6299C"/>
    <w:rsid w:val="00F63835"/>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2ED"/>
    <w:rsid w:val="00F80F4D"/>
    <w:rsid w:val="00F82F51"/>
    <w:rsid w:val="00F83375"/>
    <w:rsid w:val="00F837AE"/>
    <w:rsid w:val="00F838C1"/>
    <w:rsid w:val="00F83AA4"/>
    <w:rsid w:val="00F83C0C"/>
    <w:rsid w:val="00F83C85"/>
    <w:rsid w:val="00F8431E"/>
    <w:rsid w:val="00F84830"/>
    <w:rsid w:val="00F84933"/>
    <w:rsid w:val="00F84ED9"/>
    <w:rsid w:val="00F851A3"/>
    <w:rsid w:val="00F859B2"/>
    <w:rsid w:val="00F8792B"/>
    <w:rsid w:val="00F87A58"/>
    <w:rsid w:val="00F87B72"/>
    <w:rsid w:val="00F9063D"/>
    <w:rsid w:val="00F907F6"/>
    <w:rsid w:val="00F90DFE"/>
    <w:rsid w:val="00F90E48"/>
    <w:rsid w:val="00F91D1D"/>
    <w:rsid w:val="00F91E10"/>
    <w:rsid w:val="00F9265A"/>
    <w:rsid w:val="00F93431"/>
    <w:rsid w:val="00F934EF"/>
    <w:rsid w:val="00F93618"/>
    <w:rsid w:val="00F93878"/>
    <w:rsid w:val="00F93ABC"/>
    <w:rsid w:val="00F94524"/>
    <w:rsid w:val="00F94D37"/>
    <w:rsid w:val="00F9502D"/>
    <w:rsid w:val="00F95132"/>
    <w:rsid w:val="00F95256"/>
    <w:rsid w:val="00F95790"/>
    <w:rsid w:val="00F95DE0"/>
    <w:rsid w:val="00F96BEA"/>
    <w:rsid w:val="00F96FA0"/>
    <w:rsid w:val="00F97472"/>
    <w:rsid w:val="00F97652"/>
    <w:rsid w:val="00F976A4"/>
    <w:rsid w:val="00FA0040"/>
    <w:rsid w:val="00FA08C4"/>
    <w:rsid w:val="00FA1547"/>
    <w:rsid w:val="00FA183C"/>
    <w:rsid w:val="00FA1990"/>
    <w:rsid w:val="00FA229E"/>
    <w:rsid w:val="00FA2646"/>
    <w:rsid w:val="00FA281B"/>
    <w:rsid w:val="00FA4298"/>
    <w:rsid w:val="00FA5643"/>
    <w:rsid w:val="00FA5892"/>
    <w:rsid w:val="00FA5C0D"/>
    <w:rsid w:val="00FA5F20"/>
    <w:rsid w:val="00FA6293"/>
    <w:rsid w:val="00FA6381"/>
    <w:rsid w:val="00FA6902"/>
    <w:rsid w:val="00FA691E"/>
    <w:rsid w:val="00FA719D"/>
    <w:rsid w:val="00FA735B"/>
    <w:rsid w:val="00FB04DB"/>
    <w:rsid w:val="00FB07F1"/>
    <w:rsid w:val="00FB08BD"/>
    <w:rsid w:val="00FB19E6"/>
    <w:rsid w:val="00FB25E8"/>
    <w:rsid w:val="00FB284D"/>
    <w:rsid w:val="00FB2A9B"/>
    <w:rsid w:val="00FB3406"/>
    <w:rsid w:val="00FB34EB"/>
    <w:rsid w:val="00FB457B"/>
    <w:rsid w:val="00FB49F9"/>
    <w:rsid w:val="00FB4A42"/>
    <w:rsid w:val="00FB500C"/>
    <w:rsid w:val="00FB5095"/>
    <w:rsid w:val="00FB5B0B"/>
    <w:rsid w:val="00FB6261"/>
    <w:rsid w:val="00FB7674"/>
    <w:rsid w:val="00FC00D3"/>
    <w:rsid w:val="00FC0718"/>
    <w:rsid w:val="00FC1272"/>
    <w:rsid w:val="00FC1EDB"/>
    <w:rsid w:val="00FC2543"/>
    <w:rsid w:val="00FC25F7"/>
    <w:rsid w:val="00FC2796"/>
    <w:rsid w:val="00FC66F3"/>
    <w:rsid w:val="00FC684B"/>
    <w:rsid w:val="00FD036E"/>
    <w:rsid w:val="00FD069A"/>
    <w:rsid w:val="00FD07F5"/>
    <w:rsid w:val="00FD0D4E"/>
    <w:rsid w:val="00FD3E81"/>
    <w:rsid w:val="00FD4397"/>
    <w:rsid w:val="00FD457C"/>
    <w:rsid w:val="00FD47C7"/>
    <w:rsid w:val="00FD5212"/>
    <w:rsid w:val="00FD52D1"/>
    <w:rsid w:val="00FD52FE"/>
    <w:rsid w:val="00FD6414"/>
    <w:rsid w:val="00FD6758"/>
    <w:rsid w:val="00FD6CC3"/>
    <w:rsid w:val="00FD7B46"/>
    <w:rsid w:val="00FD7CED"/>
    <w:rsid w:val="00FD7DEB"/>
    <w:rsid w:val="00FE17B0"/>
    <w:rsid w:val="00FE1942"/>
    <w:rsid w:val="00FE1A42"/>
    <w:rsid w:val="00FE1B1B"/>
    <w:rsid w:val="00FE1F30"/>
    <w:rsid w:val="00FE22E2"/>
    <w:rsid w:val="00FE27B6"/>
    <w:rsid w:val="00FE2E91"/>
    <w:rsid w:val="00FE3082"/>
    <w:rsid w:val="00FE4143"/>
    <w:rsid w:val="00FE4BC7"/>
    <w:rsid w:val="00FE5861"/>
    <w:rsid w:val="00FE5D8D"/>
    <w:rsid w:val="00FE6094"/>
    <w:rsid w:val="00FE639A"/>
    <w:rsid w:val="00FE7B32"/>
    <w:rsid w:val="00FE7DB2"/>
    <w:rsid w:val="00FF04DC"/>
    <w:rsid w:val="00FF108C"/>
    <w:rsid w:val="00FF1A9B"/>
    <w:rsid w:val="00FF1DCC"/>
    <w:rsid w:val="00FF256B"/>
    <w:rsid w:val="00FF3609"/>
    <w:rsid w:val="00FF3C84"/>
    <w:rsid w:val="00FF3D55"/>
    <w:rsid w:val="00FF4814"/>
    <w:rsid w:val="00FF5CE0"/>
    <w:rsid w:val="00FF6155"/>
    <w:rsid w:val="00FF649E"/>
    <w:rsid w:val="00FF666A"/>
    <w:rsid w:val="00FF6748"/>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4097">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e">
    <w:name w:val="Light Shading"/>
    <w:basedOn w:val="a5"/>
    <w:uiPriority w:val="60"/>
    <w:rsid w:val="00A4637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e">
    <w:name w:val="Light Shading"/>
    <w:basedOn w:val="a5"/>
    <w:uiPriority w:val="60"/>
    <w:rsid w:val="00A4637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433890070">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372040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42" Type="http://schemas.openxmlformats.org/officeDocument/2006/relationships/image" Target="media/image14.emf"/><Relationship Id="rId47" Type="http://schemas.openxmlformats.org/officeDocument/2006/relationships/image" Target="media/image15.emf"/><Relationship Id="rId63" Type="http://schemas.openxmlformats.org/officeDocument/2006/relationships/header" Target="header6.xml"/><Relationship Id="rId68" Type="http://schemas.openxmlformats.org/officeDocument/2006/relationships/image" Target="media/image27.emf"/><Relationship Id="rId84" Type="http://schemas.openxmlformats.org/officeDocument/2006/relationships/image" Target="media/image36.png"/><Relationship Id="rId89" Type="http://schemas.openxmlformats.org/officeDocument/2006/relationships/image" Target="media/image40.emf"/><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29.bin"/><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9.bin"/><Relationship Id="rId40" Type="http://schemas.openxmlformats.org/officeDocument/2006/relationships/image" Target="media/image13.emf"/><Relationship Id="rId45" Type="http://schemas.openxmlformats.org/officeDocument/2006/relationships/footer" Target="footer6.xml"/><Relationship Id="rId53" Type="http://schemas.openxmlformats.org/officeDocument/2006/relationships/image" Target="media/image18.emf"/><Relationship Id="rId58" Type="http://schemas.openxmlformats.org/officeDocument/2006/relationships/oleObject" Target="embeddings/oleObject18.bin"/><Relationship Id="rId66" Type="http://schemas.openxmlformats.org/officeDocument/2006/relationships/image" Target="media/image26.emf"/><Relationship Id="rId74" Type="http://schemas.openxmlformats.org/officeDocument/2006/relationships/image" Target="media/image30.emf"/><Relationship Id="rId79" Type="http://schemas.openxmlformats.org/officeDocument/2006/relationships/oleObject" Target="embeddings/oleObject26.bin"/><Relationship Id="rId87" Type="http://schemas.openxmlformats.org/officeDocument/2006/relationships/image" Target="media/image39.png"/><Relationship Id="rId102" Type="http://schemas.openxmlformats.org/officeDocument/2006/relationships/header" Target="header10.xml"/><Relationship Id="rId5" Type="http://schemas.openxmlformats.org/officeDocument/2006/relationships/settings" Target="settings.xml"/><Relationship Id="rId61" Type="http://schemas.openxmlformats.org/officeDocument/2006/relationships/image" Target="media/image23.png"/><Relationship Id="rId82" Type="http://schemas.openxmlformats.org/officeDocument/2006/relationships/image" Target="media/image34.png"/><Relationship Id="rId90" Type="http://schemas.openxmlformats.org/officeDocument/2006/relationships/oleObject" Target="embeddings/oleObject28.bin"/><Relationship Id="rId95" Type="http://schemas.openxmlformats.org/officeDocument/2006/relationships/image" Target="media/image43.png"/><Relationship Id="rId19" Type="http://schemas.openxmlformats.org/officeDocument/2006/relationships/footer" Target="footer5.xml"/><Relationship Id="rId14" Type="http://schemas.openxmlformats.org/officeDocument/2006/relationships/header" Target="header1.xml"/><Relationship Id="rId22" Type="http://schemas.openxmlformats.org/officeDocument/2006/relationships/image" Target="media/image4.emf"/><Relationship Id="rId27" Type="http://schemas.openxmlformats.org/officeDocument/2006/relationships/oleObject" Target="embeddings/oleObject4.bin"/><Relationship Id="rId30" Type="http://schemas.openxmlformats.org/officeDocument/2006/relationships/image" Target="media/image8.e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image" Target="media/image25.emf"/><Relationship Id="rId69" Type="http://schemas.openxmlformats.org/officeDocument/2006/relationships/oleObject" Target="embeddings/oleObject21.bin"/><Relationship Id="rId77" Type="http://schemas.openxmlformats.org/officeDocument/2006/relationships/oleObject" Target="embeddings/oleObject25.bin"/><Relationship Id="rId100" Type="http://schemas.openxmlformats.org/officeDocument/2006/relationships/header" Target="header8.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29.emf"/><Relationship Id="rId80" Type="http://schemas.openxmlformats.org/officeDocument/2006/relationships/image" Target="media/image33.emf"/><Relationship Id="rId85" Type="http://schemas.openxmlformats.org/officeDocument/2006/relationships/image" Target="media/image37.png"/><Relationship Id="rId93" Type="http://schemas.openxmlformats.org/officeDocument/2006/relationships/image" Target="media/image42.emf"/><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2.emf"/><Relationship Id="rId46" Type="http://schemas.openxmlformats.org/officeDocument/2006/relationships/footer" Target="footer7.xml"/><Relationship Id="rId59" Type="http://schemas.openxmlformats.org/officeDocument/2006/relationships/image" Target="media/image21.png"/><Relationship Id="rId67" Type="http://schemas.openxmlformats.org/officeDocument/2006/relationships/oleObject" Target="embeddings/oleObject20.bin"/><Relationship Id="rId103" Type="http://schemas.openxmlformats.org/officeDocument/2006/relationships/header" Target="header11.xml"/><Relationship Id="rId20" Type="http://schemas.openxmlformats.org/officeDocument/2006/relationships/image" Target="media/image3.emf"/><Relationship Id="rId41" Type="http://schemas.openxmlformats.org/officeDocument/2006/relationships/oleObject" Target="embeddings/oleObject11.bin"/><Relationship Id="rId54" Type="http://schemas.openxmlformats.org/officeDocument/2006/relationships/oleObject" Target="embeddings/oleObject16.bin"/><Relationship Id="rId62" Type="http://schemas.openxmlformats.org/officeDocument/2006/relationships/image" Target="media/image24.png"/><Relationship Id="rId70" Type="http://schemas.openxmlformats.org/officeDocument/2006/relationships/image" Target="media/image28.emf"/><Relationship Id="rId75" Type="http://schemas.openxmlformats.org/officeDocument/2006/relationships/oleObject" Target="embeddings/oleObject24.bin"/><Relationship Id="rId83" Type="http://schemas.openxmlformats.org/officeDocument/2006/relationships/image" Target="media/image35.png"/><Relationship Id="rId88" Type="http://schemas.openxmlformats.org/officeDocument/2006/relationships/header" Target="header7.xml"/><Relationship Id="rId91" Type="http://schemas.openxmlformats.org/officeDocument/2006/relationships/image" Target="media/image41.emf"/><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header" Target="header5.xml"/><Relationship Id="rId52" Type="http://schemas.openxmlformats.org/officeDocument/2006/relationships/oleObject" Target="embeddings/oleObject15.bin"/><Relationship Id="rId60" Type="http://schemas.openxmlformats.org/officeDocument/2006/relationships/image" Target="media/image22.png"/><Relationship Id="rId65" Type="http://schemas.openxmlformats.org/officeDocument/2006/relationships/oleObject" Target="embeddings/oleObject19.bin"/><Relationship Id="rId73" Type="http://schemas.openxmlformats.org/officeDocument/2006/relationships/oleObject" Target="embeddings/oleObject23.bin"/><Relationship Id="rId78" Type="http://schemas.openxmlformats.org/officeDocument/2006/relationships/image" Target="media/image32.emf"/><Relationship Id="rId81" Type="http://schemas.openxmlformats.org/officeDocument/2006/relationships/oleObject" Target="embeddings/oleObject27.bin"/><Relationship Id="rId86" Type="http://schemas.openxmlformats.org/officeDocument/2006/relationships/image" Target="media/image38.png"/><Relationship Id="rId94" Type="http://schemas.openxmlformats.org/officeDocument/2006/relationships/oleObject" Target="embeddings/oleObject30.bin"/><Relationship Id="rId99" Type="http://schemas.openxmlformats.org/officeDocument/2006/relationships/image" Target="media/image47.png"/><Relationship Id="rId101"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oleObject" Target="embeddings/oleObject10.bin"/><Relationship Id="rId34" Type="http://schemas.openxmlformats.org/officeDocument/2006/relationships/image" Target="media/image10.emf"/><Relationship Id="rId50" Type="http://schemas.openxmlformats.org/officeDocument/2006/relationships/oleObject" Target="embeddings/oleObject14.bin"/><Relationship Id="rId55" Type="http://schemas.openxmlformats.org/officeDocument/2006/relationships/image" Target="media/image19.emf"/><Relationship Id="rId76" Type="http://schemas.openxmlformats.org/officeDocument/2006/relationships/image" Target="media/image31.emf"/><Relationship Id="rId97" Type="http://schemas.openxmlformats.org/officeDocument/2006/relationships/image" Target="media/image45.png"/><Relationship Id="rId10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723D28EF-6A5C-43A7-9B25-4693C202D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6871</TotalTime>
  <Pages>61</Pages>
  <Words>38807</Words>
  <Characters>28228</Characters>
  <Application>Microsoft Office Word</Application>
  <DocSecurity>0</DocSecurity>
  <Lines>235</Lines>
  <Paragraphs>133</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66902</CharactersWithSpaces>
  <SharedDoc>false</SharedDoc>
  <HLinks>
    <vt:vector size="384" baseType="variant">
      <vt:variant>
        <vt:i4>1769533</vt:i4>
      </vt:variant>
      <vt:variant>
        <vt:i4>380</vt:i4>
      </vt:variant>
      <vt:variant>
        <vt:i4>0</vt:i4>
      </vt:variant>
      <vt:variant>
        <vt:i4>5</vt:i4>
      </vt:variant>
      <vt:variant>
        <vt:lpwstr/>
      </vt:variant>
      <vt:variant>
        <vt:lpwstr>_Toc449617197</vt:lpwstr>
      </vt:variant>
      <vt:variant>
        <vt:i4>1769533</vt:i4>
      </vt:variant>
      <vt:variant>
        <vt:i4>374</vt:i4>
      </vt:variant>
      <vt:variant>
        <vt:i4>0</vt:i4>
      </vt:variant>
      <vt:variant>
        <vt:i4>5</vt:i4>
      </vt:variant>
      <vt:variant>
        <vt:lpwstr/>
      </vt:variant>
      <vt:variant>
        <vt:lpwstr>_Toc449617196</vt:lpwstr>
      </vt:variant>
      <vt:variant>
        <vt:i4>1769533</vt:i4>
      </vt:variant>
      <vt:variant>
        <vt:i4>368</vt:i4>
      </vt:variant>
      <vt:variant>
        <vt:i4>0</vt:i4>
      </vt:variant>
      <vt:variant>
        <vt:i4>5</vt:i4>
      </vt:variant>
      <vt:variant>
        <vt:lpwstr/>
      </vt:variant>
      <vt:variant>
        <vt:lpwstr>_Toc449617195</vt:lpwstr>
      </vt:variant>
      <vt:variant>
        <vt:i4>1769533</vt:i4>
      </vt:variant>
      <vt:variant>
        <vt:i4>362</vt:i4>
      </vt:variant>
      <vt:variant>
        <vt:i4>0</vt:i4>
      </vt:variant>
      <vt:variant>
        <vt:i4>5</vt:i4>
      </vt:variant>
      <vt:variant>
        <vt:lpwstr/>
      </vt:variant>
      <vt:variant>
        <vt:lpwstr>_Toc449617194</vt:lpwstr>
      </vt:variant>
      <vt:variant>
        <vt:i4>1769533</vt:i4>
      </vt:variant>
      <vt:variant>
        <vt:i4>356</vt:i4>
      </vt:variant>
      <vt:variant>
        <vt:i4>0</vt:i4>
      </vt:variant>
      <vt:variant>
        <vt:i4>5</vt:i4>
      </vt:variant>
      <vt:variant>
        <vt:lpwstr/>
      </vt:variant>
      <vt:variant>
        <vt:lpwstr>_Toc449617193</vt:lpwstr>
      </vt:variant>
      <vt:variant>
        <vt:i4>1769533</vt:i4>
      </vt:variant>
      <vt:variant>
        <vt:i4>350</vt:i4>
      </vt:variant>
      <vt:variant>
        <vt:i4>0</vt:i4>
      </vt:variant>
      <vt:variant>
        <vt:i4>5</vt:i4>
      </vt:variant>
      <vt:variant>
        <vt:lpwstr/>
      </vt:variant>
      <vt:variant>
        <vt:lpwstr>_Toc449617192</vt:lpwstr>
      </vt:variant>
      <vt:variant>
        <vt:i4>1769533</vt:i4>
      </vt:variant>
      <vt:variant>
        <vt:i4>344</vt:i4>
      </vt:variant>
      <vt:variant>
        <vt:i4>0</vt:i4>
      </vt:variant>
      <vt:variant>
        <vt:i4>5</vt:i4>
      </vt:variant>
      <vt:variant>
        <vt:lpwstr/>
      </vt:variant>
      <vt:variant>
        <vt:lpwstr>_Toc449617191</vt:lpwstr>
      </vt:variant>
      <vt:variant>
        <vt:i4>1769533</vt:i4>
      </vt:variant>
      <vt:variant>
        <vt:i4>338</vt:i4>
      </vt:variant>
      <vt:variant>
        <vt:i4>0</vt:i4>
      </vt:variant>
      <vt:variant>
        <vt:i4>5</vt:i4>
      </vt:variant>
      <vt:variant>
        <vt:lpwstr/>
      </vt:variant>
      <vt:variant>
        <vt:lpwstr>_Toc449617190</vt:lpwstr>
      </vt:variant>
      <vt:variant>
        <vt:i4>1703997</vt:i4>
      </vt:variant>
      <vt:variant>
        <vt:i4>332</vt:i4>
      </vt:variant>
      <vt:variant>
        <vt:i4>0</vt:i4>
      </vt:variant>
      <vt:variant>
        <vt:i4>5</vt:i4>
      </vt:variant>
      <vt:variant>
        <vt:lpwstr/>
      </vt:variant>
      <vt:variant>
        <vt:lpwstr>_Toc449617189</vt:lpwstr>
      </vt:variant>
      <vt:variant>
        <vt:i4>1703997</vt:i4>
      </vt:variant>
      <vt:variant>
        <vt:i4>326</vt:i4>
      </vt:variant>
      <vt:variant>
        <vt:i4>0</vt:i4>
      </vt:variant>
      <vt:variant>
        <vt:i4>5</vt:i4>
      </vt:variant>
      <vt:variant>
        <vt:lpwstr/>
      </vt:variant>
      <vt:variant>
        <vt:lpwstr>_Toc449617188</vt:lpwstr>
      </vt:variant>
      <vt:variant>
        <vt:i4>1703997</vt:i4>
      </vt:variant>
      <vt:variant>
        <vt:i4>320</vt:i4>
      </vt:variant>
      <vt:variant>
        <vt:i4>0</vt:i4>
      </vt:variant>
      <vt:variant>
        <vt:i4>5</vt:i4>
      </vt:variant>
      <vt:variant>
        <vt:lpwstr/>
      </vt:variant>
      <vt:variant>
        <vt:lpwstr>_Toc449617187</vt:lpwstr>
      </vt:variant>
      <vt:variant>
        <vt:i4>1703997</vt:i4>
      </vt:variant>
      <vt:variant>
        <vt:i4>314</vt:i4>
      </vt:variant>
      <vt:variant>
        <vt:i4>0</vt:i4>
      </vt:variant>
      <vt:variant>
        <vt:i4>5</vt:i4>
      </vt:variant>
      <vt:variant>
        <vt:lpwstr/>
      </vt:variant>
      <vt:variant>
        <vt:lpwstr>_Toc449617186</vt:lpwstr>
      </vt:variant>
      <vt:variant>
        <vt:i4>1703997</vt:i4>
      </vt:variant>
      <vt:variant>
        <vt:i4>308</vt:i4>
      </vt:variant>
      <vt:variant>
        <vt:i4>0</vt:i4>
      </vt:variant>
      <vt:variant>
        <vt:i4>5</vt:i4>
      </vt:variant>
      <vt:variant>
        <vt:lpwstr/>
      </vt:variant>
      <vt:variant>
        <vt:lpwstr>_Toc449617185</vt:lpwstr>
      </vt:variant>
      <vt:variant>
        <vt:i4>1703997</vt:i4>
      </vt:variant>
      <vt:variant>
        <vt:i4>302</vt:i4>
      </vt:variant>
      <vt:variant>
        <vt:i4>0</vt:i4>
      </vt:variant>
      <vt:variant>
        <vt:i4>5</vt:i4>
      </vt:variant>
      <vt:variant>
        <vt:lpwstr/>
      </vt:variant>
      <vt:variant>
        <vt:lpwstr>_Toc449617184</vt:lpwstr>
      </vt:variant>
      <vt:variant>
        <vt:i4>1703997</vt:i4>
      </vt:variant>
      <vt:variant>
        <vt:i4>296</vt:i4>
      </vt:variant>
      <vt:variant>
        <vt:i4>0</vt:i4>
      </vt:variant>
      <vt:variant>
        <vt:i4>5</vt:i4>
      </vt:variant>
      <vt:variant>
        <vt:lpwstr/>
      </vt:variant>
      <vt:variant>
        <vt:lpwstr>_Toc449617183</vt:lpwstr>
      </vt:variant>
      <vt:variant>
        <vt:i4>1703997</vt:i4>
      </vt:variant>
      <vt:variant>
        <vt:i4>290</vt:i4>
      </vt:variant>
      <vt:variant>
        <vt:i4>0</vt:i4>
      </vt:variant>
      <vt:variant>
        <vt:i4>5</vt:i4>
      </vt:variant>
      <vt:variant>
        <vt:lpwstr/>
      </vt:variant>
      <vt:variant>
        <vt:lpwstr>_Toc449617182</vt:lpwstr>
      </vt:variant>
      <vt:variant>
        <vt:i4>1703997</vt:i4>
      </vt:variant>
      <vt:variant>
        <vt:i4>284</vt:i4>
      </vt:variant>
      <vt:variant>
        <vt:i4>0</vt:i4>
      </vt:variant>
      <vt:variant>
        <vt:i4>5</vt:i4>
      </vt:variant>
      <vt:variant>
        <vt:lpwstr/>
      </vt:variant>
      <vt:variant>
        <vt:lpwstr>_Toc449617181</vt:lpwstr>
      </vt:variant>
      <vt:variant>
        <vt:i4>1703997</vt:i4>
      </vt:variant>
      <vt:variant>
        <vt:i4>278</vt:i4>
      </vt:variant>
      <vt:variant>
        <vt:i4>0</vt:i4>
      </vt:variant>
      <vt:variant>
        <vt:i4>5</vt:i4>
      </vt:variant>
      <vt:variant>
        <vt:lpwstr/>
      </vt:variant>
      <vt:variant>
        <vt:lpwstr>_Toc449617180</vt:lpwstr>
      </vt:variant>
      <vt:variant>
        <vt:i4>1376317</vt:i4>
      </vt:variant>
      <vt:variant>
        <vt:i4>272</vt:i4>
      </vt:variant>
      <vt:variant>
        <vt:i4>0</vt:i4>
      </vt:variant>
      <vt:variant>
        <vt:i4>5</vt:i4>
      </vt:variant>
      <vt:variant>
        <vt:lpwstr/>
      </vt:variant>
      <vt:variant>
        <vt:lpwstr>_Toc449617179</vt:lpwstr>
      </vt:variant>
      <vt:variant>
        <vt:i4>1376317</vt:i4>
      </vt:variant>
      <vt:variant>
        <vt:i4>266</vt:i4>
      </vt:variant>
      <vt:variant>
        <vt:i4>0</vt:i4>
      </vt:variant>
      <vt:variant>
        <vt:i4>5</vt:i4>
      </vt:variant>
      <vt:variant>
        <vt:lpwstr/>
      </vt:variant>
      <vt:variant>
        <vt:lpwstr>_Toc449617178</vt:lpwstr>
      </vt:variant>
      <vt:variant>
        <vt:i4>1376317</vt:i4>
      </vt:variant>
      <vt:variant>
        <vt:i4>260</vt:i4>
      </vt:variant>
      <vt:variant>
        <vt:i4>0</vt:i4>
      </vt:variant>
      <vt:variant>
        <vt:i4>5</vt:i4>
      </vt:variant>
      <vt:variant>
        <vt:lpwstr/>
      </vt:variant>
      <vt:variant>
        <vt:lpwstr>_Toc449617177</vt:lpwstr>
      </vt:variant>
      <vt:variant>
        <vt:i4>1376317</vt:i4>
      </vt:variant>
      <vt:variant>
        <vt:i4>254</vt:i4>
      </vt:variant>
      <vt:variant>
        <vt:i4>0</vt:i4>
      </vt:variant>
      <vt:variant>
        <vt:i4>5</vt:i4>
      </vt:variant>
      <vt:variant>
        <vt:lpwstr/>
      </vt:variant>
      <vt:variant>
        <vt:lpwstr>_Toc449617176</vt:lpwstr>
      </vt:variant>
      <vt:variant>
        <vt:i4>1376317</vt:i4>
      </vt:variant>
      <vt:variant>
        <vt:i4>248</vt:i4>
      </vt:variant>
      <vt:variant>
        <vt:i4>0</vt:i4>
      </vt:variant>
      <vt:variant>
        <vt:i4>5</vt:i4>
      </vt:variant>
      <vt:variant>
        <vt:lpwstr/>
      </vt:variant>
      <vt:variant>
        <vt:lpwstr>_Toc449617175</vt:lpwstr>
      </vt:variant>
      <vt:variant>
        <vt:i4>1376317</vt:i4>
      </vt:variant>
      <vt:variant>
        <vt:i4>242</vt:i4>
      </vt:variant>
      <vt:variant>
        <vt:i4>0</vt:i4>
      </vt:variant>
      <vt:variant>
        <vt:i4>5</vt:i4>
      </vt:variant>
      <vt:variant>
        <vt:lpwstr/>
      </vt:variant>
      <vt:variant>
        <vt:lpwstr>_Toc449617174</vt:lpwstr>
      </vt:variant>
      <vt:variant>
        <vt:i4>1376317</vt:i4>
      </vt:variant>
      <vt:variant>
        <vt:i4>236</vt:i4>
      </vt:variant>
      <vt:variant>
        <vt:i4>0</vt:i4>
      </vt:variant>
      <vt:variant>
        <vt:i4>5</vt:i4>
      </vt:variant>
      <vt:variant>
        <vt:lpwstr/>
      </vt:variant>
      <vt:variant>
        <vt:lpwstr>_Toc449617173</vt:lpwstr>
      </vt:variant>
      <vt:variant>
        <vt:i4>1376317</vt:i4>
      </vt:variant>
      <vt:variant>
        <vt:i4>230</vt:i4>
      </vt:variant>
      <vt:variant>
        <vt:i4>0</vt:i4>
      </vt:variant>
      <vt:variant>
        <vt:i4>5</vt:i4>
      </vt:variant>
      <vt:variant>
        <vt:lpwstr/>
      </vt:variant>
      <vt:variant>
        <vt:lpwstr>_Toc449617172</vt:lpwstr>
      </vt:variant>
      <vt:variant>
        <vt:i4>1376317</vt:i4>
      </vt:variant>
      <vt:variant>
        <vt:i4>224</vt:i4>
      </vt:variant>
      <vt:variant>
        <vt:i4>0</vt:i4>
      </vt:variant>
      <vt:variant>
        <vt:i4>5</vt:i4>
      </vt:variant>
      <vt:variant>
        <vt:lpwstr/>
      </vt:variant>
      <vt:variant>
        <vt:lpwstr>_Toc449617171</vt:lpwstr>
      </vt:variant>
      <vt:variant>
        <vt:i4>1376317</vt:i4>
      </vt:variant>
      <vt:variant>
        <vt:i4>218</vt:i4>
      </vt:variant>
      <vt:variant>
        <vt:i4>0</vt:i4>
      </vt:variant>
      <vt:variant>
        <vt:i4>5</vt:i4>
      </vt:variant>
      <vt:variant>
        <vt:lpwstr/>
      </vt:variant>
      <vt:variant>
        <vt:lpwstr>_Toc449617170</vt:lpwstr>
      </vt:variant>
      <vt:variant>
        <vt:i4>1310781</vt:i4>
      </vt:variant>
      <vt:variant>
        <vt:i4>212</vt:i4>
      </vt:variant>
      <vt:variant>
        <vt:i4>0</vt:i4>
      </vt:variant>
      <vt:variant>
        <vt:i4>5</vt:i4>
      </vt:variant>
      <vt:variant>
        <vt:lpwstr/>
      </vt:variant>
      <vt:variant>
        <vt:lpwstr>_Toc449617169</vt:lpwstr>
      </vt:variant>
      <vt:variant>
        <vt:i4>1310781</vt:i4>
      </vt:variant>
      <vt:variant>
        <vt:i4>206</vt:i4>
      </vt:variant>
      <vt:variant>
        <vt:i4>0</vt:i4>
      </vt:variant>
      <vt:variant>
        <vt:i4>5</vt:i4>
      </vt:variant>
      <vt:variant>
        <vt:lpwstr/>
      </vt:variant>
      <vt:variant>
        <vt:lpwstr>_Toc449617168</vt:lpwstr>
      </vt:variant>
      <vt:variant>
        <vt:i4>1310781</vt:i4>
      </vt:variant>
      <vt:variant>
        <vt:i4>200</vt:i4>
      </vt:variant>
      <vt:variant>
        <vt:i4>0</vt:i4>
      </vt:variant>
      <vt:variant>
        <vt:i4>5</vt:i4>
      </vt:variant>
      <vt:variant>
        <vt:lpwstr/>
      </vt:variant>
      <vt:variant>
        <vt:lpwstr>_Toc449617167</vt:lpwstr>
      </vt:variant>
      <vt:variant>
        <vt:i4>1310781</vt:i4>
      </vt:variant>
      <vt:variant>
        <vt:i4>194</vt:i4>
      </vt:variant>
      <vt:variant>
        <vt:i4>0</vt:i4>
      </vt:variant>
      <vt:variant>
        <vt:i4>5</vt:i4>
      </vt:variant>
      <vt:variant>
        <vt:lpwstr/>
      </vt:variant>
      <vt:variant>
        <vt:lpwstr>_Toc449617166</vt:lpwstr>
      </vt:variant>
      <vt:variant>
        <vt:i4>1310781</vt:i4>
      </vt:variant>
      <vt:variant>
        <vt:i4>188</vt:i4>
      </vt:variant>
      <vt:variant>
        <vt:i4>0</vt:i4>
      </vt:variant>
      <vt:variant>
        <vt:i4>5</vt:i4>
      </vt:variant>
      <vt:variant>
        <vt:lpwstr/>
      </vt:variant>
      <vt:variant>
        <vt:lpwstr>_Toc449617165</vt:lpwstr>
      </vt:variant>
      <vt:variant>
        <vt:i4>1310781</vt:i4>
      </vt:variant>
      <vt:variant>
        <vt:i4>182</vt:i4>
      </vt:variant>
      <vt:variant>
        <vt:i4>0</vt:i4>
      </vt:variant>
      <vt:variant>
        <vt:i4>5</vt:i4>
      </vt:variant>
      <vt:variant>
        <vt:lpwstr/>
      </vt:variant>
      <vt:variant>
        <vt:lpwstr>_Toc449617164</vt:lpwstr>
      </vt:variant>
      <vt:variant>
        <vt:i4>1310781</vt:i4>
      </vt:variant>
      <vt:variant>
        <vt:i4>176</vt:i4>
      </vt:variant>
      <vt:variant>
        <vt:i4>0</vt:i4>
      </vt:variant>
      <vt:variant>
        <vt:i4>5</vt:i4>
      </vt:variant>
      <vt:variant>
        <vt:lpwstr/>
      </vt:variant>
      <vt:variant>
        <vt:lpwstr>_Toc449617163</vt:lpwstr>
      </vt:variant>
      <vt:variant>
        <vt:i4>1310781</vt:i4>
      </vt:variant>
      <vt:variant>
        <vt:i4>170</vt:i4>
      </vt:variant>
      <vt:variant>
        <vt:i4>0</vt:i4>
      </vt:variant>
      <vt:variant>
        <vt:i4>5</vt:i4>
      </vt:variant>
      <vt:variant>
        <vt:lpwstr/>
      </vt:variant>
      <vt:variant>
        <vt:lpwstr>_Toc449617162</vt:lpwstr>
      </vt:variant>
      <vt:variant>
        <vt:i4>1310781</vt:i4>
      </vt:variant>
      <vt:variant>
        <vt:i4>164</vt:i4>
      </vt:variant>
      <vt:variant>
        <vt:i4>0</vt:i4>
      </vt:variant>
      <vt:variant>
        <vt:i4>5</vt:i4>
      </vt:variant>
      <vt:variant>
        <vt:lpwstr/>
      </vt:variant>
      <vt:variant>
        <vt:lpwstr>_Toc449617161</vt:lpwstr>
      </vt:variant>
      <vt:variant>
        <vt:i4>1310781</vt:i4>
      </vt:variant>
      <vt:variant>
        <vt:i4>158</vt:i4>
      </vt:variant>
      <vt:variant>
        <vt:i4>0</vt:i4>
      </vt:variant>
      <vt:variant>
        <vt:i4>5</vt:i4>
      </vt:variant>
      <vt:variant>
        <vt:lpwstr/>
      </vt:variant>
      <vt:variant>
        <vt:lpwstr>_Toc449617160</vt:lpwstr>
      </vt:variant>
      <vt:variant>
        <vt:i4>1507389</vt:i4>
      </vt:variant>
      <vt:variant>
        <vt:i4>152</vt:i4>
      </vt:variant>
      <vt:variant>
        <vt:i4>0</vt:i4>
      </vt:variant>
      <vt:variant>
        <vt:i4>5</vt:i4>
      </vt:variant>
      <vt:variant>
        <vt:lpwstr/>
      </vt:variant>
      <vt:variant>
        <vt:lpwstr>_Toc449617159</vt:lpwstr>
      </vt:variant>
      <vt:variant>
        <vt:i4>1507389</vt:i4>
      </vt:variant>
      <vt:variant>
        <vt:i4>146</vt:i4>
      </vt:variant>
      <vt:variant>
        <vt:i4>0</vt:i4>
      </vt:variant>
      <vt:variant>
        <vt:i4>5</vt:i4>
      </vt:variant>
      <vt:variant>
        <vt:lpwstr/>
      </vt:variant>
      <vt:variant>
        <vt:lpwstr>_Toc449617158</vt:lpwstr>
      </vt:variant>
      <vt:variant>
        <vt:i4>1507389</vt:i4>
      </vt:variant>
      <vt:variant>
        <vt:i4>140</vt:i4>
      </vt:variant>
      <vt:variant>
        <vt:i4>0</vt:i4>
      </vt:variant>
      <vt:variant>
        <vt:i4>5</vt:i4>
      </vt:variant>
      <vt:variant>
        <vt:lpwstr/>
      </vt:variant>
      <vt:variant>
        <vt:lpwstr>_Toc449617157</vt:lpwstr>
      </vt:variant>
      <vt:variant>
        <vt:i4>1507389</vt:i4>
      </vt:variant>
      <vt:variant>
        <vt:i4>134</vt:i4>
      </vt:variant>
      <vt:variant>
        <vt:i4>0</vt:i4>
      </vt:variant>
      <vt:variant>
        <vt:i4>5</vt:i4>
      </vt:variant>
      <vt:variant>
        <vt:lpwstr/>
      </vt:variant>
      <vt:variant>
        <vt:lpwstr>_Toc449617156</vt:lpwstr>
      </vt:variant>
      <vt:variant>
        <vt:i4>1507389</vt:i4>
      </vt:variant>
      <vt:variant>
        <vt:i4>128</vt:i4>
      </vt:variant>
      <vt:variant>
        <vt:i4>0</vt:i4>
      </vt:variant>
      <vt:variant>
        <vt:i4>5</vt:i4>
      </vt:variant>
      <vt:variant>
        <vt:lpwstr/>
      </vt:variant>
      <vt:variant>
        <vt:lpwstr>_Toc449617155</vt:lpwstr>
      </vt:variant>
      <vt:variant>
        <vt:i4>1507389</vt:i4>
      </vt:variant>
      <vt:variant>
        <vt:i4>122</vt:i4>
      </vt:variant>
      <vt:variant>
        <vt:i4>0</vt:i4>
      </vt:variant>
      <vt:variant>
        <vt:i4>5</vt:i4>
      </vt:variant>
      <vt:variant>
        <vt:lpwstr/>
      </vt:variant>
      <vt:variant>
        <vt:lpwstr>_Toc449617154</vt:lpwstr>
      </vt:variant>
      <vt:variant>
        <vt:i4>1507389</vt:i4>
      </vt:variant>
      <vt:variant>
        <vt:i4>116</vt:i4>
      </vt:variant>
      <vt:variant>
        <vt:i4>0</vt:i4>
      </vt:variant>
      <vt:variant>
        <vt:i4>5</vt:i4>
      </vt:variant>
      <vt:variant>
        <vt:lpwstr/>
      </vt:variant>
      <vt:variant>
        <vt:lpwstr>_Toc449617153</vt:lpwstr>
      </vt:variant>
      <vt:variant>
        <vt:i4>1507389</vt:i4>
      </vt:variant>
      <vt:variant>
        <vt:i4>110</vt:i4>
      </vt:variant>
      <vt:variant>
        <vt:i4>0</vt:i4>
      </vt:variant>
      <vt:variant>
        <vt:i4>5</vt:i4>
      </vt:variant>
      <vt:variant>
        <vt:lpwstr/>
      </vt:variant>
      <vt:variant>
        <vt:lpwstr>_Toc449617152</vt:lpwstr>
      </vt:variant>
      <vt:variant>
        <vt:i4>1507389</vt:i4>
      </vt:variant>
      <vt:variant>
        <vt:i4>104</vt:i4>
      </vt:variant>
      <vt:variant>
        <vt:i4>0</vt:i4>
      </vt:variant>
      <vt:variant>
        <vt:i4>5</vt:i4>
      </vt:variant>
      <vt:variant>
        <vt:lpwstr/>
      </vt:variant>
      <vt:variant>
        <vt:lpwstr>_Toc449617151</vt:lpwstr>
      </vt:variant>
      <vt:variant>
        <vt:i4>1507389</vt:i4>
      </vt:variant>
      <vt:variant>
        <vt:i4>98</vt:i4>
      </vt:variant>
      <vt:variant>
        <vt:i4>0</vt:i4>
      </vt:variant>
      <vt:variant>
        <vt:i4>5</vt:i4>
      </vt:variant>
      <vt:variant>
        <vt:lpwstr/>
      </vt:variant>
      <vt:variant>
        <vt:lpwstr>_Toc449617150</vt:lpwstr>
      </vt:variant>
      <vt:variant>
        <vt:i4>1441853</vt:i4>
      </vt:variant>
      <vt:variant>
        <vt:i4>92</vt:i4>
      </vt:variant>
      <vt:variant>
        <vt:i4>0</vt:i4>
      </vt:variant>
      <vt:variant>
        <vt:i4>5</vt:i4>
      </vt:variant>
      <vt:variant>
        <vt:lpwstr/>
      </vt:variant>
      <vt:variant>
        <vt:lpwstr>_Toc449617149</vt:lpwstr>
      </vt:variant>
      <vt:variant>
        <vt:i4>1441853</vt:i4>
      </vt:variant>
      <vt:variant>
        <vt:i4>86</vt:i4>
      </vt:variant>
      <vt:variant>
        <vt:i4>0</vt:i4>
      </vt:variant>
      <vt:variant>
        <vt:i4>5</vt:i4>
      </vt:variant>
      <vt:variant>
        <vt:lpwstr/>
      </vt:variant>
      <vt:variant>
        <vt:lpwstr>_Toc449617148</vt:lpwstr>
      </vt:variant>
      <vt:variant>
        <vt:i4>1441853</vt:i4>
      </vt:variant>
      <vt:variant>
        <vt:i4>80</vt:i4>
      </vt:variant>
      <vt:variant>
        <vt:i4>0</vt:i4>
      </vt:variant>
      <vt:variant>
        <vt:i4>5</vt:i4>
      </vt:variant>
      <vt:variant>
        <vt:lpwstr/>
      </vt:variant>
      <vt:variant>
        <vt:lpwstr>_Toc449617147</vt:lpwstr>
      </vt:variant>
      <vt:variant>
        <vt:i4>1441853</vt:i4>
      </vt:variant>
      <vt:variant>
        <vt:i4>74</vt:i4>
      </vt:variant>
      <vt:variant>
        <vt:i4>0</vt:i4>
      </vt:variant>
      <vt:variant>
        <vt:i4>5</vt:i4>
      </vt:variant>
      <vt:variant>
        <vt:lpwstr/>
      </vt:variant>
      <vt:variant>
        <vt:lpwstr>_Toc449617146</vt:lpwstr>
      </vt:variant>
      <vt:variant>
        <vt:i4>1441853</vt:i4>
      </vt:variant>
      <vt:variant>
        <vt:i4>68</vt:i4>
      </vt:variant>
      <vt:variant>
        <vt:i4>0</vt:i4>
      </vt:variant>
      <vt:variant>
        <vt:i4>5</vt:i4>
      </vt:variant>
      <vt:variant>
        <vt:lpwstr/>
      </vt:variant>
      <vt:variant>
        <vt:lpwstr>_Toc449617145</vt:lpwstr>
      </vt:variant>
      <vt:variant>
        <vt:i4>1441853</vt:i4>
      </vt:variant>
      <vt:variant>
        <vt:i4>62</vt:i4>
      </vt:variant>
      <vt:variant>
        <vt:i4>0</vt:i4>
      </vt:variant>
      <vt:variant>
        <vt:i4>5</vt:i4>
      </vt:variant>
      <vt:variant>
        <vt:lpwstr/>
      </vt:variant>
      <vt:variant>
        <vt:lpwstr>_Toc449617144</vt:lpwstr>
      </vt:variant>
      <vt:variant>
        <vt:i4>1441853</vt:i4>
      </vt:variant>
      <vt:variant>
        <vt:i4>56</vt:i4>
      </vt:variant>
      <vt:variant>
        <vt:i4>0</vt:i4>
      </vt:variant>
      <vt:variant>
        <vt:i4>5</vt:i4>
      </vt:variant>
      <vt:variant>
        <vt:lpwstr/>
      </vt:variant>
      <vt:variant>
        <vt:lpwstr>_Toc449617143</vt:lpwstr>
      </vt:variant>
      <vt:variant>
        <vt:i4>1441853</vt:i4>
      </vt:variant>
      <vt:variant>
        <vt:i4>50</vt:i4>
      </vt:variant>
      <vt:variant>
        <vt:i4>0</vt:i4>
      </vt:variant>
      <vt:variant>
        <vt:i4>5</vt:i4>
      </vt:variant>
      <vt:variant>
        <vt:lpwstr/>
      </vt:variant>
      <vt:variant>
        <vt:lpwstr>_Toc449617142</vt:lpwstr>
      </vt:variant>
      <vt:variant>
        <vt:i4>1441853</vt:i4>
      </vt:variant>
      <vt:variant>
        <vt:i4>44</vt:i4>
      </vt:variant>
      <vt:variant>
        <vt:i4>0</vt:i4>
      </vt:variant>
      <vt:variant>
        <vt:i4>5</vt:i4>
      </vt:variant>
      <vt:variant>
        <vt:lpwstr/>
      </vt:variant>
      <vt:variant>
        <vt:lpwstr>_Toc449617141</vt:lpwstr>
      </vt:variant>
      <vt:variant>
        <vt:i4>1441853</vt:i4>
      </vt:variant>
      <vt:variant>
        <vt:i4>38</vt:i4>
      </vt:variant>
      <vt:variant>
        <vt:i4>0</vt:i4>
      </vt:variant>
      <vt:variant>
        <vt:i4>5</vt:i4>
      </vt:variant>
      <vt:variant>
        <vt:lpwstr/>
      </vt:variant>
      <vt:variant>
        <vt:lpwstr>_Toc449617140</vt:lpwstr>
      </vt:variant>
      <vt:variant>
        <vt:i4>1114173</vt:i4>
      </vt:variant>
      <vt:variant>
        <vt:i4>32</vt:i4>
      </vt:variant>
      <vt:variant>
        <vt:i4>0</vt:i4>
      </vt:variant>
      <vt:variant>
        <vt:i4>5</vt:i4>
      </vt:variant>
      <vt:variant>
        <vt:lpwstr/>
      </vt:variant>
      <vt:variant>
        <vt:lpwstr>_Toc449617139</vt:lpwstr>
      </vt:variant>
      <vt:variant>
        <vt:i4>1114173</vt:i4>
      </vt:variant>
      <vt:variant>
        <vt:i4>26</vt:i4>
      </vt:variant>
      <vt:variant>
        <vt:i4>0</vt:i4>
      </vt:variant>
      <vt:variant>
        <vt:i4>5</vt:i4>
      </vt:variant>
      <vt:variant>
        <vt:lpwstr/>
      </vt:variant>
      <vt:variant>
        <vt:lpwstr>_Toc449617138</vt:lpwstr>
      </vt:variant>
      <vt:variant>
        <vt:i4>1114173</vt:i4>
      </vt:variant>
      <vt:variant>
        <vt:i4>20</vt:i4>
      </vt:variant>
      <vt:variant>
        <vt:i4>0</vt:i4>
      </vt:variant>
      <vt:variant>
        <vt:i4>5</vt:i4>
      </vt:variant>
      <vt:variant>
        <vt:lpwstr/>
      </vt:variant>
      <vt:variant>
        <vt:lpwstr>_Toc449617137</vt:lpwstr>
      </vt:variant>
      <vt:variant>
        <vt:i4>1114173</vt:i4>
      </vt:variant>
      <vt:variant>
        <vt:i4>14</vt:i4>
      </vt:variant>
      <vt:variant>
        <vt:i4>0</vt:i4>
      </vt:variant>
      <vt:variant>
        <vt:i4>5</vt:i4>
      </vt:variant>
      <vt:variant>
        <vt:lpwstr/>
      </vt:variant>
      <vt:variant>
        <vt:lpwstr>_Toc449617136</vt:lpwstr>
      </vt:variant>
      <vt:variant>
        <vt:i4>1114173</vt:i4>
      </vt:variant>
      <vt:variant>
        <vt:i4>8</vt:i4>
      </vt:variant>
      <vt:variant>
        <vt:i4>0</vt:i4>
      </vt:variant>
      <vt:variant>
        <vt:i4>5</vt:i4>
      </vt:variant>
      <vt:variant>
        <vt:lpwstr/>
      </vt:variant>
      <vt:variant>
        <vt:lpwstr>_Toc449617135</vt:lpwstr>
      </vt:variant>
      <vt:variant>
        <vt:i4>1114173</vt:i4>
      </vt:variant>
      <vt:variant>
        <vt:i4>2</vt:i4>
      </vt:variant>
      <vt:variant>
        <vt:i4>0</vt:i4>
      </vt:variant>
      <vt:variant>
        <vt:i4>5</vt:i4>
      </vt:variant>
      <vt:variant>
        <vt:lpwstr/>
      </vt:variant>
      <vt:variant>
        <vt:lpwstr>_Toc449617134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大地系统</cp:lastModifiedBy>
  <cp:revision>1130</cp:revision>
  <cp:lastPrinted>2016-05-16T07:11:00Z</cp:lastPrinted>
  <dcterms:created xsi:type="dcterms:W3CDTF">2016-04-29T06:42:00Z</dcterms:created>
  <dcterms:modified xsi:type="dcterms:W3CDTF">2016-05-17T08:37:00Z</dcterms:modified>
</cp:coreProperties>
</file>