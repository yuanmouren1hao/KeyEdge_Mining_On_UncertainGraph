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F08" w:rsidRPr="009E184E" w:rsidRDefault="0079682D" w:rsidP="003D5F08">
      <w:pPr>
        <w:ind w:leftChars="-171" w:left="-400"/>
      </w:pPr>
      <w:bookmarkStart w:id="0" w:name="OLE_LINK2"/>
      <w:r>
        <w:rPr>
          <w:noProof/>
        </w:rPr>
        <w:drawing>
          <wp:anchor distT="0" distB="0" distL="114300" distR="114300" simplePos="0" relativeHeight="251657216" behindDoc="1" locked="0" layoutInCell="1" allowOverlap="1">
            <wp:simplePos x="0" y="0"/>
            <wp:positionH relativeFrom="column">
              <wp:posOffset>-889635</wp:posOffset>
            </wp:positionH>
            <wp:positionV relativeFrom="paragraph">
              <wp:posOffset>-720090</wp:posOffset>
            </wp:positionV>
            <wp:extent cx="7538720" cy="10685780"/>
            <wp:effectExtent l="0" t="0" r="5080" b="1270"/>
            <wp:wrapNone/>
            <wp:docPr id="3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8720" cy="1068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学校代码：</w:t>
      </w:r>
      <w:r w:rsidR="003D5F08">
        <w:rPr>
          <w:rFonts w:hint="eastAsia"/>
          <w:u w:val="single"/>
        </w:rPr>
        <w:t xml:space="preserve"> </w:t>
      </w:r>
      <w:r w:rsidR="00556A93">
        <w:rPr>
          <w:rFonts w:hint="eastAsia"/>
          <w:u w:val="single"/>
        </w:rPr>
        <w:t>10286</w:t>
      </w:r>
      <w:r w:rsidR="003D5F08">
        <w:rPr>
          <w:rFonts w:hint="eastAsia"/>
          <w:u w:val="single"/>
        </w:rPr>
        <w:t xml:space="preserve">  </w:t>
      </w:r>
    </w:p>
    <w:p w:rsidR="003D5F08" w:rsidRPr="009E184E" w:rsidRDefault="0079682D" w:rsidP="003D5F08">
      <w:pPr>
        <w:ind w:leftChars="-171" w:left="-400"/>
        <w:rPr>
          <w:u w:val="single"/>
        </w:rPr>
      </w:pPr>
      <w:r>
        <w:rPr>
          <w:noProof/>
        </w:rPr>
        <w:drawing>
          <wp:anchor distT="0" distB="0" distL="114300" distR="114300" simplePos="0" relativeHeight="251658240" behindDoc="0" locked="0" layoutInCell="1" allowOverlap="1">
            <wp:simplePos x="0" y="0"/>
            <wp:positionH relativeFrom="column">
              <wp:posOffset>4711065</wp:posOffset>
            </wp:positionH>
            <wp:positionV relativeFrom="paragraph">
              <wp:posOffset>39370</wp:posOffset>
            </wp:positionV>
            <wp:extent cx="710565" cy="710565"/>
            <wp:effectExtent l="0" t="0" r="0" b="0"/>
            <wp:wrapNone/>
            <wp:docPr id="32"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东大校徽11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分类号：</w:t>
      </w:r>
      <w:r w:rsidR="003D5F08">
        <w:rPr>
          <w:rFonts w:hint="eastAsia"/>
          <w:u w:val="single"/>
        </w:rPr>
        <w:t xml:space="preserve">  </w:t>
      </w:r>
      <w:r w:rsidR="00B94851">
        <w:rPr>
          <w:rFonts w:hint="eastAsia"/>
          <w:u w:val="single"/>
        </w:rPr>
        <w:t xml:space="preserve"> </w:t>
      </w:r>
      <w:r w:rsidR="00ED0517">
        <w:rPr>
          <w:rFonts w:hint="eastAsia"/>
          <w:u w:val="single"/>
        </w:rPr>
        <w:t>TP311</w:t>
      </w:r>
      <w:r w:rsidR="00B94851">
        <w:rPr>
          <w:rFonts w:hint="eastAsia"/>
          <w:u w:val="single"/>
        </w:rPr>
        <w:t xml:space="preserve"> </w:t>
      </w:r>
    </w:p>
    <w:p w:rsidR="003D5F08" w:rsidRDefault="003D5F08" w:rsidP="003D5F08">
      <w:pPr>
        <w:ind w:leftChars="-171" w:left="-400"/>
        <w:rPr>
          <w:u w:val="single"/>
        </w:rPr>
      </w:pPr>
      <w:r w:rsidRPr="009E184E">
        <w:rPr>
          <w:rFonts w:hint="eastAsia"/>
        </w:rPr>
        <w:t>密</w:t>
      </w:r>
      <w:r w:rsidRPr="009E184E">
        <w:rPr>
          <w:rFonts w:hint="eastAsia"/>
        </w:rPr>
        <w:t xml:space="preserve">  </w:t>
      </w:r>
      <w:r w:rsidRPr="009E184E">
        <w:rPr>
          <w:rFonts w:hint="eastAsia"/>
        </w:rPr>
        <w:t>级：</w:t>
      </w:r>
      <w:r>
        <w:rPr>
          <w:rFonts w:hint="eastAsia"/>
          <w:u w:val="single"/>
        </w:rPr>
        <w:t xml:space="preserve">  </w:t>
      </w:r>
      <w:r w:rsidR="00B94851">
        <w:rPr>
          <w:rFonts w:hint="eastAsia"/>
          <w:u w:val="single"/>
        </w:rPr>
        <w:t xml:space="preserve"> </w:t>
      </w:r>
      <w:r w:rsidR="00ED0517">
        <w:rPr>
          <w:rFonts w:hint="eastAsia"/>
          <w:u w:val="single"/>
        </w:rPr>
        <w:t>公开</w:t>
      </w:r>
      <w:r w:rsidR="00B94851">
        <w:rPr>
          <w:rFonts w:hint="eastAsia"/>
          <w:u w:val="single"/>
        </w:rPr>
        <w:t xml:space="preserve">   </w:t>
      </w:r>
    </w:p>
    <w:p w:rsidR="003D5F08" w:rsidRPr="00E15BF2" w:rsidRDefault="003D5F08" w:rsidP="003D5F08">
      <w:pPr>
        <w:ind w:leftChars="-171" w:left="-400"/>
        <w:rPr>
          <w:u w:val="single"/>
        </w:rPr>
      </w:pPr>
      <w:r w:rsidRPr="000C4B18">
        <w:rPr>
          <w:rFonts w:hint="eastAsia"/>
        </w:rPr>
        <w:t>U</w:t>
      </w:r>
      <w:r>
        <w:rPr>
          <w:rFonts w:hint="eastAsia"/>
        </w:rPr>
        <w:t xml:space="preserve"> </w:t>
      </w:r>
      <w:r w:rsidRPr="000C4B18">
        <w:rPr>
          <w:rFonts w:hint="eastAsia"/>
        </w:rPr>
        <w:t>D</w:t>
      </w:r>
      <w:r>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B94851">
        <w:rPr>
          <w:rFonts w:hint="eastAsia"/>
          <w:u w:val="single"/>
        </w:rPr>
        <w:t xml:space="preserve"> </w:t>
      </w:r>
      <w:r w:rsidR="00ED0517">
        <w:rPr>
          <w:rFonts w:hint="eastAsia"/>
          <w:u w:val="single"/>
        </w:rPr>
        <w:t xml:space="preserve">004.6  </w:t>
      </w:r>
      <w:r>
        <w:rPr>
          <w:rFonts w:hint="eastAsia"/>
          <w:u w:val="single"/>
        </w:rPr>
        <w:t xml:space="preserve"> </w:t>
      </w:r>
    </w:p>
    <w:p w:rsidR="003D5F08" w:rsidRPr="009E184E" w:rsidRDefault="003D5F08" w:rsidP="003D5F08">
      <w:pPr>
        <w:ind w:leftChars="-171" w:left="-400"/>
      </w:pPr>
      <w:r w:rsidRPr="009E184E">
        <w:rPr>
          <w:rFonts w:hint="eastAsia"/>
        </w:rPr>
        <w:t>学</w:t>
      </w:r>
      <w:r w:rsidRPr="009E184E">
        <w:rPr>
          <w:rFonts w:hint="eastAsia"/>
        </w:rPr>
        <w:t xml:space="preserve">  </w:t>
      </w:r>
      <w:r w:rsidRPr="009E184E">
        <w:rPr>
          <w:rFonts w:hint="eastAsia"/>
        </w:rPr>
        <w:t>号：</w:t>
      </w:r>
      <w:r>
        <w:rPr>
          <w:rFonts w:hint="eastAsia"/>
          <w:u w:val="single"/>
        </w:rPr>
        <w:t xml:space="preserve"> </w:t>
      </w:r>
      <w:r w:rsidR="00B94851">
        <w:rPr>
          <w:rFonts w:hint="eastAsia"/>
          <w:u w:val="single"/>
        </w:rPr>
        <w:t xml:space="preserve"> </w:t>
      </w:r>
      <w:r>
        <w:rPr>
          <w:rFonts w:hint="eastAsia"/>
          <w:u w:val="single"/>
        </w:rPr>
        <w:t>131440</w:t>
      </w:r>
      <w:r w:rsidR="00B94851">
        <w:rPr>
          <w:rFonts w:hint="eastAsia"/>
          <w:u w:val="single"/>
        </w:rPr>
        <w:t xml:space="preserve">  </w:t>
      </w:r>
    </w:p>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Pr="009A33D7"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Pr="001523BC" w:rsidRDefault="003D5F08" w:rsidP="003D5F08">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3D5F08" w:rsidRDefault="003D5F08" w:rsidP="003D5F08">
      <w:pPr>
        <w:rPr>
          <w:sz w:val="44"/>
        </w:rPr>
      </w:pPr>
      <w:r w:rsidRPr="003513C0">
        <w:rPr>
          <w:rFonts w:hint="eastAsia"/>
          <w:sz w:val="36"/>
        </w:rPr>
        <w:t xml:space="preserve">           </w:t>
      </w:r>
      <w:r>
        <w:rPr>
          <w:rFonts w:hint="eastAsia"/>
          <w:sz w:val="36"/>
        </w:rPr>
        <w:t xml:space="preserve"> </w:t>
      </w:r>
      <w:r>
        <w:rPr>
          <w:rFonts w:hint="eastAsia"/>
          <w:sz w:val="36"/>
        </w:rPr>
        <w:t>研究生姓名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李富豪     </w:t>
      </w:r>
    </w:p>
    <w:p w:rsidR="003D5F08" w:rsidRDefault="003D5F08" w:rsidP="003D5F08">
      <w:pPr>
        <w:tabs>
          <w:tab w:val="left" w:pos="6300"/>
          <w:tab w:val="left" w:pos="7200"/>
        </w:tabs>
        <w:rPr>
          <w:rFonts w:ascii="黑体" w:eastAsia="黑体"/>
          <w:b/>
          <w:bCs/>
          <w:sz w:val="36"/>
          <w:u w:val="single"/>
        </w:rPr>
      </w:pPr>
      <w:r w:rsidRPr="003513C0">
        <w:rPr>
          <w:rFonts w:hint="eastAsia"/>
          <w:sz w:val="36"/>
        </w:rPr>
        <w:t xml:space="preserve">           </w:t>
      </w:r>
      <w:r>
        <w:rPr>
          <w:rFonts w:hint="eastAsia"/>
          <w:sz w:val="36"/>
        </w:rPr>
        <w:t xml:space="preserve"> </w:t>
      </w:r>
      <w:r w:rsidRPr="003D5F08">
        <w:rPr>
          <w:rFonts w:hint="eastAsia"/>
          <w:spacing w:val="60"/>
          <w:sz w:val="36"/>
          <w:szCs w:val="36"/>
          <w:fitText w:val="1800" w:id="1154226688"/>
        </w:rPr>
        <w:t>导师姓</w:t>
      </w:r>
      <w:r w:rsidRPr="003D5F08">
        <w:rPr>
          <w:rFonts w:hint="eastAsia"/>
          <w:spacing w:val="0"/>
          <w:sz w:val="36"/>
          <w:szCs w:val="36"/>
          <w:fitText w:val="1800" w:id="1154226688"/>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FF3C84">
        <w:rPr>
          <w:rFonts w:ascii="黑体" w:eastAsia="黑体" w:hint="eastAsia"/>
          <w:b/>
          <w:bCs/>
          <w:sz w:val="36"/>
          <w:u w:val="single"/>
        </w:rPr>
        <w:t xml:space="preserve">  </w:t>
      </w:r>
      <w:r>
        <w:rPr>
          <w:rFonts w:ascii="黑体" w:eastAsia="黑体" w:hint="eastAsia"/>
          <w:b/>
          <w:bCs/>
          <w:sz w:val="36"/>
          <w:u w:val="single"/>
        </w:rPr>
        <w:t xml:space="preserve">张柏礼 </w:t>
      </w:r>
      <w:r w:rsidR="00FF3C84">
        <w:rPr>
          <w:rFonts w:ascii="黑体" w:eastAsia="黑体" w:hint="eastAsia"/>
          <w:b/>
          <w:bCs/>
          <w:sz w:val="36"/>
          <w:u w:val="single"/>
        </w:rPr>
        <w:t xml:space="preserve">    </w:t>
      </w:r>
    </w:p>
    <w:p w:rsidR="003D5F08" w:rsidRPr="001523BC" w:rsidRDefault="003D5F08" w:rsidP="003D5F08"/>
    <w:tbl>
      <w:tblPr>
        <w:tblW w:w="8413" w:type="dxa"/>
        <w:jc w:val="center"/>
        <w:tblLook w:val="0000" w:firstRow="0" w:lastRow="0" w:firstColumn="0" w:lastColumn="0" w:noHBand="0" w:noVBand="0"/>
      </w:tblPr>
      <w:tblGrid>
        <w:gridCol w:w="4055"/>
        <w:gridCol w:w="4358"/>
      </w:tblGrid>
      <w:tr w:rsidR="003D5F08">
        <w:trPr>
          <w:jc w:val="center"/>
        </w:trPr>
        <w:tc>
          <w:tcPr>
            <w:tcW w:w="4055" w:type="dxa"/>
            <w:vAlign w:val="center"/>
          </w:tcPr>
          <w:p w:rsidR="003D5F08" w:rsidRPr="003E5965" w:rsidRDefault="003D5F08" w:rsidP="006166D6">
            <w:r w:rsidRPr="003E5965">
              <w:rPr>
                <w:rFonts w:hint="eastAsia"/>
              </w:rPr>
              <w:t>申请学位类别</w:t>
            </w:r>
            <w:r w:rsidRPr="003E5965">
              <w:rPr>
                <w:rFonts w:ascii="黑体" w:hint="eastAsia"/>
                <w:u w:val="single"/>
              </w:rPr>
              <w:t xml:space="preserve"> </w:t>
            </w:r>
            <w:r w:rsidRPr="003E5965">
              <w:rPr>
                <w:rFonts w:ascii="黑体" w:eastAsia="黑体" w:hint="eastAsia"/>
                <w:u w:val="single"/>
              </w:rPr>
              <w:t xml:space="preserve">   </w:t>
            </w:r>
            <w:r w:rsidRPr="0033205C">
              <w:rPr>
                <w:rFonts w:ascii="黑体" w:eastAsia="黑体" w:hint="eastAsia"/>
                <w:b/>
                <w:u w:val="single"/>
              </w:rPr>
              <w:t>工</w:t>
            </w:r>
            <w:r>
              <w:rPr>
                <w:rFonts w:ascii="黑体" w:eastAsia="黑体" w:hint="eastAsia"/>
                <w:b/>
                <w:u w:val="single"/>
              </w:rPr>
              <w:t xml:space="preserve"> </w:t>
            </w:r>
            <w:r w:rsidRPr="0033205C">
              <w:rPr>
                <w:rFonts w:ascii="黑体" w:eastAsia="黑体" w:hint="eastAsia"/>
                <w:b/>
                <w:u w:val="single"/>
              </w:rPr>
              <w:t>学</w:t>
            </w:r>
            <w:r>
              <w:rPr>
                <w:rFonts w:ascii="黑体" w:eastAsia="黑体" w:hint="eastAsia"/>
                <w:b/>
                <w:u w:val="single"/>
              </w:rPr>
              <w:t xml:space="preserve"> </w:t>
            </w:r>
            <w:r w:rsidRPr="0033205C">
              <w:rPr>
                <w:rFonts w:ascii="黑体" w:eastAsia="黑体" w:hint="eastAsia"/>
                <w:b/>
                <w:u w:val="single"/>
              </w:rPr>
              <w:t>硕</w:t>
            </w:r>
            <w:r>
              <w:rPr>
                <w:rFonts w:ascii="黑体" w:eastAsia="黑体" w:hint="eastAsia"/>
                <w:b/>
                <w:u w:val="single"/>
              </w:rPr>
              <w:t xml:space="preserve"> </w:t>
            </w:r>
            <w:r w:rsidRPr="0033205C">
              <w:rPr>
                <w:rFonts w:ascii="黑体" w:eastAsia="黑体" w:hint="eastAsia"/>
                <w:b/>
                <w:u w:val="single"/>
              </w:rPr>
              <w:t>士</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sidRPr="003E5965">
              <w:rPr>
                <w:rFonts w:ascii="宋体" w:hint="eastAsia"/>
                <w:b/>
                <w:bCs/>
                <w:u w:val="single"/>
              </w:rPr>
              <w:t xml:space="preserve">   </w:t>
            </w:r>
            <w:r w:rsidRPr="003E5965">
              <w:rPr>
                <w:rFonts w:ascii="宋体"/>
                <w:b/>
                <w:bCs/>
                <w:u w:val="single"/>
              </w:rPr>
              <w:t xml:space="preserve">  </w:t>
            </w:r>
            <w:r w:rsidRPr="003E5965">
              <w:rPr>
                <w:rFonts w:ascii="宋体" w:hint="eastAsia"/>
                <w:u w:val="single"/>
              </w:rPr>
              <w:t xml:space="preserve"> </w:t>
            </w:r>
          </w:p>
        </w:tc>
        <w:tc>
          <w:tcPr>
            <w:tcW w:w="4358" w:type="dxa"/>
            <w:vAlign w:val="center"/>
          </w:tcPr>
          <w:p w:rsidR="003D5F08" w:rsidRPr="003E5965" w:rsidRDefault="003D5F08" w:rsidP="003D5F08">
            <w:pPr>
              <w:tabs>
                <w:tab w:val="left" w:pos="8820"/>
              </w:tabs>
              <w:spacing w:beforeLines="50" w:before="163" w:afterLines="50" w:after="163"/>
              <w:ind w:left="378" w:hanging="378"/>
            </w:pPr>
            <w:r w:rsidRPr="003E5965">
              <w:rPr>
                <w:rFonts w:hint="eastAsia"/>
              </w:rPr>
              <w:t>学位授予单位</w:t>
            </w:r>
            <w:r w:rsidRPr="003E5965">
              <w:rPr>
                <w:rFonts w:hint="eastAsia"/>
                <w:u w:val="single"/>
              </w:rPr>
              <w:t xml:space="preserve"> </w:t>
            </w:r>
            <w:r w:rsidRPr="003E5965">
              <w:rPr>
                <w:rFonts w:ascii="黑体" w:eastAsia="黑体" w:hAnsi="宋体" w:hint="eastAsia"/>
                <w:b/>
                <w:spacing w:val="-7"/>
                <w:u w:val="single"/>
              </w:rPr>
              <w:t xml:space="preserve">   </w:t>
            </w:r>
            <w:r>
              <w:rPr>
                <w:rFonts w:ascii="黑体" w:eastAsia="黑体" w:hAnsi="宋体" w:hint="eastAsia"/>
                <w:b/>
                <w:spacing w:val="-7"/>
                <w:u w:val="single"/>
              </w:rPr>
              <w:t xml:space="preserve">  </w:t>
            </w:r>
            <w:r w:rsidRPr="003E5965">
              <w:rPr>
                <w:rFonts w:ascii="黑体" w:eastAsia="黑体" w:hAnsi="宋体" w:hint="eastAsia"/>
                <w:b/>
                <w:spacing w:val="-7"/>
                <w:u w:val="single"/>
              </w:rPr>
              <w:t xml:space="preserve">东 南 大 学                   </w:t>
            </w:r>
          </w:p>
        </w:tc>
      </w:tr>
      <w:tr w:rsidR="003D5F08">
        <w:trPr>
          <w:jc w:val="center"/>
        </w:trPr>
        <w:tc>
          <w:tcPr>
            <w:tcW w:w="4055" w:type="dxa"/>
            <w:vAlign w:val="center"/>
          </w:tcPr>
          <w:p w:rsidR="003D5F08" w:rsidRPr="003E5965" w:rsidRDefault="003D5F08" w:rsidP="006166D6">
            <w:r w:rsidRPr="003E5965">
              <w:rPr>
                <w:rFonts w:hint="eastAsia"/>
              </w:rPr>
              <w:t>一级学科名称</w:t>
            </w:r>
            <w:r w:rsidRPr="003E5965">
              <w:rPr>
                <w:rFonts w:ascii="黑体" w:eastAsia="黑体" w:hint="eastAsia"/>
                <w:u w:val="single"/>
              </w:rPr>
              <w:t xml:space="preserve">  </w:t>
            </w:r>
            <w:r w:rsidRPr="0033205C">
              <w:rPr>
                <w:rFonts w:ascii="黑体" w:eastAsia="黑体" w:hint="eastAsia"/>
                <w:b/>
                <w:u w:val="single"/>
              </w:rPr>
              <w:t>计算机科学与技术</w:t>
            </w:r>
            <w:r w:rsidRPr="003E5965">
              <w:rPr>
                <w:rFonts w:ascii="黑体" w:eastAsia="黑体" w:hint="eastAsia"/>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宋体" w:hint="eastAsia"/>
                <w:b/>
                <w:bCs/>
                <w:u w:val="single"/>
              </w:rPr>
              <w:t xml:space="preserve"> </w:t>
            </w:r>
          </w:p>
        </w:tc>
        <w:tc>
          <w:tcPr>
            <w:tcW w:w="4358" w:type="dxa"/>
            <w:vAlign w:val="center"/>
          </w:tcPr>
          <w:p w:rsidR="003D5F08" w:rsidRPr="003E5965" w:rsidRDefault="003D5F08" w:rsidP="003D5F08">
            <w:pPr>
              <w:tabs>
                <w:tab w:val="left" w:pos="4500"/>
                <w:tab w:val="left" w:pos="8640"/>
              </w:tabs>
              <w:spacing w:beforeLines="50" w:before="163" w:afterLines="50" w:after="163"/>
              <w:ind w:left="433" w:hangingChars="185" w:hanging="433"/>
            </w:pPr>
            <w:r w:rsidRPr="003E5965">
              <w:rPr>
                <w:rFonts w:hint="eastAsia"/>
              </w:rPr>
              <w:t>论文答辩日期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20</w:t>
            </w:r>
            <w:r>
              <w:rPr>
                <w:rFonts w:ascii="黑体" w:eastAsia="黑体" w:hint="eastAsia"/>
                <w:b/>
                <w:bCs/>
                <w:u w:val="single"/>
              </w:rPr>
              <w:t xml:space="preserve">  </w:t>
            </w:r>
            <w:r w:rsidRPr="003E5965">
              <w:rPr>
                <w:rFonts w:ascii="黑体" w:eastAsia="黑体" w:hint="eastAsia"/>
                <w:b/>
                <w:bCs/>
                <w:u w:val="single"/>
              </w:rPr>
              <w:t>年</w:t>
            </w:r>
            <w:r>
              <w:rPr>
                <w:rFonts w:ascii="黑体" w:eastAsia="黑体" w:hint="eastAsia"/>
                <w:b/>
                <w:bCs/>
                <w:u w:val="single"/>
              </w:rPr>
              <w:t xml:space="preserve">   </w:t>
            </w:r>
            <w:r w:rsidRPr="003E5965">
              <w:rPr>
                <w:rFonts w:ascii="黑体" w:eastAsia="黑体" w:hint="eastAsia"/>
                <w:b/>
                <w:bCs/>
                <w:u w:val="single"/>
              </w:rPr>
              <w:t>月</w:t>
            </w:r>
            <w:r>
              <w:rPr>
                <w:rFonts w:ascii="黑体" w:eastAsia="黑体" w:hint="eastAsia"/>
                <w:b/>
                <w:bCs/>
                <w:u w:val="single"/>
              </w:rPr>
              <w:t xml:space="preserve">   </w:t>
            </w:r>
            <w:r w:rsidRPr="003E5965">
              <w:rPr>
                <w:rFonts w:ascii="黑体" w:eastAsia="黑体" w:hint="eastAsia"/>
                <w:b/>
                <w:bCs/>
                <w:u w:val="single"/>
              </w:rPr>
              <w:t xml:space="preserve">日    </w:t>
            </w:r>
            <w:r w:rsidRPr="003E5965">
              <w:rPr>
                <w:rFonts w:ascii="宋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二级学科名称</w:t>
            </w:r>
            <w:r w:rsidRPr="003E5965">
              <w:rPr>
                <w:rFonts w:ascii="黑体" w:hint="eastAsia"/>
                <w:b/>
                <w:bCs/>
                <w:u w:val="single"/>
              </w:rPr>
              <w:t xml:space="preserve">  </w:t>
            </w:r>
            <w:r>
              <w:rPr>
                <w:rFonts w:ascii="黑体" w:hint="eastAsia"/>
                <w:b/>
                <w:bCs/>
                <w:u w:val="single"/>
              </w:rPr>
              <w:t xml:space="preserve"> </w:t>
            </w:r>
            <w:r w:rsidRPr="0033205C">
              <w:rPr>
                <w:rFonts w:ascii="黑体" w:eastAsia="黑体" w:hAnsi="黑体" w:hint="eastAsia"/>
                <w:b/>
                <w:bCs/>
                <w:u w:val="single"/>
              </w:rPr>
              <w:t>计算机应用技术</w:t>
            </w:r>
            <w:r w:rsidRPr="003E5965">
              <w:rPr>
                <w:rFonts w:ascii="黑体" w:hint="eastAsia"/>
                <w:b/>
                <w:bCs/>
                <w:u w:val="single"/>
              </w:rPr>
              <w:t xml:space="preserve">             </w:t>
            </w:r>
            <w:r>
              <w:rPr>
                <w:rFonts w:ascii="黑体" w:hint="eastAsia"/>
                <w:b/>
                <w:bCs/>
                <w:u w:val="single"/>
              </w:rPr>
              <w:t xml:space="preserve"> </w:t>
            </w:r>
            <w:r w:rsidRPr="003E5965">
              <w:rPr>
                <w:rFonts w:ascii="黑体" w:hint="eastAsia"/>
                <w:b/>
                <w:bCs/>
                <w:u w:val="single"/>
              </w:rPr>
              <w:t xml:space="preserve"> </w:t>
            </w:r>
            <w:r w:rsidRPr="003E5965">
              <w:rPr>
                <w:rFonts w:ascii="宋体" w:hint="eastAsia"/>
                <w:b/>
                <w:bCs/>
                <w:u w:val="single"/>
              </w:rPr>
              <w:t xml:space="preserve">    </w:t>
            </w:r>
            <w:r w:rsidRPr="003E5965">
              <w:rPr>
                <w:rFonts w:hint="eastAsia"/>
                <w:u w:val="single"/>
              </w:rPr>
              <w:t xml:space="preserve"> </w:t>
            </w:r>
          </w:p>
        </w:tc>
        <w:tc>
          <w:tcPr>
            <w:tcW w:w="4358" w:type="dxa"/>
            <w:vAlign w:val="center"/>
          </w:tcPr>
          <w:p w:rsidR="003D5F08" w:rsidRPr="003E5965" w:rsidRDefault="003D5F08" w:rsidP="003D5F08">
            <w:pPr>
              <w:tabs>
                <w:tab w:val="left" w:pos="4500"/>
                <w:tab w:val="left" w:pos="8820"/>
              </w:tabs>
              <w:spacing w:beforeLines="50" w:before="163" w:afterLines="50" w:after="163"/>
              <w:ind w:left="378" w:hanging="378"/>
            </w:pPr>
            <w:r w:rsidRPr="003E5965">
              <w:rPr>
                <w:rFonts w:hint="eastAsia"/>
              </w:rPr>
              <w:t>学位授予日期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 xml:space="preserve">20  年   月   日  </w:t>
            </w:r>
            <w:r w:rsidRPr="003E5965">
              <w:rPr>
                <w:rFonts w:ascii="黑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答辩委员会主席</w:t>
            </w:r>
            <w:r w:rsidRPr="003E5965">
              <w:rPr>
                <w:rFonts w:ascii="黑体" w:eastAsia="黑体" w:hint="eastAsia"/>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p>
        </w:tc>
        <w:tc>
          <w:tcPr>
            <w:tcW w:w="4358" w:type="dxa"/>
            <w:vAlign w:val="center"/>
          </w:tcPr>
          <w:p w:rsidR="003D5F08" w:rsidRPr="003E5965" w:rsidRDefault="003D5F08" w:rsidP="003D5F08">
            <w:pPr>
              <w:tabs>
                <w:tab w:val="left" w:pos="1674"/>
                <w:tab w:val="left" w:pos="4140"/>
                <w:tab w:val="left" w:pos="4320"/>
                <w:tab w:val="left" w:pos="8640"/>
                <w:tab w:val="left" w:pos="8820"/>
              </w:tabs>
              <w:spacing w:beforeLines="50" w:before="163" w:afterLines="50" w:after="163"/>
              <w:ind w:left="378" w:hanging="378"/>
            </w:pPr>
            <w:r w:rsidRPr="003E5965">
              <w:rPr>
                <w:rFonts w:hint="eastAsia"/>
              </w:rPr>
              <w:t>评</w:t>
            </w:r>
            <w:r w:rsidRPr="003E5965">
              <w:rPr>
                <w:rFonts w:hint="eastAsia"/>
              </w:rPr>
              <w:t xml:space="preserve">   </w:t>
            </w:r>
            <w:proofErr w:type="gramStart"/>
            <w:r w:rsidRPr="003E5965">
              <w:rPr>
                <w:rFonts w:hint="eastAsia"/>
              </w:rPr>
              <w:t>阅</w:t>
            </w:r>
            <w:proofErr w:type="gramEnd"/>
            <w:r w:rsidRPr="003E5965">
              <w:rPr>
                <w:rFonts w:hint="eastAsia"/>
              </w:rPr>
              <w:t xml:space="preserve">   </w:t>
            </w:r>
            <w:r w:rsidRPr="003E5965">
              <w:rPr>
                <w:rFonts w:hint="eastAsia"/>
              </w:rPr>
              <w:t>人</w:t>
            </w:r>
            <w:r w:rsidRPr="003E5965">
              <w:rPr>
                <w:rFonts w:ascii="黑体" w:eastAsia="黑体" w:hint="eastAsia"/>
                <w:b/>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r w:rsidRPr="003E5965">
              <w:rPr>
                <w:rFonts w:ascii="黑体" w:hint="eastAsia"/>
                <w:u w:val="single"/>
              </w:rPr>
              <w:t xml:space="preserve"> </w:t>
            </w:r>
          </w:p>
        </w:tc>
      </w:tr>
      <w:tr w:rsidR="003D5F08" w:rsidRPr="00FC76FE">
        <w:trPr>
          <w:jc w:val="center"/>
        </w:trPr>
        <w:tc>
          <w:tcPr>
            <w:tcW w:w="4055" w:type="dxa"/>
          </w:tcPr>
          <w:p w:rsidR="003D5F08" w:rsidRDefault="003D5F08" w:rsidP="006166D6"/>
        </w:tc>
        <w:tc>
          <w:tcPr>
            <w:tcW w:w="4358" w:type="dxa"/>
          </w:tcPr>
          <w:p w:rsidR="003D5F08" w:rsidRPr="003E5965" w:rsidRDefault="003D5F08" w:rsidP="003D5F08">
            <w:pPr>
              <w:spacing w:beforeLines="50" w:before="163" w:afterLines="50" w:after="163"/>
            </w:pPr>
          </w:p>
        </w:tc>
      </w:tr>
    </w:tbl>
    <w:p w:rsidR="003D5F08" w:rsidRDefault="003D5F08" w:rsidP="003D5F08">
      <w:pPr>
        <w:jc w:val="center"/>
      </w:pPr>
      <w:r>
        <w:rPr>
          <w:sz w:val="28"/>
        </w:rPr>
        <w:t>2</w:t>
      </w:r>
      <w:r>
        <w:rPr>
          <w:rFonts w:hint="eastAsia"/>
          <w:sz w:val="28"/>
        </w:rPr>
        <w:t>016</w:t>
      </w:r>
      <w:r w:rsidRPr="00FC76FE">
        <w:rPr>
          <w:sz w:val="28"/>
        </w:rPr>
        <w:t>年</w:t>
      </w:r>
      <w:r>
        <w:rPr>
          <w:rFonts w:hint="eastAsia"/>
          <w:sz w:val="28"/>
        </w:rPr>
        <w:t xml:space="preserve">   </w:t>
      </w:r>
      <w:r w:rsidRPr="00FC76FE">
        <w:rPr>
          <w:sz w:val="28"/>
        </w:rPr>
        <w:t>月</w:t>
      </w:r>
      <w:r>
        <w:rPr>
          <w:rFonts w:hint="eastAsia"/>
          <w:sz w:val="28"/>
        </w:rPr>
        <w:t xml:space="preserve">   </w:t>
      </w:r>
      <w:r>
        <w:rPr>
          <w:rFonts w:hint="eastAsia"/>
          <w:sz w:val="28"/>
        </w:rPr>
        <w:t>日</w:t>
      </w:r>
    </w:p>
    <w:p w:rsidR="00C94B7B" w:rsidRDefault="00C94B7B" w:rsidP="00DC4C31">
      <w:pPr>
        <w:ind w:firstLine="948"/>
        <w:jc w:val="center"/>
        <w:rPr>
          <w:rFonts w:eastAsia="黑体"/>
          <w:caps/>
          <w:color w:val="000000"/>
          <w:sz w:val="48"/>
        </w:rPr>
      </w:pPr>
    </w:p>
    <w:p w:rsidR="00C94B7B" w:rsidRDefault="00C94B7B" w:rsidP="00DC4C31">
      <w:pPr>
        <w:ind w:firstLine="952"/>
        <w:jc w:val="center"/>
        <w:rPr>
          <w:rFonts w:eastAsia="黑体"/>
          <w:b/>
          <w:caps/>
          <w:color w:val="000000"/>
          <w:sz w:val="48"/>
        </w:rPr>
      </w:pPr>
    </w:p>
    <w:p w:rsidR="00C94B7B" w:rsidRPr="00212E5F" w:rsidRDefault="00C94B7B" w:rsidP="00DC4C31">
      <w:pPr>
        <w:ind w:firstLine="952"/>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r>
        <w:rPr>
          <w:rFonts w:eastAsia="黑体"/>
          <w:color w:val="000000"/>
          <w:sz w:val="30"/>
        </w:rPr>
        <w:t xml:space="preserve">A Dissertation Submitted to </w:t>
      </w:r>
    </w:p>
    <w:p w:rsidR="00C94B7B" w:rsidRDefault="00C94B7B" w:rsidP="00DC4C31">
      <w:pPr>
        <w:ind w:firstLine="588"/>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DC4C31">
      <w:pPr>
        <w:ind w:firstLine="588"/>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p>
    <w:p w:rsidR="00C94B7B" w:rsidRDefault="00C94B7B" w:rsidP="00DC4C31">
      <w:pPr>
        <w:ind w:firstLine="628"/>
        <w:jc w:val="center"/>
        <w:rPr>
          <w:rFonts w:eastAsia="黑体"/>
          <w:color w:val="000000"/>
          <w:sz w:val="32"/>
        </w:rPr>
      </w:pPr>
      <w:r>
        <w:rPr>
          <w:rFonts w:eastAsia="黑体"/>
          <w:color w:val="000000"/>
          <w:sz w:val="32"/>
        </w:rPr>
        <w:t>BY</w:t>
      </w:r>
    </w:p>
    <w:p w:rsidR="00C94B7B" w:rsidRDefault="009E48B1" w:rsidP="00DC4C31">
      <w:pPr>
        <w:ind w:firstLine="628"/>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DC4C31">
      <w:pPr>
        <w:ind w:firstLine="628"/>
        <w:jc w:val="center"/>
        <w:rPr>
          <w:rFonts w:eastAsia="黑体"/>
          <w:color w:val="000000"/>
          <w:sz w:val="32"/>
        </w:rPr>
      </w:pPr>
    </w:p>
    <w:p w:rsidR="00C94B7B" w:rsidRDefault="00C94B7B" w:rsidP="00DC4C31">
      <w:pPr>
        <w:ind w:firstLine="628"/>
        <w:jc w:val="center"/>
        <w:rPr>
          <w:rFonts w:eastAsia="黑体"/>
          <w:color w:val="000000"/>
          <w:sz w:val="32"/>
        </w:rPr>
      </w:pPr>
      <w:r>
        <w:rPr>
          <w:rFonts w:eastAsia="黑体"/>
          <w:color w:val="000000"/>
          <w:sz w:val="32"/>
        </w:rPr>
        <w:t>Supervised by</w:t>
      </w:r>
    </w:p>
    <w:p w:rsidR="00C94B7B" w:rsidRDefault="00C94B7B" w:rsidP="00DC4C31">
      <w:pPr>
        <w:ind w:firstLine="628"/>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2"/>
        </w:rPr>
      </w:pPr>
      <w:smartTag w:uri="urn:schemas-microsoft-com:office:smarttags" w:element="place">
        <w:smartTag w:uri="urn:schemas-microsoft-com:office:smarttags" w:element="PlaceType">
          <w:r>
            <w:rPr>
              <w:rFonts w:eastAsia="黑体" w:hint="eastAsia"/>
              <w:color w:val="000000"/>
              <w:sz w:val="30"/>
            </w:rPr>
            <w:t>School</w:t>
          </w:r>
        </w:smartTag>
        <w:r>
          <w:rPr>
            <w:rFonts w:eastAsia="黑体" w:hint="eastAsia"/>
            <w:color w:val="000000"/>
            <w:sz w:val="30"/>
          </w:rPr>
          <w:t xml:space="preserve"> of </w:t>
        </w:r>
        <w:smartTag w:uri="urn:schemas-microsoft-com:office:smarttags" w:element="PlaceName">
          <w:r>
            <w:rPr>
              <w:rFonts w:eastAsia="黑体" w:hint="eastAsia"/>
              <w:color w:val="000000"/>
              <w:sz w:val="30"/>
            </w:rPr>
            <w:t>Computer</w:t>
          </w:r>
        </w:smartTag>
      </w:smartTag>
      <w:r>
        <w:rPr>
          <w:rFonts w:eastAsia="黑体" w:hint="eastAsia"/>
          <w:color w:val="000000"/>
          <w:sz w:val="30"/>
        </w:rPr>
        <w:t xml:space="preserve"> Science and Engineering</w:t>
      </w:r>
    </w:p>
    <w:p w:rsidR="00C94B7B" w:rsidRDefault="00C94B7B" w:rsidP="00DC4C31">
      <w:pPr>
        <w:ind w:firstLine="628"/>
        <w:jc w:val="center"/>
        <w:rPr>
          <w:rFonts w:eastAsia="黑体"/>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DC4C31">
      <w:pPr>
        <w:spacing w:before="600" w:after="120"/>
        <w:ind w:firstLine="470"/>
        <w:rPr>
          <w:b/>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DC4C31">
      <w:pPr>
        <w:spacing w:line="360" w:lineRule="auto"/>
        <w:ind w:firstLine="468"/>
      </w:pPr>
    </w:p>
    <w:p w:rsidR="00C94B7B" w:rsidRDefault="00C94B7B" w:rsidP="00DC4C31">
      <w:pPr>
        <w:spacing w:line="360" w:lineRule="auto"/>
        <w:ind w:firstLine="468"/>
      </w:pPr>
      <w:r>
        <w:rPr>
          <w:rFonts w:hint="eastAsia"/>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DC4C31">
      <w:pPr>
        <w:ind w:firstLine="548"/>
        <w:rPr>
          <w:sz w:val="28"/>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DC4C31">
      <w:pPr>
        <w:spacing w:line="360" w:lineRule="auto"/>
        <w:ind w:firstLine="468"/>
      </w:pPr>
      <w:r>
        <w:rPr>
          <w:rFonts w:hint="eastAsia"/>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DC4C31">
      <w:pPr>
        <w:spacing w:before="120" w:line="360" w:lineRule="exact"/>
        <w:ind w:firstLine="548"/>
        <w:rPr>
          <w:sz w:val="28"/>
        </w:rPr>
      </w:pPr>
    </w:p>
    <w:p w:rsidR="00C94B7B" w:rsidRDefault="00C94B7B" w:rsidP="00DC4C31">
      <w:pPr>
        <w:spacing w:before="120" w:line="360" w:lineRule="exact"/>
        <w:ind w:firstLine="548"/>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956612" w:rsidRDefault="00956612" w:rsidP="00DC4C31">
      <w:pPr>
        <w:ind w:firstLine="548"/>
        <w:rPr>
          <w:sz w:val="28"/>
        </w:rPr>
        <w:sectPr w:rsidR="00956612" w:rsidSect="00956612">
          <w:footerReference w:type="even" r:id="rId11"/>
          <w:footerReference w:type="default" r:id="rId12"/>
          <w:footerReference w:type="first" r:id="rId13"/>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2F3E48" w:rsidRDefault="002F3E48" w:rsidP="002F3E48">
      <w:pPr>
        <w:pStyle w:val="aff3"/>
        <w:ind w:firstLine="871"/>
      </w:pPr>
      <w:bookmarkStart w:id="1" w:name="_Toc451285655"/>
      <w:bookmarkEnd w:id="0"/>
      <w:r>
        <w:rPr>
          <w:rFonts w:hint="eastAsia"/>
        </w:rPr>
        <w:lastRenderedPageBreak/>
        <w:t>摘</w:t>
      </w:r>
      <w:r>
        <w:rPr>
          <w:rFonts w:hint="eastAsia"/>
        </w:rPr>
        <w:t xml:space="preserve">  </w:t>
      </w:r>
      <w:r>
        <w:rPr>
          <w:rFonts w:hint="eastAsia"/>
        </w:rPr>
        <w:t>要</w:t>
      </w:r>
      <w:bookmarkEnd w:id="1"/>
    </w:p>
    <w:p w:rsidR="00A922E7" w:rsidRPr="00B93B66" w:rsidRDefault="00945D8E" w:rsidP="00BD4818">
      <w:pPr>
        <w:pStyle w:val="af"/>
        <w:spacing w:line="288" w:lineRule="auto"/>
        <w:ind w:firstLineChars="200" w:firstLine="468"/>
        <w:rPr>
          <w:rFonts w:ascii="宋体" w:eastAsia="宋体" w:hAnsi="宋体"/>
          <w:noProof/>
          <w:color w:val="000000"/>
          <w:szCs w:val="21"/>
        </w:rPr>
      </w:pPr>
      <w:r>
        <w:rPr>
          <w:rFonts w:ascii="宋体" w:eastAsia="宋体" w:hAnsi="宋体" w:hint="eastAsia"/>
          <w:noProof/>
          <w:color w:val="000000"/>
          <w:szCs w:val="21"/>
        </w:rPr>
        <w:t>不确定图的关键边是指相对于其他边而言，能够在更大程度上影响网络结构与功能的一些特殊边，一旦发生故障，</w:t>
      </w:r>
      <w:r w:rsidRPr="00945D8E">
        <w:rPr>
          <w:rFonts w:ascii="宋体" w:eastAsia="宋体" w:hAnsi="宋体" w:hint="eastAsia"/>
          <w:noProof/>
          <w:color w:val="000000"/>
          <w:szCs w:val="21"/>
        </w:rPr>
        <w:t>将对整个系统产生巨大影响，甚至导致系统瘫痪</w:t>
      </w:r>
      <w:r w:rsidR="002C54EB">
        <w:rPr>
          <w:rFonts w:ascii="宋体" w:eastAsia="宋体" w:hAnsi="宋体" w:hint="eastAsia"/>
          <w:noProof/>
          <w:color w:val="000000"/>
          <w:szCs w:val="21"/>
        </w:rPr>
        <w:t>。</w:t>
      </w:r>
      <w:r w:rsidR="002C54EB" w:rsidRPr="000056FC">
        <w:rPr>
          <w:rFonts w:ascii="宋体" w:eastAsia="宋体" w:hAnsi="宋体" w:hint="eastAsia"/>
          <w:noProof/>
          <w:color w:val="000000" w:themeColor="text1"/>
          <w:szCs w:val="21"/>
        </w:rPr>
        <w:t>为此，针对不确定图</w:t>
      </w:r>
      <w:r w:rsidRPr="000056FC">
        <w:rPr>
          <w:rFonts w:ascii="宋体" w:eastAsia="宋体" w:hAnsi="宋体" w:hint="eastAsia"/>
          <w:noProof/>
          <w:color w:val="000000" w:themeColor="text1"/>
          <w:szCs w:val="21"/>
        </w:rPr>
        <w:t>边的重要度进行评估、寻找关键边就成为一项有意义的工作，这对于后期网络维护具有重大的决策和指导意义。</w:t>
      </w:r>
      <w:r w:rsidR="0005714C">
        <w:rPr>
          <w:rFonts w:ascii="宋体" w:eastAsia="宋体" w:hAnsi="宋体" w:hint="eastAsia"/>
          <w:noProof/>
          <w:color w:val="000000"/>
          <w:szCs w:val="21"/>
        </w:rPr>
        <w:t>目前，寻找网络关键节点的方法主要从节点的局部环境、</w:t>
      </w:r>
      <w:r w:rsidR="00D21601">
        <w:rPr>
          <w:rFonts w:ascii="宋体" w:eastAsia="宋体" w:hAnsi="宋体" w:hint="eastAsia"/>
          <w:noProof/>
          <w:color w:val="000000"/>
          <w:szCs w:val="21"/>
        </w:rPr>
        <w:t>节点</w:t>
      </w:r>
      <w:r w:rsidR="0005714C">
        <w:rPr>
          <w:rFonts w:ascii="宋体" w:eastAsia="宋体" w:hAnsi="宋体" w:hint="eastAsia"/>
          <w:noProof/>
          <w:color w:val="000000"/>
          <w:szCs w:val="21"/>
        </w:rPr>
        <w:t>所处的位置</w:t>
      </w:r>
      <w:r w:rsidR="000E235C">
        <w:rPr>
          <w:rFonts w:ascii="宋体" w:eastAsia="宋体" w:hAnsi="宋体" w:hint="eastAsia"/>
          <w:noProof/>
          <w:color w:val="000000"/>
          <w:szCs w:val="21"/>
        </w:rPr>
        <w:t>或</w:t>
      </w:r>
      <w:r w:rsidR="00D21601">
        <w:rPr>
          <w:rFonts w:ascii="宋体" w:eastAsia="宋体" w:hAnsi="宋体" w:hint="eastAsia"/>
          <w:noProof/>
          <w:color w:val="000000"/>
          <w:szCs w:val="21"/>
        </w:rPr>
        <w:t>节点</w:t>
      </w:r>
      <w:r w:rsidR="0005714C">
        <w:rPr>
          <w:rFonts w:ascii="宋体" w:eastAsia="宋体" w:hAnsi="宋体" w:hint="eastAsia"/>
          <w:noProof/>
          <w:color w:val="000000"/>
          <w:szCs w:val="21"/>
        </w:rPr>
        <w:t>对网络功能的影响考虑，</w:t>
      </w:r>
      <w:r w:rsidR="00735E09">
        <w:rPr>
          <w:rFonts w:ascii="宋体" w:eastAsia="宋体" w:hAnsi="宋体" w:hint="eastAsia"/>
          <w:noProof/>
          <w:color w:val="000000"/>
          <w:szCs w:val="21"/>
        </w:rPr>
        <w:t>其中</w:t>
      </w:r>
      <w:r w:rsidR="00A922E7">
        <w:rPr>
          <w:rFonts w:ascii="宋体" w:eastAsia="宋体" w:hAnsi="宋体" w:hint="eastAsia"/>
          <w:noProof/>
          <w:color w:val="000000"/>
          <w:szCs w:val="21"/>
        </w:rPr>
        <w:t>对于</w:t>
      </w:r>
      <w:r w:rsidR="00A85F7E">
        <w:rPr>
          <w:rFonts w:ascii="宋体" w:eastAsia="宋体" w:hAnsi="宋体" w:hint="eastAsia"/>
          <w:noProof/>
          <w:color w:val="000000"/>
          <w:szCs w:val="21"/>
        </w:rPr>
        <w:t>拓扑</w:t>
      </w:r>
      <w:r w:rsidR="00A922E7">
        <w:rPr>
          <w:rFonts w:ascii="宋体" w:eastAsia="宋体" w:hAnsi="宋体" w:hint="eastAsia"/>
          <w:noProof/>
          <w:color w:val="000000"/>
          <w:szCs w:val="21"/>
        </w:rPr>
        <w:t>结构是</w:t>
      </w:r>
      <w:r w:rsidR="00A85F7E">
        <w:rPr>
          <w:rFonts w:ascii="宋体" w:eastAsia="宋体" w:hAnsi="宋体" w:hint="eastAsia"/>
          <w:noProof/>
          <w:color w:val="000000"/>
          <w:szCs w:val="21"/>
        </w:rPr>
        <w:t>时刻</w:t>
      </w:r>
      <w:r w:rsidR="00A922E7">
        <w:rPr>
          <w:rFonts w:ascii="宋体" w:eastAsia="宋体" w:hAnsi="宋体" w:hint="eastAsia"/>
          <w:noProof/>
          <w:color w:val="000000"/>
          <w:szCs w:val="21"/>
        </w:rPr>
        <w:t>变化的不确定</w:t>
      </w:r>
      <w:r w:rsidR="00A85F7E">
        <w:rPr>
          <w:rFonts w:ascii="宋体" w:eastAsia="宋体" w:hAnsi="宋体" w:hint="eastAsia"/>
          <w:noProof/>
          <w:color w:val="000000"/>
          <w:szCs w:val="21"/>
        </w:rPr>
        <w:t>动态网络</w:t>
      </w:r>
      <w:r w:rsidR="00A922E7">
        <w:rPr>
          <w:rFonts w:ascii="宋体" w:eastAsia="宋体" w:hAnsi="宋体" w:hint="eastAsia"/>
          <w:noProof/>
          <w:color w:val="000000"/>
          <w:szCs w:val="21"/>
        </w:rPr>
        <w:t>而言，</w:t>
      </w:r>
      <w:del w:id="2" w:author="大地系统" w:date="2016-05-17T16:15:00Z">
        <w:r w:rsidR="00A922E7" w:rsidRPr="00BD4818" w:rsidDel="00A85F7E">
          <w:rPr>
            <w:rFonts w:asciiTheme="minorEastAsia" w:eastAsiaTheme="minorEastAsia" w:hAnsiTheme="minorEastAsia" w:hint="eastAsia"/>
            <w:szCs w:val="24"/>
          </w:rPr>
          <w:delText>节点的重要性往往体现在该节点被移除之后对网络的破坏性</w:delText>
        </w:r>
      </w:del>
      <w:r w:rsidR="00A922E7">
        <w:rPr>
          <w:rFonts w:asciiTheme="minorEastAsia" w:eastAsiaTheme="minorEastAsia" w:hAnsiTheme="minorEastAsia" w:hint="eastAsia"/>
          <w:szCs w:val="24"/>
        </w:rPr>
        <w:t>。</w:t>
      </w:r>
      <w:r w:rsidR="000A1BFE" w:rsidRPr="000A1BFE">
        <w:rPr>
          <w:rFonts w:asciiTheme="minorEastAsia" w:eastAsiaTheme="minorEastAsia" w:hAnsiTheme="minorEastAsia" w:hint="eastAsia"/>
          <w:szCs w:val="24"/>
        </w:rPr>
        <w:t>从衡量网络的健壮性角度看，一些节点一旦失效或移除，网络就有可能陷入瘫痪或者分化为若干个不连通的子网</w:t>
      </w:r>
      <w:r w:rsidR="00B93B66">
        <w:rPr>
          <w:rFonts w:asciiTheme="minorEastAsia" w:eastAsiaTheme="minorEastAsia" w:hAnsiTheme="minorEastAsia" w:hint="eastAsia"/>
          <w:szCs w:val="24"/>
        </w:rPr>
        <w:t>。</w:t>
      </w:r>
      <w:r w:rsidR="00B93B66" w:rsidRPr="00B93B66">
        <w:rPr>
          <w:rFonts w:asciiTheme="minorEastAsia" w:eastAsiaTheme="minorEastAsia" w:hAnsiTheme="minorEastAsia" w:hint="eastAsia"/>
          <w:szCs w:val="24"/>
        </w:rPr>
        <w:t>实际生活中的很多基础设施网络，如输电网、交通运输网等，都存在“一点故障，全网瘫痪”的风险。</w:t>
      </w:r>
      <w:r w:rsidR="00B93B66">
        <w:rPr>
          <w:rFonts w:asciiTheme="minorEastAsia" w:eastAsiaTheme="minorEastAsia" w:hAnsiTheme="minorEastAsia" w:hint="eastAsia"/>
          <w:szCs w:val="24"/>
        </w:rPr>
        <w:t>为此，本文针对不确定图中边移除对</w:t>
      </w:r>
      <w:r w:rsidR="00103BF0">
        <w:rPr>
          <w:rFonts w:asciiTheme="minorEastAsia" w:eastAsiaTheme="minorEastAsia" w:hAnsiTheme="minorEastAsia" w:hint="eastAsia"/>
          <w:szCs w:val="24"/>
        </w:rPr>
        <w:t>网络功能（流量和可靠性）的影响提出关键边模型，并设计</w:t>
      </w:r>
      <w:r w:rsidR="00664BAA" w:rsidRPr="00664BAA">
        <w:rPr>
          <w:rFonts w:asciiTheme="minorEastAsia" w:eastAsiaTheme="minorEastAsia" w:hAnsiTheme="minorEastAsia" w:hint="eastAsia"/>
          <w:szCs w:val="24"/>
        </w:rPr>
        <w:t>算法快速获取关键边。具体的，论文主要包括以下几个方面</w:t>
      </w:r>
      <w:r w:rsidR="001A3C87">
        <w:rPr>
          <w:rFonts w:asciiTheme="minorEastAsia" w:eastAsiaTheme="minorEastAsia" w:hAnsiTheme="minorEastAsia" w:hint="eastAsia"/>
          <w:szCs w:val="24"/>
        </w:rPr>
        <w:t>：</w:t>
      </w:r>
    </w:p>
    <w:p w:rsidR="002F3E48" w:rsidRDefault="002F3E48" w:rsidP="002F3E48">
      <w:pPr>
        <w:pStyle w:val="a3"/>
        <w:spacing w:line="288" w:lineRule="auto"/>
        <w:ind w:firstLine="468"/>
      </w:pPr>
      <w:bookmarkStart w:id="3" w:name="OLE_LINK45"/>
      <w:r>
        <w:rPr>
          <w:rFonts w:hint="eastAsia"/>
        </w:rPr>
        <w:t>（</w:t>
      </w:r>
      <w:r>
        <w:rPr>
          <w:rFonts w:hint="eastAsia"/>
        </w:rPr>
        <w:t>1</w:t>
      </w:r>
      <w:r>
        <w:rPr>
          <w:rFonts w:hint="eastAsia"/>
        </w:rPr>
        <w:t>）从</w:t>
      </w:r>
      <w:r w:rsidRPr="00554A1D">
        <w:rPr>
          <w:rFonts w:hint="eastAsia"/>
        </w:rPr>
        <w:t>边移除（故障）后对流量和容量可靠性产生的相对损失这一角度</w:t>
      </w:r>
      <w:r>
        <w:rPr>
          <w:rFonts w:hint="eastAsia"/>
        </w:rPr>
        <w:t>，</w:t>
      </w:r>
      <w:r w:rsidRPr="00554A1D">
        <w:rPr>
          <w:rFonts w:hint="eastAsia"/>
        </w:rPr>
        <w:t>构建了一种基于流量和容量可靠性的关键边衡量模型，对边的关键度进行综合评估。</w:t>
      </w:r>
      <w:r>
        <w:rPr>
          <w:rFonts w:hint="eastAsia"/>
        </w:rPr>
        <w:t>针对此模型，首先</w:t>
      </w:r>
      <w:r w:rsidRPr="001969F5">
        <w:rPr>
          <w:rFonts w:hint="eastAsia"/>
        </w:rPr>
        <w:t>设计了</w:t>
      </w:r>
      <w:r>
        <w:rPr>
          <w:rFonts w:hint="eastAsia"/>
        </w:rPr>
        <w:t>一种基于最大流和容量可靠性重新计算的原始</w:t>
      </w:r>
      <w:r w:rsidRPr="001969F5">
        <w:rPr>
          <w:rFonts w:hint="eastAsia"/>
        </w:rPr>
        <w:t>算法</w:t>
      </w:r>
      <w:r w:rsidRPr="001969F5">
        <w:rPr>
          <w:rFonts w:hint="eastAsia"/>
        </w:rPr>
        <w:t>BASE_FCP</w:t>
      </w:r>
      <w:r>
        <w:rPr>
          <w:rFonts w:hint="eastAsia"/>
        </w:rPr>
        <w:t>，然后针对其性能存在的不足，</w:t>
      </w:r>
      <w:r w:rsidRPr="007802F1">
        <w:rPr>
          <w:rFonts w:hint="eastAsia"/>
        </w:rPr>
        <w:t>提出增量算法</w:t>
      </w:r>
      <w:r w:rsidRPr="007802F1">
        <w:rPr>
          <w:rFonts w:hint="eastAsia"/>
        </w:rPr>
        <w:t>ICA_FCP</w:t>
      </w:r>
      <w:r>
        <w:rPr>
          <w:rFonts w:hint="eastAsia"/>
        </w:rPr>
        <w:t>，</w:t>
      </w:r>
      <w:r w:rsidR="00EC7293">
        <w:rPr>
          <w:rFonts w:hint="eastAsia"/>
        </w:rPr>
        <w:t>其首先将不确定图的边定性分类，然后</w:t>
      </w:r>
      <w:r w:rsidR="002C54EB">
        <w:rPr>
          <w:rFonts w:hint="eastAsia"/>
        </w:rPr>
        <w:t>根据</w:t>
      </w:r>
      <w:r w:rsidR="00EC7293">
        <w:rPr>
          <w:rFonts w:hint="eastAsia"/>
        </w:rPr>
        <w:t>不同的边</w:t>
      </w:r>
      <w:r w:rsidR="00B06669">
        <w:rPr>
          <w:rFonts w:hint="eastAsia"/>
        </w:rPr>
        <w:t>设计不同的计算方法以减少复杂度。</w:t>
      </w:r>
      <w:r>
        <w:rPr>
          <w:rFonts w:hint="eastAsia"/>
        </w:rPr>
        <w:t>最后，</w:t>
      </w:r>
      <w:r w:rsidRPr="0098123F">
        <w:rPr>
          <w:rFonts w:hint="eastAsia"/>
        </w:rPr>
        <w:t>实验分析</w:t>
      </w:r>
      <w:r>
        <w:rPr>
          <w:rFonts w:hint="eastAsia"/>
        </w:rPr>
        <w:t>表明</w:t>
      </w:r>
      <w:r w:rsidRPr="0098123F">
        <w:rPr>
          <w:rFonts w:hint="eastAsia"/>
        </w:rPr>
        <w:t>，</w:t>
      </w:r>
      <w:r w:rsidRPr="009E6666">
        <w:rPr>
          <w:rFonts w:hint="eastAsia"/>
        </w:rPr>
        <w:t>ICA_FCP</w:t>
      </w:r>
      <w:r w:rsidRPr="009E6666">
        <w:rPr>
          <w:rFonts w:hint="eastAsia"/>
        </w:rPr>
        <w:t>相对于</w:t>
      </w:r>
      <w:r w:rsidRPr="009E6666">
        <w:rPr>
          <w:rFonts w:hint="eastAsia"/>
        </w:rPr>
        <w:t>BASE_FCP</w:t>
      </w:r>
      <w:r>
        <w:rPr>
          <w:rFonts w:hint="eastAsia"/>
        </w:rPr>
        <w:t>虽然在</w:t>
      </w:r>
      <w:r w:rsidRPr="009E6666">
        <w:rPr>
          <w:rFonts w:hint="eastAsia"/>
        </w:rPr>
        <w:t>空间复杂度有一定的增加，但</w:t>
      </w:r>
      <w:r>
        <w:rPr>
          <w:rFonts w:hint="eastAsia"/>
        </w:rPr>
        <w:t>在</w:t>
      </w:r>
      <w:r w:rsidRPr="009E6666">
        <w:rPr>
          <w:rFonts w:hint="eastAsia"/>
        </w:rPr>
        <w:t>时间复杂度方面具有较大的优势。</w:t>
      </w:r>
    </w:p>
    <w:p w:rsidR="002F3E48" w:rsidRDefault="002F3E48" w:rsidP="002F3E48">
      <w:pPr>
        <w:pStyle w:val="a3"/>
        <w:spacing w:line="288" w:lineRule="auto"/>
        <w:ind w:firstLine="468"/>
      </w:pPr>
      <w:r>
        <w:rPr>
          <w:rFonts w:hint="eastAsia"/>
        </w:rPr>
        <w:t>（</w:t>
      </w:r>
      <w:r>
        <w:rPr>
          <w:rFonts w:hint="eastAsia"/>
        </w:rPr>
        <w:t>2</w:t>
      </w:r>
      <w:r>
        <w:rPr>
          <w:rFonts w:hint="eastAsia"/>
        </w:rPr>
        <w:t>）</w:t>
      </w:r>
      <w:r w:rsidR="00B21072">
        <w:rPr>
          <w:rFonts w:hint="eastAsia"/>
        </w:rPr>
        <w:t>虽然</w:t>
      </w:r>
      <w:r w:rsidR="00B1354A">
        <w:rPr>
          <w:rFonts w:hint="eastAsia"/>
        </w:rPr>
        <w:t>基于流量和容量可靠性的模型</w:t>
      </w:r>
      <w:r w:rsidR="00CA5D44">
        <w:rPr>
          <w:rFonts w:hint="eastAsia"/>
        </w:rPr>
        <w:t>对于关键边的区分度较好，</w:t>
      </w:r>
      <w:r w:rsidR="006D5221">
        <w:rPr>
          <w:rFonts w:hint="eastAsia"/>
        </w:rPr>
        <w:t>但不确定图</w:t>
      </w:r>
      <w:r w:rsidR="004D1CF8">
        <w:rPr>
          <w:rFonts w:hint="eastAsia"/>
        </w:rPr>
        <w:t>容量可靠性的计算过于复杂，</w:t>
      </w:r>
      <w:r w:rsidR="006D5221">
        <w:rPr>
          <w:rFonts w:hint="eastAsia"/>
        </w:rPr>
        <w:t>而</w:t>
      </w:r>
      <w:r w:rsidR="006A7EA8">
        <w:rPr>
          <w:rFonts w:hint="eastAsia"/>
        </w:rPr>
        <w:t>计算</w:t>
      </w:r>
      <w:r w:rsidR="006D5221">
        <w:rPr>
          <w:rFonts w:hint="eastAsia"/>
        </w:rPr>
        <w:t>不确定图分布可靠性只需要获取</w:t>
      </w:r>
      <w:r w:rsidR="002F4EAF">
        <w:rPr>
          <w:rFonts w:hint="eastAsia"/>
        </w:rPr>
        <w:t>其</w:t>
      </w:r>
      <w:r w:rsidR="006D5221">
        <w:rPr>
          <w:rFonts w:hint="eastAsia"/>
        </w:rPr>
        <w:t>极小子图即可，为此，本文重新</w:t>
      </w:r>
      <w:r w:rsidRPr="00DF2D6C">
        <w:rPr>
          <w:rFonts w:hint="eastAsia"/>
        </w:rPr>
        <w:t>构建了一种基于流量和分布可靠性的关键边模型</w:t>
      </w:r>
      <w:r w:rsidR="006D5221">
        <w:rPr>
          <w:rFonts w:hint="eastAsia"/>
        </w:rPr>
        <w:t>。</w:t>
      </w:r>
      <w:r w:rsidR="00545D03">
        <w:rPr>
          <w:rFonts w:hint="eastAsia"/>
        </w:rPr>
        <w:t>针对此模型</w:t>
      </w:r>
      <w:r w:rsidR="00426FEA">
        <w:rPr>
          <w:rFonts w:hint="eastAsia"/>
        </w:rPr>
        <w:t>，首先</w:t>
      </w:r>
      <w:r w:rsidR="00545D03">
        <w:rPr>
          <w:rFonts w:hint="eastAsia"/>
        </w:rPr>
        <w:t>提出了增量算法</w:t>
      </w:r>
      <w:r w:rsidR="00426FEA">
        <w:rPr>
          <w:rFonts w:hint="eastAsia"/>
        </w:rPr>
        <w:t>ICA_FDP</w:t>
      </w:r>
      <w:r w:rsidR="00426FEA">
        <w:rPr>
          <w:rFonts w:hint="eastAsia"/>
        </w:rPr>
        <w:t>，</w:t>
      </w:r>
      <w:r w:rsidR="00FE4143">
        <w:rPr>
          <w:rFonts w:hint="eastAsia"/>
        </w:rPr>
        <w:t>但是考虑到其在状态划分过程中存在初始状态划分空间大的缺点，</w:t>
      </w:r>
      <w:r w:rsidR="00317EC8">
        <w:rPr>
          <w:rFonts w:hint="eastAsia"/>
        </w:rPr>
        <w:t>为此，</w:t>
      </w:r>
      <w:r w:rsidR="00FE4143">
        <w:rPr>
          <w:rFonts w:hint="eastAsia"/>
        </w:rPr>
        <w:t>提出一种基于</w:t>
      </w:r>
      <w:proofErr w:type="gramStart"/>
      <w:r w:rsidR="00FE4143">
        <w:rPr>
          <w:rFonts w:hint="eastAsia"/>
        </w:rPr>
        <w:t>确定边</w:t>
      </w:r>
      <w:proofErr w:type="gramEnd"/>
      <w:r w:rsidR="00FE4143">
        <w:rPr>
          <w:rFonts w:hint="eastAsia"/>
        </w:rPr>
        <w:t>过滤的优化算法</w:t>
      </w:r>
      <w:r w:rsidR="00FE4143">
        <w:rPr>
          <w:rFonts w:hint="eastAsia"/>
        </w:rPr>
        <w:t>ICA_FEA</w:t>
      </w:r>
      <w:r w:rsidR="00FE4143">
        <w:rPr>
          <w:rFonts w:hint="eastAsia"/>
        </w:rPr>
        <w:t>，</w:t>
      </w:r>
      <w:r w:rsidR="00D04F99">
        <w:rPr>
          <w:rFonts w:hint="eastAsia"/>
        </w:rPr>
        <w:t>该算法</w:t>
      </w:r>
      <w:r w:rsidR="00317EC8">
        <w:rPr>
          <w:rFonts w:hint="eastAsia"/>
        </w:rPr>
        <w:t>使用</w:t>
      </w:r>
      <w:r w:rsidR="00D04F99">
        <w:rPr>
          <w:rFonts w:hint="eastAsia"/>
        </w:rPr>
        <w:t>割集边和</w:t>
      </w:r>
      <w:proofErr w:type="gramStart"/>
      <w:r w:rsidR="00D04F99">
        <w:rPr>
          <w:rFonts w:hint="eastAsia"/>
        </w:rPr>
        <w:t>悬挂边对于</w:t>
      </w:r>
      <w:proofErr w:type="gramEnd"/>
      <w:r w:rsidR="00D04F99">
        <w:rPr>
          <w:rFonts w:hint="eastAsia"/>
        </w:rPr>
        <w:t>初始划分集合剪枝，从而</w:t>
      </w:r>
      <w:r w:rsidR="00317EC8">
        <w:rPr>
          <w:rFonts w:hint="eastAsia"/>
        </w:rPr>
        <w:t>减少初始状态划分集合大小</w:t>
      </w:r>
      <w:r w:rsidR="00D04F99">
        <w:rPr>
          <w:rFonts w:hint="eastAsia"/>
        </w:rPr>
        <w:t>。</w:t>
      </w:r>
      <w:r>
        <w:rPr>
          <w:rFonts w:hint="eastAsia"/>
        </w:rPr>
        <w:t>实验表明</w:t>
      </w:r>
      <w:r w:rsidR="005D5516">
        <w:rPr>
          <w:rFonts w:hint="eastAsia"/>
        </w:rPr>
        <w:t>基于流量和分布可靠性的模型比基于流量和容量可靠性的模型，不管在时间还是空间性能上都有提升，相对于算法</w:t>
      </w:r>
      <w:r w:rsidR="005D5516">
        <w:rPr>
          <w:rFonts w:hint="eastAsia"/>
        </w:rPr>
        <w:t>ICA_FDP</w:t>
      </w:r>
      <w:r w:rsidR="005D5516">
        <w:rPr>
          <w:rFonts w:hint="eastAsia"/>
        </w:rPr>
        <w:t>，</w:t>
      </w:r>
      <w:r>
        <w:rPr>
          <w:rFonts w:hint="eastAsia"/>
        </w:rPr>
        <w:t>ICA_FEA</w:t>
      </w:r>
      <w:r>
        <w:rPr>
          <w:rFonts w:hint="eastAsia"/>
        </w:rPr>
        <w:t>也使得性能有了一定程度的提升。</w:t>
      </w:r>
    </w:p>
    <w:p w:rsidR="002F3E48" w:rsidRPr="005E6F97" w:rsidRDefault="002F3E48" w:rsidP="002F3E48">
      <w:pPr>
        <w:pStyle w:val="a3"/>
        <w:spacing w:line="288" w:lineRule="auto"/>
        <w:ind w:firstLine="468"/>
      </w:pPr>
      <w:r w:rsidRPr="005E6F97">
        <w:rPr>
          <w:rFonts w:hint="eastAsia"/>
        </w:rPr>
        <w:t>（</w:t>
      </w:r>
      <w:r w:rsidRPr="005E6F97">
        <w:rPr>
          <w:rFonts w:hint="eastAsia"/>
        </w:rPr>
        <w:t>3</w:t>
      </w:r>
      <w:r w:rsidRPr="005E6F97">
        <w:rPr>
          <w:rFonts w:hint="eastAsia"/>
        </w:rPr>
        <w:t>）针对</w:t>
      </w:r>
      <w:r w:rsidR="005D5516" w:rsidRPr="005E6F97">
        <w:rPr>
          <w:rFonts w:hint="eastAsia"/>
        </w:rPr>
        <w:t>基于流量和分布可靠性的关键边</w:t>
      </w:r>
      <w:r w:rsidRPr="005E6F97">
        <w:rPr>
          <w:rFonts w:hint="eastAsia"/>
        </w:rPr>
        <w:t>模型</w:t>
      </w:r>
      <w:r w:rsidR="00705EFA" w:rsidRPr="005E6F97">
        <w:rPr>
          <w:rFonts w:hint="eastAsia"/>
        </w:rPr>
        <w:t>，</w:t>
      </w:r>
      <w:r w:rsidR="0020524E">
        <w:rPr>
          <w:rFonts w:hint="eastAsia"/>
        </w:rPr>
        <w:t>算法</w:t>
      </w:r>
      <w:r w:rsidR="00F15FA1" w:rsidRPr="005E6F97">
        <w:rPr>
          <w:rFonts w:hint="eastAsia"/>
        </w:rPr>
        <w:t>ICA_FEA</w:t>
      </w:r>
      <w:r w:rsidR="00F15FA1" w:rsidRPr="005E6F97">
        <w:rPr>
          <w:rFonts w:hint="eastAsia"/>
        </w:rPr>
        <w:t>计算不确定图（</w:t>
      </w:r>
      <w:r w:rsidRPr="005E6F97">
        <w:rPr>
          <w:rFonts w:hint="eastAsia"/>
        </w:rPr>
        <w:t>最可靠最大流</w:t>
      </w:r>
      <w:r w:rsidR="00F15FA1" w:rsidRPr="005E6F97">
        <w:rPr>
          <w:rFonts w:hint="eastAsia"/>
        </w:rPr>
        <w:t>）</w:t>
      </w:r>
      <w:r w:rsidRPr="005E6F97">
        <w:rPr>
          <w:rFonts w:hint="eastAsia"/>
        </w:rPr>
        <w:t>分布可靠性依然是一个</w:t>
      </w:r>
      <w:r w:rsidRPr="005E6F97">
        <w:rPr>
          <w:rFonts w:hint="eastAsia"/>
        </w:rPr>
        <w:t>NP-Hard</w:t>
      </w:r>
      <w:r w:rsidRPr="005E6F97">
        <w:rPr>
          <w:rFonts w:hint="eastAsia"/>
        </w:rPr>
        <w:t>问题，</w:t>
      </w:r>
      <w:bookmarkStart w:id="4" w:name="OLE_LINK39"/>
      <w:bookmarkStart w:id="5" w:name="OLE_LINK40"/>
      <w:bookmarkStart w:id="6" w:name="OLE_LINK42"/>
      <w:r w:rsidRPr="005E6F97">
        <w:rPr>
          <w:rFonts w:hint="eastAsia"/>
        </w:rPr>
        <w:t>难以满足对计算速度要求很高的实时环境中，为此</w:t>
      </w:r>
      <w:bookmarkEnd w:id="4"/>
      <w:bookmarkEnd w:id="5"/>
      <w:bookmarkEnd w:id="6"/>
      <w:r w:rsidR="00F15FA1" w:rsidRPr="005E6F97">
        <w:rPr>
          <w:rFonts w:hint="eastAsia"/>
        </w:rPr>
        <w:t>，</w:t>
      </w:r>
      <w:r w:rsidRPr="005E6F97">
        <w:rPr>
          <w:rFonts w:hint="eastAsia"/>
        </w:rPr>
        <w:t>提出一种基于未饱和路径优先增广的近似算法</w:t>
      </w:r>
      <w:r w:rsidR="00B25DC7" w:rsidRPr="005E6F97">
        <w:rPr>
          <w:rFonts w:hint="eastAsia"/>
        </w:rPr>
        <w:t>ICA_FDP</w:t>
      </w:r>
      <w:r w:rsidRPr="005E6F97">
        <w:rPr>
          <w:rFonts w:hint="eastAsia"/>
        </w:rPr>
        <w:t>_APA</w:t>
      </w:r>
      <w:r w:rsidRPr="005E6F97">
        <w:rPr>
          <w:rFonts w:hint="eastAsia"/>
        </w:rPr>
        <w:t>，</w:t>
      </w:r>
      <w:bookmarkStart w:id="7" w:name="OLE_LINK43"/>
      <w:bookmarkStart w:id="8" w:name="OLE_LINK44"/>
      <w:r w:rsidRPr="005E6F97">
        <w:rPr>
          <w:rFonts w:hint="eastAsia"/>
        </w:rPr>
        <w:t>实现</w:t>
      </w:r>
      <w:r w:rsidR="008877C0" w:rsidRPr="005E6F97">
        <w:rPr>
          <w:rFonts w:hint="eastAsia"/>
        </w:rPr>
        <w:t>（</w:t>
      </w:r>
      <w:r w:rsidRPr="005E6F97">
        <w:rPr>
          <w:rFonts w:hint="eastAsia"/>
        </w:rPr>
        <w:t>最大流</w:t>
      </w:r>
      <w:r w:rsidR="008877C0" w:rsidRPr="005E6F97">
        <w:rPr>
          <w:rFonts w:hint="eastAsia"/>
        </w:rPr>
        <w:t>）</w:t>
      </w:r>
      <w:r w:rsidRPr="005E6F97">
        <w:rPr>
          <w:rFonts w:hint="eastAsia"/>
        </w:rPr>
        <w:t>分布可靠性快速计算</w:t>
      </w:r>
      <w:bookmarkEnd w:id="7"/>
      <w:bookmarkEnd w:id="8"/>
      <w:r w:rsidRPr="005E6F97">
        <w:rPr>
          <w:rFonts w:hint="eastAsia"/>
        </w:rPr>
        <w:t>，并给出了近似算法产生的关键边序列解和精确算法解的相似</w:t>
      </w:r>
      <w:r w:rsidR="00F37FEB">
        <w:rPr>
          <w:rFonts w:hint="eastAsia"/>
        </w:rPr>
        <w:t>性</w:t>
      </w:r>
      <w:r w:rsidR="006A75E2">
        <w:rPr>
          <w:rFonts w:hint="eastAsia"/>
        </w:rPr>
        <w:t>度量，</w:t>
      </w:r>
      <w:r w:rsidRPr="005E6F97">
        <w:rPr>
          <w:rFonts w:hint="eastAsia"/>
        </w:rPr>
        <w:t>同时分析了近似算法</w:t>
      </w:r>
      <w:r w:rsidR="00126479">
        <w:rPr>
          <w:rFonts w:hint="eastAsia"/>
        </w:rPr>
        <w:t>解与</w:t>
      </w:r>
      <w:r w:rsidR="00F802ED">
        <w:rPr>
          <w:rFonts w:hint="eastAsia"/>
        </w:rPr>
        <w:t>下界</w:t>
      </w:r>
      <w:r w:rsidRPr="005E6F97">
        <w:rPr>
          <w:rFonts w:hint="eastAsia"/>
        </w:rPr>
        <w:t>的</w:t>
      </w:r>
      <w:r w:rsidR="00761393">
        <w:rPr>
          <w:rFonts w:hint="eastAsia"/>
        </w:rPr>
        <w:t>近似</w:t>
      </w:r>
      <w:r w:rsidR="006A75E2">
        <w:rPr>
          <w:rFonts w:hint="eastAsia"/>
        </w:rPr>
        <w:t>比</w:t>
      </w:r>
      <w:r w:rsidRPr="005E6F97">
        <w:rPr>
          <w:rFonts w:hint="eastAsia"/>
        </w:rPr>
        <w:t>。实验表明</w:t>
      </w:r>
      <w:r w:rsidR="00EB6EF6" w:rsidRPr="005E6F97">
        <w:rPr>
          <w:rFonts w:hint="eastAsia"/>
        </w:rPr>
        <w:t>算法</w:t>
      </w:r>
      <w:r w:rsidR="00EB6EF6" w:rsidRPr="005E6F97">
        <w:rPr>
          <w:rFonts w:hint="eastAsia"/>
        </w:rPr>
        <w:t>ICA_FDP_APA</w:t>
      </w:r>
      <w:r w:rsidRPr="005E6F97">
        <w:rPr>
          <w:rFonts w:hint="eastAsia"/>
        </w:rPr>
        <w:t>相对于</w:t>
      </w:r>
      <w:r w:rsidRPr="005E6F97">
        <w:rPr>
          <w:rFonts w:hint="eastAsia"/>
        </w:rPr>
        <w:t>ICA_</w:t>
      </w:r>
      <w:r w:rsidR="00EB6EF6" w:rsidRPr="005E6F97">
        <w:rPr>
          <w:rFonts w:hint="eastAsia"/>
        </w:rPr>
        <w:t>FEA</w:t>
      </w:r>
      <w:r w:rsidRPr="005E6F97">
        <w:rPr>
          <w:rFonts w:hint="eastAsia"/>
        </w:rPr>
        <w:t>算法</w:t>
      </w:r>
      <w:r w:rsidR="005E6F97" w:rsidRPr="005E6F97">
        <w:rPr>
          <w:rFonts w:hint="eastAsia"/>
        </w:rPr>
        <w:t>性能</w:t>
      </w:r>
      <w:r w:rsidRPr="005E6F97">
        <w:rPr>
          <w:rFonts w:hint="eastAsia"/>
        </w:rPr>
        <w:t>有了显著</w:t>
      </w:r>
      <w:r w:rsidR="005E6F97" w:rsidRPr="005E6F97">
        <w:rPr>
          <w:rFonts w:hint="eastAsia"/>
        </w:rPr>
        <w:t>提升，能够适应不同</w:t>
      </w:r>
      <w:r w:rsidRPr="005E6F97">
        <w:rPr>
          <w:rFonts w:hint="eastAsia"/>
        </w:rPr>
        <w:t>规模和稠密度的图，且波动性不大。</w:t>
      </w:r>
    </w:p>
    <w:bookmarkEnd w:id="3"/>
    <w:p w:rsidR="002F3E48" w:rsidRDefault="002F3E48" w:rsidP="00FB5B0B">
      <w:pPr>
        <w:pStyle w:val="a3"/>
        <w:spacing w:line="288" w:lineRule="auto"/>
        <w:ind w:firstLineChars="0" w:firstLine="0"/>
      </w:pPr>
    </w:p>
    <w:p w:rsidR="002F3E48" w:rsidRPr="004678AB" w:rsidRDefault="002F3E48" w:rsidP="002F3E48">
      <w:pPr>
        <w:pStyle w:val="af"/>
        <w:tabs>
          <w:tab w:val="clear" w:pos="798"/>
        </w:tabs>
        <w:spacing w:line="288" w:lineRule="auto"/>
        <w:ind w:left="102" w:hanging="102"/>
        <w:rPr>
          <w:rFonts w:ascii="宋体" w:eastAsia="宋体" w:hAnsi="宋体"/>
          <w:color w:val="000000"/>
        </w:rPr>
      </w:pPr>
      <w:r w:rsidRPr="00DB5271">
        <w:rPr>
          <w:rFonts w:eastAsia="黑体"/>
          <w:color w:val="000000"/>
        </w:rPr>
        <w:t>关键词</w:t>
      </w:r>
      <w:r w:rsidRPr="00DB5271">
        <w:rPr>
          <w:color w:val="000000"/>
        </w:rPr>
        <w:t>:</w:t>
      </w:r>
      <w:r w:rsidRPr="00DB5271">
        <w:rPr>
          <w:color w:val="000000"/>
        </w:rPr>
        <w:tab/>
      </w:r>
      <w:r>
        <w:rPr>
          <w:rFonts w:hint="eastAsia"/>
          <w:color w:val="000000"/>
        </w:rPr>
        <w:t xml:space="preserve"> </w:t>
      </w:r>
      <w:r w:rsidRPr="004678AB">
        <w:rPr>
          <w:rFonts w:ascii="宋体" w:eastAsia="宋体" w:hAnsi="宋体"/>
          <w:color w:val="000000"/>
        </w:rPr>
        <w:t>不确定图</w:t>
      </w:r>
      <w:r w:rsidRPr="004678AB">
        <w:rPr>
          <w:rFonts w:ascii="宋体" w:eastAsia="宋体" w:hAnsi="宋体" w:hint="eastAsia"/>
          <w:color w:val="000000"/>
        </w:rPr>
        <w:t>，</w:t>
      </w:r>
      <w:r w:rsidRPr="004678AB">
        <w:rPr>
          <w:rFonts w:ascii="宋体" w:eastAsia="宋体" w:hAnsi="宋体"/>
          <w:color w:val="000000"/>
        </w:rPr>
        <w:t>关键边</w:t>
      </w:r>
      <w:r w:rsidRPr="004678AB">
        <w:rPr>
          <w:rFonts w:ascii="宋体" w:eastAsia="宋体" w:hAnsi="宋体" w:hint="eastAsia"/>
          <w:color w:val="000000"/>
        </w:rPr>
        <w:t>，最大流，容量</w:t>
      </w:r>
      <w:r w:rsidRPr="004678AB">
        <w:rPr>
          <w:rFonts w:ascii="宋体" w:eastAsia="宋体" w:hAnsi="宋体"/>
          <w:color w:val="000000"/>
        </w:rPr>
        <w:t>可靠性</w:t>
      </w:r>
      <w:r w:rsidRPr="004678AB">
        <w:rPr>
          <w:rFonts w:ascii="宋体" w:eastAsia="宋体" w:hAnsi="宋体" w:hint="eastAsia"/>
          <w:color w:val="000000"/>
        </w:rPr>
        <w:t>，分布可靠性</w:t>
      </w:r>
    </w:p>
    <w:p w:rsidR="0082588E" w:rsidRDefault="0082588E" w:rsidP="00DC4C31">
      <w:pPr>
        <w:ind w:firstLine="468"/>
      </w:pPr>
      <w:r>
        <w:br w:type="page"/>
      </w:r>
    </w:p>
    <w:p w:rsidR="00F01673" w:rsidRPr="00DB5271" w:rsidRDefault="00E95213" w:rsidP="00DC4C31">
      <w:pPr>
        <w:pStyle w:val="aff3"/>
        <w:ind w:firstLine="871"/>
        <w:rPr>
          <w:rFonts w:ascii="Times New Roman" w:hAnsi="Times New Roman" w:cs="Times New Roman"/>
        </w:rPr>
      </w:pPr>
      <w:bookmarkStart w:id="9" w:name="_Toc451285656"/>
      <w:r w:rsidRPr="00DB5271">
        <w:rPr>
          <w:rFonts w:ascii="Times New Roman" w:hAnsi="Times New Roman" w:cs="Times New Roman"/>
        </w:rPr>
        <w:lastRenderedPageBreak/>
        <w:t>Abstract</w:t>
      </w:r>
      <w:bookmarkEnd w:id="9"/>
    </w:p>
    <w:p w:rsidR="00E95213" w:rsidRDefault="00E95213" w:rsidP="00DB5271">
      <w:pPr>
        <w:pStyle w:val="Abstract"/>
        <w:spacing w:beforeLines="50" w:before="163" w:line="288" w:lineRule="auto"/>
        <w:ind w:firstLineChars="200" w:firstLine="468"/>
        <w:rPr>
          <w:color w:val="000000"/>
          <w:sz w:val="24"/>
        </w:rPr>
      </w:pPr>
      <w:r w:rsidRPr="00DB5271">
        <w:rPr>
          <w:color w:val="000000"/>
          <w:sz w:val="24"/>
        </w:rPr>
        <w:t xml:space="preserve">The importance of the network edge evaluation is an important content of research network. This paper constructed key edge evaluation model based on the flow and reliability </w:t>
      </w:r>
      <w:r w:rsidR="003B0242" w:rsidRPr="00DB5271">
        <w:rPr>
          <w:color w:val="000000"/>
          <w:sz w:val="24"/>
        </w:rPr>
        <w:t>（</w:t>
      </w:r>
      <w:r w:rsidRPr="00DB5271">
        <w:rPr>
          <w:color w:val="000000"/>
          <w:sz w:val="24"/>
        </w:rPr>
        <w:t>distribution reliability and capacity reliability</w:t>
      </w:r>
      <w:r w:rsidR="003B0242" w:rsidRPr="00DB5271">
        <w:rPr>
          <w:color w:val="000000"/>
          <w:sz w:val="24"/>
        </w:rPr>
        <w:t>）</w:t>
      </w:r>
      <w:r w:rsidRPr="00DB5271">
        <w:rPr>
          <w:color w:val="000000"/>
          <w:sz w:val="24"/>
        </w:rPr>
        <w:t xml:space="preserve"> in uncertain graph, the key edge model for uncertain graph is on the flow and the reliability of relative loss after the edge is removed</w:t>
      </w:r>
      <w:r w:rsidR="003B0242" w:rsidRPr="00DB5271">
        <w:rPr>
          <w:color w:val="000000"/>
          <w:sz w:val="24"/>
        </w:rPr>
        <w:t>（</w:t>
      </w:r>
      <w:r w:rsidRPr="00DB5271">
        <w:rPr>
          <w:color w:val="000000"/>
          <w:sz w:val="24"/>
        </w:rPr>
        <w:t>or failure</w:t>
      </w:r>
      <w:r w:rsidR="003B0242" w:rsidRPr="00DB5271">
        <w:rPr>
          <w:color w:val="000000"/>
          <w:sz w:val="24"/>
        </w:rPr>
        <w:t>）</w:t>
      </w:r>
      <w:r w:rsidRPr="00DB5271">
        <w:rPr>
          <w:color w:val="000000"/>
          <w:sz w:val="24"/>
        </w:rPr>
        <w:t xml:space="preserve">, to comprehensive evaluation the degree of an edge. The model will consider flow as the most important factors for the key edge, when the flow is consistent, compared to the maximum flow distribution of reliability </w:t>
      </w:r>
      <w:r w:rsidR="003B0242" w:rsidRPr="00DB5271">
        <w:rPr>
          <w:color w:val="000000"/>
          <w:sz w:val="24"/>
        </w:rPr>
        <w:t>（</w:t>
      </w:r>
      <w:r w:rsidRPr="00DB5271">
        <w:rPr>
          <w:color w:val="000000"/>
          <w:sz w:val="24"/>
        </w:rPr>
        <w:t>after remove edge</w:t>
      </w:r>
      <w:r w:rsidR="003B0242" w:rsidRPr="00DB5271">
        <w:rPr>
          <w:color w:val="000000"/>
          <w:sz w:val="24"/>
        </w:rPr>
        <w:t>）</w:t>
      </w:r>
      <w:r w:rsidRPr="00DB5271">
        <w:rPr>
          <w:color w:val="000000"/>
          <w:sz w:val="24"/>
        </w:rPr>
        <w:t xml:space="preserve">,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w:t>
      </w:r>
      <w:smartTag w:uri="urn:schemas-microsoft-com:office:smarttags" w:element="City">
        <w:smartTag w:uri="urn:schemas-microsoft-com:office:smarttags" w:element="place">
          <w:r w:rsidRPr="00DB5271">
            <w:rPr>
              <w:color w:val="000000"/>
              <w:sz w:val="24"/>
            </w:rPr>
            <w:t>ICA</w:t>
          </w:r>
        </w:smartTag>
      </w:smartTag>
      <w:r w:rsidRPr="00DB5271">
        <w:rPr>
          <w:color w:val="000000"/>
          <w:sz w:val="24"/>
        </w:rPr>
        <w:t xml:space="preserve"> algorithm relative to the BASE of its space complexity increases to a certain extent, but the time complexity has great advantage.</w:t>
      </w:r>
    </w:p>
    <w:p w:rsidR="00713625" w:rsidRPr="00713625" w:rsidRDefault="00713625" w:rsidP="00713625">
      <w:pPr>
        <w:pStyle w:val="Keywords"/>
        <w:ind w:left="1479" w:hanging="1479"/>
      </w:pPr>
    </w:p>
    <w:p w:rsidR="00E95213" w:rsidRDefault="00E95213" w:rsidP="00DB5271">
      <w:pPr>
        <w:pStyle w:val="11"/>
        <w:spacing w:line="288" w:lineRule="auto"/>
        <w:ind w:left="1162" w:firstLineChars="0" w:hanging="1162"/>
        <w:rPr>
          <w:color w:val="000000"/>
        </w:rPr>
      </w:pPr>
      <w:r w:rsidRPr="00DB5271">
        <w:rPr>
          <w:b/>
          <w:bCs/>
          <w:sz w:val="24"/>
        </w:rPr>
        <w:t>Key words</w:t>
      </w:r>
      <w:r w:rsidRPr="00DB5271">
        <w:rPr>
          <w:sz w:val="24"/>
        </w:rPr>
        <w:t>:</w:t>
      </w:r>
      <w:r w:rsidRPr="00DB5271">
        <w:rPr>
          <w:rFonts w:hint="eastAsia"/>
          <w:sz w:val="24"/>
        </w:rPr>
        <w:t xml:space="preserve"> </w:t>
      </w:r>
      <w:r w:rsidRPr="00DB5271">
        <w:rPr>
          <w:sz w:val="24"/>
        </w:rPr>
        <w:t>Uncertain Graph, Key Edge, maximum flow and distribution of the reliability, capacity reliability</w:t>
      </w:r>
    </w:p>
    <w:p w:rsidR="00B34334" w:rsidRDefault="00B34334" w:rsidP="00DC4C31">
      <w:pPr>
        <w:ind w:firstLine="468"/>
      </w:pPr>
      <w:r>
        <w:br w:type="page"/>
      </w:r>
    </w:p>
    <w:p w:rsidR="001628D1" w:rsidRDefault="001628D1" w:rsidP="00DC4C31">
      <w:pPr>
        <w:pStyle w:val="aff3"/>
        <w:ind w:firstLine="871"/>
      </w:pPr>
      <w:bookmarkStart w:id="10" w:name="_Toc451285657"/>
      <w:r>
        <w:rPr>
          <w:lang w:val="zh-CN"/>
        </w:rPr>
        <w:lastRenderedPageBreak/>
        <w:t>目录</w:t>
      </w:r>
      <w:bookmarkEnd w:id="10"/>
    </w:p>
    <w:p w:rsidR="00607E18" w:rsidRDefault="001628D1">
      <w:pPr>
        <w:pStyle w:val="15"/>
        <w:tabs>
          <w:tab w:val="right" w:leader="dot" w:pos="9061"/>
        </w:tabs>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451285655" w:history="1">
        <w:r w:rsidR="00607E18" w:rsidRPr="005E554B">
          <w:rPr>
            <w:rStyle w:val="afb"/>
            <w:rFonts w:hint="eastAsia"/>
            <w:noProof/>
          </w:rPr>
          <w:t>摘</w:t>
        </w:r>
        <w:r w:rsidR="00607E18" w:rsidRPr="005E554B">
          <w:rPr>
            <w:rStyle w:val="afb"/>
            <w:noProof/>
          </w:rPr>
          <w:t xml:space="preserve">  </w:t>
        </w:r>
        <w:r w:rsidR="00607E18" w:rsidRPr="005E554B">
          <w:rPr>
            <w:rStyle w:val="afb"/>
            <w:rFonts w:hint="eastAsia"/>
            <w:noProof/>
          </w:rPr>
          <w:t>要</w:t>
        </w:r>
        <w:r w:rsidR="00607E18">
          <w:rPr>
            <w:noProof/>
            <w:webHidden/>
          </w:rPr>
          <w:tab/>
        </w:r>
        <w:r w:rsidR="00607E18">
          <w:rPr>
            <w:noProof/>
            <w:webHidden/>
          </w:rPr>
          <w:fldChar w:fldCharType="begin"/>
        </w:r>
        <w:r w:rsidR="00607E18">
          <w:rPr>
            <w:noProof/>
            <w:webHidden/>
          </w:rPr>
          <w:instrText xml:space="preserve"> PAGEREF _Toc451285655 \h </w:instrText>
        </w:r>
        <w:r w:rsidR="00607E18">
          <w:rPr>
            <w:noProof/>
            <w:webHidden/>
          </w:rPr>
        </w:r>
        <w:r w:rsidR="00607E18">
          <w:rPr>
            <w:noProof/>
            <w:webHidden/>
          </w:rPr>
          <w:fldChar w:fldCharType="separate"/>
        </w:r>
        <w:r w:rsidR="00607E18">
          <w:rPr>
            <w:noProof/>
            <w:webHidden/>
          </w:rPr>
          <w:t>I</w:t>
        </w:r>
        <w:r w:rsidR="00607E18">
          <w:rPr>
            <w:noProof/>
            <w:webHidden/>
          </w:rPr>
          <w:fldChar w:fldCharType="end"/>
        </w:r>
      </w:hyperlink>
    </w:p>
    <w:p w:rsidR="00607E18" w:rsidRDefault="00607E18">
      <w:pPr>
        <w:pStyle w:val="15"/>
        <w:tabs>
          <w:tab w:val="right" w:leader="dot" w:pos="9061"/>
        </w:tabs>
        <w:rPr>
          <w:rFonts w:asciiTheme="minorHAnsi" w:eastAsiaTheme="minorEastAsia" w:hAnsiTheme="minorHAnsi" w:cstheme="minorBidi"/>
          <w:noProof/>
          <w:spacing w:val="0"/>
          <w:kern w:val="2"/>
          <w:sz w:val="21"/>
          <w:szCs w:val="22"/>
        </w:rPr>
      </w:pPr>
      <w:hyperlink w:anchor="_Toc451285656" w:history="1">
        <w:r w:rsidRPr="005E554B">
          <w:rPr>
            <w:rStyle w:val="afb"/>
            <w:noProof/>
          </w:rPr>
          <w:t>Abstract</w:t>
        </w:r>
        <w:r>
          <w:rPr>
            <w:noProof/>
            <w:webHidden/>
          </w:rPr>
          <w:tab/>
        </w:r>
        <w:r>
          <w:rPr>
            <w:noProof/>
            <w:webHidden/>
          </w:rPr>
          <w:fldChar w:fldCharType="begin"/>
        </w:r>
        <w:r>
          <w:rPr>
            <w:noProof/>
            <w:webHidden/>
          </w:rPr>
          <w:instrText xml:space="preserve"> PAGEREF _Toc451285656 \h </w:instrText>
        </w:r>
        <w:r>
          <w:rPr>
            <w:noProof/>
            <w:webHidden/>
          </w:rPr>
        </w:r>
        <w:r>
          <w:rPr>
            <w:noProof/>
            <w:webHidden/>
          </w:rPr>
          <w:fldChar w:fldCharType="separate"/>
        </w:r>
        <w:r>
          <w:rPr>
            <w:noProof/>
            <w:webHidden/>
          </w:rPr>
          <w:t>II</w:t>
        </w:r>
        <w:r>
          <w:rPr>
            <w:noProof/>
            <w:webHidden/>
          </w:rPr>
          <w:fldChar w:fldCharType="end"/>
        </w:r>
      </w:hyperlink>
    </w:p>
    <w:p w:rsidR="00607E18" w:rsidRDefault="00607E18">
      <w:pPr>
        <w:pStyle w:val="15"/>
        <w:tabs>
          <w:tab w:val="right" w:leader="dot" w:pos="9061"/>
        </w:tabs>
        <w:rPr>
          <w:rFonts w:asciiTheme="minorHAnsi" w:eastAsiaTheme="minorEastAsia" w:hAnsiTheme="minorHAnsi" w:cstheme="minorBidi"/>
          <w:noProof/>
          <w:spacing w:val="0"/>
          <w:kern w:val="2"/>
          <w:sz w:val="21"/>
          <w:szCs w:val="22"/>
        </w:rPr>
      </w:pPr>
      <w:hyperlink w:anchor="_Toc451285657" w:history="1">
        <w:r w:rsidRPr="005E554B">
          <w:rPr>
            <w:rStyle w:val="afb"/>
            <w:rFonts w:hint="eastAsia"/>
            <w:noProof/>
            <w:lang w:val="zh-CN"/>
          </w:rPr>
          <w:t>目录</w:t>
        </w:r>
        <w:r>
          <w:rPr>
            <w:noProof/>
            <w:webHidden/>
          </w:rPr>
          <w:tab/>
        </w:r>
        <w:r>
          <w:rPr>
            <w:noProof/>
            <w:webHidden/>
          </w:rPr>
          <w:fldChar w:fldCharType="begin"/>
        </w:r>
        <w:r>
          <w:rPr>
            <w:noProof/>
            <w:webHidden/>
          </w:rPr>
          <w:instrText xml:space="preserve"> PAGEREF _Toc451285657 \h </w:instrText>
        </w:r>
        <w:r>
          <w:rPr>
            <w:noProof/>
            <w:webHidden/>
          </w:rPr>
        </w:r>
        <w:r>
          <w:rPr>
            <w:noProof/>
            <w:webHidden/>
          </w:rPr>
          <w:fldChar w:fldCharType="separate"/>
        </w:r>
        <w:r>
          <w:rPr>
            <w:noProof/>
            <w:webHidden/>
          </w:rPr>
          <w:t>III</w:t>
        </w:r>
        <w:r>
          <w:rPr>
            <w:noProof/>
            <w:webHidden/>
          </w:rPr>
          <w:fldChar w:fldCharType="end"/>
        </w:r>
      </w:hyperlink>
    </w:p>
    <w:p w:rsidR="00607E18" w:rsidRDefault="00607E18">
      <w:pPr>
        <w:pStyle w:val="15"/>
        <w:tabs>
          <w:tab w:val="right" w:leader="dot" w:pos="9061"/>
        </w:tabs>
        <w:rPr>
          <w:rFonts w:asciiTheme="minorHAnsi" w:eastAsiaTheme="minorEastAsia" w:hAnsiTheme="minorHAnsi" w:cstheme="minorBidi"/>
          <w:noProof/>
          <w:spacing w:val="0"/>
          <w:kern w:val="2"/>
          <w:sz w:val="21"/>
          <w:szCs w:val="22"/>
        </w:rPr>
      </w:pPr>
      <w:hyperlink w:anchor="_Toc451285658" w:history="1">
        <w:r w:rsidRPr="005E554B">
          <w:rPr>
            <w:rStyle w:val="afb"/>
            <w:rFonts w:hint="eastAsia"/>
            <w:noProof/>
          </w:rPr>
          <w:t>第</w:t>
        </w:r>
        <w:r w:rsidRPr="005E554B">
          <w:rPr>
            <w:rStyle w:val="afb"/>
            <w:noProof/>
          </w:rPr>
          <w:t>1</w:t>
        </w:r>
        <w:r w:rsidRPr="005E554B">
          <w:rPr>
            <w:rStyle w:val="afb"/>
            <w:rFonts w:hint="eastAsia"/>
            <w:noProof/>
          </w:rPr>
          <w:t>章</w:t>
        </w:r>
        <w:r w:rsidRPr="005E554B">
          <w:rPr>
            <w:rStyle w:val="afb"/>
            <w:noProof/>
          </w:rPr>
          <w:t xml:space="preserve"> </w:t>
        </w:r>
        <w:r w:rsidRPr="005E554B">
          <w:rPr>
            <w:rStyle w:val="afb"/>
            <w:rFonts w:hint="eastAsia"/>
            <w:noProof/>
          </w:rPr>
          <w:t>绪论</w:t>
        </w:r>
        <w:r>
          <w:rPr>
            <w:noProof/>
            <w:webHidden/>
          </w:rPr>
          <w:tab/>
        </w:r>
        <w:r>
          <w:rPr>
            <w:noProof/>
            <w:webHidden/>
          </w:rPr>
          <w:fldChar w:fldCharType="begin"/>
        </w:r>
        <w:r>
          <w:rPr>
            <w:noProof/>
            <w:webHidden/>
          </w:rPr>
          <w:instrText xml:space="preserve"> PAGEREF _Toc451285658 \h </w:instrText>
        </w:r>
        <w:r>
          <w:rPr>
            <w:noProof/>
            <w:webHidden/>
          </w:rPr>
        </w:r>
        <w:r>
          <w:rPr>
            <w:noProof/>
            <w:webHidden/>
          </w:rPr>
          <w:fldChar w:fldCharType="separate"/>
        </w:r>
        <w:r>
          <w:rPr>
            <w:noProof/>
            <w:webHidden/>
          </w:rPr>
          <w:t>1</w:t>
        </w:r>
        <w:r>
          <w:rPr>
            <w:noProof/>
            <w:webHidden/>
          </w:rPr>
          <w:fldChar w:fldCharType="end"/>
        </w:r>
      </w:hyperlink>
    </w:p>
    <w:p w:rsidR="00607E18" w:rsidRDefault="00607E18" w:rsidP="00607E1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285659" w:history="1">
        <w:r w:rsidRPr="005E554B">
          <w:rPr>
            <w:rStyle w:val="afb"/>
            <w:noProof/>
          </w:rPr>
          <w:t xml:space="preserve">1.1 </w:t>
        </w:r>
        <w:r w:rsidRPr="005E554B">
          <w:rPr>
            <w:rStyle w:val="afb"/>
            <w:rFonts w:hint="eastAsia"/>
            <w:noProof/>
          </w:rPr>
          <w:t>问题研究背景与意义</w:t>
        </w:r>
        <w:r>
          <w:rPr>
            <w:noProof/>
            <w:webHidden/>
          </w:rPr>
          <w:tab/>
        </w:r>
        <w:r>
          <w:rPr>
            <w:noProof/>
            <w:webHidden/>
          </w:rPr>
          <w:fldChar w:fldCharType="begin"/>
        </w:r>
        <w:r>
          <w:rPr>
            <w:noProof/>
            <w:webHidden/>
          </w:rPr>
          <w:instrText xml:space="preserve"> PAGEREF _Toc451285659 \h </w:instrText>
        </w:r>
        <w:r>
          <w:rPr>
            <w:noProof/>
            <w:webHidden/>
          </w:rPr>
        </w:r>
        <w:r>
          <w:rPr>
            <w:noProof/>
            <w:webHidden/>
          </w:rPr>
          <w:fldChar w:fldCharType="separate"/>
        </w:r>
        <w:r>
          <w:rPr>
            <w:noProof/>
            <w:webHidden/>
          </w:rPr>
          <w:t>1</w:t>
        </w:r>
        <w:r>
          <w:rPr>
            <w:noProof/>
            <w:webHidden/>
          </w:rPr>
          <w:fldChar w:fldCharType="end"/>
        </w:r>
      </w:hyperlink>
    </w:p>
    <w:p w:rsidR="00607E18" w:rsidRDefault="00607E18" w:rsidP="00607E1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285660" w:history="1">
        <w:r w:rsidRPr="005E554B">
          <w:rPr>
            <w:rStyle w:val="afb"/>
            <w:noProof/>
          </w:rPr>
          <w:t xml:space="preserve">1.2 </w:t>
        </w:r>
        <w:r w:rsidRPr="005E554B">
          <w:rPr>
            <w:rStyle w:val="afb"/>
            <w:rFonts w:hint="eastAsia"/>
            <w:noProof/>
          </w:rPr>
          <w:t>研究现状</w:t>
        </w:r>
        <w:r>
          <w:rPr>
            <w:noProof/>
            <w:webHidden/>
          </w:rPr>
          <w:tab/>
        </w:r>
        <w:r>
          <w:rPr>
            <w:noProof/>
            <w:webHidden/>
          </w:rPr>
          <w:fldChar w:fldCharType="begin"/>
        </w:r>
        <w:r>
          <w:rPr>
            <w:noProof/>
            <w:webHidden/>
          </w:rPr>
          <w:instrText xml:space="preserve"> PAGEREF _Toc451285660 \h </w:instrText>
        </w:r>
        <w:r>
          <w:rPr>
            <w:noProof/>
            <w:webHidden/>
          </w:rPr>
        </w:r>
        <w:r>
          <w:rPr>
            <w:noProof/>
            <w:webHidden/>
          </w:rPr>
          <w:fldChar w:fldCharType="separate"/>
        </w:r>
        <w:r>
          <w:rPr>
            <w:noProof/>
            <w:webHidden/>
          </w:rPr>
          <w:t>2</w:t>
        </w:r>
        <w:r>
          <w:rPr>
            <w:noProof/>
            <w:webHidden/>
          </w:rPr>
          <w:fldChar w:fldCharType="end"/>
        </w:r>
      </w:hyperlink>
    </w:p>
    <w:p w:rsidR="00607E18" w:rsidRDefault="00607E18" w:rsidP="00607E1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285661" w:history="1">
        <w:r w:rsidRPr="005E554B">
          <w:rPr>
            <w:rStyle w:val="afb"/>
            <w:noProof/>
          </w:rPr>
          <w:t xml:space="preserve">1.2.1 </w:t>
        </w:r>
        <w:r w:rsidRPr="005E554B">
          <w:rPr>
            <w:rStyle w:val="afb"/>
            <w:rFonts w:hint="eastAsia"/>
            <w:noProof/>
          </w:rPr>
          <w:t>最大流相关研究</w:t>
        </w:r>
        <w:r>
          <w:rPr>
            <w:noProof/>
            <w:webHidden/>
          </w:rPr>
          <w:tab/>
        </w:r>
        <w:r>
          <w:rPr>
            <w:noProof/>
            <w:webHidden/>
          </w:rPr>
          <w:fldChar w:fldCharType="begin"/>
        </w:r>
        <w:r>
          <w:rPr>
            <w:noProof/>
            <w:webHidden/>
          </w:rPr>
          <w:instrText xml:space="preserve"> PAGEREF _Toc451285661 \h </w:instrText>
        </w:r>
        <w:r>
          <w:rPr>
            <w:noProof/>
            <w:webHidden/>
          </w:rPr>
        </w:r>
        <w:r>
          <w:rPr>
            <w:noProof/>
            <w:webHidden/>
          </w:rPr>
          <w:fldChar w:fldCharType="separate"/>
        </w:r>
        <w:r>
          <w:rPr>
            <w:noProof/>
            <w:webHidden/>
          </w:rPr>
          <w:t>2</w:t>
        </w:r>
        <w:r>
          <w:rPr>
            <w:noProof/>
            <w:webHidden/>
          </w:rPr>
          <w:fldChar w:fldCharType="end"/>
        </w:r>
      </w:hyperlink>
    </w:p>
    <w:p w:rsidR="00607E18" w:rsidRDefault="00607E18" w:rsidP="00607E1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285662" w:history="1">
        <w:r w:rsidRPr="005E554B">
          <w:rPr>
            <w:rStyle w:val="afb"/>
            <w:noProof/>
          </w:rPr>
          <w:t xml:space="preserve">1.2.2 </w:t>
        </w:r>
        <w:r w:rsidRPr="005E554B">
          <w:rPr>
            <w:rStyle w:val="afb"/>
            <w:rFonts w:hint="eastAsia"/>
            <w:noProof/>
          </w:rPr>
          <w:t>分布可靠性相关研究</w:t>
        </w:r>
        <w:r>
          <w:rPr>
            <w:noProof/>
            <w:webHidden/>
          </w:rPr>
          <w:tab/>
        </w:r>
        <w:r>
          <w:rPr>
            <w:noProof/>
            <w:webHidden/>
          </w:rPr>
          <w:fldChar w:fldCharType="begin"/>
        </w:r>
        <w:r>
          <w:rPr>
            <w:noProof/>
            <w:webHidden/>
          </w:rPr>
          <w:instrText xml:space="preserve"> PAGEREF _Toc451285662 \h </w:instrText>
        </w:r>
        <w:r>
          <w:rPr>
            <w:noProof/>
            <w:webHidden/>
          </w:rPr>
        </w:r>
        <w:r>
          <w:rPr>
            <w:noProof/>
            <w:webHidden/>
          </w:rPr>
          <w:fldChar w:fldCharType="separate"/>
        </w:r>
        <w:r>
          <w:rPr>
            <w:noProof/>
            <w:webHidden/>
          </w:rPr>
          <w:t>2</w:t>
        </w:r>
        <w:r>
          <w:rPr>
            <w:noProof/>
            <w:webHidden/>
          </w:rPr>
          <w:fldChar w:fldCharType="end"/>
        </w:r>
      </w:hyperlink>
    </w:p>
    <w:p w:rsidR="00607E18" w:rsidRDefault="00607E18" w:rsidP="00607E1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285663" w:history="1">
        <w:r w:rsidRPr="005E554B">
          <w:rPr>
            <w:rStyle w:val="afb"/>
            <w:noProof/>
          </w:rPr>
          <w:t xml:space="preserve">1.2.3 </w:t>
        </w:r>
        <w:r w:rsidRPr="005E554B">
          <w:rPr>
            <w:rStyle w:val="afb"/>
            <w:rFonts w:hint="eastAsia"/>
            <w:noProof/>
          </w:rPr>
          <w:t>容量可靠性相关研究</w:t>
        </w:r>
        <w:r>
          <w:rPr>
            <w:noProof/>
            <w:webHidden/>
          </w:rPr>
          <w:tab/>
        </w:r>
        <w:r>
          <w:rPr>
            <w:noProof/>
            <w:webHidden/>
          </w:rPr>
          <w:fldChar w:fldCharType="begin"/>
        </w:r>
        <w:r>
          <w:rPr>
            <w:noProof/>
            <w:webHidden/>
          </w:rPr>
          <w:instrText xml:space="preserve"> PAGEREF _Toc451285663 \h </w:instrText>
        </w:r>
        <w:r>
          <w:rPr>
            <w:noProof/>
            <w:webHidden/>
          </w:rPr>
        </w:r>
        <w:r>
          <w:rPr>
            <w:noProof/>
            <w:webHidden/>
          </w:rPr>
          <w:fldChar w:fldCharType="separate"/>
        </w:r>
        <w:r>
          <w:rPr>
            <w:noProof/>
            <w:webHidden/>
          </w:rPr>
          <w:t>3</w:t>
        </w:r>
        <w:r>
          <w:rPr>
            <w:noProof/>
            <w:webHidden/>
          </w:rPr>
          <w:fldChar w:fldCharType="end"/>
        </w:r>
      </w:hyperlink>
    </w:p>
    <w:p w:rsidR="00607E18" w:rsidRDefault="00607E18" w:rsidP="00607E1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285664" w:history="1">
        <w:r w:rsidRPr="005E554B">
          <w:rPr>
            <w:rStyle w:val="afb"/>
            <w:noProof/>
          </w:rPr>
          <w:t xml:space="preserve">1.3 </w:t>
        </w:r>
        <w:r w:rsidRPr="005E554B">
          <w:rPr>
            <w:rStyle w:val="afb"/>
            <w:rFonts w:hint="eastAsia"/>
            <w:noProof/>
          </w:rPr>
          <w:t>研究内容</w:t>
        </w:r>
        <w:r>
          <w:rPr>
            <w:noProof/>
            <w:webHidden/>
          </w:rPr>
          <w:tab/>
        </w:r>
        <w:r>
          <w:rPr>
            <w:noProof/>
            <w:webHidden/>
          </w:rPr>
          <w:fldChar w:fldCharType="begin"/>
        </w:r>
        <w:r>
          <w:rPr>
            <w:noProof/>
            <w:webHidden/>
          </w:rPr>
          <w:instrText xml:space="preserve"> PAGEREF _Toc451285664 \h </w:instrText>
        </w:r>
        <w:r>
          <w:rPr>
            <w:noProof/>
            <w:webHidden/>
          </w:rPr>
        </w:r>
        <w:r>
          <w:rPr>
            <w:noProof/>
            <w:webHidden/>
          </w:rPr>
          <w:fldChar w:fldCharType="separate"/>
        </w:r>
        <w:r>
          <w:rPr>
            <w:noProof/>
            <w:webHidden/>
          </w:rPr>
          <w:t>3</w:t>
        </w:r>
        <w:r>
          <w:rPr>
            <w:noProof/>
            <w:webHidden/>
          </w:rPr>
          <w:fldChar w:fldCharType="end"/>
        </w:r>
      </w:hyperlink>
    </w:p>
    <w:p w:rsidR="00607E18" w:rsidRDefault="00607E18" w:rsidP="00607E1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285665" w:history="1">
        <w:r w:rsidRPr="005E554B">
          <w:rPr>
            <w:rStyle w:val="afb"/>
            <w:noProof/>
          </w:rPr>
          <w:t xml:space="preserve">1.4 </w:t>
        </w:r>
        <w:r w:rsidRPr="005E554B">
          <w:rPr>
            <w:rStyle w:val="afb"/>
            <w:rFonts w:hint="eastAsia"/>
            <w:noProof/>
          </w:rPr>
          <w:t>本文内容组织</w:t>
        </w:r>
        <w:r>
          <w:rPr>
            <w:noProof/>
            <w:webHidden/>
          </w:rPr>
          <w:tab/>
        </w:r>
        <w:r>
          <w:rPr>
            <w:noProof/>
            <w:webHidden/>
          </w:rPr>
          <w:fldChar w:fldCharType="begin"/>
        </w:r>
        <w:r>
          <w:rPr>
            <w:noProof/>
            <w:webHidden/>
          </w:rPr>
          <w:instrText xml:space="preserve"> PAGEREF _Toc451285665 \h </w:instrText>
        </w:r>
        <w:r>
          <w:rPr>
            <w:noProof/>
            <w:webHidden/>
          </w:rPr>
        </w:r>
        <w:r>
          <w:rPr>
            <w:noProof/>
            <w:webHidden/>
          </w:rPr>
          <w:fldChar w:fldCharType="separate"/>
        </w:r>
        <w:r>
          <w:rPr>
            <w:noProof/>
            <w:webHidden/>
          </w:rPr>
          <w:t>4</w:t>
        </w:r>
        <w:r>
          <w:rPr>
            <w:noProof/>
            <w:webHidden/>
          </w:rPr>
          <w:fldChar w:fldCharType="end"/>
        </w:r>
      </w:hyperlink>
    </w:p>
    <w:p w:rsidR="00607E18" w:rsidRDefault="00607E18">
      <w:pPr>
        <w:pStyle w:val="15"/>
        <w:tabs>
          <w:tab w:val="right" w:leader="dot" w:pos="9061"/>
        </w:tabs>
        <w:rPr>
          <w:rFonts w:asciiTheme="minorHAnsi" w:eastAsiaTheme="minorEastAsia" w:hAnsiTheme="minorHAnsi" w:cstheme="minorBidi"/>
          <w:noProof/>
          <w:spacing w:val="0"/>
          <w:kern w:val="2"/>
          <w:sz w:val="21"/>
          <w:szCs w:val="22"/>
        </w:rPr>
      </w:pPr>
      <w:hyperlink w:anchor="_Toc451285666" w:history="1">
        <w:r w:rsidRPr="005E554B">
          <w:rPr>
            <w:rStyle w:val="afb"/>
            <w:rFonts w:hint="eastAsia"/>
            <w:noProof/>
          </w:rPr>
          <w:t>第</w:t>
        </w:r>
        <w:r w:rsidRPr="005E554B">
          <w:rPr>
            <w:rStyle w:val="afb"/>
            <w:noProof/>
          </w:rPr>
          <w:t>2</w:t>
        </w:r>
        <w:r w:rsidRPr="005E554B">
          <w:rPr>
            <w:rStyle w:val="afb"/>
            <w:rFonts w:hint="eastAsia"/>
            <w:noProof/>
          </w:rPr>
          <w:t>章</w:t>
        </w:r>
        <w:r w:rsidRPr="005E554B">
          <w:rPr>
            <w:rStyle w:val="afb"/>
            <w:noProof/>
          </w:rPr>
          <w:t xml:space="preserve"> </w:t>
        </w:r>
        <w:r w:rsidRPr="005E554B">
          <w:rPr>
            <w:rStyle w:val="afb"/>
            <w:rFonts w:hint="eastAsia"/>
            <w:noProof/>
          </w:rPr>
          <w:t>不确定图及关键边相关理论</w:t>
        </w:r>
        <w:r>
          <w:rPr>
            <w:noProof/>
            <w:webHidden/>
          </w:rPr>
          <w:tab/>
        </w:r>
        <w:r>
          <w:rPr>
            <w:noProof/>
            <w:webHidden/>
          </w:rPr>
          <w:fldChar w:fldCharType="begin"/>
        </w:r>
        <w:r>
          <w:rPr>
            <w:noProof/>
            <w:webHidden/>
          </w:rPr>
          <w:instrText xml:space="preserve"> PAGEREF _Toc451285666 \h </w:instrText>
        </w:r>
        <w:r>
          <w:rPr>
            <w:noProof/>
            <w:webHidden/>
          </w:rPr>
        </w:r>
        <w:r>
          <w:rPr>
            <w:noProof/>
            <w:webHidden/>
          </w:rPr>
          <w:fldChar w:fldCharType="separate"/>
        </w:r>
        <w:r>
          <w:rPr>
            <w:noProof/>
            <w:webHidden/>
          </w:rPr>
          <w:t>6</w:t>
        </w:r>
        <w:r>
          <w:rPr>
            <w:noProof/>
            <w:webHidden/>
          </w:rPr>
          <w:fldChar w:fldCharType="end"/>
        </w:r>
      </w:hyperlink>
    </w:p>
    <w:p w:rsidR="00607E18" w:rsidRDefault="00607E18" w:rsidP="00607E1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285667" w:history="1">
        <w:r w:rsidRPr="005E554B">
          <w:rPr>
            <w:rStyle w:val="afb"/>
            <w:noProof/>
          </w:rPr>
          <w:t xml:space="preserve">2.1 </w:t>
        </w:r>
        <w:r w:rsidRPr="005E554B">
          <w:rPr>
            <w:rStyle w:val="afb"/>
            <w:rFonts w:hint="eastAsia"/>
            <w:noProof/>
          </w:rPr>
          <w:t>最大流问题</w:t>
        </w:r>
        <w:r>
          <w:rPr>
            <w:noProof/>
            <w:webHidden/>
          </w:rPr>
          <w:tab/>
        </w:r>
        <w:r>
          <w:rPr>
            <w:noProof/>
            <w:webHidden/>
          </w:rPr>
          <w:fldChar w:fldCharType="begin"/>
        </w:r>
        <w:r>
          <w:rPr>
            <w:noProof/>
            <w:webHidden/>
          </w:rPr>
          <w:instrText xml:space="preserve"> PAGEREF _Toc451285667 \h </w:instrText>
        </w:r>
        <w:r>
          <w:rPr>
            <w:noProof/>
            <w:webHidden/>
          </w:rPr>
        </w:r>
        <w:r>
          <w:rPr>
            <w:noProof/>
            <w:webHidden/>
          </w:rPr>
          <w:fldChar w:fldCharType="separate"/>
        </w:r>
        <w:r>
          <w:rPr>
            <w:noProof/>
            <w:webHidden/>
          </w:rPr>
          <w:t>6</w:t>
        </w:r>
        <w:r>
          <w:rPr>
            <w:noProof/>
            <w:webHidden/>
          </w:rPr>
          <w:fldChar w:fldCharType="end"/>
        </w:r>
      </w:hyperlink>
    </w:p>
    <w:p w:rsidR="00607E18" w:rsidRDefault="00607E18" w:rsidP="00607E1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285668" w:history="1">
        <w:r w:rsidRPr="005E554B">
          <w:rPr>
            <w:rStyle w:val="afb"/>
            <w:noProof/>
          </w:rPr>
          <w:t xml:space="preserve">2.1.1 </w:t>
        </w:r>
        <w:r w:rsidRPr="005E554B">
          <w:rPr>
            <w:rStyle w:val="afb"/>
            <w:rFonts w:hint="eastAsia"/>
            <w:noProof/>
          </w:rPr>
          <w:t>基本概念和相关定义</w:t>
        </w:r>
        <w:r>
          <w:rPr>
            <w:noProof/>
            <w:webHidden/>
          </w:rPr>
          <w:tab/>
        </w:r>
        <w:r>
          <w:rPr>
            <w:noProof/>
            <w:webHidden/>
          </w:rPr>
          <w:fldChar w:fldCharType="begin"/>
        </w:r>
        <w:r>
          <w:rPr>
            <w:noProof/>
            <w:webHidden/>
          </w:rPr>
          <w:instrText xml:space="preserve"> PAGEREF _Toc451285668 \h </w:instrText>
        </w:r>
        <w:r>
          <w:rPr>
            <w:noProof/>
            <w:webHidden/>
          </w:rPr>
        </w:r>
        <w:r>
          <w:rPr>
            <w:noProof/>
            <w:webHidden/>
          </w:rPr>
          <w:fldChar w:fldCharType="separate"/>
        </w:r>
        <w:r>
          <w:rPr>
            <w:noProof/>
            <w:webHidden/>
          </w:rPr>
          <w:t>6</w:t>
        </w:r>
        <w:r>
          <w:rPr>
            <w:noProof/>
            <w:webHidden/>
          </w:rPr>
          <w:fldChar w:fldCharType="end"/>
        </w:r>
      </w:hyperlink>
    </w:p>
    <w:p w:rsidR="00607E18" w:rsidRDefault="00607E18" w:rsidP="00607E1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285669" w:history="1">
        <w:r w:rsidRPr="005E554B">
          <w:rPr>
            <w:rStyle w:val="afb"/>
            <w:noProof/>
          </w:rPr>
          <w:t xml:space="preserve">2.1.2 </w:t>
        </w:r>
        <w:r w:rsidRPr="005E554B">
          <w:rPr>
            <w:rStyle w:val="afb"/>
            <w:rFonts w:hint="eastAsia"/>
            <w:noProof/>
          </w:rPr>
          <w:t>常见的最大流算法</w:t>
        </w:r>
        <w:r>
          <w:rPr>
            <w:noProof/>
            <w:webHidden/>
          </w:rPr>
          <w:tab/>
        </w:r>
        <w:r>
          <w:rPr>
            <w:noProof/>
            <w:webHidden/>
          </w:rPr>
          <w:fldChar w:fldCharType="begin"/>
        </w:r>
        <w:r>
          <w:rPr>
            <w:noProof/>
            <w:webHidden/>
          </w:rPr>
          <w:instrText xml:space="preserve"> PAGEREF _Toc451285669 \h </w:instrText>
        </w:r>
        <w:r>
          <w:rPr>
            <w:noProof/>
            <w:webHidden/>
          </w:rPr>
        </w:r>
        <w:r>
          <w:rPr>
            <w:noProof/>
            <w:webHidden/>
          </w:rPr>
          <w:fldChar w:fldCharType="separate"/>
        </w:r>
        <w:r>
          <w:rPr>
            <w:noProof/>
            <w:webHidden/>
          </w:rPr>
          <w:t>7</w:t>
        </w:r>
        <w:r>
          <w:rPr>
            <w:noProof/>
            <w:webHidden/>
          </w:rPr>
          <w:fldChar w:fldCharType="end"/>
        </w:r>
      </w:hyperlink>
    </w:p>
    <w:p w:rsidR="00607E18" w:rsidRDefault="00607E18" w:rsidP="00607E1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285670" w:history="1">
        <w:r w:rsidRPr="005E554B">
          <w:rPr>
            <w:rStyle w:val="afb"/>
            <w:noProof/>
          </w:rPr>
          <w:t xml:space="preserve">2.2 </w:t>
        </w:r>
        <w:r w:rsidRPr="005E554B">
          <w:rPr>
            <w:rStyle w:val="afb"/>
            <w:rFonts w:hint="eastAsia"/>
            <w:noProof/>
          </w:rPr>
          <w:t>随机流网络可靠性相关问题</w:t>
        </w:r>
        <w:r>
          <w:rPr>
            <w:noProof/>
            <w:webHidden/>
          </w:rPr>
          <w:tab/>
        </w:r>
        <w:r>
          <w:rPr>
            <w:noProof/>
            <w:webHidden/>
          </w:rPr>
          <w:fldChar w:fldCharType="begin"/>
        </w:r>
        <w:r>
          <w:rPr>
            <w:noProof/>
            <w:webHidden/>
          </w:rPr>
          <w:instrText xml:space="preserve"> PAGEREF _Toc451285670 \h </w:instrText>
        </w:r>
        <w:r>
          <w:rPr>
            <w:noProof/>
            <w:webHidden/>
          </w:rPr>
        </w:r>
        <w:r>
          <w:rPr>
            <w:noProof/>
            <w:webHidden/>
          </w:rPr>
          <w:fldChar w:fldCharType="separate"/>
        </w:r>
        <w:r>
          <w:rPr>
            <w:noProof/>
            <w:webHidden/>
          </w:rPr>
          <w:t>9</w:t>
        </w:r>
        <w:r>
          <w:rPr>
            <w:noProof/>
            <w:webHidden/>
          </w:rPr>
          <w:fldChar w:fldCharType="end"/>
        </w:r>
      </w:hyperlink>
    </w:p>
    <w:p w:rsidR="00607E18" w:rsidRDefault="00607E18" w:rsidP="00607E1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285671" w:history="1">
        <w:r w:rsidRPr="005E554B">
          <w:rPr>
            <w:rStyle w:val="afb"/>
            <w:noProof/>
          </w:rPr>
          <w:t xml:space="preserve">2.2.1 </w:t>
        </w:r>
        <w:r w:rsidRPr="005E554B">
          <w:rPr>
            <w:rStyle w:val="afb"/>
            <w:rFonts w:hint="eastAsia"/>
            <w:noProof/>
          </w:rPr>
          <w:t>基本概念和相关定义</w:t>
        </w:r>
        <w:r>
          <w:rPr>
            <w:noProof/>
            <w:webHidden/>
          </w:rPr>
          <w:tab/>
        </w:r>
        <w:r>
          <w:rPr>
            <w:noProof/>
            <w:webHidden/>
          </w:rPr>
          <w:fldChar w:fldCharType="begin"/>
        </w:r>
        <w:r>
          <w:rPr>
            <w:noProof/>
            <w:webHidden/>
          </w:rPr>
          <w:instrText xml:space="preserve"> PAGEREF _Toc451285671 \h </w:instrText>
        </w:r>
        <w:r>
          <w:rPr>
            <w:noProof/>
            <w:webHidden/>
          </w:rPr>
        </w:r>
        <w:r>
          <w:rPr>
            <w:noProof/>
            <w:webHidden/>
          </w:rPr>
          <w:fldChar w:fldCharType="separate"/>
        </w:r>
        <w:r>
          <w:rPr>
            <w:noProof/>
            <w:webHidden/>
          </w:rPr>
          <w:t>9</w:t>
        </w:r>
        <w:r>
          <w:rPr>
            <w:noProof/>
            <w:webHidden/>
          </w:rPr>
          <w:fldChar w:fldCharType="end"/>
        </w:r>
      </w:hyperlink>
    </w:p>
    <w:p w:rsidR="00607E18" w:rsidRDefault="00607E18" w:rsidP="00607E1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285672" w:history="1">
        <w:r w:rsidRPr="005E554B">
          <w:rPr>
            <w:rStyle w:val="afb"/>
            <w:noProof/>
          </w:rPr>
          <w:t>2.2.2</w:t>
        </w:r>
        <w:r w:rsidRPr="005E554B">
          <w:rPr>
            <w:rStyle w:val="afb"/>
            <w:rFonts w:hint="eastAsia"/>
            <w:noProof/>
          </w:rPr>
          <w:t>常见的随机流网络容量可靠性算法</w:t>
        </w:r>
        <w:r>
          <w:rPr>
            <w:noProof/>
            <w:webHidden/>
          </w:rPr>
          <w:tab/>
        </w:r>
        <w:r>
          <w:rPr>
            <w:noProof/>
            <w:webHidden/>
          </w:rPr>
          <w:fldChar w:fldCharType="begin"/>
        </w:r>
        <w:r>
          <w:rPr>
            <w:noProof/>
            <w:webHidden/>
          </w:rPr>
          <w:instrText xml:space="preserve"> PAGEREF _Toc451285672 \h </w:instrText>
        </w:r>
        <w:r>
          <w:rPr>
            <w:noProof/>
            <w:webHidden/>
          </w:rPr>
        </w:r>
        <w:r>
          <w:rPr>
            <w:noProof/>
            <w:webHidden/>
          </w:rPr>
          <w:fldChar w:fldCharType="separate"/>
        </w:r>
        <w:r>
          <w:rPr>
            <w:noProof/>
            <w:webHidden/>
          </w:rPr>
          <w:t>10</w:t>
        </w:r>
        <w:r>
          <w:rPr>
            <w:noProof/>
            <w:webHidden/>
          </w:rPr>
          <w:fldChar w:fldCharType="end"/>
        </w:r>
      </w:hyperlink>
    </w:p>
    <w:p w:rsidR="00607E18" w:rsidRDefault="00607E18" w:rsidP="00607E1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285673" w:history="1">
        <w:r w:rsidRPr="005E554B">
          <w:rPr>
            <w:rStyle w:val="afb"/>
            <w:noProof/>
          </w:rPr>
          <w:t xml:space="preserve">2.3 </w:t>
        </w:r>
        <w:r w:rsidRPr="005E554B">
          <w:rPr>
            <w:rStyle w:val="afb"/>
            <w:rFonts w:hint="eastAsia"/>
            <w:noProof/>
          </w:rPr>
          <w:t>不确定图数据</w:t>
        </w:r>
        <w:r>
          <w:rPr>
            <w:noProof/>
            <w:webHidden/>
          </w:rPr>
          <w:tab/>
        </w:r>
        <w:r>
          <w:rPr>
            <w:noProof/>
            <w:webHidden/>
          </w:rPr>
          <w:fldChar w:fldCharType="begin"/>
        </w:r>
        <w:r>
          <w:rPr>
            <w:noProof/>
            <w:webHidden/>
          </w:rPr>
          <w:instrText xml:space="preserve"> PAGEREF _Toc451285673 \h </w:instrText>
        </w:r>
        <w:r>
          <w:rPr>
            <w:noProof/>
            <w:webHidden/>
          </w:rPr>
        </w:r>
        <w:r>
          <w:rPr>
            <w:noProof/>
            <w:webHidden/>
          </w:rPr>
          <w:fldChar w:fldCharType="separate"/>
        </w:r>
        <w:r>
          <w:rPr>
            <w:noProof/>
            <w:webHidden/>
          </w:rPr>
          <w:t>11</w:t>
        </w:r>
        <w:r>
          <w:rPr>
            <w:noProof/>
            <w:webHidden/>
          </w:rPr>
          <w:fldChar w:fldCharType="end"/>
        </w:r>
      </w:hyperlink>
    </w:p>
    <w:p w:rsidR="00607E18" w:rsidRDefault="00607E18" w:rsidP="00607E1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285674" w:history="1">
        <w:r w:rsidRPr="005E554B">
          <w:rPr>
            <w:rStyle w:val="afb"/>
            <w:noProof/>
          </w:rPr>
          <w:t xml:space="preserve">2.3.1 </w:t>
        </w:r>
        <w:r w:rsidRPr="005E554B">
          <w:rPr>
            <w:rStyle w:val="afb"/>
            <w:rFonts w:hint="eastAsia"/>
            <w:noProof/>
          </w:rPr>
          <w:t>不确定图及可能世界模型</w:t>
        </w:r>
        <w:r>
          <w:rPr>
            <w:noProof/>
            <w:webHidden/>
          </w:rPr>
          <w:tab/>
        </w:r>
        <w:r>
          <w:rPr>
            <w:noProof/>
            <w:webHidden/>
          </w:rPr>
          <w:fldChar w:fldCharType="begin"/>
        </w:r>
        <w:r>
          <w:rPr>
            <w:noProof/>
            <w:webHidden/>
          </w:rPr>
          <w:instrText xml:space="preserve"> PAGEREF _Toc451285674 \h </w:instrText>
        </w:r>
        <w:r>
          <w:rPr>
            <w:noProof/>
            <w:webHidden/>
          </w:rPr>
        </w:r>
        <w:r>
          <w:rPr>
            <w:noProof/>
            <w:webHidden/>
          </w:rPr>
          <w:fldChar w:fldCharType="separate"/>
        </w:r>
        <w:r>
          <w:rPr>
            <w:noProof/>
            <w:webHidden/>
          </w:rPr>
          <w:t>11</w:t>
        </w:r>
        <w:r>
          <w:rPr>
            <w:noProof/>
            <w:webHidden/>
          </w:rPr>
          <w:fldChar w:fldCharType="end"/>
        </w:r>
      </w:hyperlink>
    </w:p>
    <w:p w:rsidR="00607E18" w:rsidRDefault="00607E18" w:rsidP="00607E1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285675" w:history="1">
        <w:r w:rsidRPr="005E554B">
          <w:rPr>
            <w:rStyle w:val="afb"/>
            <w:noProof/>
          </w:rPr>
          <w:t xml:space="preserve">2.3.2 </w:t>
        </w:r>
        <w:r w:rsidRPr="005E554B">
          <w:rPr>
            <w:rStyle w:val="afb"/>
            <w:rFonts w:hint="eastAsia"/>
            <w:noProof/>
          </w:rPr>
          <w:t>不确定图分布可靠性</w:t>
        </w:r>
        <w:r>
          <w:rPr>
            <w:noProof/>
            <w:webHidden/>
          </w:rPr>
          <w:tab/>
        </w:r>
        <w:r>
          <w:rPr>
            <w:noProof/>
            <w:webHidden/>
          </w:rPr>
          <w:fldChar w:fldCharType="begin"/>
        </w:r>
        <w:r>
          <w:rPr>
            <w:noProof/>
            <w:webHidden/>
          </w:rPr>
          <w:instrText xml:space="preserve"> PAGEREF _Toc451285675 \h </w:instrText>
        </w:r>
        <w:r>
          <w:rPr>
            <w:noProof/>
            <w:webHidden/>
          </w:rPr>
        </w:r>
        <w:r>
          <w:rPr>
            <w:noProof/>
            <w:webHidden/>
          </w:rPr>
          <w:fldChar w:fldCharType="separate"/>
        </w:r>
        <w:r>
          <w:rPr>
            <w:noProof/>
            <w:webHidden/>
          </w:rPr>
          <w:t>12</w:t>
        </w:r>
        <w:r>
          <w:rPr>
            <w:noProof/>
            <w:webHidden/>
          </w:rPr>
          <w:fldChar w:fldCharType="end"/>
        </w:r>
      </w:hyperlink>
    </w:p>
    <w:p w:rsidR="00607E18" w:rsidRDefault="00607E18" w:rsidP="00607E1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285676" w:history="1">
        <w:r w:rsidRPr="005E554B">
          <w:rPr>
            <w:rStyle w:val="afb"/>
            <w:noProof/>
          </w:rPr>
          <w:t xml:space="preserve">2.3.3 </w:t>
        </w:r>
        <w:r w:rsidRPr="005E554B">
          <w:rPr>
            <w:rStyle w:val="afb"/>
            <w:rFonts w:hint="eastAsia"/>
            <w:noProof/>
          </w:rPr>
          <w:t>不确定图容量可靠性</w:t>
        </w:r>
        <w:r>
          <w:rPr>
            <w:noProof/>
            <w:webHidden/>
          </w:rPr>
          <w:tab/>
        </w:r>
        <w:r>
          <w:rPr>
            <w:noProof/>
            <w:webHidden/>
          </w:rPr>
          <w:fldChar w:fldCharType="begin"/>
        </w:r>
        <w:r>
          <w:rPr>
            <w:noProof/>
            <w:webHidden/>
          </w:rPr>
          <w:instrText xml:space="preserve"> PAGEREF _Toc451285676 \h </w:instrText>
        </w:r>
        <w:r>
          <w:rPr>
            <w:noProof/>
            <w:webHidden/>
          </w:rPr>
        </w:r>
        <w:r>
          <w:rPr>
            <w:noProof/>
            <w:webHidden/>
          </w:rPr>
          <w:fldChar w:fldCharType="separate"/>
        </w:r>
        <w:r>
          <w:rPr>
            <w:noProof/>
            <w:webHidden/>
          </w:rPr>
          <w:t>14</w:t>
        </w:r>
        <w:r>
          <w:rPr>
            <w:noProof/>
            <w:webHidden/>
          </w:rPr>
          <w:fldChar w:fldCharType="end"/>
        </w:r>
      </w:hyperlink>
    </w:p>
    <w:p w:rsidR="00607E18" w:rsidRDefault="00607E18" w:rsidP="00607E1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285677" w:history="1">
        <w:r w:rsidRPr="005E554B">
          <w:rPr>
            <w:rStyle w:val="afb"/>
            <w:noProof/>
          </w:rPr>
          <w:t xml:space="preserve">2.4 </w:t>
        </w:r>
        <w:r w:rsidRPr="005E554B">
          <w:rPr>
            <w:rStyle w:val="afb"/>
            <w:rFonts w:hint="eastAsia"/>
            <w:noProof/>
          </w:rPr>
          <w:t>本章小结</w:t>
        </w:r>
        <w:r>
          <w:rPr>
            <w:noProof/>
            <w:webHidden/>
          </w:rPr>
          <w:tab/>
        </w:r>
        <w:r>
          <w:rPr>
            <w:noProof/>
            <w:webHidden/>
          </w:rPr>
          <w:fldChar w:fldCharType="begin"/>
        </w:r>
        <w:r>
          <w:rPr>
            <w:noProof/>
            <w:webHidden/>
          </w:rPr>
          <w:instrText xml:space="preserve"> PAGEREF _Toc451285677 \h </w:instrText>
        </w:r>
        <w:r>
          <w:rPr>
            <w:noProof/>
            <w:webHidden/>
          </w:rPr>
        </w:r>
        <w:r>
          <w:rPr>
            <w:noProof/>
            <w:webHidden/>
          </w:rPr>
          <w:fldChar w:fldCharType="separate"/>
        </w:r>
        <w:r>
          <w:rPr>
            <w:noProof/>
            <w:webHidden/>
          </w:rPr>
          <w:t>15</w:t>
        </w:r>
        <w:r>
          <w:rPr>
            <w:noProof/>
            <w:webHidden/>
          </w:rPr>
          <w:fldChar w:fldCharType="end"/>
        </w:r>
      </w:hyperlink>
    </w:p>
    <w:p w:rsidR="00607E18" w:rsidRDefault="00607E18">
      <w:pPr>
        <w:pStyle w:val="15"/>
        <w:tabs>
          <w:tab w:val="right" w:leader="dot" w:pos="9061"/>
        </w:tabs>
        <w:rPr>
          <w:rFonts w:asciiTheme="minorHAnsi" w:eastAsiaTheme="minorEastAsia" w:hAnsiTheme="minorHAnsi" w:cstheme="minorBidi"/>
          <w:noProof/>
          <w:spacing w:val="0"/>
          <w:kern w:val="2"/>
          <w:sz w:val="21"/>
          <w:szCs w:val="22"/>
        </w:rPr>
      </w:pPr>
      <w:hyperlink w:anchor="_Toc451285678" w:history="1">
        <w:r w:rsidRPr="005E554B">
          <w:rPr>
            <w:rStyle w:val="afb"/>
            <w:rFonts w:hint="eastAsia"/>
            <w:noProof/>
          </w:rPr>
          <w:t>第</w:t>
        </w:r>
        <w:r w:rsidRPr="005E554B">
          <w:rPr>
            <w:rStyle w:val="afb"/>
            <w:noProof/>
          </w:rPr>
          <w:t>3</w:t>
        </w:r>
        <w:r w:rsidRPr="005E554B">
          <w:rPr>
            <w:rStyle w:val="afb"/>
            <w:rFonts w:hint="eastAsia"/>
            <w:noProof/>
          </w:rPr>
          <w:t>章</w:t>
        </w:r>
        <w:r w:rsidRPr="005E554B">
          <w:rPr>
            <w:rStyle w:val="afb"/>
            <w:noProof/>
          </w:rPr>
          <w:t xml:space="preserve"> </w:t>
        </w:r>
        <w:r w:rsidRPr="005E554B">
          <w:rPr>
            <w:rStyle w:val="afb"/>
            <w:rFonts w:hint="eastAsia"/>
            <w:noProof/>
          </w:rPr>
          <w:t>基于流量和容量可靠性的关键边衡量方法</w:t>
        </w:r>
        <w:r>
          <w:rPr>
            <w:noProof/>
            <w:webHidden/>
          </w:rPr>
          <w:tab/>
        </w:r>
        <w:r>
          <w:rPr>
            <w:noProof/>
            <w:webHidden/>
          </w:rPr>
          <w:fldChar w:fldCharType="begin"/>
        </w:r>
        <w:r>
          <w:rPr>
            <w:noProof/>
            <w:webHidden/>
          </w:rPr>
          <w:instrText xml:space="preserve"> PAGEREF _Toc451285678 \h </w:instrText>
        </w:r>
        <w:r>
          <w:rPr>
            <w:noProof/>
            <w:webHidden/>
          </w:rPr>
        </w:r>
        <w:r>
          <w:rPr>
            <w:noProof/>
            <w:webHidden/>
          </w:rPr>
          <w:fldChar w:fldCharType="separate"/>
        </w:r>
        <w:r>
          <w:rPr>
            <w:noProof/>
            <w:webHidden/>
          </w:rPr>
          <w:t>16</w:t>
        </w:r>
        <w:r>
          <w:rPr>
            <w:noProof/>
            <w:webHidden/>
          </w:rPr>
          <w:fldChar w:fldCharType="end"/>
        </w:r>
      </w:hyperlink>
    </w:p>
    <w:p w:rsidR="00607E18" w:rsidRDefault="00607E18" w:rsidP="00607E1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285679" w:history="1">
        <w:r w:rsidRPr="005E554B">
          <w:rPr>
            <w:rStyle w:val="afb"/>
            <w:noProof/>
          </w:rPr>
          <w:t xml:space="preserve">3.1 </w:t>
        </w:r>
        <w:r w:rsidRPr="005E554B">
          <w:rPr>
            <w:rStyle w:val="afb"/>
            <w:rFonts w:hint="eastAsia"/>
            <w:noProof/>
          </w:rPr>
          <w:t>基于流量和容量可靠性的关键边模型</w:t>
        </w:r>
        <w:r>
          <w:rPr>
            <w:noProof/>
            <w:webHidden/>
          </w:rPr>
          <w:tab/>
        </w:r>
        <w:r>
          <w:rPr>
            <w:noProof/>
            <w:webHidden/>
          </w:rPr>
          <w:fldChar w:fldCharType="begin"/>
        </w:r>
        <w:r>
          <w:rPr>
            <w:noProof/>
            <w:webHidden/>
          </w:rPr>
          <w:instrText xml:space="preserve"> PAGEREF _Toc451285679 \h </w:instrText>
        </w:r>
        <w:r>
          <w:rPr>
            <w:noProof/>
            <w:webHidden/>
          </w:rPr>
        </w:r>
        <w:r>
          <w:rPr>
            <w:noProof/>
            <w:webHidden/>
          </w:rPr>
          <w:fldChar w:fldCharType="separate"/>
        </w:r>
        <w:r>
          <w:rPr>
            <w:noProof/>
            <w:webHidden/>
          </w:rPr>
          <w:t>16</w:t>
        </w:r>
        <w:r>
          <w:rPr>
            <w:noProof/>
            <w:webHidden/>
          </w:rPr>
          <w:fldChar w:fldCharType="end"/>
        </w:r>
      </w:hyperlink>
    </w:p>
    <w:p w:rsidR="00607E18" w:rsidRDefault="00607E18" w:rsidP="00607E1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285680" w:history="1">
        <w:r w:rsidRPr="005E554B">
          <w:rPr>
            <w:rStyle w:val="afb"/>
            <w:noProof/>
          </w:rPr>
          <w:t xml:space="preserve">3.2 </w:t>
        </w:r>
        <w:r w:rsidRPr="005E554B">
          <w:rPr>
            <w:rStyle w:val="afb"/>
            <w:rFonts w:hint="eastAsia"/>
            <w:noProof/>
          </w:rPr>
          <w:t>基于重复计算的</w:t>
        </w:r>
        <w:r w:rsidRPr="005E554B">
          <w:rPr>
            <w:rStyle w:val="afb"/>
            <w:noProof/>
          </w:rPr>
          <w:t>BASE_FCP</w:t>
        </w:r>
        <w:r w:rsidRPr="005E554B">
          <w:rPr>
            <w:rStyle w:val="afb"/>
            <w:rFonts w:hint="eastAsia"/>
            <w:noProof/>
          </w:rPr>
          <w:t>算法</w:t>
        </w:r>
        <w:r>
          <w:rPr>
            <w:noProof/>
            <w:webHidden/>
          </w:rPr>
          <w:tab/>
        </w:r>
        <w:r>
          <w:rPr>
            <w:noProof/>
            <w:webHidden/>
          </w:rPr>
          <w:fldChar w:fldCharType="begin"/>
        </w:r>
        <w:r>
          <w:rPr>
            <w:noProof/>
            <w:webHidden/>
          </w:rPr>
          <w:instrText xml:space="preserve"> PAGEREF _Toc451285680 \h </w:instrText>
        </w:r>
        <w:r>
          <w:rPr>
            <w:noProof/>
            <w:webHidden/>
          </w:rPr>
        </w:r>
        <w:r>
          <w:rPr>
            <w:noProof/>
            <w:webHidden/>
          </w:rPr>
          <w:fldChar w:fldCharType="separate"/>
        </w:r>
        <w:r>
          <w:rPr>
            <w:noProof/>
            <w:webHidden/>
          </w:rPr>
          <w:t>19</w:t>
        </w:r>
        <w:r>
          <w:rPr>
            <w:noProof/>
            <w:webHidden/>
          </w:rPr>
          <w:fldChar w:fldCharType="end"/>
        </w:r>
      </w:hyperlink>
    </w:p>
    <w:p w:rsidR="00607E18" w:rsidRDefault="00607E18" w:rsidP="00607E1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285681" w:history="1">
        <w:r w:rsidRPr="005E554B">
          <w:rPr>
            <w:rStyle w:val="afb"/>
            <w:noProof/>
          </w:rPr>
          <w:t xml:space="preserve">3.3 </w:t>
        </w:r>
        <w:r w:rsidRPr="005E554B">
          <w:rPr>
            <w:rStyle w:val="afb"/>
            <w:rFonts w:hint="eastAsia"/>
            <w:noProof/>
          </w:rPr>
          <w:t>基于流量和容量可靠性的关键边增量算法</w:t>
        </w:r>
        <w:r w:rsidRPr="005E554B">
          <w:rPr>
            <w:rStyle w:val="afb"/>
            <w:noProof/>
          </w:rPr>
          <w:t>ICA_FCP</w:t>
        </w:r>
        <w:r>
          <w:rPr>
            <w:noProof/>
            <w:webHidden/>
          </w:rPr>
          <w:tab/>
        </w:r>
        <w:r>
          <w:rPr>
            <w:noProof/>
            <w:webHidden/>
          </w:rPr>
          <w:fldChar w:fldCharType="begin"/>
        </w:r>
        <w:r>
          <w:rPr>
            <w:noProof/>
            <w:webHidden/>
          </w:rPr>
          <w:instrText xml:space="preserve"> PAGEREF _Toc451285681 \h </w:instrText>
        </w:r>
        <w:r>
          <w:rPr>
            <w:noProof/>
            <w:webHidden/>
          </w:rPr>
        </w:r>
        <w:r>
          <w:rPr>
            <w:noProof/>
            <w:webHidden/>
          </w:rPr>
          <w:fldChar w:fldCharType="separate"/>
        </w:r>
        <w:r>
          <w:rPr>
            <w:noProof/>
            <w:webHidden/>
          </w:rPr>
          <w:t>20</w:t>
        </w:r>
        <w:r>
          <w:rPr>
            <w:noProof/>
            <w:webHidden/>
          </w:rPr>
          <w:fldChar w:fldCharType="end"/>
        </w:r>
      </w:hyperlink>
    </w:p>
    <w:p w:rsidR="00607E18" w:rsidRDefault="00607E18" w:rsidP="00607E1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285682" w:history="1">
        <w:r w:rsidRPr="005E554B">
          <w:rPr>
            <w:rStyle w:val="afb"/>
            <w:noProof/>
          </w:rPr>
          <w:t xml:space="preserve">3.3.1 </w:t>
        </w:r>
        <w:r w:rsidRPr="005E554B">
          <w:rPr>
            <w:rStyle w:val="afb"/>
            <w:rFonts w:hint="eastAsia"/>
            <w:noProof/>
          </w:rPr>
          <w:t>算法思想</w:t>
        </w:r>
        <w:r>
          <w:rPr>
            <w:noProof/>
            <w:webHidden/>
          </w:rPr>
          <w:tab/>
        </w:r>
        <w:r>
          <w:rPr>
            <w:noProof/>
            <w:webHidden/>
          </w:rPr>
          <w:fldChar w:fldCharType="begin"/>
        </w:r>
        <w:r>
          <w:rPr>
            <w:noProof/>
            <w:webHidden/>
          </w:rPr>
          <w:instrText xml:space="preserve"> PAGEREF _Toc451285682 \h </w:instrText>
        </w:r>
        <w:r>
          <w:rPr>
            <w:noProof/>
            <w:webHidden/>
          </w:rPr>
        </w:r>
        <w:r>
          <w:rPr>
            <w:noProof/>
            <w:webHidden/>
          </w:rPr>
          <w:fldChar w:fldCharType="separate"/>
        </w:r>
        <w:r>
          <w:rPr>
            <w:noProof/>
            <w:webHidden/>
          </w:rPr>
          <w:t>20</w:t>
        </w:r>
        <w:r>
          <w:rPr>
            <w:noProof/>
            <w:webHidden/>
          </w:rPr>
          <w:fldChar w:fldCharType="end"/>
        </w:r>
      </w:hyperlink>
    </w:p>
    <w:p w:rsidR="00607E18" w:rsidRDefault="00607E18" w:rsidP="00607E1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285683" w:history="1">
        <w:r w:rsidRPr="005E554B">
          <w:rPr>
            <w:rStyle w:val="afb"/>
            <w:noProof/>
          </w:rPr>
          <w:t xml:space="preserve">3.3.2 </w:t>
        </w:r>
        <w:r w:rsidRPr="005E554B">
          <w:rPr>
            <w:rStyle w:val="afb"/>
            <w:rFonts w:hint="eastAsia"/>
            <w:noProof/>
          </w:rPr>
          <w:t>算法步骤</w:t>
        </w:r>
        <w:r>
          <w:rPr>
            <w:noProof/>
            <w:webHidden/>
          </w:rPr>
          <w:tab/>
        </w:r>
        <w:r>
          <w:rPr>
            <w:noProof/>
            <w:webHidden/>
          </w:rPr>
          <w:fldChar w:fldCharType="begin"/>
        </w:r>
        <w:r>
          <w:rPr>
            <w:noProof/>
            <w:webHidden/>
          </w:rPr>
          <w:instrText xml:space="preserve"> PAGEREF _Toc451285683 \h </w:instrText>
        </w:r>
        <w:r>
          <w:rPr>
            <w:noProof/>
            <w:webHidden/>
          </w:rPr>
        </w:r>
        <w:r>
          <w:rPr>
            <w:noProof/>
            <w:webHidden/>
          </w:rPr>
          <w:fldChar w:fldCharType="separate"/>
        </w:r>
        <w:r>
          <w:rPr>
            <w:noProof/>
            <w:webHidden/>
          </w:rPr>
          <w:t>21</w:t>
        </w:r>
        <w:r>
          <w:rPr>
            <w:noProof/>
            <w:webHidden/>
          </w:rPr>
          <w:fldChar w:fldCharType="end"/>
        </w:r>
      </w:hyperlink>
    </w:p>
    <w:p w:rsidR="00607E18" w:rsidRDefault="00607E18" w:rsidP="00607E1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285684" w:history="1">
        <w:r w:rsidRPr="005E554B">
          <w:rPr>
            <w:rStyle w:val="afb"/>
            <w:noProof/>
          </w:rPr>
          <w:t xml:space="preserve">3.3.3 </w:t>
        </w:r>
        <w:r w:rsidRPr="005E554B">
          <w:rPr>
            <w:rStyle w:val="afb"/>
            <w:rFonts w:hint="eastAsia"/>
            <w:noProof/>
          </w:rPr>
          <w:t>算法复杂度分析</w:t>
        </w:r>
        <w:r>
          <w:rPr>
            <w:noProof/>
            <w:webHidden/>
          </w:rPr>
          <w:tab/>
        </w:r>
        <w:r>
          <w:rPr>
            <w:noProof/>
            <w:webHidden/>
          </w:rPr>
          <w:fldChar w:fldCharType="begin"/>
        </w:r>
        <w:r>
          <w:rPr>
            <w:noProof/>
            <w:webHidden/>
          </w:rPr>
          <w:instrText xml:space="preserve"> PAGEREF _Toc451285684 \h </w:instrText>
        </w:r>
        <w:r>
          <w:rPr>
            <w:noProof/>
            <w:webHidden/>
          </w:rPr>
        </w:r>
        <w:r>
          <w:rPr>
            <w:noProof/>
            <w:webHidden/>
          </w:rPr>
          <w:fldChar w:fldCharType="separate"/>
        </w:r>
        <w:r>
          <w:rPr>
            <w:noProof/>
            <w:webHidden/>
          </w:rPr>
          <w:t>24</w:t>
        </w:r>
        <w:r>
          <w:rPr>
            <w:noProof/>
            <w:webHidden/>
          </w:rPr>
          <w:fldChar w:fldCharType="end"/>
        </w:r>
      </w:hyperlink>
    </w:p>
    <w:p w:rsidR="00607E18" w:rsidRDefault="00607E18" w:rsidP="00607E1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285685" w:history="1">
        <w:r w:rsidRPr="005E554B">
          <w:rPr>
            <w:rStyle w:val="afb"/>
            <w:noProof/>
          </w:rPr>
          <w:t xml:space="preserve">3.4 </w:t>
        </w:r>
        <w:r w:rsidRPr="005E554B">
          <w:rPr>
            <w:rStyle w:val="afb"/>
            <w:rFonts w:hint="eastAsia"/>
            <w:noProof/>
          </w:rPr>
          <w:t>实验及分析</w:t>
        </w:r>
        <w:r>
          <w:rPr>
            <w:noProof/>
            <w:webHidden/>
          </w:rPr>
          <w:tab/>
        </w:r>
        <w:r>
          <w:rPr>
            <w:noProof/>
            <w:webHidden/>
          </w:rPr>
          <w:fldChar w:fldCharType="begin"/>
        </w:r>
        <w:r>
          <w:rPr>
            <w:noProof/>
            <w:webHidden/>
          </w:rPr>
          <w:instrText xml:space="preserve"> PAGEREF _Toc451285685 \h </w:instrText>
        </w:r>
        <w:r>
          <w:rPr>
            <w:noProof/>
            <w:webHidden/>
          </w:rPr>
        </w:r>
        <w:r>
          <w:rPr>
            <w:noProof/>
            <w:webHidden/>
          </w:rPr>
          <w:fldChar w:fldCharType="separate"/>
        </w:r>
        <w:r>
          <w:rPr>
            <w:noProof/>
            <w:webHidden/>
          </w:rPr>
          <w:t>25</w:t>
        </w:r>
        <w:r>
          <w:rPr>
            <w:noProof/>
            <w:webHidden/>
          </w:rPr>
          <w:fldChar w:fldCharType="end"/>
        </w:r>
      </w:hyperlink>
    </w:p>
    <w:p w:rsidR="00607E18" w:rsidRDefault="00607E18" w:rsidP="00607E1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285686" w:history="1">
        <w:r w:rsidRPr="005E554B">
          <w:rPr>
            <w:rStyle w:val="afb"/>
            <w:noProof/>
          </w:rPr>
          <w:t xml:space="preserve">3.4.1 </w:t>
        </w:r>
        <w:r w:rsidRPr="005E554B">
          <w:rPr>
            <w:rStyle w:val="afb"/>
            <w:rFonts w:hint="eastAsia"/>
            <w:noProof/>
          </w:rPr>
          <w:t>实验数据</w:t>
        </w:r>
        <w:r>
          <w:rPr>
            <w:noProof/>
            <w:webHidden/>
          </w:rPr>
          <w:tab/>
        </w:r>
        <w:r>
          <w:rPr>
            <w:noProof/>
            <w:webHidden/>
          </w:rPr>
          <w:fldChar w:fldCharType="begin"/>
        </w:r>
        <w:r>
          <w:rPr>
            <w:noProof/>
            <w:webHidden/>
          </w:rPr>
          <w:instrText xml:space="preserve"> PAGEREF _Toc451285686 \h </w:instrText>
        </w:r>
        <w:r>
          <w:rPr>
            <w:noProof/>
            <w:webHidden/>
          </w:rPr>
        </w:r>
        <w:r>
          <w:rPr>
            <w:noProof/>
            <w:webHidden/>
          </w:rPr>
          <w:fldChar w:fldCharType="separate"/>
        </w:r>
        <w:r>
          <w:rPr>
            <w:noProof/>
            <w:webHidden/>
          </w:rPr>
          <w:t>25</w:t>
        </w:r>
        <w:r>
          <w:rPr>
            <w:noProof/>
            <w:webHidden/>
          </w:rPr>
          <w:fldChar w:fldCharType="end"/>
        </w:r>
      </w:hyperlink>
    </w:p>
    <w:p w:rsidR="00607E18" w:rsidRDefault="00607E18" w:rsidP="00607E1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285687" w:history="1">
        <w:r w:rsidRPr="005E554B">
          <w:rPr>
            <w:rStyle w:val="afb"/>
            <w:noProof/>
          </w:rPr>
          <w:t xml:space="preserve">3.4.2 </w:t>
        </w:r>
        <w:r w:rsidRPr="005E554B">
          <w:rPr>
            <w:rStyle w:val="afb"/>
            <w:rFonts w:hint="eastAsia"/>
            <w:noProof/>
          </w:rPr>
          <w:t>实验结果与分析</w:t>
        </w:r>
        <w:r>
          <w:rPr>
            <w:noProof/>
            <w:webHidden/>
          </w:rPr>
          <w:tab/>
        </w:r>
        <w:r>
          <w:rPr>
            <w:noProof/>
            <w:webHidden/>
          </w:rPr>
          <w:fldChar w:fldCharType="begin"/>
        </w:r>
        <w:r>
          <w:rPr>
            <w:noProof/>
            <w:webHidden/>
          </w:rPr>
          <w:instrText xml:space="preserve"> PAGEREF _Toc451285687 \h </w:instrText>
        </w:r>
        <w:r>
          <w:rPr>
            <w:noProof/>
            <w:webHidden/>
          </w:rPr>
        </w:r>
        <w:r>
          <w:rPr>
            <w:noProof/>
            <w:webHidden/>
          </w:rPr>
          <w:fldChar w:fldCharType="separate"/>
        </w:r>
        <w:r>
          <w:rPr>
            <w:noProof/>
            <w:webHidden/>
          </w:rPr>
          <w:t>25</w:t>
        </w:r>
        <w:r>
          <w:rPr>
            <w:noProof/>
            <w:webHidden/>
          </w:rPr>
          <w:fldChar w:fldCharType="end"/>
        </w:r>
      </w:hyperlink>
    </w:p>
    <w:p w:rsidR="00607E18" w:rsidRDefault="00607E18" w:rsidP="00607E1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285688" w:history="1">
        <w:r w:rsidRPr="005E554B">
          <w:rPr>
            <w:rStyle w:val="afb"/>
            <w:noProof/>
          </w:rPr>
          <w:t xml:space="preserve">3.5 </w:t>
        </w:r>
        <w:r w:rsidRPr="005E554B">
          <w:rPr>
            <w:rStyle w:val="afb"/>
            <w:rFonts w:hint="eastAsia"/>
            <w:noProof/>
          </w:rPr>
          <w:t>本章小结</w:t>
        </w:r>
        <w:r>
          <w:rPr>
            <w:noProof/>
            <w:webHidden/>
          </w:rPr>
          <w:tab/>
        </w:r>
        <w:r>
          <w:rPr>
            <w:noProof/>
            <w:webHidden/>
          </w:rPr>
          <w:fldChar w:fldCharType="begin"/>
        </w:r>
        <w:r>
          <w:rPr>
            <w:noProof/>
            <w:webHidden/>
          </w:rPr>
          <w:instrText xml:space="preserve"> PAGEREF _Toc451285688 \h </w:instrText>
        </w:r>
        <w:r>
          <w:rPr>
            <w:noProof/>
            <w:webHidden/>
          </w:rPr>
        </w:r>
        <w:r>
          <w:rPr>
            <w:noProof/>
            <w:webHidden/>
          </w:rPr>
          <w:fldChar w:fldCharType="separate"/>
        </w:r>
        <w:r>
          <w:rPr>
            <w:noProof/>
            <w:webHidden/>
          </w:rPr>
          <w:t>26</w:t>
        </w:r>
        <w:r>
          <w:rPr>
            <w:noProof/>
            <w:webHidden/>
          </w:rPr>
          <w:fldChar w:fldCharType="end"/>
        </w:r>
      </w:hyperlink>
    </w:p>
    <w:p w:rsidR="00607E18" w:rsidRDefault="00607E18">
      <w:pPr>
        <w:pStyle w:val="15"/>
        <w:tabs>
          <w:tab w:val="right" w:leader="dot" w:pos="9061"/>
        </w:tabs>
        <w:rPr>
          <w:rFonts w:asciiTheme="minorHAnsi" w:eastAsiaTheme="minorEastAsia" w:hAnsiTheme="minorHAnsi" w:cstheme="minorBidi"/>
          <w:noProof/>
          <w:spacing w:val="0"/>
          <w:kern w:val="2"/>
          <w:sz w:val="21"/>
          <w:szCs w:val="22"/>
        </w:rPr>
      </w:pPr>
      <w:hyperlink w:anchor="_Toc451285689" w:history="1">
        <w:r w:rsidRPr="005E554B">
          <w:rPr>
            <w:rStyle w:val="afb"/>
            <w:rFonts w:hint="eastAsia"/>
            <w:noProof/>
          </w:rPr>
          <w:t>第</w:t>
        </w:r>
        <w:r w:rsidRPr="005E554B">
          <w:rPr>
            <w:rStyle w:val="afb"/>
            <w:noProof/>
          </w:rPr>
          <w:t>4</w:t>
        </w:r>
        <w:r w:rsidRPr="005E554B">
          <w:rPr>
            <w:rStyle w:val="afb"/>
            <w:rFonts w:hint="eastAsia"/>
            <w:noProof/>
          </w:rPr>
          <w:t>章</w:t>
        </w:r>
        <w:r w:rsidRPr="005E554B">
          <w:rPr>
            <w:rStyle w:val="afb"/>
            <w:noProof/>
          </w:rPr>
          <w:t xml:space="preserve"> </w:t>
        </w:r>
        <w:r w:rsidRPr="005E554B">
          <w:rPr>
            <w:rStyle w:val="afb"/>
            <w:rFonts w:hint="eastAsia"/>
            <w:noProof/>
          </w:rPr>
          <w:t>基于流量和分布可靠性的关键边衡量方法</w:t>
        </w:r>
        <w:r>
          <w:rPr>
            <w:noProof/>
            <w:webHidden/>
          </w:rPr>
          <w:tab/>
        </w:r>
        <w:r>
          <w:rPr>
            <w:noProof/>
            <w:webHidden/>
          </w:rPr>
          <w:fldChar w:fldCharType="begin"/>
        </w:r>
        <w:r>
          <w:rPr>
            <w:noProof/>
            <w:webHidden/>
          </w:rPr>
          <w:instrText xml:space="preserve"> PAGEREF _Toc451285689 \h </w:instrText>
        </w:r>
        <w:r>
          <w:rPr>
            <w:noProof/>
            <w:webHidden/>
          </w:rPr>
        </w:r>
        <w:r>
          <w:rPr>
            <w:noProof/>
            <w:webHidden/>
          </w:rPr>
          <w:fldChar w:fldCharType="separate"/>
        </w:r>
        <w:r>
          <w:rPr>
            <w:noProof/>
            <w:webHidden/>
          </w:rPr>
          <w:t>27</w:t>
        </w:r>
        <w:r>
          <w:rPr>
            <w:noProof/>
            <w:webHidden/>
          </w:rPr>
          <w:fldChar w:fldCharType="end"/>
        </w:r>
      </w:hyperlink>
    </w:p>
    <w:p w:rsidR="00607E18" w:rsidRDefault="00607E18" w:rsidP="00607E1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285690" w:history="1">
        <w:r w:rsidRPr="005E554B">
          <w:rPr>
            <w:rStyle w:val="afb"/>
            <w:noProof/>
          </w:rPr>
          <w:t xml:space="preserve">4.1 </w:t>
        </w:r>
        <w:r w:rsidRPr="005E554B">
          <w:rPr>
            <w:rStyle w:val="afb"/>
            <w:rFonts w:hint="eastAsia"/>
            <w:noProof/>
          </w:rPr>
          <w:t>基于流量和分布可靠性的关键边模型</w:t>
        </w:r>
        <w:r>
          <w:rPr>
            <w:noProof/>
            <w:webHidden/>
          </w:rPr>
          <w:tab/>
        </w:r>
        <w:r>
          <w:rPr>
            <w:noProof/>
            <w:webHidden/>
          </w:rPr>
          <w:fldChar w:fldCharType="begin"/>
        </w:r>
        <w:r>
          <w:rPr>
            <w:noProof/>
            <w:webHidden/>
          </w:rPr>
          <w:instrText xml:space="preserve"> PAGEREF _Toc451285690 \h </w:instrText>
        </w:r>
        <w:r>
          <w:rPr>
            <w:noProof/>
            <w:webHidden/>
          </w:rPr>
        </w:r>
        <w:r>
          <w:rPr>
            <w:noProof/>
            <w:webHidden/>
          </w:rPr>
          <w:fldChar w:fldCharType="separate"/>
        </w:r>
        <w:r>
          <w:rPr>
            <w:noProof/>
            <w:webHidden/>
          </w:rPr>
          <w:t>27</w:t>
        </w:r>
        <w:r>
          <w:rPr>
            <w:noProof/>
            <w:webHidden/>
          </w:rPr>
          <w:fldChar w:fldCharType="end"/>
        </w:r>
      </w:hyperlink>
    </w:p>
    <w:p w:rsidR="00607E18" w:rsidRDefault="00607E18" w:rsidP="00607E1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285691" w:history="1">
        <w:r w:rsidRPr="005E554B">
          <w:rPr>
            <w:rStyle w:val="afb"/>
            <w:noProof/>
          </w:rPr>
          <w:t xml:space="preserve">4.2 </w:t>
        </w:r>
        <w:r w:rsidRPr="005E554B">
          <w:rPr>
            <w:rStyle w:val="afb"/>
            <w:rFonts w:hint="eastAsia"/>
            <w:noProof/>
          </w:rPr>
          <w:t>基于重复计算的</w:t>
        </w:r>
        <w:r w:rsidRPr="005E554B">
          <w:rPr>
            <w:rStyle w:val="afb"/>
            <w:noProof/>
          </w:rPr>
          <w:t>BASE_FDP</w:t>
        </w:r>
        <w:r w:rsidRPr="005E554B">
          <w:rPr>
            <w:rStyle w:val="afb"/>
            <w:rFonts w:hint="eastAsia"/>
            <w:noProof/>
          </w:rPr>
          <w:t>算法</w:t>
        </w:r>
        <w:r>
          <w:rPr>
            <w:noProof/>
            <w:webHidden/>
          </w:rPr>
          <w:tab/>
        </w:r>
        <w:r>
          <w:rPr>
            <w:noProof/>
            <w:webHidden/>
          </w:rPr>
          <w:fldChar w:fldCharType="begin"/>
        </w:r>
        <w:r>
          <w:rPr>
            <w:noProof/>
            <w:webHidden/>
          </w:rPr>
          <w:instrText xml:space="preserve"> PAGEREF _Toc451285691 \h </w:instrText>
        </w:r>
        <w:r>
          <w:rPr>
            <w:noProof/>
            <w:webHidden/>
          </w:rPr>
        </w:r>
        <w:r>
          <w:rPr>
            <w:noProof/>
            <w:webHidden/>
          </w:rPr>
          <w:fldChar w:fldCharType="separate"/>
        </w:r>
        <w:r>
          <w:rPr>
            <w:noProof/>
            <w:webHidden/>
          </w:rPr>
          <w:t>29</w:t>
        </w:r>
        <w:r>
          <w:rPr>
            <w:noProof/>
            <w:webHidden/>
          </w:rPr>
          <w:fldChar w:fldCharType="end"/>
        </w:r>
      </w:hyperlink>
    </w:p>
    <w:p w:rsidR="00607E18" w:rsidRDefault="00607E18" w:rsidP="00607E1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285692" w:history="1">
        <w:r w:rsidRPr="005E554B">
          <w:rPr>
            <w:rStyle w:val="afb"/>
            <w:noProof/>
          </w:rPr>
          <w:t xml:space="preserve">4.3 </w:t>
        </w:r>
        <w:r w:rsidRPr="005E554B">
          <w:rPr>
            <w:rStyle w:val="afb"/>
            <w:rFonts w:hint="eastAsia"/>
            <w:noProof/>
          </w:rPr>
          <w:t>基于流量和分布可靠性的关键边增量算法</w:t>
        </w:r>
        <w:r w:rsidRPr="005E554B">
          <w:rPr>
            <w:rStyle w:val="afb"/>
            <w:noProof/>
          </w:rPr>
          <w:t>ICA_FDP</w:t>
        </w:r>
        <w:r>
          <w:rPr>
            <w:noProof/>
            <w:webHidden/>
          </w:rPr>
          <w:tab/>
        </w:r>
        <w:r>
          <w:rPr>
            <w:noProof/>
            <w:webHidden/>
          </w:rPr>
          <w:fldChar w:fldCharType="begin"/>
        </w:r>
        <w:r>
          <w:rPr>
            <w:noProof/>
            <w:webHidden/>
          </w:rPr>
          <w:instrText xml:space="preserve"> PAGEREF _Toc451285692 \h </w:instrText>
        </w:r>
        <w:r>
          <w:rPr>
            <w:noProof/>
            <w:webHidden/>
          </w:rPr>
        </w:r>
        <w:r>
          <w:rPr>
            <w:noProof/>
            <w:webHidden/>
          </w:rPr>
          <w:fldChar w:fldCharType="separate"/>
        </w:r>
        <w:r>
          <w:rPr>
            <w:noProof/>
            <w:webHidden/>
          </w:rPr>
          <w:t>30</w:t>
        </w:r>
        <w:r>
          <w:rPr>
            <w:noProof/>
            <w:webHidden/>
          </w:rPr>
          <w:fldChar w:fldCharType="end"/>
        </w:r>
      </w:hyperlink>
    </w:p>
    <w:p w:rsidR="00607E18" w:rsidRDefault="00607E18" w:rsidP="00607E1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285693" w:history="1">
        <w:r w:rsidRPr="005E554B">
          <w:rPr>
            <w:rStyle w:val="afb"/>
            <w:noProof/>
          </w:rPr>
          <w:t xml:space="preserve">4.3.1 </w:t>
        </w:r>
        <w:r w:rsidRPr="005E554B">
          <w:rPr>
            <w:rStyle w:val="afb"/>
            <w:rFonts w:hint="eastAsia"/>
            <w:noProof/>
          </w:rPr>
          <w:t>算法思想</w:t>
        </w:r>
        <w:r>
          <w:rPr>
            <w:noProof/>
            <w:webHidden/>
          </w:rPr>
          <w:tab/>
        </w:r>
        <w:r>
          <w:rPr>
            <w:noProof/>
            <w:webHidden/>
          </w:rPr>
          <w:fldChar w:fldCharType="begin"/>
        </w:r>
        <w:r>
          <w:rPr>
            <w:noProof/>
            <w:webHidden/>
          </w:rPr>
          <w:instrText xml:space="preserve"> PAGEREF _Toc451285693 \h </w:instrText>
        </w:r>
        <w:r>
          <w:rPr>
            <w:noProof/>
            <w:webHidden/>
          </w:rPr>
        </w:r>
        <w:r>
          <w:rPr>
            <w:noProof/>
            <w:webHidden/>
          </w:rPr>
          <w:fldChar w:fldCharType="separate"/>
        </w:r>
        <w:r>
          <w:rPr>
            <w:noProof/>
            <w:webHidden/>
          </w:rPr>
          <w:t>30</w:t>
        </w:r>
        <w:r>
          <w:rPr>
            <w:noProof/>
            <w:webHidden/>
          </w:rPr>
          <w:fldChar w:fldCharType="end"/>
        </w:r>
      </w:hyperlink>
    </w:p>
    <w:p w:rsidR="00607E18" w:rsidRDefault="00607E18" w:rsidP="00607E1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285694" w:history="1">
        <w:r w:rsidRPr="005E554B">
          <w:rPr>
            <w:rStyle w:val="afb"/>
            <w:noProof/>
          </w:rPr>
          <w:t xml:space="preserve">4.3.2 </w:t>
        </w:r>
        <w:r w:rsidRPr="005E554B">
          <w:rPr>
            <w:rStyle w:val="afb"/>
            <w:rFonts w:hint="eastAsia"/>
            <w:noProof/>
          </w:rPr>
          <w:t>算法步骤</w:t>
        </w:r>
        <w:r>
          <w:rPr>
            <w:noProof/>
            <w:webHidden/>
          </w:rPr>
          <w:tab/>
        </w:r>
        <w:r>
          <w:rPr>
            <w:noProof/>
            <w:webHidden/>
          </w:rPr>
          <w:fldChar w:fldCharType="begin"/>
        </w:r>
        <w:r>
          <w:rPr>
            <w:noProof/>
            <w:webHidden/>
          </w:rPr>
          <w:instrText xml:space="preserve"> PAGEREF _Toc451285694 \h </w:instrText>
        </w:r>
        <w:r>
          <w:rPr>
            <w:noProof/>
            <w:webHidden/>
          </w:rPr>
        </w:r>
        <w:r>
          <w:rPr>
            <w:noProof/>
            <w:webHidden/>
          </w:rPr>
          <w:fldChar w:fldCharType="separate"/>
        </w:r>
        <w:r>
          <w:rPr>
            <w:noProof/>
            <w:webHidden/>
          </w:rPr>
          <w:t>31</w:t>
        </w:r>
        <w:r>
          <w:rPr>
            <w:noProof/>
            <w:webHidden/>
          </w:rPr>
          <w:fldChar w:fldCharType="end"/>
        </w:r>
      </w:hyperlink>
    </w:p>
    <w:p w:rsidR="00607E18" w:rsidRDefault="00607E18" w:rsidP="00607E1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285695" w:history="1">
        <w:r w:rsidRPr="005E554B">
          <w:rPr>
            <w:rStyle w:val="afb"/>
            <w:noProof/>
          </w:rPr>
          <w:t xml:space="preserve">4.3.3 </w:t>
        </w:r>
        <w:r w:rsidRPr="005E554B">
          <w:rPr>
            <w:rStyle w:val="afb"/>
            <w:rFonts w:hint="eastAsia"/>
            <w:noProof/>
          </w:rPr>
          <w:t>算法复杂度分析</w:t>
        </w:r>
        <w:r>
          <w:rPr>
            <w:noProof/>
            <w:webHidden/>
          </w:rPr>
          <w:tab/>
        </w:r>
        <w:r>
          <w:rPr>
            <w:noProof/>
            <w:webHidden/>
          </w:rPr>
          <w:fldChar w:fldCharType="begin"/>
        </w:r>
        <w:r>
          <w:rPr>
            <w:noProof/>
            <w:webHidden/>
          </w:rPr>
          <w:instrText xml:space="preserve"> PAGEREF _Toc451285695 \h </w:instrText>
        </w:r>
        <w:r>
          <w:rPr>
            <w:noProof/>
            <w:webHidden/>
          </w:rPr>
        </w:r>
        <w:r>
          <w:rPr>
            <w:noProof/>
            <w:webHidden/>
          </w:rPr>
          <w:fldChar w:fldCharType="separate"/>
        </w:r>
        <w:r>
          <w:rPr>
            <w:noProof/>
            <w:webHidden/>
          </w:rPr>
          <w:t>33</w:t>
        </w:r>
        <w:r>
          <w:rPr>
            <w:noProof/>
            <w:webHidden/>
          </w:rPr>
          <w:fldChar w:fldCharType="end"/>
        </w:r>
      </w:hyperlink>
    </w:p>
    <w:p w:rsidR="00607E18" w:rsidRDefault="00607E18" w:rsidP="00607E1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285696" w:history="1">
        <w:r w:rsidRPr="005E554B">
          <w:rPr>
            <w:rStyle w:val="afb"/>
            <w:noProof/>
          </w:rPr>
          <w:t xml:space="preserve">4.4 </w:t>
        </w:r>
        <w:r w:rsidRPr="005E554B">
          <w:rPr>
            <w:rStyle w:val="afb"/>
            <w:rFonts w:hint="eastAsia"/>
            <w:noProof/>
          </w:rPr>
          <w:t>基于确定边过滤的增量优化算法</w:t>
        </w:r>
        <w:r w:rsidRPr="005E554B">
          <w:rPr>
            <w:rStyle w:val="afb"/>
            <w:noProof/>
          </w:rPr>
          <w:t>ICA_FEA</w:t>
        </w:r>
        <w:r>
          <w:rPr>
            <w:noProof/>
            <w:webHidden/>
          </w:rPr>
          <w:tab/>
        </w:r>
        <w:r>
          <w:rPr>
            <w:noProof/>
            <w:webHidden/>
          </w:rPr>
          <w:fldChar w:fldCharType="begin"/>
        </w:r>
        <w:r>
          <w:rPr>
            <w:noProof/>
            <w:webHidden/>
          </w:rPr>
          <w:instrText xml:space="preserve"> PAGEREF _Toc451285696 \h </w:instrText>
        </w:r>
        <w:r>
          <w:rPr>
            <w:noProof/>
            <w:webHidden/>
          </w:rPr>
        </w:r>
        <w:r>
          <w:rPr>
            <w:noProof/>
            <w:webHidden/>
          </w:rPr>
          <w:fldChar w:fldCharType="separate"/>
        </w:r>
        <w:r>
          <w:rPr>
            <w:noProof/>
            <w:webHidden/>
          </w:rPr>
          <w:t>33</w:t>
        </w:r>
        <w:r>
          <w:rPr>
            <w:noProof/>
            <w:webHidden/>
          </w:rPr>
          <w:fldChar w:fldCharType="end"/>
        </w:r>
      </w:hyperlink>
    </w:p>
    <w:p w:rsidR="00607E18" w:rsidRDefault="00607E18" w:rsidP="00607E1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285697" w:history="1">
        <w:r w:rsidRPr="005E554B">
          <w:rPr>
            <w:rStyle w:val="afb"/>
            <w:noProof/>
          </w:rPr>
          <w:t xml:space="preserve">4.4.1 </w:t>
        </w:r>
        <w:r w:rsidRPr="005E554B">
          <w:rPr>
            <w:rStyle w:val="afb"/>
            <w:rFonts w:hint="eastAsia"/>
            <w:noProof/>
          </w:rPr>
          <w:t>算法基本思想</w:t>
        </w:r>
        <w:r>
          <w:rPr>
            <w:noProof/>
            <w:webHidden/>
          </w:rPr>
          <w:tab/>
        </w:r>
        <w:r>
          <w:rPr>
            <w:noProof/>
            <w:webHidden/>
          </w:rPr>
          <w:fldChar w:fldCharType="begin"/>
        </w:r>
        <w:r>
          <w:rPr>
            <w:noProof/>
            <w:webHidden/>
          </w:rPr>
          <w:instrText xml:space="preserve"> PAGEREF _Toc451285697 \h </w:instrText>
        </w:r>
        <w:r>
          <w:rPr>
            <w:noProof/>
            <w:webHidden/>
          </w:rPr>
        </w:r>
        <w:r>
          <w:rPr>
            <w:noProof/>
            <w:webHidden/>
          </w:rPr>
          <w:fldChar w:fldCharType="separate"/>
        </w:r>
        <w:r>
          <w:rPr>
            <w:noProof/>
            <w:webHidden/>
          </w:rPr>
          <w:t>33</w:t>
        </w:r>
        <w:r>
          <w:rPr>
            <w:noProof/>
            <w:webHidden/>
          </w:rPr>
          <w:fldChar w:fldCharType="end"/>
        </w:r>
      </w:hyperlink>
    </w:p>
    <w:p w:rsidR="00607E18" w:rsidRDefault="00607E18" w:rsidP="00607E1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285698" w:history="1">
        <w:r w:rsidRPr="005E554B">
          <w:rPr>
            <w:rStyle w:val="afb"/>
            <w:noProof/>
          </w:rPr>
          <w:t xml:space="preserve">4.4.2 </w:t>
        </w:r>
        <w:r w:rsidRPr="005E554B">
          <w:rPr>
            <w:rStyle w:val="afb"/>
            <w:rFonts w:hint="eastAsia"/>
            <w:noProof/>
          </w:rPr>
          <w:t>算法步骤</w:t>
        </w:r>
        <w:r>
          <w:rPr>
            <w:noProof/>
            <w:webHidden/>
          </w:rPr>
          <w:tab/>
        </w:r>
        <w:r>
          <w:rPr>
            <w:noProof/>
            <w:webHidden/>
          </w:rPr>
          <w:fldChar w:fldCharType="begin"/>
        </w:r>
        <w:r>
          <w:rPr>
            <w:noProof/>
            <w:webHidden/>
          </w:rPr>
          <w:instrText xml:space="preserve"> PAGEREF _Toc451285698 \h </w:instrText>
        </w:r>
        <w:r>
          <w:rPr>
            <w:noProof/>
            <w:webHidden/>
          </w:rPr>
        </w:r>
        <w:r>
          <w:rPr>
            <w:noProof/>
            <w:webHidden/>
          </w:rPr>
          <w:fldChar w:fldCharType="separate"/>
        </w:r>
        <w:r>
          <w:rPr>
            <w:noProof/>
            <w:webHidden/>
          </w:rPr>
          <w:t>34</w:t>
        </w:r>
        <w:r>
          <w:rPr>
            <w:noProof/>
            <w:webHidden/>
          </w:rPr>
          <w:fldChar w:fldCharType="end"/>
        </w:r>
      </w:hyperlink>
    </w:p>
    <w:p w:rsidR="00607E18" w:rsidRDefault="00607E18" w:rsidP="00607E1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285699" w:history="1">
        <w:r w:rsidRPr="005E554B">
          <w:rPr>
            <w:rStyle w:val="afb"/>
            <w:noProof/>
          </w:rPr>
          <w:t xml:space="preserve">4.4.4 </w:t>
        </w:r>
        <w:r w:rsidRPr="005E554B">
          <w:rPr>
            <w:rStyle w:val="afb"/>
            <w:rFonts w:hint="eastAsia"/>
            <w:noProof/>
          </w:rPr>
          <w:t>算法实现及分析</w:t>
        </w:r>
        <w:r>
          <w:rPr>
            <w:noProof/>
            <w:webHidden/>
          </w:rPr>
          <w:tab/>
        </w:r>
        <w:r>
          <w:rPr>
            <w:noProof/>
            <w:webHidden/>
          </w:rPr>
          <w:fldChar w:fldCharType="begin"/>
        </w:r>
        <w:r>
          <w:rPr>
            <w:noProof/>
            <w:webHidden/>
          </w:rPr>
          <w:instrText xml:space="preserve"> PAGEREF _Toc451285699 \h </w:instrText>
        </w:r>
        <w:r>
          <w:rPr>
            <w:noProof/>
            <w:webHidden/>
          </w:rPr>
        </w:r>
        <w:r>
          <w:rPr>
            <w:noProof/>
            <w:webHidden/>
          </w:rPr>
          <w:fldChar w:fldCharType="separate"/>
        </w:r>
        <w:r>
          <w:rPr>
            <w:noProof/>
            <w:webHidden/>
          </w:rPr>
          <w:t>37</w:t>
        </w:r>
        <w:r>
          <w:rPr>
            <w:noProof/>
            <w:webHidden/>
          </w:rPr>
          <w:fldChar w:fldCharType="end"/>
        </w:r>
      </w:hyperlink>
    </w:p>
    <w:p w:rsidR="00607E18" w:rsidRDefault="00607E18" w:rsidP="00607E1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285700" w:history="1">
        <w:r w:rsidRPr="005E554B">
          <w:rPr>
            <w:rStyle w:val="afb"/>
            <w:noProof/>
          </w:rPr>
          <w:t xml:space="preserve">4.5 </w:t>
        </w:r>
        <w:r w:rsidRPr="005E554B">
          <w:rPr>
            <w:rStyle w:val="afb"/>
            <w:rFonts w:hint="eastAsia"/>
            <w:noProof/>
          </w:rPr>
          <w:t>实验及分析</w:t>
        </w:r>
        <w:r>
          <w:rPr>
            <w:noProof/>
            <w:webHidden/>
          </w:rPr>
          <w:tab/>
        </w:r>
        <w:r>
          <w:rPr>
            <w:noProof/>
            <w:webHidden/>
          </w:rPr>
          <w:fldChar w:fldCharType="begin"/>
        </w:r>
        <w:r>
          <w:rPr>
            <w:noProof/>
            <w:webHidden/>
          </w:rPr>
          <w:instrText xml:space="preserve"> PAGEREF _Toc451285700 \h </w:instrText>
        </w:r>
        <w:r>
          <w:rPr>
            <w:noProof/>
            <w:webHidden/>
          </w:rPr>
        </w:r>
        <w:r>
          <w:rPr>
            <w:noProof/>
            <w:webHidden/>
          </w:rPr>
          <w:fldChar w:fldCharType="separate"/>
        </w:r>
        <w:r>
          <w:rPr>
            <w:noProof/>
            <w:webHidden/>
          </w:rPr>
          <w:t>38</w:t>
        </w:r>
        <w:r>
          <w:rPr>
            <w:noProof/>
            <w:webHidden/>
          </w:rPr>
          <w:fldChar w:fldCharType="end"/>
        </w:r>
      </w:hyperlink>
    </w:p>
    <w:p w:rsidR="00607E18" w:rsidRDefault="00607E18" w:rsidP="00607E1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285701" w:history="1">
        <w:r w:rsidRPr="005E554B">
          <w:rPr>
            <w:rStyle w:val="afb"/>
            <w:noProof/>
          </w:rPr>
          <w:t xml:space="preserve">4.5.1 </w:t>
        </w:r>
        <w:r w:rsidRPr="005E554B">
          <w:rPr>
            <w:rStyle w:val="afb"/>
            <w:rFonts w:hint="eastAsia"/>
            <w:noProof/>
          </w:rPr>
          <w:t>实验数据</w:t>
        </w:r>
        <w:r>
          <w:rPr>
            <w:noProof/>
            <w:webHidden/>
          </w:rPr>
          <w:tab/>
        </w:r>
        <w:r>
          <w:rPr>
            <w:noProof/>
            <w:webHidden/>
          </w:rPr>
          <w:fldChar w:fldCharType="begin"/>
        </w:r>
        <w:r>
          <w:rPr>
            <w:noProof/>
            <w:webHidden/>
          </w:rPr>
          <w:instrText xml:space="preserve"> PAGEREF _Toc451285701 \h </w:instrText>
        </w:r>
        <w:r>
          <w:rPr>
            <w:noProof/>
            <w:webHidden/>
          </w:rPr>
        </w:r>
        <w:r>
          <w:rPr>
            <w:noProof/>
            <w:webHidden/>
          </w:rPr>
          <w:fldChar w:fldCharType="separate"/>
        </w:r>
        <w:r>
          <w:rPr>
            <w:noProof/>
            <w:webHidden/>
          </w:rPr>
          <w:t>38</w:t>
        </w:r>
        <w:r>
          <w:rPr>
            <w:noProof/>
            <w:webHidden/>
          </w:rPr>
          <w:fldChar w:fldCharType="end"/>
        </w:r>
      </w:hyperlink>
    </w:p>
    <w:p w:rsidR="00607E18" w:rsidRDefault="00607E18" w:rsidP="00607E1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285702" w:history="1">
        <w:r w:rsidRPr="005E554B">
          <w:rPr>
            <w:rStyle w:val="afb"/>
            <w:noProof/>
          </w:rPr>
          <w:t xml:space="preserve">4.5.2 </w:t>
        </w:r>
        <w:r w:rsidRPr="005E554B">
          <w:rPr>
            <w:rStyle w:val="afb"/>
            <w:rFonts w:hint="eastAsia"/>
            <w:noProof/>
          </w:rPr>
          <w:t>实验结果与分析</w:t>
        </w:r>
        <w:r>
          <w:rPr>
            <w:noProof/>
            <w:webHidden/>
          </w:rPr>
          <w:tab/>
        </w:r>
        <w:r>
          <w:rPr>
            <w:noProof/>
            <w:webHidden/>
          </w:rPr>
          <w:fldChar w:fldCharType="begin"/>
        </w:r>
        <w:r>
          <w:rPr>
            <w:noProof/>
            <w:webHidden/>
          </w:rPr>
          <w:instrText xml:space="preserve"> PAGEREF _Toc451285702 \h </w:instrText>
        </w:r>
        <w:r>
          <w:rPr>
            <w:noProof/>
            <w:webHidden/>
          </w:rPr>
        </w:r>
        <w:r>
          <w:rPr>
            <w:noProof/>
            <w:webHidden/>
          </w:rPr>
          <w:fldChar w:fldCharType="separate"/>
        </w:r>
        <w:r>
          <w:rPr>
            <w:noProof/>
            <w:webHidden/>
          </w:rPr>
          <w:t>38</w:t>
        </w:r>
        <w:r>
          <w:rPr>
            <w:noProof/>
            <w:webHidden/>
          </w:rPr>
          <w:fldChar w:fldCharType="end"/>
        </w:r>
      </w:hyperlink>
    </w:p>
    <w:p w:rsidR="00607E18" w:rsidRDefault="00607E18" w:rsidP="00607E1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285703" w:history="1">
        <w:r w:rsidRPr="005E554B">
          <w:rPr>
            <w:rStyle w:val="afb"/>
            <w:noProof/>
          </w:rPr>
          <w:t xml:space="preserve">4.6 </w:t>
        </w:r>
        <w:r w:rsidRPr="005E554B">
          <w:rPr>
            <w:rStyle w:val="afb"/>
            <w:rFonts w:hint="eastAsia"/>
            <w:noProof/>
          </w:rPr>
          <w:t>本章小结</w:t>
        </w:r>
        <w:r>
          <w:rPr>
            <w:noProof/>
            <w:webHidden/>
          </w:rPr>
          <w:tab/>
        </w:r>
        <w:r>
          <w:rPr>
            <w:noProof/>
            <w:webHidden/>
          </w:rPr>
          <w:fldChar w:fldCharType="begin"/>
        </w:r>
        <w:r>
          <w:rPr>
            <w:noProof/>
            <w:webHidden/>
          </w:rPr>
          <w:instrText xml:space="preserve"> PAGEREF _Toc451285703 \h </w:instrText>
        </w:r>
        <w:r>
          <w:rPr>
            <w:noProof/>
            <w:webHidden/>
          </w:rPr>
        </w:r>
        <w:r>
          <w:rPr>
            <w:noProof/>
            <w:webHidden/>
          </w:rPr>
          <w:fldChar w:fldCharType="separate"/>
        </w:r>
        <w:r>
          <w:rPr>
            <w:noProof/>
            <w:webHidden/>
          </w:rPr>
          <w:t>39</w:t>
        </w:r>
        <w:r>
          <w:rPr>
            <w:noProof/>
            <w:webHidden/>
          </w:rPr>
          <w:fldChar w:fldCharType="end"/>
        </w:r>
      </w:hyperlink>
    </w:p>
    <w:p w:rsidR="00607E18" w:rsidRDefault="00607E18">
      <w:pPr>
        <w:pStyle w:val="15"/>
        <w:tabs>
          <w:tab w:val="right" w:leader="dot" w:pos="9061"/>
        </w:tabs>
        <w:rPr>
          <w:rFonts w:asciiTheme="minorHAnsi" w:eastAsiaTheme="minorEastAsia" w:hAnsiTheme="minorHAnsi" w:cstheme="minorBidi"/>
          <w:noProof/>
          <w:spacing w:val="0"/>
          <w:kern w:val="2"/>
          <w:sz w:val="21"/>
          <w:szCs w:val="22"/>
        </w:rPr>
      </w:pPr>
      <w:hyperlink w:anchor="_Toc451285704" w:history="1">
        <w:r w:rsidRPr="005E554B">
          <w:rPr>
            <w:rStyle w:val="afb"/>
            <w:rFonts w:hint="eastAsia"/>
            <w:noProof/>
          </w:rPr>
          <w:t>第</w:t>
        </w:r>
        <w:r w:rsidRPr="005E554B">
          <w:rPr>
            <w:rStyle w:val="afb"/>
            <w:noProof/>
          </w:rPr>
          <w:t>5</w:t>
        </w:r>
        <w:r w:rsidRPr="005E554B">
          <w:rPr>
            <w:rStyle w:val="afb"/>
            <w:rFonts w:hint="eastAsia"/>
            <w:noProof/>
          </w:rPr>
          <w:t>章</w:t>
        </w:r>
        <w:r w:rsidRPr="005E554B">
          <w:rPr>
            <w:rStyle w:val="afb"/>
            <w:noProof/>
          </w:rPr>
          <w:t xml:space="preserve"> </w:t>
        </w:r>
        <w:r w:rsidRPr="005E554B">
          <w:rPr>
            <w:rStyle w:val="afb"/>
            <w:rFonts w:hint="eastAsia"/>
            <w:noProof/>
          </w:rPr>
          <w:t>基于未饱和路径优先增广的近似算法</w:t>
        </w:r>
        <w:r>
          <w:rPr>
            <w:noProof/>
            <w:webHidden/>
          </w:rPr>
          <w:tab/>
        </w:r>
        <w:r>
          <w:rPr>
            <w:noProof/>
            <w:webHidden/>
          </w:rPr>
          <w:fldChar w:fldCharType="begin"/>
        </w:r>
        <w:r>
          <w:rPr>
            <w:noProof/>
            <w:webHidden/>
          </w:rPr>
          <w:instrText xml:space="preserve"> PAGEREF _Toc451285704 \h </w:instrText>
        </w:r>
        <w:r>
          <w:rPr>
            <w:noProof/>
            <w:webHidden/>
          </w:rPr>
        </w:r>
        <w:r>
          <w:rPr>
            <w:noProof/>
            <w:webHidden/>
          </w:rPr>
          <w:fldChar w:fldCharType="separate"/>
        </w:r>
        <w:r>
          <w:rPr>
            <w:noProof/>
            <w:webHidden/>
          </w:rPr>
          <w:t>41</w:t>
        </w:r>
        <w:r>
          <w:rPr>
            <w:noProof/>
            <w:webHidden/>
          </w:rPr>
          <w:fldChar w:fldCharType="end"/>
        </w:r>
      </w:hyperlink>
    </w:p>
    <w:p w:rsidR="00607E18" w:rsidRDefault="00607E18" w:rsidP="00607E1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285705" w:history="1">
        <w:r w:rsidRPr="005E554B">
          <w:rPr>
            <w:rStyle w:val="afb"/>
            <w:noProof/>
          </w:rPr>
          <w:t xml:space="preserve">5.1 </w:t>
        </w:r>
        <w:r w:rsidRPr="005E554B">
          <w:rPr>
            <w:rStyle w:val="afb"/>
            <w:rFonts w:hint="eastAsia"/>
            <w:noProof/>
          </w:rPr>
          <w:t>算法基本思想</w:t>
        </w:r>
        <w:r>
          <w:rPr>
            <w:noProof/>
            <w:webHidden/>
          </w:rPr>
          <w:tab/>
        </w:r>
        <w:r>
          <w:rPr>
            <w:noProof/>
            <w:webHidden/>
          </w:rPr>
          <w:fldChar w:fldCharType="begin"/>
        </w:r>
        <w:r>
          <w:rPr>
            <w:noProof/>
            <w:webHidden/>
          </w:rPr>
          <w:instrText xml:space="preserve"> PAGEREF _Toc451285705 \h </w:instrText>
        </w:r>
        <w:r>
          <w:rPr>
            <w:noProof/>
            <w:webHidden/>
          </w:rPr>
        </w:r>
        <w:r>
          <w:rPr>
            <w:noProof/>
            <w:webHidden/>
          </w:rPr>
          <w:fldChar w:fldCharType="separate"/>
        </w:r>
        <w:r>
          <w:rPr>
            <w:noProof/>
            <w:webHidden/>
          </w:rPr>
          <w:t>41</w:t>
        </w:r>
        <w:r>
          <w:rPr>
            <w:noProof/>
            <w:webHidden/>
          </w:rPr>
          <w:fldChar w:fldCharType="end"/>
        </w:r>
      </w:hyperlink>
    </w:p>
    <w:p w:rsidR="00607E18" w:rsidRDefault="00607E18" w:rsidP="00607E1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285706" w:history="1">
        <w:r w:rsidRPr="005E554B">
          <w:rPr>
            <w:rStyle w:val="afb"/>
            <w:noProof/>
          </w:rPr>
          <w:t xml:space="preserve">5.2 </w:t>
        </w:r>
        <w:r w:rsidRPr="005E554B">
          <w:rPr>
            <w:rStyle w:val="afb"/>
            <w:rFonts w:hint="eastAsia"/>
            <w:noProof/>
          </w:rPr>
          <w:t>算法实现与分析</w:t>
        </w:r>
        <w:r>
          <w:rPr>
            <w:noProof/>
            <w:webHidden/>
          </w:rPr>
          <w:tab/>
        </w:r>
        <w:r>
          <w:rPr>
            <w:noProof/>
            <w:webHidden/>
          </w:rPr>
          <w:fldChar w:fldCharType="begin"/>
        </w:r>
        <w:r>
          <w:rPr>
            <w:noProof/>
            <w:webHidden/>
          </w:rPr>
          <w:instrText xml:space="preserve"> PAGEREF _Toc451285706 \h </w:instrText>
        </w:r>
        <w:r>
          <w:rPr>
            <w:noProof/>
            <w:webHidden/>
          </w:rPr>
        </w:r>
        <w:r>
          <w:rPr>
            <w:noProof/>
            <w:webHidden/>
          </w:rPr>
          <w:fldChar w:fldCharType="separate"/>
        </w:r>
        <w:r>
          <w:rPr>
            <w:noProof/>
            <w:webHidden/>
          </w:rPr>
          <w:t>42</w:t>
        </w:r>
        <w:r>
          <w:rPr>
            <w:noProof/>
            <w:webHidden/>
          </w:rPr>
          <w:fldChar w:fldCharType="end"/>
        </w:r>
      </w:hyperlink>
    </w:p>
    <w:p w:rsidR="00607E18" w:rsidRDefault="00607E18" w:rsidP="00607E1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285707" w:history="1">
        <w:r w:rsidRPr="005E554B">
          <w:rPr>
            <w:rStyle w:val="afb"/>
            <w:noProof/>
          </w:rPr>
          <w:t xml:space="preserve">5.3 </w:t>
        </w:r>
        <w:r w:rsidRPr="005E554B">
          <w:rPr>
            <w:rStyle w:val="afb"/>
            <w:rFonts w:hint="eastAsia"/>
            <w:noProof/>
          </w:rPr>
          <w:t>近似算法与精确算法相似度</w:t>
        </w:r>
        <w:r>
          <w:rPr>
            <w:noProof/>
            <w:webHidden/>
          </w:rPr>
          <w:tab/>
        </w:r>
        <w:r>
          <w:rPr>
            <w:noProof/>
            <w:webHidden/>
          </w:rPr>
          <w:fldChar w:fldCharType="begin"/>
        </w:r>
        <w:r>
          <w:rPr>
            <w:noProof/>
            <w:webHidden/>
          </w:rPr>
          <w:instrText xml:space="preserve"> PAGEREF _Toc451285707 \h </w:instrText>
        </w:r>
        <w:r>
          <w:rPr>
            <w:noProof/>
            <w:webHidden/>
          </w:rPr>
        </w:r>
        <w:r>
          <w:rPr>
            <w:noProof/>
            <w:webHidden/>
          </w:rPr>
          <w:fldChar w:fldCharType="separate"/>
        </w:r>
        <w:r>
          <w:rPr>
            <w:noProof/>
            <w:webHidden/>
          </w:rPr>
          <w:t>43</w:t>
        </w:r>
        <w:r>
          <w:rPr>
            <w:noProof/>
            <w:webHidden/>
          </w:rPr>
          <w:fldChar w:fldCharType="end"/>
        </w:r>
      </w:hyperlink>
    </w:p>
    <w:p w:rsidR="00607E18" w:rsidRDefault="00607E18" w:rsidP="00607E1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285708" w:history="1">
        <w:r w:rsidRPr="005E554B">
          <w:rPr>
            <w:rStyle w:val="afb"/>
            <w:noProof/>
          </w:rPr>
          <w:t xml:space="preserve">5.4 </w:t>
        </w:r>
        <w:r w:rsidRPr="005E554B">
          <w:rPr>
            <w:rStyle w:val="afb"/>
            <w:rFonts w:hint="eastAsia"/>
            <w:noProof/>
          </w:rPr>
          <w:t>近似算法下界</w:t>
        </w:r>
        <w:r>
          <w:rPr>
            <w:noProof/>
            <w:webHidden/>
          </w:rPr>
          <w:tab/>
        </w:r>
        <w:r>
          <w:rPr>
            <w:noProof/>
            <w:webHidden/>
          </w:rPr>
          <w:fldChar w:fldCharType="begin"/>
        </w:r>
        <w:r>
          <w:rPr>
            <w:noProof/>
            <w:webHidden/>
          </w:rPr>
          <w:instrText xml:space="preserve"> PAGEREF _Toc451285708 \h </w:instrText>
        </w:r>
        <w:r>
          <w:rPr>
            <w:noProof/>
            <w:webHidden/>
          </w:rPr>
        </w:r>
        <w:r>
          <w:rPr>
            <w:noProof/>
            <w:webHidden/>
          </w:rPr>
          <w:fldChar w:fldCharType="separate"/>
        </w:r>
        <w:r>
          <w:rPr>
            <w:noProof/>
            <w:webHidden/>
          </w:rPr>
          <w:t>44</w:t>
        </w:r>
        <w:r>
          <w:rPr>
            <w:noProof/>
            <w:webHidden/>
          </w:rPr>
          <w:fldChar w:fldCharType="end"/>
        </w:r>
      </w:hyperlink>
    </w:p>
    <w:p w:rsidR="00607E18" w:rsidRDefault="00607E18" w:rsidP="00607E1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285709" w:history="1">
        <w:r w:rsidRPr="005E554B">
          <w:rPr>
            <w:rStyle w:val="afb"/>
            <w:noProof/>
          </w:rPr>
          <w:t xml:space="preserve">5.5 </w:t>
        </w:r>
        <w:r w:rsidRPr="005E554B">
          <w:rPr>
            <w:rStyle w:val="afb"/>
            <w:rFonts w:hint="eastAsia"/>
            <w:noProof/>
          </w:rPr>
          <w:t>实验结果及分析</w:t>
        </w:r>
        <w:r>
          <w:rPr>
            <w:noProof/>
            <w:webHidden/>
          </w:rPr>
          <w:tab/>
        </w:r>
        <w:r>
          <w:rPr>
            <w:noProof/>
            <w:webHidden/>
          </w:rPr>
          <w:fldChar w:fldCharType="begin"/>
        </w:r>
        <w:r>
          <w:rPr>
            <w:noProof/>
            <w:webHidden/>
          </w:rPr>
          <w:instrText xml:space="preserve"> PAGEREF _Toc451285709 \h </w:instrText>
        </w:r>
        <w:r>
          <w:rPr>
            <w:noProof/>
            <w:webHidden/>
          </w:rPr>
        </w:r>
        <w:r>
          <w:rPr>
            <w:noProof/>
            <w:webHidden/>
          </w:rPr>
          <w:fldChar w:fldCharType="separate"/>
        </w:r>
        <w:r>
          <w:rPr>
            <w:noProof/>
            <w:webHidden/>
          </w:rPr>
          <w:t>46</w:t>
        </w:r>
        <w:r>
          <w:rPr>
            <w:noProof/>
            <w:webHidden/>
          </w:rPr>
          <w:fldChar w:fldCharType="end"/>
        </w:r>
      </w:hyperlink>
    </w:p>
    <w:p w:rsidR="00607E18" w:rsidRDefault="00607E18" w:rsidP="00607E1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285710" w:history="1">
        <w:r w:rsidRPr="005E554B">
          <w:rPr>
            <w:rStyle w:val="afb"/>
            <w:noProof/>
          </w:rPr>
          <w:t xml:space="preserve">5.6 </w:t>
        </w:r>
        <w:r w:rsidRPr="005E554B">
          <w:rPr>
            <w:rStyle w:val="afb"/>
            <w:rFonts w:hint="eastAsia"/>
            <w:noProof/>
          </w:rPr>
          <w:t>本章小结</w:t>
        </w:r>
        <w:r>
          <w:rPr>
            <w:noProof/>
            <w:webHidden/>
          </w:rPr>
          <w:tab/>
        </w:r>
        <w:r>
          <w:rPr>
            <w:noProof/>
            <w:webHidden/>
          </w:rPr>
          <w:fldChar w:fldCharType="begin"/>
        </w:r>
        <w:r>
          <w:rPr>
            <w:noProof/>
            <w:webHidden/>
          </w:rPr>
          <w:instrText xml:space="preserve"> PAGEREF _Toc451285710 \h </w:instrText>
        </w:r>
        <w:r>
          <w:rPr>
            <w:noProof/>
            <w:webHidden/>
          </w:rPr>
        </w:r>
        <w:r>
          <w:rPr>
            <w:noProof/>
            <w:webHidden/>
          </w:rPr>
          <w:fldChar w:fldCharType="separate"/>
        </w:r>
        <w:r>
          <w:rPr>
            <w:noProof/>
            <w:webHidden/>
          </w:rPr>
          <w:t>48</w:t>
        </w:r>
        <w:r>
          <w:rPr>
            <w:noProof/>
            <w:webHidden/>
          </w:rPr>
          <w:fldChar w:fldCharType="end"/>
        </w:r>
      </w:hyperlink>
    </w:p>
    <w:p w:rsidR="00607E18" w:rsidRDefault="00607E18">
      <w:pPr>
        <w:pStyle w:val="15"/>
        <w:tabs>
          <w:tab w:val="right" w:leader="dot" w:pos="9061"/>
        </w:tabs>
        <w:rPr>
          <w:rFonts w:asciiTheme="minorHAnsi" w:eastAsiaTheme="minorEastAsia" w:hAnsiTheme="minorHAnsi" w:cstheme="minorBidi"/>
          <w:noProof/>
          <w:spacing w:val="0"/>
          <w:kern w:val="2"/>
          <w:sz w:val="21"/>
          <w:szCs w:val="22"/>
        </w:rPr>
      </w:pPr>
      <w:hyperlink w:anchor="_Toc451285711" w:history="1">
        <w:r w:rsidRPr="005E554B">
          <w:rPr>
            <w:rStyle w:val="afb"/>
            <w:rFonts w:hint="eastAsia"/>
            <w:noProof/>
          </w:rPr>
          <w:t>第</w:t>
        </w:r>
        <w:r w:rsidRPr="005E554B">
          <w:rPr>
            <w:rStyle w:val="afb"/>
            <w:noProof/>
          </w:rPr>
          <w:t>6</w:t>
        </w:r>
        <w:r w:rsidRPr="005E554B">
          <w:rPr>
            <w:rStyle w:val="afb"/>
            <w:rFonts w:hint="eastAsia"/>
            <w:noProof/>
          </w:rPr>
          <w:t>章</w:t>
        </w:r>
        <w:r w:rsidRPr="005E554B">
          <w:rPr>
            <w:rStyle w:val="afb"/>
            <w:noProof/>
          </w:rPr>
          <w:t xml:space="preserve"> </w:t>
        </w:r>
        <w:r w:rsidRPr="005E554B">
          <w:rPr>
            <w:rStyle w:val="afb"/>
            <w:rFonts w:hint="eastAsia"/>
            <w:noProof/>
          </w:rPr>
          <w:t>总结和展望</w:t>
        </w:r>
        <w:r>
          <w:rPr>
            <w:noProof/>
            <w:webHidden/>
          </w:rPr>
          <w:tab/>
        </w:r>
        <w:r>
          <w:rPr>
            <w:noProof/>
            <w:webHidden/>
          </w:rPr>
          <w:fldChar w:fldCharType="begin"/>
        </w:r>
        <w:r>
          <w:rPr>
            <w:noProof/>
            <w:webHidden/>
          </w:rPr>
          <w:instrText xml:space="preserve"> PAGEREF _Toc451285711 \h </w:instrText>
        </w:r>
        <w:r>
          <w:rPr>
            <w:noProof/>
            <w:webHidden/>
          </w:rPr>
        </w:r>
        <w:r>
          <w:rPr>
            <w:noProof/>
            <w:webHidden/>
          </w:rPr>
          <w:fldChar w:fldCharType="separate"/>
        </w:r>
        <w:r>
          <w:rPr>
            <w:noProof/>
            <w:webHidden/>
          </w:rPr>
          <w:t>49</w:t>
        </w:r>
        <w:r>
          <w:rPr>
            <w:noProof/>
            <w:webHidden/>
          </w:rPr>
          <w:fldChar w:fldCharType="end"/>
        </w:r>
      </w:hyperlink>
    </w:p>
    <w:p w:rsidR="00607E18" w:rsidRDefault="00607E18" w:rsidP="00607E1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285712" w:history="1">
        <w:r w:rsidRPr="005E554B">
          <w:rPr>
            <w:rStyle w:val="afb"/>
            <w:noProof/>
          </w:rPr>
          <w:t xml:space="preserve">6.1 </w:t>
        </w:r>
        <w:r w:rsidRPr="005E554B">
          <w:rPr>
            <w:rStyle w:val="afb"/>
            <w:rFonts w:hint="eastAsia"/>
            <w:noProof/>
          </w:rPr>
          <w:t>本文总结</w:t>
        </w:r>
        <w:r>
          <w:rPr>
            <w:noProof/>
            <w:webHidden/>
          </w:rPr>
          <w:tab/>
        </w:r>
        <w:r>
          <w:rPr>
            <w:noProof/>
            <w:webHidden/>
          </w:rPr>
          <w:fldChar w:fldCharType="begin"/>
        </w:r>
        <w:r>
          <w:rPr>
            <w:noProof/>
            <w:webHidden/>
          </w:rPr>
          <w:instrText xml:space="preserve"> PAGEREF _Toc451285712 \h </w:instrText>
        </w:r>
        <w:r>
          <w:rPr>
            <w:noProof/>
            <w:webHidden/>
          </w:rPr>
        </w:r>
        <w:r>
          <w:rPr>
            <w:noProof/>
            <w:webHidden/>
          </w:rPr>
          <w:fldChar w:fldCharType="separate"/>
        </w:r>
        <w:r>
          <w:rPr>
            <w:noProof/>
            <w:webHidden/>
          </w:rPr>
          <w:t>49</w:t>
        </w:r>
        <w:r>
          <w:rPr>
            <w:noProof/>
            <w:webHidden/>
          </w:rPr>
          <w:fldChar w:fldCharType="end"/>
        </w:r>
      </w:hyperlink>
    </w:p>
    <w:p w:rsidR="00607E18" w:rsidRDefault="00607E18" w:rsidP="00607E1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285713" w:history="1">
        <w:r w:rsidRPr="005E554B">
          <w:rPr>
            <w:rStyle w:val="afb"/>
            <w:noProof/>
          </w:rPr>
          <w:t xml:space="preserve">6.2 </w:t>
        </w:r>
        <w:r w:rsidRPr="005E554B">
          <w:rPr>
            <w:rStyle w:val="afb"/>
            <w:rFonts w:hint="eastAsia"/>
            <w:noProof/>
          </w:rPr>
          <w:t>未来展望</w:t>
        </w:r>
        <w:r>
          <w:rPr>
            <w:noProof/>
            <w:webHidden/>
          </w:rPr>
          <w:tab/>
        </w:r>
        <w:r>
          <w:rPr>
            <w:noProof/>
            <w:webHidden/>
          </w:rPr>
          <w:fldChar w:fldCharType="begin"/>
        </w:r>
        <w:r>
          <w:rPr>
            <w:noProof/>
            <w:webHidden/>
          </w:rPr>
          <w:instrText xml:space="preserve"> PAGEREF _Toc451285713 \h </w:instrText>
        </w:r>
        <w:r>
          <w:rPr>
            <w:noProof/>
            <w:webHidden/>
          </w:rPr>
        </w:r>
        <w:r>
          <w:rPr>
            <w:noProof/>
            <w:webHidden/>
          </w:rPr>
          <w:fldChar w:fldCharType="separate"/>
        </w:r>
        <w:r>
          <w:rPr>
            <w:noProof/>
            <w:webHidden/>
          </w:rPr>
          <w:t>49</w:t>
        </w:r>
        <w:r>
          <w:rPr>
            <w:noProof/>
            <w:webHidden/>
          </w:rPr>
          <w:fldChar w:fldCharType="end"/>
        </w:r>
      </w:hyperlink>
    </w:p>
    <w:p w:rsidR="00607E18" w:rsidRDefault="00607E18">
      <w:pPr>
        <w:pStyle w:val="15"/>
        <w:tabs>
          <w:tab w:val="right" w:leader="dot" w:pos="9061"/>
        </w:tabs>
        <w:rPr>
          <w:rFonts w:asciiTheme="minorHAnsi" w:eastAsiaTheme="minorEastAsia" w:hAnsiTheme="minorHAnsi" w:cstheme="minorBidi"/>
          <w:noProof/>
          <w:spacing w:val="0"/>
          <w:kern w:val="2"/>
          <w:sz w:val="21"/>
          <w:szCs w:val="22"/>
        </w:rPr>
      </w:pPr>
      <w:hyperlink w:anchor="_Toc451285714" w:history="1">
        <w:r w:rsidRPr="005E554B">
          <w:rPr>
            <w:rStyle w:val="afb"/>
            <w:rFonts w:hint="eastAsia"/>
            <w:noProof/>
          </w:rPr>
          <w:t>致谢</w:t>
        </w:r>
        <w:r>
          <w:rPr>
            <w:noProof/>
            <w:webHidden/>
          </w:rPr>
          <w:tab/>
        </w:r>
        <w:r>
          <w:rPr>
            <w:noProof/>
            <w:webHidden/>
          </w:rPr>
          <w:fldChar w:fldCharType="begin"/>
        </w:r>
        <w:r>
          <w:rPr>
            <w:noProof/>
            <w:webHidden/>
          </w:rPr>
          <w:instrText xml:space="preserve"> PAGEREF _Toc451285714 \h </w:instrText>
        </w:r>
        <w:r>
          <w:rPr>
            <w:noProof/>
            <w:webHidden/>
          </w:rPr>
        </w:r>
        <w:r>
          <w:rPr>
            <w:noProof/>
            <w:webHidden/>
          </w:rPr>
          <w:fldChar w:fldCharType="separate"/>
        </w:r>
        <w:r>
          <w:rPr>
            <w:noProof/>
            <w:webHidden/>
          </w:rPr>
          <w:t>50</w:t>
        </w:r>
        <w:r>
          <w:rPr>
            <w:noProof/>
            <w:webHidden/>
          </w:rPr>
          <w:fldChar w:fldCharType="end"/>
        </w:r>
      </w:hyperlink>
    </w:p>
    <w:p w:rsidR="00607E18" w:rsidRDefault="00607E18">
      <w:pPr>
        <w:pStyle w:val="15"/>
        <w:tabs>
          <w:tab w:val="right" w:leader="dot" w:pos="9061"/>
        </w:tabs>
        <w:rPr>
          <w:rFonts w:asciiTheme="minorHAnsi" w:eastAsiaTheme="minorEastAsia" w:hAnsiTheme="minorHAnsi" w:cstheme="minorBidi"/>
          <w:noProof/>
          <w:spacing w:val="0"/>
          <w:kern w:val="2"/>
          <w:sz w:val="21"/>
          <w:szCs w:val="22"/>
        </w:rPr>
      </w:pPr>
      <w:hyperlink w:anchor="_Toc451285715" w:history="1">
        <w:r w:rsidRPr="005E554B">
          <w:rPr>
            <w:rStyle w:val="afb"/>
            <w:rFonts w:hint="eastAsia"/>
            <w:noProof/>
          </w:rPr>
          <w:t>参考文献</w:t>
        </w:r>
        <w:r>
          <w:rPr>
            <w:noProof/>
            <w:webHidden/>
          </w:rPr>
          <w:tab/>
        </w:r>
        <w:r>
          <w:rPr>
            <w:noProof/>
            <w:webHidden/>
          </w:rPr>
          <w:fldChar w:fldCharType="begin"/>
        </w:r>
        <w:r>
          <w:rPr>
            <w:noProof/>
            <w:webHidden/>
          </w:rPr>
          <w:instrText xml:space="preserve"> PAGEREF _Toc451285715 \h </w:instrText>
        </w:r>
        <w:r>
          <w:rPr>
            <w:noProof/>
            <w:webHidden/>
          </w:rPr>
        </w:r>
        <w:r>
          <w:rPr>
            <w:noProof/>
            <w:webHidden/>
          </w:rPr>
          <w:fldChar w:fldCharType="separate"/>
        </w:r>
        <w:r>
          <w:rPr>
            <w:noProof/>
            <w:webHidden/>
          </w:rPr>
          <w:t>51</w:t>
        </w:r>
        <w:r>
          <w:rPr>
            <w:noProof/>
            <w:webHidden/>
          </w:rPr>
          <w:fldChar w:fldCharType="end"/>
        </w:r>
      </w:hyperlink>
    </w:p>
    <w:p w:rsidR="00F607D9" w:rsidRDefault="001628D1" w:rsidP="00DC4C31">
      <w:pPr>
        <w:ind w:firstLine="494"/>
        <w:rPr>
          <w:b/>
          <w:bCs/>
          <w:lang w:val="zh-CN"/>
        </w:rPr>
      </w:pPr>
      <w:r>
        <w:rPr>
          <w:b/>
          <w:bCs/>
          <w:lang w:val="zh-CN"/>
        </w:rPr>
        <w:fldChar w:fldCharType="end"/>
      </w:r>
    </w:p>
    <w:p w:rsidR="00F83375" w:rsidRDefault="00F83375" w:rsidP="00DC4C31">
      <w:pPr>
        <w:ind w:firstLine="494"/>
        <w:rPr>
          <w:color w:val="000000"/>
          <w:sz w:val="28"/>
        </w:rPr>
        <w:sectPr w:rsidR="00F83375" w:rsidSect="00504397">
          <w:headerReference w:type="even" r:id="rId14"/>
          <w:headerReference w:type="default" r:id="rId15"/>
          <w:footerReference w:type="default" r:id="rId16"/>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1A408C" w:rsidRPr="007D1BAC" w:rsidRDefault="00D81234" w:rsidP="00983510">
      <w:pPr>
        <w:pStyle w:val="1"/>
        <w:numPr>
          <w:ilvl w:val="0"/>
          <w:numId w:val="0"/>
        </w:numPr>
        <w:ind w:left="420" w:hanging="420"/>
      </w:pPr>
      <w:bookmarkStart w:id="11" w:name="_Toc451285658"/>
      <w:r>
        <w:rPr>
          <w:rFonts w:hint="eastAsia"/>
        </w:rPr>
        <w:lastRenderedPageBreak/>
        <w:t>第</w:t>
      </w:r>
      <w:r>
        <w:rPr>
          <w:rFonts w:hint="eastAsia"/>
        </w:rPr>
        <w:t>1</w:t>
      </w:r>
      <w:r>
        <w:rPr>
          <w:rFonts w:hint="eastAsia"/>
        </w:rPr>
        <w:t>章</w:t>
      </w:r>
      <w:r>
        <w:rPr>
          <w:rFonts w:hint="eastAsia"/>
        </w:rPr>
        <w:t xml:space="preserve"> </w:t>
      </w:r>
      <w:r w:rsidR="00563709" w:rsidRPr="00563709">
        <w:rPr>
          <w:rFonts w:hint="eastAsia"/>
        </w:rPr>
        <w:t>绪论</w:t>
      </w:r>
      <w:bookmarkEnd w:id="11"/>
    </w:p>
    <w:p w:rsidR="00E77FC0" w:rsidRDefault="00D64FEA" w:rsidP="00DB5271">
      <w:pPr>
        <w:pStyle w:val="21"/>
      </w:pPr>
      <w:bookmarkStart w:id="12" w:name="_Toc451285659"/>
      <w:r>
        <w:rPr>
          <w:rFonts w:hint="eastAsia"/>
        </w:rPr>
        <w:t>1</w:t>
      </w:r>
      <w:r w:rsidR="00040741">
        <w:rPr>
          <w:rFonts w:hint="eastAsia"/>
        </w:rPr>
        <w:t xml:space="preserve">.1 </w:t>
      </w:r>
      <w:r w:rsidR="00E77FC0">
        <w:rPr>
          <w:rFonts w:hint="eastAsia"/>
        </w:rPr>
        <w:t>问题研究背景</w:t>
      </w:r>
      <w:r w:rsidR="00181A8F">
        <w:rPr>
          <w:rFonts w:hint="eastAsia"/>
        </w:rPr>
        <w:t>与意义</w:t>
      </w:r>
      <w:bookmarkEnd w:id="12"/>
    </w:p>
    <w:p w:rsidR="004D4C59" w:rsidRDefault="00B871BF" w:rsidP="00CD115F">
      <w:pPr>
        <w:pStyle w:val="a3"/>
        <w:spacing w:line="288" w:lineRule="auto"/>
        <w:ind w:firstLine="468"/>
      </w:pPr>
      <w:r w:rsidRPr="00C15BEA">
        <w:rPr>
          <w:rFonts w:hint="eastAsia"/>
        </w:rPr>
        <w:t>关键边是指相对于其他边而言，能够在更大程度上影响网络结构与功能</w:t>
      </w:r>
      <w:r>
        <w:rPr>
          <w:rFonts w:hint="eastAsia"/>
        </w:rPr>
        <w:t>的一些特殊边</w:t>
      </w:r>
      <w:r w:rsidRPr="00B37A52">
        <w:rPr>
          <w:rFonts w:hint="eastAsia"/>
          <w:color w:val="000000" w:themeColor="text1"/>
          <w:vertAlign w:val="superscript"/>
        </w:rPr>
        <w:t>[</w:t>
      </w:r>
      <w:r w:rsidR="00C020A6" w:rsidRPr="00B37A52">
        <w:rPr>
          <w:rFonts w:hint="eastAsia"/>
          <w:color w:val="000000" w:themeColor="text1"/>
          <w:vertAlign w:val="superscript"/>
        </w:rPr>
        <w:t>1</w:t>
      </w:r>
      <w:r w:rsidRPr="00B37A52">
        <w:rPr>
          <w:rFonts w:hint="eastAsia"/>
          <w:color w:val="000000" w:themeColor="text1"/>
          <w:vertAlign w:val="superscript"/>
        </w:rPr>
        <w:t>]</w:t>
      </w:r>
      <w:r>
        <w:rPr>
          <w:rFonts w:hint="eastAsia"/>
        </w:rPr>
        <w:t>。</w:t>
      </w:r>
      <w:r w:rsidR="00777761">
        <w:rPr>
          <w:rFonts w:hint="eastAsia"/>
        </w:rPr>
        <w:t>这里的网络结构包括度分布、平均距离、连通性、聚类系数、度相关性等</w:t>
      </w:r>
      <w:r w:rsidR="00E960DD">
        <w:rPr>
          <w:rFonts w:hint="eastAsia"/>
        </w:rPr>
        <w:t>，</w:t>
      </w:r>
      <w:r w:rsidR="00777761">
        <w:rPr>
          <w:rFonts w:hint="eastAsia"/>
        </w:rPr>
        <w:t>网络功能涉及网络的</w:t>
      </w:r>
      <w:r w:rsidR="00E960DD">
        <w:rPr>
          <w:rFonts w:hint="eastAsia"/>
        </w:rPr>
        <w:t>最大流、可靠性、</w:t>
      </w:r>
      <w:r w:rsidR="00777761">
        <w:rPr>
          <w:rFonts w:hint="eastAsia"/>
        </w:rPr>
        <w:t>抗毁性、传播、同步、控制等</w:t>
      </w:r>
      <w:r w:rsidR="00E960DD" w:rsidRPr="00646C4D">
        <w:rPr>
          <w:rFonts w:hint="eastAsia"/>
          <w:color w:val="000000" w:themeColor="text1"/>
          <w:vertAlign w:val="superscript"/>
        </w:rPr>
        <w:t>[</w:t>
      </w:r>
      <w:r w:rsidR="00646C4D" w:rsidRPr="00646C4D">
        <w:rPr>
          <w:rFonts w:hint="eastAsia"/>
          <w:color w:val="000000" w:themeColor="text1"/>
          <w:vertAlign w:val="superscript"/>
        </w:rPr>
        <w:t>2</w:t>
      </w:r>
      <w:r w:rsidR="00E960DD" w:rsidRPr="00646C4D">
        <w:rPr>
          <w:rFonts w:hint="eastAsia"/>
          <w:color w:val="000000" w:themeColor="text1"/>
          <w:vertAlign w:val="superscript"/>
        </w:rPr>
        <w:t>]</w:t>
      </w:r>
      <w:r w:rsidR="007F4987">
        <w:rPr>
          <w:rFonts w:hint="eastAsia"/>
        </w:rPr>
        <w:t>。</w:t>
      </w:r>
      <w:r w:rsidR="00E743F1">
        <w:rPr>
          <w:rFonts w:hint="eastAsia"/>
        </w:rPr>
        <w:t>关键</w:t>
      </w:r>
      <w:proofErr w:type="gramStart"/>
      <w:r w:rsidR="00E743F1">
        <w:rPr>
          <w:rFonts w:hint="eastAsia"/>
        </w:rPr>
        <w:t>边</w:t>
      </w:r>
      <w:r w:rsidR="007F4987">
        <w:rPr>
          <w:rFonts w:hint="eastAsia"/>
        </w:rPr>
        <w:t>一般</w:t>
      </w:r>
      <w:proofErr w:type="gramEnd"/>
      <w:r w:rsidR="007F4987">
        <w:rPr>
          <w:rFonts w:hint="eastAsia"/>
        </w:rPr>
        <w:t>数量非常少，但其影响却可以快速地波及到网</w:t>
      </w:r>
      <w:r w:rsidR="00E743F1">
        <w:rPr>
          <w:rFonts w:hint="eastAsia"/>
        </w:rPr>
        <w:t>络中大部分元件（节点和</w:t>
      </w:r>
      <w:proofErr w:type="gramStart"/>
      <w:r w:rsidR="00E743F1">
        <w:rPr>
          <w:rFonts w:hint="eastAsia"/>
        </w:rPr>
        <w:t>边</w:t>
      </w:r>
      <w:proofErr w:type="gramEnd"/>
      <w:r w:rsidR="00E743F1">
        <w:rPr>
          <w:rFonts w:hint="eastAsia"/>
        </w:rPr>
        <w:t>）</w:t>
      </w:r>
      <w:r w:rsidR="007F4987" w:rsidRPr="00454604">
        <w:rPr>
          <w:rFonts w:hint="eastAsia"/>
          <w:color w:val="000000" w:themeColor="text1"/>
          <w:vertAlign w:val="superscript"/>
        </w:rPr>
        <w:t>[</w:t>
      </w:r>
      <w:r w:rsidR="00454604" w:rsidRPr="00454604">
        <w:rPr>
          <w:rFonts w:hint="eastAsia"/>
          <w:color w:val="000000" w:themeColor="text1"/>
          <w:vertAlign w:val="superscript"/>
        </w:rPr>
        <w:t>3</w:t>
      </w:r>
      <w:r w:rsidR="0033608A" w:rsidRPr="00454604">
        <w:rPr>
          <w:rFonts w:hint="eastAsia"/>
          <w:color w:val="000000" w:themeColor="text1"/>
          <w:vertAlign w:val="superscript"/>
        </w:rPr>
        <w:t>]</w:t>
      </w:r>
      <w:r w:rsidR="0033608A">
        <w:rPr>
          <w:rFonts w:hint="eastAsia"/>
        </w:rPr>
        <w:t>。</w:t>
      </w:r>
      <w:r w:rsidR="007F4987">
        <w:rPr>
          <w:rFonts w:hint="eastAsia"/>
        </w:rPr>
        <w:t>例如</w:t>
      </w:r>
      <w:r w:rsidR="0033608A">
        <w:rPr>
          <w:rFonts w:hint="eastAsia"/>
        </w:rPr>
        <w:t>，</w:t>
      </w:r>
      <w:r w:rsidR="007F4987">
        <w:rPr>
          <w:rFonts w:hint="eastAsia"/>
        </w:rPr>
        <w:t>在对一个无标度网络的蓄意攻击中</w:t>
      </w:r>
      <w:r w:rsidR="0033608A">
        <w:rPr>
          <w:rFonts w:hint="eastAsia"/>
        </w:rPr>
        <w:t>，</w:t>
      </w:r>
      <w:r w:rsidR="007F4987">
        <w:rPr>
          <w:rFonts w:hint="eastAsia"/>
        </w:rPr>
        <w:t>少量最重要节点被攻击就会导致整个网络瓦解</w:t>
      </w:r>
      <w:r w:rsidR="0033608A" w:rsidRPr="00633549">
        <w:rPr>
          <w:rFonts w:hint="eastAsia"/>
          <w:color w:val="000000" w:themeColor="text1"/>
          <w:vertAlign w:val="superscript"/>
        </w:rPr>
        <w:t>[</w:t>
      </w:r>
      <w:r w:rsidR="00633549" w:rsidRPr="00633549">
        <w:rPr>
          <w:rFonts w:hint="eastAsia"/>
          <w:color w:val="000000" w:themeColor="text1"/>
          <w:vertAlign w:val="superscript"/>
        </w:rPr>
        <w:t>4-5</w:t>
      </w:r>
      <w:r w:rsidR="0033608A" w:rsidRPr="00633549">
        <w:rPr>
          <w:rFonts w:hint="eastAsia"/>
          <w:color w:val="000000" w:themeColor="text1"/>
          <w:vertAlign w:val="superscript"/>
        </w:rPr>
        <w:t>]</w:t>
      </w:r>
      <w:r w:rsidR="0033608A">
        <w:rPr>
          <w:rFonts w:hint="eastAsia"/>
        </w:rPr>
        <w:t>；</w:t>
      </w:r>
      <w:proofErr w:type="gramStart"/>
      <w:r w:rsidR="007F4987">
        <w:rPr>
          <w:rFonts w:hint="eastAsia"/>
        </w:rPr>
        <w:t>微博中</w:t>
      </w:r>
      <w:proofErr w:type="gramEnd"/>
      <w:r w:rsidR="007F4987">
        <w:rPr>
          <w:rFonts w:hint="eastAsia"/>
        </w:rPr>
        <w:t>最有影响力的几个用户所发的</w:t>
      </w:r>
      <w:proofErr w:type="gramStart"/>
      <w:r w:rsidR="007F4987">
        <w:rPr>
          <w:rFonts w:hint="eastAsia"/>
        </w:rPr>
        <w:t>微博很快</w:t>
      </w:r>
      <w:proofErr w:type="gramEnd"/>
      <w:r w:rsidR="007F4987">
        <w:rPr>
          <w:rFonts w:hint="eastAsia"/>
        </w:rPr>
        <w:t>就能传遍整个网络</w:t>
      </w:r>
      <w:r w:rsidR="0033608A" w:rsidRPr="00DC1B3C">
        <w:rPr>
          <w:rFonts w:hint="eastAsia"/>
          <w:color w:val="000000" w:themeColor="text1"/>
          <w:vertAlign w:val="superscript"/>
        </w:rPr>
        <w:t>[</w:t>
      </w:r>
      <w:r w:rsidR="00DC1B3C" w:rsidRPr="00DC1B3C">
        <w:rPr>
          <w:rFonts w:hint="eastAsia"/>
          <w:color w:val="000000" w:themeColor="text1"/>
          <w:vertAlign w:val="superscript"/>
        </w:rPr>
        <w:t>6</w:t>
      </w:r>
      <w:r w:rsidR="0033608A" w:rsidRPr="00DC1B3C">
        <w:rPr>
          <w:rFonts w:hint="eastAsia"/>
          <w:color w:val="000000" w:themeColor="text1"/>
          <w:vertAlign w:val="superscript"/>
        </w:rPr>
        <w:t>]</w:t>
      </w:r>
      <w:r w:rsidR="00A2227F">
        <w:rPr>
          <w:rFonts w:hint="eastAsia"/>
        </w:rPr>
        <w:t>。</w:t>
      </w:r>
      <w:r w:rsidR="00A2227F" w:rsidRPr="00C15BEA">
        <w:rPr>
          <w:rFonts w:hint="eastAsia"/>
        </w:rPr>
        <w:t>为此，针对不确定图边的重要度进行评估、寻找关键边就成为一项有意义的工作，这对于后期网络维护具有重大的决策和指导意义。</w:t>
      </w:r>
      <w:r w:rsidR="00B479BA">
        <w:rPr>
          <w:rFonts w:hint="eastAsia"/>
        </w:rPr>
        <w:t>如</w:t>
      </w:r>
      <w:r w:rsidR="00E83517">
        <w:rPr>
          <w:rFonts w:hint="eastAsia"/>
        </w:rPr>
        <w:t>俄亥俄州克利夫兰市的几条烧断的高压线能够造成北美大停电事故，导致数百亿美元的损失</w:t>
      </w:r>
      <w:r w:rsidR="00CD115F">
        <w:rPr>
          <w:rFonts w:hint="eastAsia"/>
        </w:rPr>
        <w:t>。如果我们能够事先对这个电力网络的结构有所了解，并找到关键线路，采取预防措施，就可能避免如此巨额的经济损失</w:t>
      </w:r>
      <w:r w:rsidR="00087D35" w:rsidRPr="00DC1B3C">
        <w:rPr>
          <w:rFonts w:hint="eastAsia"/>
          <w:color w:val="000000" w:themeColor="text1"/>
          <w:vertAlign w:val="superscript"/>
        </w:rPr>
        <w:t>[</w:t>
      </w:r>
      <w:r w:rsidR="00DC1B3C" w:rsidRPr="00DC1B3C">
        <w:rPr>
          <w:rFonts w:hint="eastAsia"/>
          <w:color w:val="000000" w:themeColor="text1"/>
          <w:vertAlign w:val="superscript"/>
        </w:rPr>
        <w:t>2</w:t>
      </w:r>
      <w:r w:rsidR="00087D35" w:rsidRPr="00DC1B3C">
        <w:rPr>
          <w:rFonts w:hint="eastAsia"/>
          <w:color w:val="000000" w:themeColor="text1"/>
          <w:vertAlign w:val="superscript"/>
        </w:rPr>
        <w:t>]</w:t>
      </w:r>
      <w:r w:rsidR="00CD115F">
        <w:rPr>
          <w:rFonts w:hint="eastAsia"/>
        </w:rPr>
        <w:t>。这里</w:t>
      </w:r>
      <w:proofErr w:type="gramStart"/>
      <w:r w:rsidR="00CD115F">
        <w:rPr>
          <w:rFonts w:hint="eastAsia"/>
        </w:rPr>
        <w:t>最</w:t>
      </w:r>
      <w:proofErr w:type="gramEnd"/>
      <w:r w:rsidR="00CD115F">
        <w:rPr>
          <w:rFonts w:hint="eastAsia"/>
        </w:rPr>
        <w:t>核心的问题就是如何识别这些重要的线路。</w:t>
      </w:r>
    </w:p>
    <w:p w:rsidR="00436115" w:rsidRDefault="00C15BEA" w:rsidP="00F00F48">
      <w:pPr>
        <w:pStyle w:val="a3"/>
        <w:spacing w:line="288" w:lineRule="auto"/>
        <w:ind w:firstLine="468"/>
      </w:pPr>
      <w:r w:rsidRPr="00C15BEA">
        <w:rPr>
          <w:rFonts w:hint="eastAsia"/>
        </w:rPr>
        <w:t>目前，</w:t>
      </w:r>
      <w:r w:rsidR="00436115">
        <w:rPr>
          <w:rFonts w:hint="eastAsia"/>
        </w:rPr>
        <w:t>研究人员已经提出非常多的重要节点</w:t>
      </w:r>
      <w:ins w:id="13" w:author="大地系统" w:date="2016-05-17T16:19:00Z">
        <w:r w:rsidR="004B7A0D">
          <w:rPr>
            <w:rFonts w:hint="eastAsia"/>
          </w:rPr>
          <w:t>（）</w:t>
        </w:r>
      </w:ins>
      <w:r w:rsidR="00436115">
        <w:rPr>
          <w:rFonts w:hint="eastAsia"/>
        </w:rPr>
        <w:t>挖掘算法，这些方法站在各自的立场，从不同的角度为我们探索不同背景下的重要性提供科学方案，</w:t>
      </w:r>
      <w:r w:rsidR="0057367D">
        <w:rPr>
          <w:rFonts w:hint="eastAsia"/>
        </w:rPr>
        <w:t>纵观各种方法，</w:t>
      </w:r>
      <w:r w:rsidR="00F00F48">
        <w:rPr>
          <w:rFonts w:hint="eastAsia"/>
        </w:rPr>
        <w:t>它们基本上遵从以下几个思路</w:t>
      </w:r>
      <w:r w:rsidR="00AE4DF2" w:rsidRPr="00DC1B3C">
        <w:rPr>
          <w:rFonts w:hint="eastAsia"/>
          <w:color w:val="000000" w:themeColor="text1"/>
          <w:vertAlign w:val="superscript"/>
        </w:rPr>
        <w:t>[</w:t>
      </w:r>
      <w:r w:rsidR="00DC1B3C" w:rsidRPr="00DC1B3C">
        <w:rPr>
          <w:rFonts w:hint="eastAsia"/>
          <w:color w:val="000000" w:themeColor="text1"/>
          <w:vertAlign w:val="superscript"/>
        </w:rPr>
        <w:t>1</w:t>
      </w:r>
      <w:r w:rsidR="00AE4DF2" w:rsidRPr="00DC1B3C">
        <w:rPr>
          <w:rFonts w:hint="eastAsia"/>
          <w:color w:val="000000" w:themeColor="text1"/>
          <w:vertAlign w:val="superscript"/>
        </w:rPr>
        <w:t>]</w:t>
      </w:r>
      <w:r w:rsidR="00F00F48">
        <w:rPr>
          <w:rFonts w:hint="eastAsia"/>
        </w:rPr>
        <w:t>：</w:t>
      </w:r>
    </w:p>
    <w:p w:rsidR="00436115" w:rsidRDefault="00F00F48" w:rsidP="00D634FE">
      <w:pPr>
        <w:pStyle w:val="a3"/>
        <w:spacing w:line="288" w:lineRule="auto"/>
        <w:ind w:firstLine="468"/>
      </w:pPr>
      <w:r>
        <w:rPr>
          <w:rFonts w:hint="eastAsia"/>
        </w:rPr>
        <w:t>（</w:t>
      </w:r>
      <w:r>
        <w:rPr>
          <w:rFonts w:hint="eastAsia"/>
        </w:rPr>
        <w:t>1</w:t>
      </w:r>
      <w:r>
        <w:rPr>
          <w:rFonts w:hint="eastAsia"/>
        </w:rPr>
        <w:t>）</w:t>
      </w:r>
      <w:r w:rsidR="00831301">
        <w:rPr>
          <w:rFonts w:hint="eastAsia"/>
        </w:rPr>
        <w:t>从节点的</w:t>
      </w:r>
      <w:r w:rsidR="00D634FE">
        <w:rPr>
          <w:rFonts w:hint="eastAsia"/>
        </w:rPr>
        <w:t>局部环境考虑。节点的局部环</w:t>
      </w:r>
      <w:proofErr w:type="gramStart"/>
      <w:r w:rsidR="00D634FE">
        <w:rPr>
          <w:rFonts w:hint="eastAsia"/>
        </w:rPr>
        <w:t>境包括</w:t>
      </w:r>
      <w:proofErr w:type="gramEnd"/>
      <w:r w:rsidR="00D634FE">
        <w:rPr>
          <w:rFonts w:hint="eastAsia"/>
        </w:rPr>
        <w:t>直接邻居、间接邻居及连边、节点的聚类系数等。</w:t>
      </w:r>
      <w:r w:rsidR="00D634FE">
        <w:rPr>
          <w:rFonts w:hint="eastAsia"/>
        </w:rPr>
        <w:t xml:space="preserve">ClusterRank </w:t>
      </w:r>
      <w:r w:rsidR="00D634FE">
        <w:rPr>
          <w:rFonts w:hint="eastAsia"/>
        </w:rPr>
        <w:t>同时考虑节点的度和聚类系数。度中心性考虑节点直接邻居的数量，半局部中心性考虑节点四层邻居的信息。在考虑数量的同时，还有一些挖掘方法从邻居节点的重要性相互增强角度进行了探索，这主要是指基于特征向量的系列方法。另外，接近中心性、</w:t>
      </w:r>
      <w:r w:rsidR="00D634FE">
        <w:rPr>
          <w:rFonts w:hint="eastAsia"/>
        </w:rPr>
        <w:t xml:space="preserve">Katz </w:t>
      </w:r>
      <w:r w:rsidR="00D634FE">
        <w:rPr>
          <w:rFonts w:hint="eastAsia"/>
        </w:rPr>
        <w:t>中心性和信息指标从节点与全局范围内所有节点的联系强弱角度评估节点的重要性。</w:t>
      </w:r>
    </w:p>
    <w:p w:rsidR="00F00F48" w:rsidRDefault="001D62FE" w:rsidP="001D62FE">
      <w:pPr>
        <w:pStyle w:val="a3"/>
        <w:spacing w:line="288" w:lineRule="auto"/>
        <w:ind w:firstLine="468"/>
      </w:pPr>
      <w:r>
        <w:rPr>
          <w:rFonts w:hint="eastAsia"/>
        </w:rPr>
        <w:t>（</w:t>
      </w:r>
      <w:r>
        <w:rPr>
          <w:rFonts w:hint="eastAsia"/>
        </w:rPr>
        <w:t>2</w:t>
      </w:r>
      <w:r>
        <w:rPr>
          <w:rFonts w:hint="eastAsia"/>
        </w:rPr>
        <w:t>）从节点所处的位置考虑。这里包括节点在路径中的位置和节点在网络中的位置两方面。前者主要包括图中心性、</w:t>
      </w:r>
      <w:proofErr w:type="gramStart"/>
      <w:r>
        <w:rPr>
          <w:rFonts w:hint="eastAsia"/>
        </w:rPr>
        <w:t>介</w:t>
      </w:r>
      <w:proofErr w:type="gramEnd"/>
      <w:r>
        <w:rPr>
          <w:rFonts w:hint="eastAsia"/>
        </w:rPr>
        <w:t>数中心性及其他基于路径的挖掘方法，而</w:t>
      </w:r>
      <w:r>
        <w:rPr>
          <w:rFonts w:hint="eastAsia"/>
        </w:rPr>
        <w:t>k-</w:t>
      </w:r>
      <w:r>
        <w:rPr>
          <w:rFonts w:hint="eastAsia"/>
        </w:rPr>
        <w:t>壳分解法则是后者的典型代表。</w:t>
      </w:r>
    </w:p>
    <w:p w:rsidR="001D62FE" w:rsidRDefault="001D62FE" w:rsidP="00A325FA">
      <w:pPr>
        <w:pStyle w:val="a3"/>
        <w:spacing w:line="288" w:lineRule="auto"/>
        <w:ind w:firstLine="468"/>
      </w:pPr>
      <w:r>
        <w:rPr>
          <w:rFonts w:hint="eastAsia"/>
        </w:rPr>
        <w:t>（</w:t>
      </w:r>
      <w:r>
        <w:rPr>
          <w:rFonts w:hint="eastAsia"/>
        </w:rPr>
        <w:t>3</w:t>
      </w:r>
      <w:r>
        <w:rPr>
          <w:rFonts w:hint="eastAsia"/>
        </w:rPr>
        <w:t>）</w:t>
      </w:r>
      <w:r w:rsidR="00A325FA">
        <w:rPr>
          <w:rFonts w:hint="eastAsia"/>
        </w:rPr>
        <w:t>从节点对网络功能的影响考虑。这类方法主要考察将节点移除后网络结构和功能的变化，例如，节点删除的最短距离法和残余接近中心性主要关注网络中平均最短距离的变化，生成树法关注节点删除后网络生成树的变化，节点收缩法关注节点删除后网络凝聚度的变化。</w:t>
      </w:r>
    </w:p>
    <w:p w:rsidR="002143AE" w:rsidRDefault="00D12468" w:rsidP="00466983">
      <w:pPr>
        <w:pStyle w:val="a3"/>
        <w:spacing w:line="288" w:lineRule="auto"/>
        <w:ind w:firstLine="468"/>
      </w:pPr>
      <w:r w:rsidRPr="00D12468">
        <w:rPr>
          <w:rFonts w:hint="eastAsia"/>
        </w:rPr>
        <w:t>不确定图是一类特殊的结构动态变化的网络，其边容量对应不同的概率，因其能表示丰富的信息和复杂的结构而在众多的领域有着广泛的应用。</w:t>
      </w:r>
      <w:r w:rsidR="004806C6">
        <w:rPr>
          <w:rFonts w:hint="eastAsia"/>
        </w:rPr>
        <w:t>对于结构处于动态变化的网络而言，节点的重要性往往体现在该</w:t>
      </w:r>
      <w:r w:rsidR="00F47F40">
        <w:rPr>
          <w:rFonts w:hint="eastAsia"/>
        </w:rPr>
        <w:t>节点被移除之后对的破坏性。破坏性反应关键性。从衡量网络的健壮性角度来看，一些节点一旦失效或者移除，网络就有可能陷入瘫痪或者分化为若干个不连通的子网。</w:t>
      </w:r>
      <w:r w:rsidR="00105EF4">
        <w:rPr>
          <w:rFonts w:hint="eastAsia"/>
        </w:rPr>
        <w:t>实际生活中的很多基础设施网络，如输电网络、交通运</w:t>
      </w:r>
      <w:r w:rsidR="00105EF4">
        <w:rPr>
          <w:rFonts w:hint="eastAsia"/>
        </w:rPr>
        <w:lastRenderedPageBreak/>
        <w:t>输网、自来水天然气供应网络等，都存在“一点故障，全网瘫痪”的风险。为了预防风险，研究人员提出了很多方法来研究节点收缩或者移除之后网络的结构与功能的变化，从而为新系统的设计和建造提供依据。</w:t>
      </w:r>
      <w:r w:rsidR="00466983">
        <w:rPr>
          <w:rFonts w:hint="eastAsia"/>
        </w:rPr>
        <w:t>比较典型的是系统的“核与核度”理论。许进等人</w:t>
      </w:r>
      <w:r w:rsidR="00466983" w:rsidRPr="00DC1B3C">
        <w:rPr>
          <w:rFonts w:hint="eastAsia"/>
          <w:color w:val="000000" w:themeColor="text1"/>
          <w:vertAlign w:val="superscript"/>
        </w:rPr>
        <w:t>[</w:t>
      </w:r>
      <w:r w:rsidR="00DC1B3C" w:rsidRPr="00DC1B3C">
        <w:rPr>
          <w:rFonts w:hint="eastAsia"/>
          <w:color w:val="000000" w:themeColor="text1"/>
          <w:vertAlign w:val="superscript"/>
        </w:rPr>
        <w:t>7</w:t>
      </w:r>
      <w:r w:rsidR="00466983" w:rsidRPr="00DC1B3C">
        <w:rPr>
          <w:rFonts w:hint="eastAsia"/>
          <w:color w:val="000000" w:themeColor="text1"/>
          <w:vertAlign w:val="superscript"/>
        </w:rPr>
        <w:t>]</w:t>
      </w:r>
      <w:r w:rsidR="00466983">
        <w:rPr>
          <w:rFonts w:hint="eastAsia"/>
        </w:rPr>
        <w:t>在定义规则网络图的</w:t>
      </w:r>
      <w:proofErr w:type="gramStart"/>
      <w:r w:rsidR="00466983">
        <w:rPr>
          <w:rFonts w:hint="eastAsia"/>
        </w:rPr>
        <w:t>核概念</w:t>
      </w:r>
      <w:proofErr w:type="gramEnd"/>
      <w:r w:rsidR="00466983">
        <w:rPr>
          <w:rFonts w:hint="eastAsia"/>
        </w:rPr>
        <w:t>基础上，提出</w:t>
      </w:r>
      <w:proofErr w:type="gramStart"/>
      <w:r w:rsidR="00466983">
        <w:rPr>
          <w:rFonts w:hint="eastAsia"/>
        </w:rPr>
        <w:t>了核度的</w:t>
      </w:r>
      <w:proofErr w:type="gramEnd"/>
      <w:r w:rsidR="00466983">
        <w:rPr>
          <w:rFonts w:hint="eastAsia"/>
        </w:rPr>
        <w:t>测量方法，研究了</w:t>
      </w:r>
      <w:proofErr w:type="gramStart"/>
      <w:r w:rsidR="00466983">
        <w:rPr>
          <w:rFonts w:hint="eastAsia"/>
        </w:rPr>
        <w:t>网络核度与</w:t>
      </w:r>
      <w:proofErr w:type="gramEnd"/>
      <w:r w:rsidR="00466983">
        <w:rPr>
          <w:rFonts w:hint="eastAsia"/>
        </w:rPr>
        <w:t>节点数、边数的关系，并根据它们之间的关系设计了规则网络构造定理；李鹏翔等人</w:t>
      </w:r>
      <w:r w:rsidR="00466983" w:rsidRPr="00537EB5">
        <w:rPr>
          <w:rFonts w:hint="eastAsia"/>
          <w:color w:val="000000" w:themeColor="text1"/>
          <w:vertAlign w:val="superscript"/>
        </w:rPr>
        <w:t>[</w:t>
      </w:r>
      <w:r w:rsidR="00537EB5" w:rsidRPr="00537EB5">
        <w:rPr>
          <w:rFonts w:hint="eastAsia"/>
          <w:color w:val="000000" w:themeColor="text1"/>
          <w:vertAlign w:val="superscript"/>
        </w:rPr>
        <w:t>8</w:t>
      </w:r>
      <w:r w:rsidR="00466983" w:rsidRPr="00537EB5">
        <w:rPr>
          <w:rFonts w:hint="eastAsia"/>
          <w:color w:val="000000" w:themeColor="text1"/>
          <w:vertAlign w:val="superscript"/>
        </w:rPr>
        <w:t>]</w:t>
      </w:r>
      <w:r w:rsidR="00466983">
        <w:rPr>
          <w:rFonts w:hint="eastAsia"/>
        </w:rPr>
        <w:t>认为直接的联系往往是间接联系的必经之路，在评估节点重要性的过程中更加重要，用节点集被删除后形成的所有不直接相连的节点对之间的最短距离的倒数之和来反映节点删除对网络连通的破坏程度，陈勇等人</w:t>
      </w:r>
      <w:r w:rsidR="00466983" w:rsidRPr="00503CE1">
        <w:rPr>
          <w:rFonts w:hint="eastAsia"/>
          <w:color w:val="000000" w:themeColor="text1"/>
          <w:vertAlign w:val="superscript"/>
        </w:rPr>
        <w:t>[</w:t>
      </w:r>
      <w:r w:rsidR="00503CE1" w:rsidRPr="00503CE1">
        <w:rPr>
          <w:rFonts w:hint="eastAsia"/>
          <w:color w:val="000000" w:themeColor="text1"/>
          <w:vertAlign w:val="superscript"/>
        </w:rPr>
        <w:t>9</w:t>
      </w:r>
      <w:r w:rsidR="00466983" w:rsidRPr="00503CE1">
        <w:rPr>
          <w:rFonts w:hint="eastAsia"/>
          <w:color w:val="000000" w:themeColor="text1"/>
          <w:vertAlign w:val="superscript"/>
        </w:rPr>
        <w:t>]</w:t>
      </w:r>
      <w:r w:rsidR="00466983">
        <w:rPr>
          <w:rFonts w:hint="eastAsia"/>
        </w:rPr>
        <w:t>分析了通信网络</w:t>
      </w:r>
      <w:r w:rsidR="00373AE0">
        <w:rPr>
          <w:rFonts w:hint="eastAsia"/>
        </w:rPr>
        <w:t>，</w:t>
      </w:r>
      <w:r w:rsidR="00466983">
        <w:rPr>
          <w:rFonts w:hint="eastAsia"/>
        </w:rPr>
        <w:t>考察去掉节点</w:t>
      </w:r>
      <w:r w:rsidR="00466983">
        <w:rPr>
          <w:rFonts w:hint="eastAsia"/>
        </w:rPr>
        <w:t>(</w:t>
      </w:r>
      <w:r w:rsidR="00466983">
        <w:rPr>
          <w:rFonts w:hint="eastAsia"/>
        </w:rPr>
        <w:t>集</w:t>
      </w:r>
      <w:r w:rsidR="00466983">
        <w:rPr>
          <w:rFonts w:hint="eastAsia"/>
        </w:rPr>
        <w:t>)</w:t>
      </w:r>
      <w:r w:rsidR="00466983">
        <w:rPr>
          <w:rFonts w:hint="eastAsia"/>
        </w:rPr>
        <w:t>及其相关边后所得到的图的生成树的数目</w:t>
      </w:r>
      <w:r w:rsidR="00373AE0">
        <w:rPr>
          <w:rFonts w:hint="eastAsia"/>
        </w:rPr>
        <w:t>，</w:t>
      </w:r>
      <w:r w:rsidR="00466983">
        <w:rPr>
          <w:rFonts w:hint="eastAsia"/>
        </w:rPr>
        <w:t>数目越小</w:t>
      </w:r>
      <w:r w:rsidR="00373AE0">
        <w:rPr>
          <w:rFonts w:hint="eastAsia"/>
        </w:rPr>
        <w:t>，</w:t>
      </w:r>
      <w:r w:rsidR="00466983">
        <w:rPr>
          <w:rFonts w:hint="eastAsia"/>
        </w:rPr>
        <w:t>表明该节点</w:t>
      </w:r>
      <w:r w:rsidR="00466983">
        <w:rPr>
          <w:rFonts w:hint="eastAsia"/>
        </w:rPr>
        <w:t>(</w:t>
      </w:r>
      <w:r w:rsidR="00466983">
        <w:rPr>
          <w:rFonts w:hint="eastAsia"/>
        </w:rPr>
        <w:t>集</w:t>
      </w:r>
      <w:r w:rsidR="00466983">
        <w:rPr>
          <w:rFonts w:hint="eastAsia"/>
        </w:rPr>
        <w:t>)</w:t>
      </w:r>
      <w:r w:rsidR="00466983">
        <w:rPr>
          <w:rFonts w:hint="eastAsia"/>
        </w:rPr>
        <w:t>越重要</w:t>
      </w:r>
      <w:r w:rsidR="00373AE0">
        <w:rPr>
          <w:rFonts w:hint="eastAsia"/>
        </w:rPr>
        <w:t>；</w:t>
      </w:r>
      <w:r w:rsidR="00466983">
        <w:rPr>
          <w:rFonts w:hint="eastAsia"/>
        </w:rPr>
        <w:t>谭跃进等人</w:t>
      </w:r>
      <w:r w:rsidR="00466983" w:rsidRPr="00300ED5">
        <w:rPr>
          <w:rFonts w:hint="eastAsia"/>
          <w:color w:val="000000" w:themeColor="text1"/>
          <w:vertAlign w:val="superscript"/>
        </w:rPr>
        <w:t>[</w:t>
      </w:r>
      <w:r w:rsidR="00503CE1" w:rsidRPr="00300ED5">
        <w:rPr>
          <w:rFonts w:hint="eastAsia"/>
          <w:color w:val="000000" w:themeColor="text1"/>
          <w:vertAlign w:val="superscript"/>
        </w:rPr>
        <w:t>10</w:t>
      </w:r>
      <w:r w:rsidR="00466983" w:rsidRPr="00300ED5">
        <w:rPr>
          <w:rFonts w:hint="eastAsia"/>
          <w:color w:val="000000" w:themeColor="text1"/>
          <w:vertAlign w:val="superscript"/>
        </w:rPr>
        <w:t>]</w:t>
      </w:r>
      <w:r w:rsidR="00466983">
        <w:rPr>
          <w:rFonts w:hint="eastAsia"/>
        </w:rPr>
        <w:t>用收缩节点方法替代删除节点法</w:t>
      </w:r>
      <w:r w:rsidR="009009BA">
        <w:rPr>
          <w:rFonts w:hint="eastAsia"/>
        </w:rPr>
        <w:t>，</w:t>
      </w:r>
      <w:r w:rsidR="00466983">
        <w:rPr>
          <w:rFonts w:hint="eastAsia"/>
        </w:rPr>
        <w:t>综合考虑了节点的度以及经过该节点的最短路径的数目</w:t>
      </w:r>
      <w:r w:rsidR="00735E09">
        <w:rPr>
          <w:rFonts w:hint="eastAsia"/>
        </w:rPr>
        <w:t>，将节点收缩后网络的聚集度作为节点重要性评估的标准。但由于计算复杂度较高，目前这类方法还仅限于小规模的网络实验。</w:t>
      </w:r>
    </w:p>
    <w:p w:rsidR="00E43546" w:rsidRDefault="00D12468" w:rsidP="00A325FA">
      <w:pPr>
        <w:pStyle w:val="a3"/>
        <w:spacing w:line="288" w:lineRule="auto"/>
        <w:ind w:firstLine="468"/>
      </w:pPr>
      <w:r>
        <w:rPr>
          <w:rFonts w:hint="eastAsia"/>
        </w:rPr>
        <w:t>为此，</w:t>
      </w:r>
      <w:r w:rsidR="00467423">
        <w:rPr>
          <w:rFonts w:hint="eastAsia"/>
        </w:rPr>
        <w:t>本文</w:t>
      </w:r>
      <w:r w:rsidR="00D157FA">
        <w:rPr>
          <w:rFonts w:hint="eastAsia"/>
        </w:rPr>
        <w:t>首先提出一种适合</w:t>
      </w:r>
      <w:proofErr w:type="gramStart"/>
      <w:r w:rsidR="00D157FA">
        <w:rPr>
          <w:rFonts w:hint="eastAsia"/>
        </w:rPr>
        <w:t>流网络</w:t>
      </w:r>
      <w:proofErr w:type="gramEnd"/>
      <w:r w:rsidR="00A82611">
        <w:rPr>
          <w:rFonts w:hint="eastAsia"/>
        </w:rPr>
        <w:t>的</w:t>
      </w:r>
      <w:r w:rsidR="00D157FA">
        <w:rPr>
          <w:rFonts w:hint="eastAsia"/>
        </w:rPr>
        <w:t>关键边评价模型，针对不确定图中</w:t>
      </w:r>
      <w:r>
        <w:rPr>
          <w:rFonts w:hint="eastAsia"/>
        </w:rPr>
        <w:t>边移除</w:t>
      </w:r>
      <w:r w:rsidR="00A82611">
        <w:rPr>
          <w:rFonts w:hint="eastAsia"/>
        </w:rPr>
        <w:t>（故障）后对流量和可靠性产生的相对损失，来</w:t>
      </w:r>
      <w:r w:rsidR="002153F2">
        <w:rPr>
          <w:rFonts w:hint="eastAsia"/>
        </w:rPr>
        <w:t>衡量</w:t>
      </w:r>
      <w:r w:rsidR="00A82611">
        <w:rPr>
          <w:rFonts w:hint="eastAsia"/>
        </w:rPr>
        <w:t>关键边</w:t>
      </w:r>
      <w:r w:rsidR="00DA17B0">
        <w:rPr>
          <w:rFonts w:hint="eastAsia"/>
        </w:rPr>
        <w:t>，</w:t>
      </w:r>
      <w:r w:rsidR="006C5B03">
        <w:rPr>
          <w:rFonts w:hint="eastAsia"/>
        </w:rPr>
        <w:t>本文</w:t>
      </w:r>
      <w:r w:rsidR="00B32222">
        <w:rPr>
          <w:rFonts w:hint="eastAsia"/>
        </w:rPr>
        <w:t>将</w:t>
      </w:r>
      <w:r w:rsidR="004806C6">
        <w:rPr>
          <w:rFonts w:hint="eastAsia"/>
        </w:rPr>
        <w:t>重点研究</w:t>
      </w:r>
      <w:r w:rsidR="006C5B03">
        <w:rPr>
          <w:rFonts w:hint="eastAsia"/>
        </w:rPr>
        <w:t>不确定图边移除之后，如何对于剩余不确定图的最大流和可靠性进行</w:t>
      </w:r>
      <w:r w:rsidR="00BD7E9C">
        <w:rPr>
          <w:rFonts w:hint="eastAsia"/>
        </w:rPr>
        <w:t>快速</w:t>
      </w:r>
      <w:r w:rsidR="006C5B03">
        <w:rPr>
          <w:rFonts w:hint="eastAsia"/>
        </w:rPr>
        <w:t>计算。</w:t>
      </w:r>
    </w:p>
    <w:p w:rsidR="00E43546" w:rsidRDefault="000033C9" w:rsidP="000033C9">
      <w:pPr>
        <w:pStyle w:val="21"/>
        <w:rPr>
          <w:rFonts w:hint="eastAsia"/>
        </w:rPr>
      </w:pPr>
      <w:bookmarkStart w:id="14" w:name="_Toc451285660"/>
      <w:r>
        <w:rPr>
          <w:rFonts w:hint="eastAsia"/>
        </w:rPr>
        <w:t xml:space="preserve">1.2 </w:t>
      </w:r>
      <w:r>
        <w:rPr>
          <w:rFonts w:hint="eastAsia"/>
        </w:rPr>
        <w:t>研究现状</w:t>
      </w:r>
      <w:bookmarkEnd w:id="14"/>
    </w:p>
    <w:p w:rsidR="0009108B" w:rsidRDefault="0009108B" w:rsidP="0009108B">
      <w:pPr>
        <w:pStyle w:val="31"/>
        <w:rPr>
          <w:rFonts w:hint="eastAsia"/>
        </w:rPr>
      </w:pPr>
      <w:r>
        <w:rPr>
          <w:rFonts w:hint="eastAsia"/>
        </w:rPr>
        <w:t xml:space="preserve">1.2.1 </w:t>
      </w:r>
      <w:r>
        <w:rPr>
          <w:rFonts w:hint="eastAsia"/>
        </w:rPr>
        <w:t>网络关键节点相关研究</w:t>
      </w:r>
    </w:p>
    <w:p w:rsidR="005A0F89" w:rsidRDefault="005A0F89" w:rsidP="008905FE">
      <w:pPr>
        <w:pStyle w:val="a3"/>
        <w:spacing w:line="288" w:lineRule="auto"/>
        <w:ind w:firstLine="468"/>
        <w:rPr>
          <w:rFonts w:hint="eastAsia"/>
        </w:rPr>
      </w:pPr>
      <w:r>
        <w:rPr>
          <w:rFonts w:hint="eastAsia"/>
        </w:rPr>
        <w:t>目前，研究人员已经提出非常多的重要节点（）挖掘算法，这些方法站在各自的立场，从不同的角度为我们探索不同背景下的重要性提供科学方案，纵观各种方法，它们基本上遵从以下几个思路</w:t>
      </w:r>
      <w:r>
        <w:rPr>
          <w:rFonts w:hint="eastAsia"/>
        </w:rPr>
        <w:t>[1]</w:t>
      </w:r>
      <w:r>
        <w:rPr>
          <w:rFonts w:hint="eastAsia"/>
        </w:rPr>
        <w:t>：</w:t>
      </w:r>
    </w:p>
    <w:p w:rsidR="005A0F89" w:rsidRDefault="005A0F89" w:rsidP="008905FE">
      <w:pPr>
        <w:pStyle w:val="a3"/>
        <w:spacing w:line="288" w:lineRule="auto"/>
        <w:ind w:firstLine="468"/>
        <w:rPr>
          <w:rFonts w:hint="eastAsia"/>
        </w:rPr>
      </w:pPr>
      <w:r>
        <w:rPr>
          <w:rFonts w:hint="eastAsia"/>
        </w:rPr>
        <w:t>（</w:t>
      </w:r>
      <w:r>
        <w:rPr>
          <w:rFonts w:hint="eastAsia"/>
        </w:rPr>
        <w:t>1</w:t>
      </w:r>
      <w:r>
        <w:rPr>
          <w:rFonts w:hint="eastAsia"/>
        </w:rPr>
        <w:t>）从节点的局部环境考虑。节点的局部环</w:t>
      </w:r>
      <w:proofErr w:type="gramStart"/>
      <w:r>
        <w:rPr>
          <w:rFonts w:hint="eastAsia"/>
        </w:rPr>
        <w:t>境包括</w:t>
      </w:r>
      <w:proofErr w:type="gramEnd"/>
      <w:r>
        <w:rPr>
          <w:rFonts w:hint="eastAsia"/>
        </w:rPr>
        <w:t>直接邻居、间接邻居及连边、节点的聚类系数等。</w:t>
      </w:r>
      <w:r>
        <w:rPr>
          <w:rFonts w:hint="eastAsia"/>
        </w:rPr>
        <w:t xml:space="preserve">ClusterRank </w:t>
      </w:r>
      <w:r>
        <w:rPr>
          <w:rFonts w:hint="eastAsia"/>
        </w:rPr>
        <w:t>同时考虑节点的度和聚类系数。度中心性考虑节点直接邻居的数量，半局部中心性考虑节点四层邻居的信息。在考虑数量的同时，还有一些挖掘方法从邻居节点的重要性相互增强角度进行了探索，这主要是指基于特征向量的系列方法。另外，接近中心性、</w:t>
      </w:r>
      <w:r>
        <w:rPr>
          <w:rFonts w:hint="eastAsia"/>
        </w:rPr>
        <w:t xml:space="preserve">Katz </w:t>
      </w:r>
      <w:r>
        <w:rPr>
          <w:rFonts w:hint="eastAsia"/>
        </w:rPr>
        <w:t>中心性和信息指标从节点与全局范围内所有节点的联系强弱角度评估节点的重要性。</w:t>
      </w:r>
    </w:p>
    <w:p w:rsidR="005A0F89" w:rsidRDefault="005A0F89" w:rsidP="008905FE">
      <w:pPr>
        <w:pStyle w:val="a3"/>
        <w:spacing w:line="288" w:lineRule="auto"/>
        <w:ind w:firstLine="468"/>
        <w:rPr>
          <w:rFonts w:hint="eastAsia"/>
        </w:rPr>
      </w:pPr>
      <w:r>
        <w:rPr>
          <w:rFonts w:hint="eastAsia"/>
        </w:rPr>
        <w:t>（</w:t>
      </w:r>
      <w:r>
        <w:rPr>
          <w:rFonts w:hint="eastAsia"/>
        </w:rPr>
        <w:t>2</w:t>
      </w:r>
      <w:r>
        <w:rPr>
          <w:rFonts w:hint="eastAsia"/>
        </w:rPr>
        <w:t>）从节点所处的位置考虑。这里包括节点在路径中的位置和节点在网络中的位置两方面。前者主要包括图中心性、</w:t>
      </w:r>
      <w:proofErr w:type="gramStart"/>
      <w:r>
        <w:rPr>
          <w:rFonts w:hint="eastAsia"/>
        </w:rPr>
        <w:t>介</w:t>
      </w:r>
      <w:proofErr w:type="gramEnd"/>
      <w:r>
        <w:rPr>
          <w:rFonts w:hint="eastAsia"/>
        </w:rPr>
        <w:t>数中心性及其他基于路径的挖掘方法，而</w:t>
      </w:r>
      <w:r>
        <w:rPr>
          <w:rFonts w:hint="eastAsia"/>
        </w:rPr>
        <w:t>k-</w:t>
      </w:r>
      <w:r>
        <w:rPr>
          <w:rFonts w:hint="eastAsia"/>
        </w:rPr>
        <w:t>壳分解法则是后者的典型代表。</w:t>
      </w:r>
    </w:p>
    <w:p w:rsidR="0009108B" w:rsidRPr="0009108B" w:rsidRDefault="005A0F89" w:rsidP="008905FE">
      <w:pPr>
        <w:pStyle w:val="a3"/>
        <w:spacing w:line="288" w:lineRule="auto"/>
        <w:ind w:firstLine="468"/>
      </w:pPr>
      <w:r>
        <w:rPr>
          <w:rFonts w:hint="eastAsia"/>
        </w:rPr>
        <w:t>（</w:t>
      </w:r>
      <w:r>
        <w:rPr>
          <w:rFonts w:hint="eastAsia"/>
        </w:rPr>
        <w:t>3</w:t>
      </w:r>
      <w:r>
        <w:rPr>
          <w:rFonts w:hint="eastAsia"/>
        </w:rPr>
        <w:t>）从节点对网络功能的影响考虑。这类方法主要考察将节点移除后网络结构和功能的变化，例如，节点删除的最短距离法和残余接近中心性主要关注网络中平均最短距离的变化，生成树法关注节点删除后网络生成树的变化，节点收缩法关注节点删除后网络凝聚度的变化。</w:t>
      </w:r>
    </w:p>
    <w:p w:rsidR="00EC5AB3" w:rsidRDefault="00D90B3D" w:rsidP="00D90B3D">
      <w:pPr>
        <w:pStyle w:val="31"/>
      </w:pPr>
      <w:bookmarkStart w:id="15" w:name="_Toc451285661"/>
      <w:r>
        <w:rPr>
          <w:rFonts w:hint="eastAsia"/>
        </w:rPr>
        <w:lastRenderedPageBreak/>
        <w:t>1.2.</w:t>
      </w:r>
      <w:r w:rsidR="0009108B">
        <w:rPr>
          <w:rFonts w:hint="eastAsia"/>
        </w:rPr>
        <w:t>2</w:t>
      </w:r>
      <w:r>
        <w:rPr>
          <w:rFonts w:hint="eastAsia"/>
        </w:rPr>
        <w:t xml:space="preserve"> </w:t>
      </w:r>
      <w:r w:rsidR="004D73E0">
        <w:rPr>
          <w:rFonts w:hint="eastAsia"/>
        </w:rPr>
        <w:t>最大</w:t>
      </w:r>
      <w:proofErr w:type="gramStart"/>
      <w:r w:rsidR="004D73E0">
        <w:rPr>
          <w:rFonts w:hint="eastAsia"/>
        </w:rPr>
        <w:t>流</w:t>
      </w:r>
      <w:r w:rsidR="00945317">
        <w:rPr>
          <w:rFonts w:hint="eastAsia"/>
        </w:rPr>
        <w:t>相关</w:t>
      </w:r>
      <w:proofErr w:type="gramEnd"/>
      <w:r w:rsidR="00945317">
        <w:rPr>
          <w:rFonts w:hint="eastAsia"/>
        </w:rPr>
        <w:t>研究</w:t>
      </w:r>
      <w:bookmarkEnd w:id="15"/>
    </w:p>
    <w:p w:rsidR="00F90DFE" w:rsidRDefault="00F90DFE" w:rsidP="00F413D7">
      <w:pPr>
        <w:pStyle w:val="a3"/>
        <w:spacing w:line="288" w:lineRule="auto"/>
        <w:ind w:firstLine="468"/>
      </w:pPr>
      <w:r>
        <w:rPr>
          <w:rFonts w:hint="eastAsia"/>
        </w:rPr>
        <w:t>最大流问题</w:t>
      </w:r>
      <w:r w:rsidR="00F413D7">
        <w:rPr>
          <w:rFonts w:hint="eastAsia"/>
        </w:rPr>
        <w:t>是网络流理论的重要组成部分，</w:t>
      </w:r>
      <w:r>
        <w:rPr>
          <w:rFonts w:hint="eastAsia"/>
        </w:rPr>
        <w:t>它</w:t>
      </w:r>
      <w:r w:rsidR="00F413D7">
        <w:rPr>
          <w:rFonts w:hint="eastAsia"/>
        </w:rPr>
        <w:t>是一类经典的组合优化问题，同时也可以看作是特殊的线性规划问题，</w:t>
      </w:r>
      <w:r>
        <w:rPr>
          <w:rFonts w:hint="eastAsia"/>
        </w:rPr>
        <w:t>被广泛的应用在众多的领域。</w:t>
      </w:r>
    </w:p>
    <w:p w:rsidR="00F413D7" w:rsidRDefault="00F413D7" w:rsidP="00F413D7">
      <w:pPr>
        <w:pStyle w:val="a3"/>
        <w:spacing w:line="288" w:lineRule="auto"/>
        <w:ind w:firstLine="468"/>
      </w:pPr>
      <w:r>
        <w:rPr>
          <w:rFonts w:hint="eastAsia"/>
        </w:rPr>
        <w:t>针对这个问题的研究有</w:t>
      </w:r>
      <w:r>
        <w:t>40</w:t>
      </w:r>
      <w:r>
        <w:rPr>
          <w:rFonts w:hint="eastAsia"/>
        </w:rPr>
        <w:t>多年的历史</w:t>
      </w:r>
      <w:r>
        <w:rPr>
          <w:vertAlign w:val="superscript"/>
        </w:rPr>
        <w:t>[</w:t>
      </w:r>
      <w:r w:rsidR="00300ED5">
        <w:rPr>
          <w:rFonts w:hint="eastAsia"/>
          <w:vertAlign w:val="superscript"/>
        </w:rPr>
        <w:t>11</w:t>
      </w:r>
      <w:r>
        <w:rPr>
          <w:vertAlign w:val="superscript"/>
        </w:rPr>
        <w:t>]</w:t>
      </w:r>
      <w:r>
        <w:rPr>
          <w:rFonts w:hint="eastAsia"/>
        </w:rPr>
        <w:t>。典型的最大流算法包括：网络单纯形法</w:t>
      </w:r>
      <w:r>
        <w:rPr>
          <w:vertAlign w:val="superscript"/>
        </w:rPr>
        <w:t>[</w:t>
      </w:r>
      <w:r w:rsidR="00F93878">
        <w:rPr>
          <w:rFonts w:hint="eastAsia"/>
          <w:vertAlign w:val="superscript"/>
        </w:rPr>
        <w:t>1</w:t>
      </w:r>
      <w:r>
        <w:rPr>
          <w:vertAlign w:val="superscript"/>
        </w:rPr>
        <w:t>2]</w:t>
      </w:r>
      <w:r>
        <w:rPr>
          <w:rFonts w:hint="eastAsia"/>
        </w:rPr>
        <w:t>﹑</w:t>
      </w:r>
      <w:r>
        <w:t>Ford-Fulkerson</w:t>
      </w:r>
      <w:r>
        <w:rPr>
          <w:rFonts w:hint="eastAsia"/>
        </w:rPr>
        <w:t>方法</w:t>
      </w:r>
      <w:r w:rsidR="00F93878">
        <w:rPr>
          <w:vertAlign w:val="superscript"/>
        </w:rPr>
        <w:t>[</w:t>
      </w:r>
      <w:r w:rsidR="00F93878">
        <w:rPr>
          <w:rFonts w:hint="eastAsia"/>
          <w:vertAlign w:val="superscript"/>
        </w:rPr>
        <w:t>13</w:t>
      </w:r>
      <w:r>
        <w:rPr>
          <w:vertAlign w:val="superscript"/>
        </w:rPr>
        <w:t>]</w:t>
      </w:r>
      <w:r>
        <w:rPr>
          <w:rFonts w:hint="eastAsia"/>
        </w:rPr>
        <w:t>﹑</w:t>
      </w:r>
      <w:r>
        <w:t>Edmonds-Karp</w:t>
      </w:r>
      <w:r>
        <w:rPr>
          <w:rFonts w:hint="eastAsia"/>
        </w:rPr>
        <w:t>方法</w:t>
      </w:r>
      <w:r w:rsidR="00F93878">
        <w:rPr>
          <w:vertAlign w:val="superscript"/>
        </w:rPr>
        <w:t>[</w:t>
      </w:r>
      <w:r w:rsidR="00F93878">
        <w:rPr>
          <w:rFonts w:hint="eastAsia"/>
          <w:vertAlign w:val="superscript"/>
        </w:rPr>
        <w:t>14</w:t>
      </w:r>
      <w:r>
        <w:rPr>
          <w:vertAlign w:val="superscript"/>
        </w:rPr>
        <w:t>]</w:t>
      </w:r>
      <w:r>
        <w:rPr>
          <w:rFonts w:hint="eastAsia"/>
        </w:rPr>
        <w:t>和</w:t>
      </w:r>
      <w:r>
        <w:t>Dinic</w:t>
      </w:r>
      <w:r>
        <w:rPr>
          <w:rFonts w:hint="eastAsia"/>
        </w:rPr>
        <w:t>方法</w:t>
      </w:r>
      <w:r w:rsidR="00F93878">
        <w:rPr>
          <w:vertAlign w:val="superscript"/>
        </w:rPr>
        <w:t>[</w:t>
      </w:r>
      <w:r w:rsidR="00F93878">
        <w:rPr>
          <w:rFonts w:hint="eastAsia"/>
          <w:vertAlign w:val="superscript"/>
        </w:rPr>
        <w:t>12</w:t>
      </w:r>
      <w:r w:rsidR="00F93878">
        <w:rPr>
          <w:vertAlign w:val="superscript"/>
        </w:rPr>
        <w:t>,</w:t>
      </w:r>
      <w:r w:rsidR="00F93878">
        <w:rPr>
          <w:rFonts w:hint="eastAsia"/>
          <w:vertAlign w:val="superscript"/>
        </w:rPr>
        <w:t>15</w:t>
      </w:r>
      <w:r>
        <w:rPr>
          <w:vertAlign w:val="superscript"/>
        </w:rPr>
        <w:t>]</w:t>
      </w:r>
      <w:r>
        <w:rPr>
          <w:rFonts w:hint="eastAsia"/>
        </w:rPr>
        <w:t>等，当前的最大流算法主要可以分为两大类：增载算法</w:t>
      </w:r>
      <w:r w:rsidR="00F93878">
        <w:rPr>
          <w:vertAlign w:val="superscript"/>
        </w:rPr>
        <w:t>[</w:t>
      </w:r>
      <w:r w:rsidR="00F93878">
        <w:rPr>
          <w:rFonts w:hint="eastAsia"/>
          <w:vertAlign w:val="superscript"/>
        </w:rPr>
        <w:t>15-17</w:t>
      </w:r>
      <w:r>
        <w:rPr>
          <w:vertAlign w:val="superscript"/>
        </w:rPr>
        <w:t>]</w:t>
      </w:r>
      <w:proofErr w:type="gramStart"/>
      <w:r>
        <w:rPr>
          <w:rFonts w:hint="eastAsia"/>
        </w:rPr>
        <w:t>和预流推进</w:t>
      </w:r>
      <w:proofErr w:type="gramEnd"/>
      <w:r>
        <w:rPr>
          <w:rFonts w:hint="eastAsia"/>
        </w:rPr>
        <w:t>算法</w:t>
      </w:r>
      <w:r w:rsidR="00F93878">
        <w:rPr>
          <w:vertAlign w:val="superscript"/>
        </w:rPr>
        <w:t>[</w:t>
      </w:r>
      <w:r w:rsidR="00F93878">
        <w:rPr>
          <w:rFonts w:hint="eastAsia"/>
          <w:vertAlign w:val="superscript"/>
        </w:rPr>
        <w:t>18-20</w:t>
      </w:r>
      <w:r>
        <w:rPr>
          <w:vertAlign w:val="superscript"/>
        </w:rPr>
        <w:t>]</w:t>
      </w:r>
      <w:r>
        <w:rPr>
          <w:rFonts w:hint="eastAsia"/>
        </w:rPr>
        <w:t>。</w:t>
      </w:r>
    </w:p>
    <w:p w:rsidR="004D73E0" w:rsidRDefault="00D90B3D" w:rsidP="00D90B3D">
      <w:pPr>
        <w:pStyle w:val="31"/>
      </w:pPr>
      <w:bookmarkStart w:id="16" w:name="_Toc451285662"/>
      <w:r>
        <w:rPr>
          <w:rFonts w:hint="eastAsia"/>
        </w:rPr>
        <w:t>1.2.</w:t>
      </w:r>
      <w:r w:rsidR="0009108B">
        <w:rPr>
          <w:rFonts w:hint="eastAsia"/>
        </w:rPr>
        <w:t>3</w:t>
      </w:r>
      <w:r>
        <w:rPr>
          <w:rFonts w:hint="eastAsia"/>
        </w:rPr>
        <w:t xml:space="preserve"> </w:t>
      </w:r>
      <w:r w:rsidR="004D73E0">
        <w:rPr>
          <w:rFonts w:hint="eastAsia"/>
        </w:rPr>
        <w:t>分布可靠性</w:t>
      </w:r>
      <w:r w:rsidR="00945317">
        <w:rPr>
          <w:rFonts w:hint="eastAsia"/>
        </w:rPr>
        <w:t>相关研究</w:t>
      </w:r>
      <w:bookmarkEnd w:id="16"/>
    </w:p>
    <w:p w:rsidR="00D41ADA" w:rsidRDefault="00D41ADA" w:rsidP="00D41ADA">
      <w:pPr>
        <w:pStyle w:val="a3"/>
        <w:spacing w:line="288" w:lineRule="auto"/>
        <w:ind w:firstLine="468"/>
      </w:pPr>
      <w:r>
        <w:rPr>
          <w:rFonts w:hint="eastAsia"/>
        </w:rPr>
        <w:t>一般情况下最大流通常对应多个不同的分布方案，对于确定图而言，这些不同的分布方案对于流的传递是等价的，但是对于边、节点都可能存在不确定性的不确定图来说，不同的流分布方案对应着不同的可靠性，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而这些方案由于涉及到具体不同可靠性的输电设备和输电线路而具有不同的可靠性，为了保证电网电能传递具有更好的安全可靠性，就需要找到最可靠的一种传输电能的方案，即不确定图的最可靠流分布。</w:t>
      </w:r>
    </w:p>
    <w:p w:rsidR="00D41ADA" w:rsidRDefault="00D41ADA" w:rsidP="00D41ADA">
      <w:pPr>
        <w:pStyle w:val="a3"/>
        <w:spacing w:line="288" w:lineRule="auto"/>
        <w:ind w:firstLine="468"/>
      </w:pPr>
      <w:proofErr w:type="gramStart"/>
      <w:r>
        <w:rPr>
          <w:rFonts w:hint="eastAsia"/>
        </w:rPr>
        <w:t>不确定图流分布</w:t>
      </w:r>
      <w:proofErr w:type="gramEnd"/>
      <w:r>
        <w:rPr>
          <w:rFonts w:hint="eastAsia"/>
        </w:rPr>
        <w:t>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sidRPr="009A610A">
        <w:rPr>
          <w:rFonts w:hint="eastAsia"/>
          <w:vertAlign w:val="superscript"/>
        </w:rPr>
        <w:t>[</w:t>
      </w:r>
      <w:r w:rsidR="00EF3F3E">
        <w:rPr>
          <w:rFonts w:hint="eastAsia"/>
          <w:vertAlign w:val="superscript"/>
        </w:rPr>
        <w:t>21</w:t>
      </w:r>
      <w:r w:rsidRPr="009A610A">
        <w:rPr>
          <w:rFonts w:hint="eastAsia"/>
          <w:vertAlign w:val="superscript"/>
        </w:rPr>
        <w:t>]</w:t>
      </w:r>
      <w:r>
        <w:rPr>
          <w:rFonts w:hint="eastAsia"/>
        </w:rPr>
        <w:t>。目前</w:t>
      </w:r>
      <w:proofErr w:type="gramStart"/>
      <w:r>
        <w:rPr>
          <w:rFonts w:hint="eastAsia"/>
        </w:rPr>
        <w:t>不确定图流分布</w:t>
      </w:r>
      <w:proofErr w:type="gramEnd"/>
      <w:r>
        <w:rPr>
          <w:rFonts w:hint="eastAsia"/>
        </w:rPr>
        <w:t>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sidRPr="009A610A">
        <w:rPr>
          <w:rFonts w:hint="eastAsia"/>
          <w:vertAlign w:val="superscript"/>
        </w:rPr>
        <w:t>[</w:t>
      </w:r>
      <w:r w:rsidR="00F36361">
        <w:rPr>
          <w:rFonts w:hint="eastAsia"/>
          <w:vertAlign w:val="superscript"/>
        </w:rPr>
        <w:t>22-23</w:t>
      </w:r>
      <w:r w:rsidRPr="009A610A">
        <w:rPr>
          <w:rFonts w:hint="eastAsia"/>
          <w:vertAlign w:val="superscript"/>
        </w:rPr>
        <w:t>]</w:t>
      </w:r>
      <w:r>
        <w:rPr>
          <w:rFonts w:hint="eastAsia"/>
        </w:rPr>
        <w:t>。</w:t>
      </w:r>
    </w:p>
    <w:p w:rsidR="004D73E0" w:rsidRPr="004D73E0" w:rsidRDefault="00D90B3D" w:rsidP="00D90B3D">
      <w:pPr>
        <w:pStyle w:val="31"/>
      </w:pPr>
      <w:bookmarkStart w:id="17" w:name="_Toc451285663"/>
      <w:r>
        <w:rPr>
          <w:rFonts w:hint="eastAsia"/>
        </w:rPr>
        <w:t>1.2.</w:t>
      </w:r>
      <w:r w:rsidR="0009108B">
        <w:rPr>
          <w:rFonts w:hint="eastAsia"/>
        </w:rPr>
        <w:t>4</w:t>
      </w:r>
      <w:r>
        <w:rPr>
          <w:rFonts w:hint="eastAsia"/>
        </w:rPr>
        <w:t xml:space="preserve"> </w:t>
      </w:r>
      <w:r w:rsidR="005E01CC">
        <w:rPr>
          <w:rFonts w:hint="eastAsia"/>
        </w:rPr>
        <w:t>容量可靠性</w:t>
      </w:r>
      <w:r w:rsidR="00945317">
        <w:rPr>
          <w:rFonts w:hint="eastAsia"/>
        </w:rPr>
        <w:t>相关研究</w:t>
      </w:r>
      <w:bookmarkEnd w:id="17"/>
    </w:p>
    <w:p w:rsidR="003C31C0" w:rsidRDefault="00F90DFE" w:rsidP="00DC62EB">
      <w:pPr>
        <w:pStyle w:val="a3"/>
        <w:spacing w:line="288" w:lineRule="auto"/>
        <w:ind w:firstLine="468"/>
      </w:pPr>
      <w:r>
        <w:rPr>
          <w:rFonts w:hint="eastAsia"/>
        </w:rPr>
        <w:t>目前</w:t>
      </w:r>
      <w:r w:rsidR="00290ED5">
        <w:rPr>
          <w:rFonts w:hint="eastAsia"/>
        </w:rPr>
        <w:t>针对</w:t>
      </w:r>
      <w:r w:rsidR="003C31C0">
        <w:rPr>
          <w:rFonts w:hint="eastAsia"/>
        </w:rPr>
        <w:t>随机流</w:t>
      </w:r>
      <w:r>
        <w:rPr>
          <w:rFonts w:hint="eastAsia"/>
        </w:rPr>
        <w:t>网络</w:t>
      </w:r>
      <w:r w:rsidR="009D20CA">
        <w:rPr>
          <w:rFonts w:hint="eastAsia"/>
        </w:rPr>
        <w:t>容量</w:t>
      </w:r>
      <w:r w:rsidR="003C31C0">
        <w:rPr>
          <w:rFonts w:hint="eastAsia"/>
        </w:rPr>
        <w:t>可靠性的</w:t>
      </w:r>
      <w:r w:rsidR="006B1995">
        <w:rPr>
          <w:rFonts w:hint="eastAsia"/>
        </w:rPr>
        <w:t>计算</w:t>
      </w:r>
      <w:r w:rsidR="003C31C0">
        <w:rPr>
          <w:rFonts w:hint="eastAsia"/>
        </w:rPr>
        <w:t>研究可以分为两大类：精确方法和近似方法。精确方法中完全枚举算法是最基本的算法，它通过直接枚举网络的所有可能状态得到网络的可靠度。</w:t>
      </w:r>
      <w:r w:rsidR="003C31C0">
        <w:rPr>
          <w:rFonts w:hint="eastAsia"/>
        </w:rPr>
        <w:t>Chin-Chia Jane</w:t>
      </w:r>
      <w:r w:rsidR="003C31C0">
        <w:rPr>
          <w:rFonts w:hint="eastAsia"/>
        </w:rPr>
        <w:t>与</w:t>
      </w:r>
      <w:r w:rsidR="003C31C0">
        <w:rPr>
          <w:rFonts w:hint="eastAsia"/>
        </w:rPr>
        <w:t>Yih-Wenn Laih</w:t>
      </w:r>
      <w:r w:rsidR="003C31C0">
        <w:rPr>
          <w:rFonts w:hint="eastAsia"/>
        </w:rPr>
        <w:t>采用了基于</w:t>
      </w:r>
      <w:r w:rsidR="003C31C0">
        <w:rPr>
          <w:rFonts w:hint="eastAsia"/>
        </w:rPr>
        <w:t>d-flows</w:t>
      </w:r>
      <w:r w:rsidR="003C31C0" w:rsidRPr="006F418A">
        <w:rPr>
          <w:rFonts w:hint="eastAsia"/>
          <w:vertAlign w:val="superscript"/>
        </w:rPr>
        <w:t>[</w:t>
      </w:r>
      <w:r w:rsidR="00F26BD5">
        <w:rPr>
          <w:rFonts w:hint="eastAsia"/>
          <w:vertAlign w:val="superscript"/>
        </w:rPr>
        <w:t>24</w:t>
      </w:r>
      <w:r w:rsidR="003C31C0" w:rsidRPr="006F418A">
        <w:rPr>
          <w:rFonts w:hint="eastAsia"/>
          <w:vertAlign w:val="superscript"/>
        </w:rPr>
        <w:t>]</w:t>
      </w:r>
      <w:r w:rsidR="003C31C0">
        <w:rPr>
          <w:rFonts w:hint="eastAsia"/>
        </w:rPr>
        <w:t>和基于</w:t>
      </w:r>
      <w:r w:rsidR="003C31C0">
        <w:rPr>
          <w:rFonts w:hint="eastAsia"/>
        </w:rPr>
        <w:t>d-cuts</w:t>
      </w:r>
      <w:r w:rsidR="003C31C0" w:rsidRPr="006F418A">
        <w:rPr>
          <w:rFonts w:hint="eastAsia"/>
          <w:vertAlign w:val="superscript"/>
        </w:rPr>
        <w:t>[</w:t>
      </w:r>
      <w:r w:rsidR="00F26BD5">
        <w:rPr>
          <w:rFonts w:hint="eastAsia"/>
          <w:vertAlign w:val="superscript"/>
        </w:rPr>
        <w:t>25</w:t>
      </w:r>
      <w:r w:rsidR="003C31C0" w:rsidRPr="006F418A">
        <w:rPr>
          <w:rFonts w:hint="eastAsia"/>
          <w:vertAlign w:val="superscript"/>
        </w:rPr>
        <w:t>]</w:t>
      </w:r>
      <w:r w:rsidR="003C31C0">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sidR="003C31C0" w:rsidRPr="006325D0">
        <w:rPr>
          <w:rFonts w:hint="eastAsia"/>
          <w:vertAlign w:val="superscript"/>
        </w:rPr>
        <w:t>[</w:t>
      </w:r>
      <w:r w:rsidR="00F26BD5">
        <w:rPr>
          <w:rFonts w:hint="eastAsia"/>
          <w:vertAlign w:val="superscript"/>
        </w:rPr>
        <w:t>26</w:t>
      </w:r>
      <w:r w:rsidR="000518B0">
        <w:rPr>
          <w:rFonts w:hint="eastAsia"/>
          <w:vertAlign w:val="superscript"/>
        </w:rPr>
        <w:t>-</w:t>
      </w:r>
      <w:r w:rsidR="00BA3BF8" w:rsidRPr="006325D0">
        <w:rPr>
          <w:rFonts w:hint="eastAsia"/>
          <w:vertAlign w:val="superscript"/>
        </w:rPr>
        <w:t>2</w:t>
      </w:r>
      <w:r w:rsidR="000518B0">
        <w:rPr>
          <w:rFonts w:hint="eastAsia"/>
          <w:vertAlign w:val="superscript"/>
        </w:rPr>
        <w:t>8</w:t>
      </w:r>
      <w:r w:rsidR="003C31C0" w:rsidRPr="006325D0">
        <w:rPr>
          <w:rFonts w:hint="eastAsia"/>
          <w:vertAlign w:val="superscript"/>
        </w:rPr>
        <w:t>]</w:t>
      </w:r>
      <w:r w:rsidR="003C31C0">
        <w:rPr>
          <w:rFonts w:hint="eastAsia"/>
        </w:rPr>
        <w:t>或最小割集</w:t>
      </w:r>
      <w:r w:rsidR="003C31C0" w:rsidRPr="006D2D34">
        <w:rPr>
          <w:rFonts w:hint="eastAsia"/>
          <w:vertAlign w:val="superscript"/>
        </w:rPr>
        <w:t>[</w:t>
      </w:r>
      <w:r w:rsidR="000518B0">
        <w:rPr>
          <w:rFonts w:hint="eastAsia"/>
          <w:vertAlign w:val="superscript"/>
        </w:rPr>
        <w:t>29</w:t>
      </w:r>
      <w:r w:rsidR="003C31C0" w:rsidRPr="006D2D34">
        <w:rPr>
          <w:rFonts w:hint="eastAsia"/>
          <w:vertAlign w:val="superscript"/>
        </w:rPr>
        <w:t>]</w:t>
      </w:r>
      <w:r w:rsidR="003C31C0">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sidR="003C31C0">
        <w:rPr>
          <w:rFonts w:hint="eastAsia"/>
        </w:rPr>
        <w:t>Ramirez-Marquez</w:t>
      </w:r>
      <w:r w:rsidR="003C31C0">
        <w:rPr>
          <w:rFonts w:hint="eastAsia"/>
        </w:rPr>
        <w:t>和</w:t>
      </w:r>
      <w:r w:rsidR="003C31C0">
        <w:rPr>
          <w:rFonts w:hint="eastAsia"/>
        </w:rPr>
        <w:t>Coit</w:t>
      </w:r>
      <w:r w:rsidR="003C31C0" w:rsidRPr="006D2D34">
        <w:rPr>
          <w:rFonts w:hint="eastAsia"/>
          <w:vertAlign w:val="superscript"/>
        </w:rPr>
        <w:t>[</w:t>
      </w:r>
      <w:r w:rsidR="00FE3082">
        <w:rPr>
          <w:rFonts w:hint="eastAsia"/>
          <w:vertAlign w:val="superscript"/>
        </w:rPr>
        <w:t>30</w:t>
      </w:r>
      <w:r w:rsidR="003C31C0" w:rsidRPr="006D2D34">
        <w:rPr>
          <w:rFonts w:hint="eastAsia"/>
          <w:vertAlign w:val="superscript"/>
        </w:rPr>
        <w:t>]</w:t>
      </w:r>
      <w:r w:rsidR="003C31C0">
        <w:rPr>
          <w:rFonts w:hint="eastAsia"/>
        </w:rPr>
        <w:t>提出了蒙特卡洛模拟算法，</w:t>
      </w:r>
      <w:r w:rsidR="003C31C0">
        <w:rPr>
          <w:rFonts w:hint="eastAsia"/>
        </w:rPr>
        <w:t>Rocco</w:t>
      </w:r>
      <w:r w:rsidR="003C31C0">
        <w:rPr>
          <w:rFonts w:hint="eastAsia"/>
        </w:rPr>
        <w:t>和</w:t>
      </w:r>
      <w:r w:rsidR="003C31C0">
        <w:rPr>
          <w:rFonts w:hint="eastAsia"/>
        </w:rPr>
        <w:t>Muselli</w:t>
      </w:r>
      <w:r w:rsidR="003C31C0" w:rsidRPr="006D2D34">
        <w:rPr>
          <w:rFonts w:hint="eastAsia"/>
          <w:vertAlign w:val="superscript"/>
        </w:rPr>
        <w:t>[</w:t>
      </w:r>
      <w:r w:rsidR="000D3B6B">
        <w:rPr>
          <w:rFonts w:hint="eastAsia"/>
          <w:vertAlign w:val="superscript"/>
        </w:rPr>
        <w:t>31</w:t>
      </w:r>
      <w:r w:rsidR="003C31C0" w:rsidRPr="006D2D34">
        <w:rPr>
          <w:rFonts w:hint="eastAsia"/>
          <w:vertAlign w:val="superscript"/>
        </w:rPr>
        <w:t>]</w:t>
      </w:r>
      <w:r w:rsidR="003C31C0">
        <w:rPr>
          <w:rFonts w:hint="eastAsia"/>
        </w:rPr>
        <w:t>则采用机器学习方法成功的获得网络可靠性。</w:t>
      </w:r>
      <w:r w:rsidR="003C31C0">
        <w:rPr>
          <w:rFonts w:hint="eastAsia"/>
        </w:rPr>
        <w:t>Lin</w:t>
      </w:r>
      <w:r w:rsidR="003C31C0" w:rsidRPr="006D2D34">
        <w:rPr>
          <w:rFonts w:hint="eastAsia"/>
          <w:vertAlign w:val="superscript"/>
        </w:rPr>
        <w:t>[</w:t>
      </w:r>
      <w:r w:rsidR="00A2028E">
        <w:rPr>
          <w:rFonts w:hint="eastAsia"/>
          <w:vertAlign w:val="superscript"/>
        </w:rPr>
        <w:t>28,32-33</w:t>
      </w:r>
      <w:r w:rsidR="003C31C0" w:rsidRPr="006D2D34">
        <w:rPr>
          <w:rFonts w:hint="eastAsia"/>
          <w:vertAlign w:val="superscript"/>
        </w:rPr>
        <w:t>]</w:t>
      </w:r>
      <w:r w:rsidR="003C31C0">
        <w:rPr>
          <w:rFonts w:hint="eastAsia"/>
        </w:rPr>
        <w:t>还将网络可靠性问题扩展到节点不可靠的情况，采用最小路径集的方法进行了研究。考虑到网络中的每条边及节点都有一定的传输代价参数，</w:t>
      </w:r>
      <w:r w:rsidR="003C31C0">
        <w:rPr>
          <w:rFonts w:hint="eastAsia"/>
        </w:rPr>
        <w:t xml:space="preserve">Lin and Yeh </w:t>
      </w:r>
      <w:r w:rsidR="003C31C0">
        <w:rPr>
          <w:rFonts w:hint="eastAsia"/>
        </w:rPr>
        <w:t>研究了在实际应用中基于传输代价限定的网络可靠性问题</w:t>
      </w:r>
      <w:r w:rsidR="000862B9" w:rsidRPr="006D2D34">
        <w:rPr>
          <w:rFonts w:hint="eastAsia"/>
          <w:vertAlign w:val="superscript"/>
        </w:rPr>
        <w:t>[</w:t>
      </w:r>
      <w:r w:rsidR="0057565B">
        <w:rPr>
          <w:rFonts w:hint="eastAsia"/>
          <w:vertAlign w:val="superscript"/>
        </w:rPr>
        <w:t>27-28</w:t>
      </w:r>
      <w:r w:rsidR="003C31C0" w:rsidRPr="006D2D34">
        <w:rPr>
          <w:rFonts w:hint="eastAsia"/>
          <w:vertAlign w:val="superscript"/>
        </w:rPr>
        <w:t>]</w:t>
      </w:r>
      <w:r w:rsidR="003C31C0">
        <w:rPr>
          <w:rFonts w:hint="eastAsia"/>
        </w:rPr>
        <w:t>，这其实是一类具有多条件约束的网络可靠性问题。对于一个拓扑结</w:t>
      </w:r>
      <w:r w:rsidR="003C31C0">
        <w:rPr>
          <w:rFonts w:hint="eastAsia"/>
        </w:rPr>
        <w:lastRenderedPageBreak/>
        <w:t>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sidR="003C31C0">
        <w:rPr>
          <w:rFonts w:hint="eastAsia"/>
        </w:rPr>
        <w:t>Yi-Kuei Lin</w:t>
      </w:r>
      <w:r w:rsidR="003C31C0">
        <w:rPr>
          <w:rFonts w:hint="eastAsia"/>
        </w:rPr>
        <w:t>和</w:t>
      </w:r>
      <w:r w:rsidR="003C31C0">
        <w:rPr>
          <w:rFonts w:hint="eastAsia"/>
        </w:rPr>
        <w:t xml:space="preserve">Cheng-Ta Yeh </w:t>
      </w:r>
      <w:r w:rsidR="003C31C0">
        <w:rPr>
          <w:rFonts w:hint="eastAsia"/>
        </w:rPr>
        <w:t>提出了相应的遗传算法</w:t>
      </w:r>
      <w:r w:rsidR="00D557D0" w:rsidRPr="00D557D0">
        <w:rPr>
          <w:rFonts w:hint="eastAsia"/>
          <w:vertAlign w:val="superscript"/>
        </w:rPr>
        <w:t>[</w:t>
      </w:r>
      <w:r w:rsidR="00FB49F9">
        <w:rPr>
          <w:rFonts w:hint="eastAsia"/>
          <w:vertAlign w:val="superscript"/>
        </w:rPr>
        <w:t>34</w:t>
      </w:r>
      <w:r w:rsidR="00D557D0" w:rsidRPr="00D557D0">
        <w:rPr>
          <w:rFonts w:hint="eastAsia"/>
          <w:vertAlign w:val="superscript"/>
        </w:rPr>
        <w:t>]</w:t>
      </w:r>
      <w:r w:rsidR="003C31C0">
        <w:rPr>
          <w:rFonts w:hint="eastAsia"/>
        </w:rPr>
        <w:t>。</w:t>
      </w:r>
    </w:p>
    <w:p w:rsidR="00E77FC0" w:rsidRDefault="00D64FEA" w:rsidP="00DB5271">
      <w:pPr>
        <w:pStyle w:val="21"/>
      </w:pPr>
      <w:bookmarkStart w:id="18" w:name="_Toc451285664"/>
      <w:r>
        <w:rPr>
          <w:rFonts w:hint="eastAsia"/>
        </w:rPr>
        <w:t>1</w:t>
      </w:r>
      <w:r w:rsidR="00040741">
        <w:rPr>
          <w:rFonts w:hint="eastAsia"/>
        </w:rPr>
        <w:t>.</w:t>
      </w:r>
      <w:r w:rsidR="000033C9">
        <w:rPr>
          <w:rFonts w:hint="eastAsia"/>
        </w:rPr>
        <w:t>3</w:t>
      </w:r>
      <w:r w:rsidR="00040741">
        <w:rPr>
          <w:rFonts w:hint="eastAsia"/>
        </w:rPr>
        <w:t xml:space="preserve"> </w:t>
      </w:r>
      <w:r w:rsidR="00E77FC0">
        <w:rPr>
          <w:rFonts w:hint="eastAsia"/>
        </w:rPr>
        <w:t>研究内容</w:t>
      </w:r>
      <w:bookmarkEnd w:id="18"/>
    </w:p>
    <w:p w:rsidR="00D64DE4" w:rsidRDefault="00D64DE4" w:rsidP="00DC62EB">
      <w:pPr>
        <w:pStyle w:val="a3"/>
        <w:spacing w:line="288" w:lineRule="auto"/>
        <w:ind w:firstLine="468"/>
      </w:pPr>
      <w:r>
        <w:rPr>
          <w:rFonts w:hint="eastAsia"/>
        </w:rPr>
        <w:t>为本文首先提出一种适合</w:t>
      </w:r>
      <w:proofErr w:type="gramStart"/>
      <w:r>
        <w:rPr>
          <w:rFonts w:hint="eastAsia"/>
        </w:rPr>
        <w:t>流网络</w:t>
      </w:r>
      <w:proofErr w:type="gramEnd"/>
      <w:r>
        <w:rPr>
          <w:rFonts w:hint="eastAsia"/>
        </w:rPr>
        <w:t>的关键边评价模型，针对不确定图中边移除（故障）后对流量和可靠性产生的相对损失，来衡量关键边，本文将重点研究不确定图边移除之后，如何对于剩余不确定图的最大流和可靠性进行快速计算。具体的，主要工作如下：</w:t>
      </w:r>
    </w:p>
    <w:p w:rsidR="00E435CB" w:rsidRDefault="00E435CB" w:rsidP="00E435CB">
      <w:pPr>
        <w:pStyle w:val="a3"/>
        <w:spacing w:line="288" w:lineRule="auto"/>
        <w:ind w:firstLine="468"/>
      </w:pPr>
      <w:r>
        <w:rPr>
          <w:rFonts w:hint="eastAsia"/>
        </w:rPr>
        <w:t>（</w:t>
      </w:r>
      <w:r>
        <w:rPr>
          <w:rFonts w:hint="eastAsia"/>
        </w:rPr>
        <w:t>1</w:t>
      </w:r>
      <w:r>
        <w:rPr>
          <w:rFonts w:hint="eastAsia"/>
        </w:rPr>
        <w:t>）从</w:t>
      </w:r>
      <w:r w:rsidRPr="00554A1D">
        <w:rPr>
          <w:rFonts w:hint="eastAsia"/>
        </w:rPr>
        <w:t>边移除（故障）后对流量和容量可靠性产生的相对损失这一角度</w:t>
      </w:r>
      <w:r>
        <w:rPr>
          <w:rFonts w:hint="eastAsia"/>
        </w:rPr>
        <w:t>，</w:t>
      </w:r>
      <w:r w:rsidRPr="00554A1D">
        <w:rPr>
          <w:rFonts w:hint="eastAsia"/>
        </w:rPr>
        <w:t>构建了一种基于流量和容量可靠性的关键边衡量模型，对边的关键度进行综合评估。</w:t>
      </w:r>
      <w:r>
        <w:rPr>
          <w:rFonts w:hint="eastAsia"/>
        </w:rPr>
        <w:t>针对此模型，首先</w:t>
      </w:r>
      <w:r w:rsidRPr="001969F5">
        <w:rPr>
          <w:rFonts w:hint="eastAsia"/>
        </w:rPr>
        <w:t>设计了</w:t>
      </w:r>
      <w:r>
        <w:rPr>
          <w:rFonts w:hint="eastAsia"/>
        </w:rPr>
        <w:t>一种基于最大流和容量可靠性重新计算的原始</w:t>
      </w:r>
      <w:r w:rsidRPr="001969F5">
        <w:rPr>
          <w:rFonts w:hint="eastAsia"/>
        </w:rPr>
        <w:t>算法</w:t>
      </w:r>
      <w:r w:rsidRPr="001969F5">
        <w:rPr>
          <w:rFonts w:hint="eastAsia"/>
        </w:rPr>
        <w:t>BASE_FCP</w:t>
      </w:r>
      <w:r>
        <w:rPr>
          <w:rFonts w:hint="eastAsia"/>
        </w:rPr>
        <w:t>，然后针对其性能存在的不足，</w:t>
      </w:r>
      <w:r w:rsidRPr="007802F1">
        <w:rPr>
          <w:rFonts w:hint="eastAsia"/>
        </w:rPr>
        <w:t>提出增量算法</w:t>
      </w:r>
      <w:r w:rsidRPr="007802F1">
        <w:rPr>
          <w:rFonts w:hint="eastAsia"/>
        </w:rPr>
        <w:t>ICA_FCP</w:t>
      </w:r>
      <w:r>
        <w:rPr>
          <w:rFonts w:hint="eastAsia"/>
        </w:rPr>
        <w:t>，其首先将不确定图的边定性分类，然后根据不同的边设计不同的计算方法以减少复杂度。最后，</w:t>
      </w:r>
      <w:r w:rsidRPr="0098123F">
        <w:rPr>
          <w:rFonts w:hint="eastAsia"/>
        </w:rPr>
        <w:t>实验分析</w:t>
      </w:r>
      <w:r>
        <w:rPr>
          <w:rFonts w:hint="eastAsia"/>
        </w:rPr>
        <w:t>表明</w:t>
      </w:r>
      <w:r w:rsidRPr="0098123F">
        <w:rPr>
          <w:rFonts w:hint="eastAsia"/>
        </w:rPr>
        <w:t>，</w:t>
      </w:r>
      <w:r w:rsidRPr="009E6666">
        <w:rPr>
          <w:rFonts w:hint="eastAsia"/>
        </w:rPr>
        <w:t>ICA_FCP</w:t>
      </w:r>
      <w:r w:rsidRPr="009E6666">
        <w:rPr>
          <w:rFonts w:hint="eastAsia"/>
        </w:rPr>
        <w:t>相对于</w:t>
      </w:r>
      <w:r w:rsidRPr="009E6666">
        <w:rPr>
          <w:rFonts w:hint="eastAsia"/>
        </w:rPr>
        <w:t>BASE_FCP</w:t>
      </w:r>
      <w:r>
        <w:rPr>
          <w:rFonts w:hint="eastAsia"/>
        </w:rPr>
        <w:t>虽然在</w:t>
      </w:r>
      <w:r w:rsidRPr="009E6666">
        <w:rPr>
          <w:rFonts w:hint="eastAsia"/>
        </w:rPr>
        <w:t>空间复杂度有一定的增加，但</w:t>
      </w:r>
      <w:r>
        <w:rPr>
          <w:rFonts w:hint="eastAsia"/>
        </w:rPr>
        <w:t>在</w:t>
      </w:r>
      <w:r w:rsidRPr="009E6666">
        <w:rPr>
          <w:rFonts w:hint="eastAsia"/>
        </w:rPr>
        <w:t>时间复杂度方面具有较大的优势。</w:t>
      </w:r>
    </w:p>
    <w:p w:rsidR="00E435CB" w:rsidRDefault="00E435CB" w:rsidP="00E435CB">
      <w:pPr>
        <w:pStyle w:val="a3"/>
        <w:spacing w:line="288" w:lineRule="auto"/>
        <w:ind w:firstLine="468"/>
      </w:pPr>
      <w:r>
        <w:rPr>
          <w:rFonts w:hint="eastAsia"/>
        </w:rPr>
        <w:t>（</w:t>
      </w:r>
      <w:r>
        <w:rPr>
          <w:rFonts w:hint="eastAsia"/>
        </w:rPr>
        <w:t>2</w:t>
      </w:r>
      <w:r>
        <w:rPr>
          <w:rFonts w:hint="eastAsia"/>
        </w:rPr>
        <w:t>）虽然基于流量和容量可靠性的模型对于关键边的区分度较好，但不确定图容量可靠性的计算过于复杂，而计算不确定图分布可靠性只需要获取其极小子图即可，为此，本文重新</w:t>
      </w:r>
      <w:r w:rsidRPr="00DF2D6C">
        <w:rPr>
          <w:rFonts w:hint="eastAsia"/>
        </w:rPr>
        <w:t>构建了一种基于流量和分布可靠性的关键边模型</w:t>
      </w:r>
      <w:r>
        <w:rPr>
          <w:rFonts w:hint="eastAsia"/>
        </w:rPr>
        <w:t>。针对此模型，首先提出了增量算法</w:t>
      </w:r>
      <w:r>
        <w:rPr>
          <w:rFonts w:hint="eastAsia"/>
        </w:rPr>
        <w:t>ICA_FDP</w:t>
      </w:r>
      <w:r>
        <w:rPr>
          <w:rFonts w:hint="eastAsia"/>
        </w:rPr>
        <w:t>，但是考虑到其在状态划分过程中存在初始状态划分空间大的缺点，为此，提出一种基于</w:t>
      </w:r>
      <w:proofErr w:type="gramStart"/>
      <w:r>
        <w:rPr>
          <w:rFonts w:hint="eastAsia"/>
        </w:rPr>
        <w:t>确定边</w:t>
      </w:r>
      <w:proofErr w:type="gramEnd"/>
      <w:r>
        <w:rPr>
          <w:rFonts w:hint="eastAsia"/>
        </w:rPr>
        <w:t>过滤的优化算法</w:t>
      </w:r>
      <w:r>
        <w:rPr>
          <w:rFonts w:hint="eastAsia"/>
        </w:rPr>
        <w:t>ICA_FEA</w:t>
      </w:r>
      <w:r>
        <w:rPr>
          <w:rFonts w:hint="eastAsia"/>
        </w:rPr>
        <w:t>，该算法使用割集边和</w:t>
      </w:r>
      <w:proofErr w:type="gramStart"/>
      <w:r>
        <w:rPr>
          <w:rFonts w:hint="eastAsia"/>
        </w:rPr>
        <w:t>悬挂边对于</w:t>
      </w:r>
      <w:proofErr w:type="gramEnd"/>
      <w:r>
        <w:rPr>
          <w:rFonts w:hint="eastAsia"/>
        </w:rPr>
        <w:t>初始划分集合剪枝，从而减少初始状态划分集合大小。实验表明基于流量和分布可靠性的模型比基于流量和容量可靠性的模型，不管在时间还是空间性能上都有提升，相对于算法</w:t>
      </w:r>
      <w:r>
        <w:rPr>
          <w:rFonts w:hint="eastAsia"/>
        </w:rPr>
        <w:t>ICA_FDP</w:t>
      </w:r>
      <w:r>
        <w:rPr>
          <w:rFonts w:hint="eastAsia"/>
        </w:rPr>
        <w:t>，</w:t>
      </w:r>
      <w:r>
        <w:rPr>
          <w:rFonts w:hint="eastAsia"/>
        </w:rPr>
        <w:t>ICA_FEA</w:t>
      </w:r>
      <w:r>
        <w:rPr>
          <w:rFonts w:hint="eastAsia"/>
        </w:rPr>
        <w:t>也使得性能有了一定程度的提升。</w:t>
      </w:r>
    </w:p>
    <w:p w:rsidR="00E435CB" w:rsidRPr="005E6F97" w:rsidRDefault="00E435CB" w:rsidP="00E435CB">
      <w:pPr>
        <w:pStyle w:val="a3"/>
        <w:spacing w:line="288" w:lineRule="auto"/>
        <w:ind w:firstLine="468"/>
      </w:pPr>
      <w:r w:rsidRPr="005E6F97">
        <w:rPr>
          <w:rFonts w:hint="eastAsia"/>
        </w:rPr>
        <w:t>（</w:t>
      </w:r>
      <w:r w:rsidRPr="005E6F97">
        <w:rPr>
          <w:rFonts w:hint="eastAsia"/>
        </w:rPr>
        <w:t>3</w:t>
      </w:r>
      <w:r w:rsidRPr="005E6F97">
        <w:rPr>
          <w:rFonts w:hint="eastAsia"/>
        </w:rPr>
        <w:t>）针对基于流量和分布可靠性的关键边模型，</w:t>
      </w:r>
      <w:r>
        <w:rPr>
          <w:rFonts w:hint="eastAsia"/>
        </w:rPr>
        <w:t>算法</w:t>
      </w:r>
      <w:r w:rsidRPr="005E6F97">
        <w:rPr>
          <w:rFonts w:hint="eastAsia"/>
        </w:rPr>
        <w:t>ICA_FEA</w:t>
      </w:r>
      <w:r w:rsidRPr="005E6F97">
        <w:rPr>
          <w:rFonts w:hint="eastAsia"/>
        </w:rPr>
        <w:t>计算不确定图（最可靠最大流）分布可靠性依然是一个</w:t>
      </w:r>
      <w:r w:rsidRPr="005E6F97">
        <w:rPr>
          <w:rFonts w:hint="eastAsia"/>
        </w:rPr>
        <w:t>NP-Hard</w:t>
      </w:r>
      <w:r w:rsidRPr="005E6F97">
        <w:rPr>
          <w:rFonts w:hint="eastAsia"/>
        </w:rPr>
        <w:t>问题，难以满足对计算速度要求很高的实时环境中，为此，提出一种</w:t>
      </w:r>
      <w:bookmarkStart w:id="19" w:name="OLE_LINK46"/>
      <w:bookmarkStart w:id="20" w:name="OLE_LINK47"/>
      <w:bookmarkStart w:id="21" w:name="OLE_LINK48"/>
      <w:r w:rsidRPr="005E6F97">
        <w:rPr>
          <w:rFonts w:hint="eastAsia"/>
        </w:rPr>
        <w:t>基于未饱和路径优先增广的近似算法</w:t>
      </w:r>
      <w:r w:rsidRPr="005E6F97">
        <w:rPr>
          <w:rFonts w:hint="eastAsia"/>
        </w:rPr>
        <w:t>ICA_FDP_APA</w:t>
      </w:r>
      <w:bookmarkEnd w:id="19"/>
      <w:bookmarkEnd w:id="20"/>
      <w:bookmarkEnd w:id="21"/>
      <w:r w:rsidRPr="005E6F97">
        <w:rPr>
          <w:rFonts w:hint="eastAsia"/>
        </w:rPr>
        <w:t>，实现（最大流）分布可靠性快速计算，并给出了近似算法产生的关键边序列解和精确算法解的相似</w:t>
      </w:r>
      <w:r>
        <w:rPr>
          <w:rFonts w:hint="eastAsia"/>
        </w:rPr>
        <w:t>性度量，</w:t>
      </w:r>
      <w:r w:rsidRPr="005E6F97">
        <w:rPr>
          <w:rFonts w:hint="eastAsia"/>
        </w:rPr>
        <w:t>同时分析了近似算法</w:t>
      </w:r>
      <w:r>
        <w:rPr>
          <w:rFonts w:hint="eastAsia"/>
        </w:rPr>
        <w:t>解与下界</w:t>
      </w:r>
      <w:r w:rsidRPr="005E6F97">
        <w:rPr>
          <w:rFonts w:hint="eastAsia"/>
        </w:rPr>
        <w:t>的</w:t>
      </w:r>
      <w:r>
        <w:rPr>
          <w:rFonts w:hint="eastAsia"/>
        </w:rPr>
        <w:t>近似比</w:t>
      </w:r>
      <w:r w:rsidRPr="005E6F97">
        <w:rPr>
          <w:rFonts w:hint="eastAsia"/>
        </w:rPr>
        <w:t>。实验表明算法</w:t>
      </w:r>
      <w:r w:rsidRPr="005E6F97">
        <w:rPr>
          <w:rFonts w:hint="eastAsia"/>
        </w:rPr>
        <w:t>ICA_FDP_APA</w:t>
      </w:r>
      <w:r w:rsidRPr="005E6F97">
        <w:rPr>
          <w:rFonts w:hint="eastAsia"/>
        </w:rPr>
        <w:t>相对于</w:t>
      </w:r>
      <w:r w:rsidRPr="005E6F97">
        <w:rPr>
          <w:rFonts w:hint="eastAsia"/>
        </w:rPr>
        <w:t>ICA_FEA</w:t>
      </w:r>
      <w:r w:rsidRPr="005E6F97">
        <w:rPr>
          <w:rFonts w:hint="eastAsia"/>
        </w:rPr>
        <w:t>算法性能有了显著提升，能够适应不同规模和稠密度的图，且波动性不大。</w:t>
      </w:r>
    </w:p>
    <w:p w:rsidR="00E77FC0" w:rsidRDefault="00D64FEA" w:rsidP="00DB5271">
      <w:pPr>
        <w:pStyle w:val="21"/>
      </w:pPr>
      <w:bookmarkStart w:id="22" w:name="_Toc451285665"/>
      <w:r>
        <w:rPr>
          <w:rFonts w:hint="eastAsia"/>
        </w:rPr>
        <w:t>1</w:t>
      </w:r>
      <w:r w:rsidR="00040741">
        <w:rPr>
          <w:rFonts w:hint="eastAsia"/>
        </w:rPr>
        <w:t>.</w:t>
      </w:r>
      <w:r w:rsidR="000033C9">
        <w:rPr>
          <w:rFonts w:hint="eastAsia"/>
        </w:rPr>
        <w:t>4</w:t>
      </w:r>
      <w:r w:rsidR="00040741">
        <w:rPr>
          <w:rFonts w:hint="eastAsia"/>
        </w:rPr>
        <w:t xml:space="preserve"> </w:t>
      </w:r>
      <w:r w:rsidR="00E77FC0">
        <w:rPr>
          <w:rFonts w:hint="eastAsia"/>
        </w:rPr>
        <w:t>本文内容组织</w:t>
      </w:r>
      <w:bookmarkEnd w:id="22"/>
    </w:p>
    <w:p w:rsidR="00F14606" w:rsidRDefault="00D8548F" w:rsidP="00D8548F">
      <w:pPr>
        <w:pStyle w:val="a3"/>
        <w:spacing w:line="288" w:lineRule="auto"/>
        <w:ind w:firstLine="468"/>
      </w:pPr>
      <w:r>
        <w:rPr>
          <w:rFonts w:hint="eastAsia"/>
        </w:rPr>
        <w:t>本文的内容组织如下：</w:t>
      </w:r>
    </w:p>
    <w:p w:rsidR="00D8548F" w:rsidRDefault="0051655D" w:rsidP="0051655D">
      <w:pPr>
        <w:pStyle w:val="a3"/>
        <w:spacing w:line="288" w:lineRule="auto"/>
        <w:ind w:firstLine="468"/>
      </w:pPr>
      <w:r>
        <w:rPr>
          <w:rFonts w:hint="eastAsia"/>
        </w:rPr>
        <w:t>第</w:t>
      </w:r>
      <w:r>
        <w:rPr>
          <w:rFonts w:hint="eastAsia"/>
        </w:rPr>
        <w:t>1</w:t>
      </w:r>
      <w:r w:rsidR="0086648D">
        <w:rPr>
          <w:rFonts w:hint="eastAsia"/>
        </w:rPr>
        <w:t>章</w:t>
      </w:r>
      <w:r w:rsidR="0086648D">
        <w:rPr>
          <w:rFonts w:hint="eastAsia"/>
        </w:rPr>
        <w:t xml:space="preserve"> </w:t>
      </w:r>
      <w:r w:rsidR="0086648D">
        <w:rPr>
          <w:rFonts w:hint="eastAsia"/>
        </w:rPr>
        <w:t>绪论。</w:t>
      </w:r>
      <w:r w:rsidR="00941CF5">
        <w:rPr>
          <w:rFonts w:hint="eastAsia"/>
        </w:rPr>
        <w:t>本章论述了不确定图等相关问题的研究背景，以及不确定图中关键边识别的意义，</w:t>
      </w:r>
      <w:r w:rsidR="00A0740E">
        <w:rPr>
          <w:rFonts w:hint="eastAsia"/>
        </w:rPr>
        <w:t>并调研了该问题的研究现状，</w:t>
      </w:r>
      <w:r w:rsidR="00A0740E" w:rsidRPr="00A0740E">
        <w:rPr>
          <w:rFonts w:hint="eastAsia"/>
        </w:rPr>
        <w:t>简要介绍了本文研究的主要内容</w:t>
      </w:r>
      <w:r w:rsidR="00A0740E">
        <w:rPr>
          <w:rFonts w:hint="eastAsia"/>
        </w:rPr>
        <w:t>。</w:t>
      </w:r>
    </w:p>
    <w:p w:rsidR="002A37A3" w:rsidRPr="004678AB" w:rsidRDefault="002A37A3" w:rsidP="002A37A3">
      <w:pPr>
        <w:pStyle w:val="a3"/>
        <w:spacing w:line="288" w:lineRule="auto"/>
        <w:ind w:firstLine="468"/>
        <w:rPr>
          <w:color w:val="000000"/>
        </w:rPr>
      </w:pPr>
      <w:r w:rsidRPr="004678AB">
        <w:rPr>
          <w:rFonts w:hint="eastAsia"/>
          <w:color w:val="000000"/>
        </w:rPr>
        <w:t>第</w:t>
      </w:r>
      <w:r w:rsidRPr="004678AB">
        <w:rPr>
          <w:rFonts w:hint="eastAsia"/>
          <w:color w:val="000000"/>
        </w:rPr>
        <w:t>2</w:t>
      </w:r>
      <w:r w:rsidRPr="004678AB">
        <w:rPr>
          <w:rFonts w:hint="eastAsia"/>
          <w:color w:val="000000"/>
        </w:rPr>
        <w:t>章</w:t>
      </w:r>
      <w:r w:rsidRPr="004678AB">
        <w:rPr>
          <w:rFonts w:hint="eastAsia"/>
          <w:color w:val="000000"/>
        </w:rPr>
        <w:t xml:space="preserve"> </w:t>
      </w:r>
      <w:r w:rsidRPr="004678AB">
        <w:rPr>
          <w:rFonts w:hint="eastAsia"/>
          <w:color w:val="000000"/>
        </w:rPr>
        <w:t>不确定图及关键</w:t>
      </w:r>
      <w:proofErr w:type="gramStart"/>
      <w:r w:rsidRPr="004678AB">
        <w:rPr>
          <w:rFonts w:hint="eastAsia"/>
          <w:color w:val="000000"/>
        </w:rPr>
        <w:t>边相关</w:t>
      </w:r>
      <w:proofErr w:type="gramEnd"/>
      <w:r w:rsidRPr="004678AB">
        <w:rPr>
          <w:rFonts w:hint="eastAsia"/>
          <w:color w:val="000000"/>
        </w:rPr>
        <w:t>理论。</w:t>
      </w:r>
      <w:r w:rsidR="00F619F2">
        <w:rPr>
          <w:rFonts w:hint="eastAsia"/>
          <w:color w:val="000000"/>
        </w:rPr>
        <w:t>本章主要介绍了一些基本概念。由于本文是基于网络最大流、容量可靠性和</w:t>
      </w:r>
      <w:r w:rsidR="0075098D" w:rsidRPr="004678AB">
        <w:rPr>
          <w:rFonts w:hint="eastAsia"/>
          <w:color w:val="000000"/>
        </w:rPr>
        <w:t>分布可靠性对不确定</w:t>
      </w:r>
      <w:proofErr w:type="gramStart"/>
      <w:r w:rsidR="0075098D" w:rsidRPr="004678AB">
        <w:rPr>
          <w:rFonts w:hint="eastAsia"/>
          <w:color w:val="000000"/>
        </w:rPr>
        <w:t>图关键边</w:t>
      </w:r>
      <w:proofErr w:type="gramEnd"/>
      <w:r w:rsidR="0075098D" w:rsidRPr="004678AB">
        <w:rPr>
          <w:rFonts w:hint="eastAsia"/>
          <w:color w:val="000000"/>
        </w:rPr>
        <w:t>进行的相关研究，因此主要</w:t>
      </w:r>
      <w:r w:rsidR="0075098D" w:rsidRPr="004678AB">
        <w:rPr>
          <w:rFonts w:hint="eastAsia"/>
          <w:color w:val="000000"/>
        </w:rPr>
        <w:lastRenderedPageBreak/>
        <w:t>介绍</w:t>
      </w:r>
      <w:r w:rsidR="006324A1">
        <w:rPr>
          <w:rFonts w:hint="eastAsia"/>
          <w:color w:val="000000"/>
        </w:rPr>
        <w:t>与之相关的研究。首先介绍了最大流的概念和常用最大流</w:t>
      </w:r>
      <w:r w:rsidR="0075098D" w:rsidRPr="004678AB">
        <w:rPr>
          <w:rFonts w:hint="eastAsia"/>
          <w:color w:val="000000"/>
        </w:rPr>
        <w:t>算法，然后介绍了随机流网络可靠性的基本概念，最后介绍了不确定图的相关概念</w:t>
      </w:r>
      <w:r w:rsidR="006324A1">
        <w:rPr>
          <w:rFonts w:hint="eastAsia"/>
          <w:color w:val="000000"/>
        </w:rPr>
        <w:t>、不确定</w:t>
      </w:r>
      <w:proofErr w:type="gramStart"/>
      <w:r w:rsidR="006324A1">
        <w:rPr>
          <w:rFonts w:hint="eastAsia"/>
          <w:color w:val="000000"/>
        </w:rPr>
        <w:t>图数据</w:t>
      </w:r>
      <w:proofErr w:type="gramEnd"/>
      <w:r w:rsidR="006324A1">
        <w:rPr>
          <w:rFonts w:hint="eastAsia"/>
          <w:color w:val="000000"/>
        </w:rPr>
        <w:t>的一般建模方法、</w:t>
      </w:r>
      <w:proofErr w:type="gramStart"/>
      <w:r w:rsidR="0075098D" w:rsidRPr="004678AB">
        <w:rPr>
          <w:rFonts w:hint="eastAsia"/>
          <w:color w:val="000000"/>
        </w:rPr>
        <w:t>不确定图流分布</w:t>
      </w:r>
      <w:proofErr w:type="gramEnd"/>
      <w:r w:rsidR="006324A1">
        <w:rPr>
          <w:rFonts w:hint="eastAsia"/>
          <w:color w:val="000000"/>
        </w:rPr>
        <w:t>及其可靠性的相关研究</w:t>
      </w:r>
      <w:r w:rsidR="0075098D" w:rsidRPr="004678AB">
        <w:rPr>
          <w:rFonts w:hint="eastAsia"/>
          <w:color w:val="000000"/>
        </w:rPr>
        <w:t>。</w:t>
      </w:r>
    </w:p>
    <w:p w:rsidR="005110CC" w:rsidRDefault="00336C21" w:rsidP="002A37A3">
      <w:pPr>
        <w:pStyle w:val="a3"/>
        <w:spacing w:line="288" w:lineRule="auto"/>
        <w:ind w:firstLine="468"/>
      </w:pPr>
      <w:r w:rsidRPr="004678AB">
        <w:rPr>
          <w:rFonts w:hint="eastAsia"/>
          <w:color w:val="000000"/>
        </w:rPr>
        <w:t>第</w:t>
      </w:r>
      <w:r w:rsidR="00325C4E" w:rsidRPr="004678AB">
        <w:rPr>
          <w:rFonts w:hint="eastAsia"/>
          <w:color w:val="000000"/>
        </w:rPr>
        <w:t>3</w:t>
      </w:r>
      <w:r w:rsidRPr="004678AB">
        <w:rPr>
          <w:rFonts w:hint="eastAsia"/>
          <w:color w:val="000000"/>
        </w:rPr>
        <w:t>章</w:t>
      </w:r>
      <w:r w:rsidRPr="004678AB">
        <w:rPr>
          <w:rFonts w:hint="eastAsia"/>
          <w:color w:val="000000"/>
        </w:rPr>
        <w:t xml:space="preserve"> </w:t>
      </w:r>
      <w:r w:rsidRPr="004678AB">
        <w:rPr>
          <w:rFonts w:hint="eastAsia"/>
          <w:color w:val="000000"/>
        </w:rPr>
        <w:t>基于流量和容量可靠性的关键边衡量方法。</w:t>
      </w:r>
      <w:r>
        <w:rPr>
          <w:rFonts w:hint="eastAsia"/>
        </w:rPr>
        <w:t>本章节构建了一种基于流量和容量可靠性的关键边衡量模型，使用不确定图中</w:t>
      </w:r>
      <w:r w:rsidRPr="00C24705">
        <w:rPr>
          <w:rFonts w:hint="eastAsia"/>
        </w:rPr>
        <w:t>边移除</w:t>
      </w:r>
      <w:r>
        <w:rPr>
          <w:rFonts w:hint="eastAsia"/>
        </w:rPr>
        <w:t>（</w:t>
      </w:r>
      <w:r w:rsidRPr="00C24705">
        <w:rPr>
          <w:rFonts w:hint="eastAsia"/>
        </w:rPr>
        <w:t>故障</w:t>
      </w:r>
      <w:r>
        <w:rPr>
          <w:rFonts w:hint="eastAsia"/>
        </w:rPr>
        <w:t>）</w:t>
      </w:r>
      <w:r w:rsidRPr="00C24705">
        <w:rPr>
          <w:rFonts w:hint="eastAsia"/>
        </w:rPr>
        <w:t>后对流量和</w:t>
      </w:r>
      <w:r w:rsidR="006324A1">
        <w:rPr>
          <w:rFonts w:hint="eastAsia"/>
        </w:rPr>
        <w:t>（最大流）容量</w:t>
      </w:r>
      <w:r w:rsidRPr="00C24705">
        <w:rPr>
          <w:rFonts w:hint="eastAsia"/>
        </w:rPr>
        <w:t>可靠性产生的相对损失这一角度</w:t>
      </w:r>
      <w:r>
        <w:rPr>
          <w:rFonts w:hint="eastAsia"/>
        </w:rPr>
        <w:t>，</w:t>
      </w:r>
      <w:r w:rsidRPr="00C24705">
        <w:rPr>
          <w:rFonts w:hint="eastAsia"/>
        </w:rPr>
        <w:t>对边的关键度进行综合评估</w:t>
      </w:r>
      <w:r>
        <w:rPr>
          <w:rFonts w:hint="eastAsia"/>
        </w:rPr>
        <w:t>。</w:t>
      </w:r>
      <w:r w:rsidR="006324A1">
        <w:rPr>
          <w:rFonts w:hint="eastAsia"/>
        </w:rPr>
        <w:t>针对此</w:t>
      </w:r>
      <w:r>
        <w:rPr>
          <w:rFonts w:hint="eastAsia"/>
        </w:rPr>
        <w:t>模型，首先设计了基于重复计算的基本算法</w:t>
      </w:r>
      <w:r>
        <w:rPr>
          <w:rFonts w:hint="eastAsia"/>
        </w:rPr>
        <w:t>BASE_FCP</w:t>
      </w:r>
      <w:r>
        <w:rPr>
          <w:rFonts w:hint="eastAsia"/>
        </w:rPr>
        <w:t>。因为</w:t>
      </w:r>
      <w:r>
        <w:rPr>
          <w:rFonts w:hint="eastAsia"/>
        </w:rPr>
        <w:t>BASE_FCP</w:t>
      </w:r>
      <w:r w:rsidR="006324A1">
        <w:rPr>
          <w:rFonts w:hint="eastAsia"/>
        </w:rPr>
        <w:t>算法复杂度较高，本章提出</w:t>
      </w:r>
      <w:r>
        <w:rPr>
          <w:rFonts w:hint="eastAsia"/>
        </w:rPr>
        <w:t>基于流量和容量可靠性的不确定</w:t>
      </w:r>
      <w:proofErr w:type="gramStart"/>
      <w:r>
        <w:rPr>
          <w:rFonts w:hint="eastAsia"/>
        </w:rPr>
        <w:t>图关键边</w:t>
      </w:r>
      <w:proofErr w:type="gramEnd"/>
      <w:r>
        <w:rPr>
          <w:rFonts w:hint="eastAsia"/>
        </w:rPr>
        <w:t>增量算法</w:t>
      </w:r>
      <w:r>
        <w:rPr>
          <w:rFonts w:hint="eastAsia"/>
        </w:rPr>
        <w:t>ICA_FCP</w:t>
      </w:r>
      <w:r w:rsidR="00073673">
        <w:rPr>
          <w:rFonts w:hint="eastAsia"/>
        </w:rPr>
        <w:t>，并重点介绍了算法的思想与实现，</w:t>
      </w:r>
      <w:r>
        <w:rPr>
          <w:rFonts w:hint="eastAsia"/>
        </w:rPr>
        <w:t>对算法</w:t>
      </w:r>
      <w:r w:rsidR="00073673">
        <w:rPr>
          <w:rFonts w:hint="eastAsia"/>
        </w:rPr>
        <w:t>过程进行了正确性证明，分析了算法</w:t>
      </w:r>
      <w:r>
        <w:rPr>
          <w:rFonts w:hint="eastAsia"/>
        </w:rPr>
        <w:t>时间复杂度和空间复杂度。最后通过实验分析，比较</w:t>
      </w:r>
      <w:r>
        <w:rPr>
          <w:rFonts w:hint="eastAsia"/>
        </w:rPr>
        <w:t>BASE_FCP</w:t>
      </w:r>
      <w:r>
        <w:rPr>
          <w:rFonts w:hint="eastAsia"/>
        </w:rPr>
        <w:t>算法和</w:t>
      </w:r>
      <w:r>
        <w:rPr>
          <w:rFonts w:hint="eastAsia"/>
        </w:rPr>
        <w:t>ICA_FCP</w:t>
      </w:r>
      <w:r>
        <w:rPr>
          <w:rFonts w:hint="eastAsia"/>
        </w:rPr>
        <w:t>算法在空间复杂度和时间复杂度上的差别</w:t>
      </w:r>
      <w:r w:rsidR="00C41D63">
        <w:rPr>
          <w:rFonts w:hint="eastAsia"/>
        </w:rPr>
        <w:t>。</w:t>
      </w:r>
      <w:r w:rsidR="00A60ABF" w:rsidRPr="00A60ABF">
        <w:rPr>
          <w:rFonts w:hint="eastAsia"/>
        </w:rPr>
        <w:t>考虑到传统状态划分算法需要划分的状态空间较大，提出一种基于</w:t>
      </w:r>
      <w:proofErr w:type="gramStart"/>
      <w:r w:rsidR="00A60ABF" w:rsidRPr="00A60ABF">
        <w:rPr>
          <w:rFonts w:hint="eastAsia"/>
        </w:rPr>
        <w:t>确定边</w:t>
      </w:r>
      <w:proofErr w:type="gramEnd"/>
      <w:r w:rsidR="00A60ABF" w:rsidRPr="00A60ABF">
        <w:rPr>
          <w:rFonts w:hint="eastAsia"/>
        </w:rPr>
        <w:t>过滤的状态划分算法</w:t>
      </w:r>
      <w:r w:rsidR="00A60ABF" w:rsidRPr="00A60ABF">
        <w:rPr>
          <w:rFonts w:hint="eastAsia"/>
        </w:rPr>
        <w:t>ICA_FEA</w:t>
      </w:r>
      <w:r w:rsidR="0094323B">
        <w:rPr>
          <w:rFonts w:hint="eastAsia"/>
        </w:rPr>
        <w:t>。</w:t>
      </w:r>
      <w:r w:rsidR="0094323B" w:rsidRPr="0094323B">
        <w:rPr>
          <w:rFonts w:hint="eastAsia"/>
        </w:rPr>
        <w:t>最后通过实验分析，比较了算法</w:t>
      </w:r>
      <w:r w:rsidR="0094323B" w:rsidRPr="0094323B">
        <w:rPr>
          <w:rFonts w:hint="eastAsia"/>
        </w:rPr>
        <w:t>BASE_FDP</w:t>
      </w:r>
      <w:r w:rsidR="0094323B" w:rsidRPr="0094323B">
        <w:rPr>
          <w:rFonts w:hint="eastAsia"/>
        </w:rPr>
        <w:t>、</w:t>
      </w:r>
      <w:r w:rsidR="0094323B" w:rsidRPr="0094323B">
        <w:rPr>
          <w:rFonts w:hint="eastAsia"/>
        </w:rPr>
        <w:t>ICA_FDP</w:t>
      </w:r>
      <w:r w:rsidR="0094323B" w:rsidRPr="0094323B">
        <w:rPr>
          <w:rFonts w:hint="eastAsia"/>
        </w:rPr>
        <w:t>和算法</w:t>
      </w:r>
      <w:r w:rsidR="0094323B" w:rsidRPr="0094323B">
        <w:rPr>
          <w:rFonts w:hint="eastAsia"/>
        </w:rPr>
        <w:t>ICA_FEA</w:t>
      </w:r>
      <w:r w:rsidR="0094323B" w:rsidRPr="0094323B">
        <w:rPr>
          <w:rFonts w:hint="eastAsia"/>
        </w:rPr>
        <w:t>在空间复杂度和时间复杂度上的差别</w:t>
      </w:r>
      <w:r w:rsidR="00EA51C0">
        <w:rPr>
          <w:rFonts w:hint="eastAsia"/>
        </w:rPr>
        <w:t>，同时比较了两个模型的优劣。</w:t>
      </w:r>
    </w:p>
    <w:p w:rsidR="00392C6F" w:rsidRDefault="00392C6F" w:rsidP="00A767D5">
      <w:pPr>
        <w:pStyle w:val="a3"/>
        <w:spacing w:line="288" w:lineRule="auto"/>
        <w:ind w:firstLine="468"/>
      </w:pPr>
      <w:r>
        <w:rPr>
          <w:rFonts w:hint="eastAsia"/>
        </w:rPr>
        <w:t>第</w:t>
      </w:r>
      <w:r w:rsidR="00BC4290">
        <w:rPr>
          <w:rFonts w:hint="eastAsia"/>
        </w:rPr>
        <w:t>5</w:t>
      </w:r>
      <w:r>
        <w:rPr>
          <w:rFonts w:hint="eastAsia"/>
        </w:rPr>
        <w:t>章</w:t>
      </w:r>
      <w:r w:rsidR="00E8708D">
        <w:rPr>
          <w:rFonts w:hint="eastAsia"/>
        </w:rPr>
        <w:t xml:space="preserve"> </w:t>
      </w:r>
      <w:r w:rsidR="00E8708D" w:rsidRPr="00E8708D">
        <w:rPr>
          <w:rFonts w:hint="eastAsia"/>
        </w:rPr>
        <w:t>基于增广路径添加的近似算法</w:t>
      </w:r>
      <w:r w:rsidR="00F95256">
        <w:rPr>
          <w:rFonts w:hint="eastAsia"/>
        </w:rPr>
        <w:t>。因为</w:t>
      </w:r>
      <w:r w:rsidR="00E8708D" w:rsidRPr="00F26998">
        <w:rPr>
          <w:rFonts w:hint="eastAsia"/>
        </w:rPr>
        <w:t>计算不确定图的分布可靠性依然是一个</w:t>
      </w:r>
      <w:r w:rsidR="00E8708D" w:rsidRPr="00F26998">
        <w:rPr>
          <w:rFonts w:hint="eastAsia"/>
        </w:rPr>
        <w:t>NP-Hard</w:t>
      </w:r>
      <w:r w:rsidR="00E8708D" w:rsidRPr="00F26998">
        <w:rPr>
          <w:rFonts w:hint="eastAsia"/>
        </w:rPr>
        <w:t>问题</w:t>
      </w:r>
      <w:r w:rsidR="00E8708D">
        <w:rPr>
          <w:rFonts w:hint="eastAsia"/>
        </w:rPr>
        <w:t>，</w:t>
      </w:r>
      <w:r w:rsidR="00F95256">
        <w:rPr>
          <w:rFonts w:hint="eastAsia"/>
        </w:rPr>
        <w:t>难以满足对实时性要求比较高的系统</w:t>
      </w:r>
      <w:r w:rsidR="00E8708D">
        <w:rPr>
          <w:rFonts w:hint="eastAsia"/>
        </w:rPr>
        <w:t>，本章提出了一种</w:t>
      </w:r>
      <w:r w:rsidR="00F95256" w:rsidRPr="005E6F97">
        <w:rPr>
          <w:rFonts w:hint="eastAsia"/>
        </w:rPr>
        <w:t>基于未饱和路径优先增广的近似算法</w:t>
      </w:r>
      <w:bookmarkStart w:id="23" w:name="OLE_LINK49"/>
      <w:bookmarkStart w:id="24" w:name="OLE_LINK50"/>
      <w:r w:rsidR="00F95256" w:rsidRPr="005E6F97">
        <w:rPr>
          <w:rFonts w:hint="eastAsia"/>
        </w:rPr>
        <w:t>ICA_FDP_APA</w:t>
      </w:r>
      <w:bookmarkEnd w:id="23"/>
      <w:bookmarkEnd w:id="24"/>
      <w:r w:rsidR="00E8708D">
        <w:rPr>
          <w:rFonts w:hint="eastAsia"/>
        </w:rPr>
        <w:t>，并给出了近似算法和精确算法的相似度度量，分析了近似算法的下界，最后通过试验分析，比较算法</w:t>
      </w:r>
      <w:r w:rsidR="001A19F7" w:rsidRPr="005E6F97">
        <w:rPr>
          <w:rFonts w:hint="eastAsia"/>
        </w:rPr>
        <w:t>ICA_FDP_APA</w:t>
      </w:r>
      <w:r w:rsidR="00E8708D">
        <w:rPr>
          <w:rFonts w:hint="eastAsia"/>
        </w:rPr>
        <w:t>和</w:t>
      </w:r>
      <w:r w:rsidR="00E8708D" w:rsidRPr="00476A23">
        <w:rPr>
          <w:rFonts w:hint="eastAsia"/>
        </w:rPr>
        <w:t>ICA_F</w:t>
      </w:r>
      <w:r w:rsidR="00E8708D">
        <w:rPr>
          <w:rFonts w:hint="eastAsia"/>
        </w:rPr>
        <w:t>EA</w:t>
      </w:r>
      <w:r w:rsidR="00E8708D">
        <w:rPr>
          <w:rFonts w:hint="eastAsia"/>
        </w:rPr>
        <w:t>在空间复杂度和时间复杂度上的差别，并分析了近似算法的波动性。</w:t>
      </w:r>
    </w:p>
    <w:p w:rsidR="00193CAA" w:rsidRDefault="00800442" w:rsidP="00193CAA">
      <w:pPr>
        <w:pStyle w:val="a3"/>
        <w:spacing w:line="288" w:lineRule="auto"/>
        <w:ind w:firstLine="468"/>
      </w:pPr>
      <w:r>
        <w:rPr>
          <w:rFonts w:hint="eastAsia"/>
        </w:rPr>
        <w:t>第</w:t>
      </w:r>
      <w:r>
        <w:rPr>
          <w:rFonts w:hint="eastAsia"/>
        </w:rPr>
        <w:t>6</w:t>
      </w:r>
      <w:r>
        <w:rPr>
          <w:rFonts w:hint="eastAsia"/>
        </w:rPr>
        <w:t>章</w:t>
      </w:r>
      <w:r>
        <w:rPr>
          <w:rFonts w:hint="eastAsia"/>
        </w:rPr>
        <w:t xml:space="preserve"> </w:t>
      </w:r>
      <w:r w:rsidR="00E8433A">
        <w:rPr>
          <w:rFonts w:hint="eastAsia"/>
        </w:rPr>
        <w:t>总结和展望。</w:t>
      </w:r>
      <w:r w:rsidR="006C2C47">
        <w:rPr>
          <w:rFonts w:hint="eastAsia"/>
        </w:rPr>
        <w:t>本</w:t>
      </w:r>
      <w:r w:rsidR="00E8433A" w:rsidRPr="00E8433A">
        <w:rPr>
          <w:rFonts w:hint="eastAsia"/>
        </w:rPr>
        <w:t>章总结了本文所做的主要工作，并对下一步的研究进行展望。</w:t>
      </w:r>
    </w:p>
    <w:p w:rsidR="00173648" w:rsidRDefault="00173648">
      <w:pPr>
        <w:sectPr w:rsidR="00173648" w:rsidSect="00EA2F2C">
          <w:headerReference w:type="even" r:id="rId17"/>
          <w:headerReference w:type="default" r:id="rId18"/>
          <w:footerReference w:type="default" r:id="rId19"/>
          <w:footnotePr>
            <w:numRestart w:val="eachPage"/>
          </w:footnotePr>
          <w:pgSz w:w="11907" w:h="16839" w:code="9"/>
          <w:pgMar w:top="1134" w:right="1418" w:bottom="1134" w:left="1418" w:header="737" w:footer="567" w:gutter="0"/>
          <w:pgNumType w:start="1"/>
          <w:cols w:space="720"/>
          <w:docGrid w:type="linesAndChars" w:linePitch="326" w:charSpace="1229"/>
        </w:sectPr>
      </w:pPr>
    </w:p>
    <w:p w:rsidR="00E77FC0" w:rsidRDefault="00D64FEA" w:rsidP="00983510">
      <w:pPr>
        <w:pStyle w:val="1"/>
        <w:numPr>
          <w:ilvl w:val="0"/>
          <w:numId w:val="0"/>
        </w:numPr>
        <w:ind w:left="420" w:hanging="420"/>
      </w:pPr>
      <w:bookmarkStart w:id="25" w:name="_Toc451285666"/>
      <w:r>
        <w:rPr>
          <w:rFonts w:hint="eastAsia"/>
        </w:rPr>
        <w:lastRenderedPageBreak/>
        <w:t>第</w:t>
      </w:r>
      <w:r>
        <w:rPr>
          <w:rFonts w:hint="eastAsia"/>
        </w:rPr>
        <w:t>2</w:t>
      </w:r>
      <w:r>
        <w:rPr>
          <w:rFonts w:hint="eastAsia"/>
        </w:rPr>
        <w:t>章</w:t>
      </w:r>
      <w:r>
        <w:rPr>
          <w:rFonts w:hint="eastAsia"/>
        </w:rPr>
        <w:t xml:space="preserve"> </w:t>
      </w:r>
      <w:r w:rsidR="0039541B">
        <w:rPr>
          <w:rFonts w:hint="eastAsia"/>
        </w:rPr>
        <w:t>不确定图及</w:t>
      </w:r>
      <w:r w:rsidR="005D2F41">
        <w:rPr>
          <w:rFonts w:hint="eastAsia"/>
        </w:rPr>
        <w:t>关键</w:t>
      </w:r>
      <w:proofErr w:type="gramStart"/>
      <w:r w:rsidR="005D2F41">
        <w:rPr>
          <w:rFonts w:hint="eastAsia"/>
        </w:rPr>
        <w:t>边相关</w:t>
      </w:r>
      <w:proofErr w:type="gramEnd"/>
      <w:r w:rsidR="007265FE">
        <w:rPr>
          <w:rFonts w:hint="eastAsia"/>
        </w:rPr>
        <w:t>理论</w:t>
      </w:r>
      <w:bookmarkEnd w:id="25"/>
    </w:p>
    <w:p w:rsidR="00895E71" w:rsidRDefault="00895E71" w:rsidP="009E028B">
      <w:pPr>
        <w:pStyle w:val="a3"/>
        <w:spacing w:line="288" w:lineRule="auto"/>
        <w:ind w:firstLine="468"/>
      </w:pPr>
      <w:r>
        <w:rPr>
          <w:rFonts w:hint="eastAsia"/>
        </w:rPr>
        <w:t>本文是基于网络最大流、随机流网络可靠性和不确定图</w:t>
      </w:r>
      <w:r w:rsidR="00F13DF9">
        <w:rPr>
          <w:rFonts w:hint="eastAsia"/>
        </w:rPr>
        <w:t>最可靠最大流</w:t>
      </w:r>
      <w:r>
        <w:rPr>
          <w:rFonts w:hint="eastAsia"/>
        </w:rPr>
        <w:t>分布可靠性对不确定</w:t>
      </w:r>
      <w:proofErr w:type="gramStart"/>
      <w:r>
        <w:rPr>
          <w:rFonts w:hint="eastAsia"/>
        </w:rPr>
        <w:t>图关键边</w:t>
      </w:r>
      <w:proofErr w:type="gramEnd"/>
      <w:r>
        <w:rPr>
          <w:rFonts w:hint="eastAsia"/>
        </w:rPr>
        <w:t>进行的相关研究</w:t>
      </w:r>
      <w:r w:rsidR="001F2184">
        <w:rPr>
          <w:rFonts w:hint="eastAsia"/>
        </w:rPr>
        <w:t>。</w:t>
      </w:r>
      <w:r>
        <w:rPr>
          <w:rFonts w:hint="eastAsia"/>
        </w:rPr>
        <w:t>因此，本章</w:t>
      </w:r>
      <w:r w:rsidR="001F2184">
        <w:rPr>
          <w:rFonts w:hint="eastAsia"/>
        </w:rPr>
        <w:t>在</w:t>
      </w:r>
      <w:r w:rsidR="001F2184">
        <w:rPr>
          <w:rFonts w:hint="eastAsia"/>
        </w:rPr>
        <w:t>2.1</w:t>
      </w:r>
      <w:r w:rsidR="001F2184">
        <w:rPr>
          <w:rFonts w:hint="eastAsia"/>
        </w:rPr>
        <w:t>节</w:t>
      </w:r>
      <w:r>
        <w:rPr>
          <w:rFonts w:hint="eastAsia"/>
        </w:rPr>
        <w:t>首先介绍了最大流的相关概念和常用的算法</w:t>
      </w:r>
      <w:r w:rsidR="001F2184">
        <w:rPr>
          <w:rFonts w:hint="eastAsia"/>
        </w:rPr>
        <w:t>；</w:t>
      </w:r>
      <w:r w:rsidR="001F2184">
        <w:rPr>
          <w:rFonts w:hint="eastAsia"/>
        </w:rPr>
        <w:t>2.2</w:t>
      </w:r>
      <w:r w:rsidR="001F2184">
        <w:rPr>
          <w:rFonts w:hint="eastAsia"/>
        </w:rPr>
        <w:t>节</w:t>
      </w:r>
      <w:r>
        <w:rPr>
          <w:rFonts w:hint="eastAsia"/>
        </w:rPr>
        <w:t>介绍了随机流网络可靠性的基本概念</w:t>
      </w:r>
      <w:r w:rsidR="005E73F5">
        <w:rPr>
          <w:rFonts w:hint="eastAsia"/>
        </w:rPr>
        <w:t>；</w:t>
      </w:r>
      <w:r w:rsidR="001F2184">
        <w:rPr>
          <w:rFonts w:hint="eastAsia"/>
        </w:rPr>
        <w:t>2.3</w:t>
      </w:r>
      <w:r w:rsidR="001F2184">
        <w:rPr>
          <w:rFonts w:hint="eastAsia"/>
        </w:rPr>
        <w:t>节</w:t>
      </w:r>
      <w:r w:rsidR="00845000">
        <w:rPr>
          <w:rFonts w:hint="eastAsia"/>
        </w:rPr>
        <w:t>介绍了不确定图的相关概念、不确定</w:t>
      </w:r>
      <w:proofErr w:type="gramStart"/>
      <w:r w:rsidR="00845000">
        <w:rPr>
          <w:rFonts w:hint="eastAsia"/>
        </w:rPr>
        <w:t>图数据</w:t>
      </w:r>
      <w:proofErr w:type="gramEnd"/>
      <w:r w:rsidR="00845000">
        <w:rPr>
          <w:rFonts w:hint="eastAsia"/>
        </w:rPr>
        <w:t>的一般建模方法、不确定图</w:t>
      </w:r>
      <w:r w:rsidR="00EC4E6D">
        <w:rPr>
          <w:rFonts w:hint="eastAsia"/>
        </w:rPr>
        <w:t>分布</w:t>
      </w:r>
      <w:r w:rsidR="00845000">
        <w:rPr>
          <w:rFonts w:hint="eastAsia"/>
        </w:rPr>
        <w:t>可靠性以及容量可靠性等</w:t>
      </w:r>
      <w:r w:rsidR="00EC4E6D">
        <w:rPr>
          <w:rFonts w:hint="eastAsia"/>
        </w:rPr>
        <w:t>相关问题。</w:t>
      </w:r>
    </w:p>
    <w:p w:rsidR="00E77FC0" w:rsidRDefault="00D64FEA" w:rsidP="00040741">
      <w:pPr>
        <w:pStyle w:val="21"/>
      </w:pPr>
      <w:bookmarkStart w:id="26" w:name="_Toc451285667"/>
      <w:r>
        <w:rPr>
          <w:rFonts w:hint="eastAsia"/>
        </w:rPr>
        <w:t>2</w:t>
      </w:r>
      <w:r w:rsidR="00040741">
        <w:rPr>
          <w:rFonts w:hint="eastAsia"/>
        </w:rPr>
        <w:t xml:space="preserve">.1 </w:t>
      </w:r>
      <w:r w:rsidR="00E77FC0">
        <w:rPr>
          <w:rFonts w:hint="eastAsia"/>
        </w:rPr>
        <w:t>最大流</w:t>
      </w:r>
      <w:r w:rsidR="00CB39C4">
        <w:rPr>
          <w:rFonts w:hint="eastAsia"/>
        </w:rPr>
        <w:t>问题</w:t>
      </w:r>
      <w:bookmarkEnd w:id="26"/>
    </w:p>
    <w:p w:rsidR="0028505A" w:rsidRDefault="00D64FEA" w:rsidP="003610BD">
      <w:pPr>
        <w:pStyle w:val="31"/>
      </w:pPr>
      <w:bookmarkStart w:id="27" w:name="_Toc451285668"/>
      <w:r>
        <w:rPr>
          <w:rFonts w:hint="eastAsia"/>
        </w:rPr>
        <w:t>2</w:t>
      </w:r>
      <w:r w:rsidR="00040741">
        <w:rPr>
          <w:rFonts w:hint="eastAsia"/>
        </w:rPr>
        <w:t xml:space="preserve">.1.1 </w:t>
      </w:r>
      <w:r w:rsidR="0028505A">
        <w:rPr>
          <w:rFonts w:hint="eastAsia"/>
        </w:rPr>
        <w:t>基本概念和相关定义</w:t>
      </w:r>
      <w:bookmarkEnd w:id="27"/>
    </w:p>
    <w:p w:rsidR="007559C6" w:rsidRDefault="00DD6116" w:rsidP="00DC62EB">
      <w:pPr>
        <w:pStyle w:val="a3"/>
        <w:spacing w:line="288" w:lineRule="auto"/>
        <w:ind w:firstLine="46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w:t>
      </w:r>
      <w:proofErr w:type="gramStart"/>
      <w:r w:rsidRPr="00DD6116">
        <w:rPr>
          <w:rFonts w:hint="eastAsia"/>
        </w:rPr>
        <w:t>求网络</w:t>
      </w:r>
      <w:proofErr w:type="gramEnd"/>
      <w:r w:rsidRPr="00DD6116">
        <w:rPr>
          <w:rFonts w:hint="eastAsia"/>
        </w:rPr>
        <w:t>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DC62EB">
      <w:pPr>
        <w:pStyle w:val="a3"/>
        <w:spacing w:line="288" w:lineRule="auto"/>
        <w:ind w:firstLine="470"/>
      </w:pPr>
      <w:r w:rsidRPr="0014347D">
        <w:rPr>
          <w:rFonts w:hint="eastAsia"/>
          <w:b/>
        </w:rPr>
        <w:t>定义</w:t>
      </w:r>
      <w:r w:rsidR="00427B3E">
        <w:rPr>
          <w:rFonts w:hint="eastAsia"/>
          <w:b/>
        </w:rPr>
        <w:t>2-</w:t>
      </w:r>
      <w:r w:rsidRPr="0014347D">
        <w:rPr>
          <w:rFonts w:hint="eastAsia"/>
          <w:b/>
        </w:rPr>
        <w:t>1</w:t>
      </w:r>
      <w:r w:rsidR="00427B3E">
        <w:rPr>
          <w:rFonts w:hint="eastAsia"/>
          <w:b/>
        </w:rPr>
        <w:t>.</w:t>
      </w:r>
      <w:r w:rsidRPr="007F0DF2">
        <w:rPr>
          <w:rFonts w:hint="eastAsia"/>
          <w:b/>
          <w:vertAlign w:val="superscript"/>
        </w:rPr>
        <w:t>[</w:t>
      </w:r>
      <w:r w:rsidR="00E156BC">
        <w:rPr>
          <w:rFonts w:hint="eastAsia"/>
          <w:b/>
          <w:vertAlign w:val="superscript"/>
        </w:rPr>
        <w:t>35</w:t>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proofErr w:type="gramStart"/>
      <w:r>
        <w:rPr>
          <w:rFonts w:hint="eastAsia"/>
        </w:rPr>
        <w:t>流网络</w:t>
      </w:r>
      <w:proofErr w:type="gramEnd"/>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sidRPr="00E91FF6">
        <w:rPr>
          <w:rFonts w:hint="eastAsia"/>
          <w:i/>
        </w:rPr>
        <w:sym w:font="Symbol" w:char="F0CE"/>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DC62EB">
      <w:pPr>
        <w:pStyle w:val="a3"/>
        <w:spacing w:line="288" w:lineRule="auto"/>
        <w:ind w:firstLine="470"/>
      </w:pPr>
      <w:r w:rsidRPr="00771185">
        <w:rPr>
          <w:rFonts w:hint="eastAsia"/>
          <w:b/>
        </w:rPr>
        <w:t>定义</w:t>
      </w:r>
      <w:r w:rsidRPr="00771185">
        <w:rPr>
          <w:rFonts w:hint="eastAsia"/>
          <w:b/>
        </w:rPr>
        <w:t>2</w:t>
      </w:r>
      <w:r w:rsidR="00427B3E">
        <w:rPr>
          <w:rFonts w:hint="eastAsia"/>
          <w:b/>
        </w:rPr>
        <w:t>-</w:t>
      </w:r>
      <w:r w:rsidRPr="00771185">
        <w:rPr>
          <w:rFonts w:hint="eastAsia"/>
          <w:b/>
        </w:rPr>
        <w:t>2</w:t>
      </w:r>
      <w:r w:rsidR="00305953">
        <w:rPr>
          <w:rFonts w:hint="eastAsia"/>
          <w:b/>
        </w:rPr>
        <w:t>.</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DC62EB">
      <w:pPr>
        <w:spacing w:line="288" w:lineRule="auto"/>
        <w:ind w:firstLine="468"/>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DC62EB">
      <w:pPr>
        <w:spacing w:line="288" w:lineRule="auto"/>
        <w:ind w:firstLine="468"/>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DC62EB">
      <w:pPr>
        <w:spacing w:line="288" w:lineRule="auto"/>
        <w:ind w:firstLine="470"/>
      </w:pPr>
      <w:r w:rsidRPr="00771185">
        <w:rPr>
          <w:rFonts w:hint="eastAsia"/>
          <w:b/>
        </w:rPr>
        <w:t>定义</w:t>
      </w:r>
      <w:r w:rsidRPr="00771185">
        <w:rPr>
          <w:rFonts w:hint="eastAsia"/>
          <w:b/>
        </w:rPr>
        <w:t>2</w:t>
      </w:r>
      <w:r w:rsidR="00305953">
        <w:rPr>
          <w:rFonts w:hint="eastAsia"/>
          <w:b/>
        </w:rPr>
        <w:t>-</w:t>
      </w:r>
      <w:r>
        <w:rPr>
          <w:rFonts w:hint="eastAsia"/>
          <w:b/>
        </w:rPr>
        <w:t>3</w:t>
      </w:r>
      <w:r w:rsidR="00305953">
        <w:rPr>
          <w:rFonts w:hint="eastAsia"/>
          <w:b/>
        </w:rPr>
        <w:t>.</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DC62EB">
      <w:pPr>
        <w:spacing w:line="288" w:lineRule="auto"/>
        <w:ind w:firstLine="468"/>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305953">
      <w:pPr>
        <w:jc w:val="center"/>
      </w:pPr>
      <w:r>
        <w:object w:dxaOrig="3528"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3pt;height:112.05pt" o:ole="">
            <v:imagedata r:id="rId20" o:title=""/>
          </v:shape>
          <o:OLEObject Type="Embed" ProgID="Visio.Drawing.11" ShapeID="_x0000_i1025" DrawAspect="Content" ObjectID="_1525031949" r:id="rId21"/>
        </w:object>
      </w:r>
      <w:r w:rsidRPr="00694187">
        <w:t xml:space="preserve"> </w:t>
      </w:r>
      <w:r>
        <w:object w:dxaOrig="3528" w:dyaOrig="2218">
          <v:shape id="_x0000_i1026" type="#_x0000_t75" style="width:175.3pt;height:112.05pt" o:ole="">
            <v:imagedata r:id="rId22" o:title=""/>
          </v:shape>
          <o:OLEObject Type="Embed" ProgID="Visio.Drawing.11" ShapeID="_x0000_i1026" DrawAspect="Content" ObjectID="_1525031950" r:id="rId23"/>
        </w:object>
      </w:r>
    </w:p>
    <w:p w:rsidR="00694187" w:rsidRPr="00DC62EB" w:rsidRDefault="003B0242" w:rsidP="00305953">
      <w:pPr>
        <w:spacing w:line="288" w:lineRule="auto"/>
        <w:jc w:val="center"/>
        <w:rPr>
          <w:sz w:val="21"/>
        </w:rPr>
      </w:pPr>
      <w:r w:rsidRPr="00DC62EB">
        <w:rPr>
          <w:rFonts w:hint="eastAsia"/>
          <w:sz w:val="21"/>
        </w:rPr>
        <w:t>（</w:t>
      </w:r>
      <w:r w:rsidR="00177AA0" w:rsidRPr="00DC62EB">
        <w:rPr>
          <w:rFonts w:hint="eastAsia"/>
          <w:sz w:val="21"/>
        </w:rPr>
        <w:t>a</w:t>
      </w:r>
      <w:r w:rsidRPr="00DC62EB">
        <w:rPr>
          <w:rFonts w:hint="eastAsia"/>
          <w:sz w:val="21"/>
        </w:rPr>
        <w:t>）</w:t>
      </w:r>
      <w:proofErr w:type="gramStart"/>
      <w:r w:rsidR="00177AA0" w:rsidRPr="00DC62EB">
        <w:rPr>
          <w:rFonts w:hint="eastAsia"/>
          <w:sz w:val="21"/>
        </w:rPr>
        <w:t>流网络</w:t>
      </w:r>
      <w:proofErr w:type="gramEnd"/>
      <w:r w:rsidR="00177AA0" w:rsidRPr="00DC62EB">
        <w:rPr>
          <w:rFonts w:hint="eastAsia"/>
          <w:sz w:val="21"/>
        </w:rPr>
        <w:t xml:space="preserve"> </w:t>
      </w:r>
      <w:r w:rsidR="00305953">
        <w:rPr>
          <w:rFonts w:hint="eastAsia"/>
          <w:sz w:val="21"/>
        </w:rPr>
        <w:t xml:space="preserve">                         </w:t>
      </w:r>
      <w:r w:rsidR="00177AA0" w:rsidRPr="00DC62EB">
        <w:rPr>
          <w:rFonts w:hint="eastAsia"/>
          <w:sz w:val="21"/>
        </w:rPr>
        <w:t xml:space="preserve">    </w:t>
      </w:r>
      <w:r w:rsidRPr="00DC62EB">
        <w:rPr>
          <w:rFonts w:hint="eastAsia"/>
          <w:sz w:val="21"/>
        </w:rPr>
        <w:t>（</w:t>
      </w:r>
      <w:r w:rsidR="00177AA0" w:rsidRPr="00DC62EB">
        <w:rPr>
          <w:rFonts w:hint="eastAsia"/>
          <w:sz w:val="21"/>
        </w:rPr>
        <w:t>b</w:t>
      </w:r>
      <w:r w:rsidRPr="00DC62EB">
        <w:rPr>
          <w:rFonts w:hint="eastAsia"/>
          <w:sz w:val="21"/>
        </w:rPr>
        <w:t>）</w:t>
      </w:r>
      <w:r w:rsidR="00177AA0" w:rsidRPr="00DC62EB">
        <w:rPr>
          <w:rFonts w:hint="eastAsia"/>
          <w:i/>
          <w:sz w:val="21"/>
        </w:rPr>
        <w:t>s-t</w:t>
      </w:r>
      <w:r w:rsidR="00177AA0" w:rsidRPr="00DC62EB">
        <w:rPr>
          <w:rFonts w:hint="eastAsia"/>
          <w:sz w:val="21"/>
        </w:rPr>
        <w:t>流</w:t>
      </w:r>
    </w:p>
    <w:p w:rsidR="0090696A" w:rsidRPr="00DC62EB" w:rsidRDefault="0090696A" w:rsidP="00DC62EB">
      <w:pPr>
        <w:spacing w:line="288" w:lineRule="auto"/>
        <w:ind w:firstLine="408"/>
        <w:jc w:val="center"/>
        <w:rPr>
          <w:sz w:val="21"/>
          <w:szCs w:val="21"/>
        </w:rPr>
      </w:pPr>
      <w:r w:rsidRPr="00DC62EB">
        <w:rPr>
          <w:rFonts w:ascii="宋体" w:hAnsi="宋体" w:hint="eastAsia"/>
          <w:sz w:val="21"/>
          <w:szCs w:val="21"/>
        </w:rPr>
        <w:t>图</w:t>
      </w:r>
      <w:r w:rsidRPr="00DC62EB">
        <w:rPr>
          <w:rFonts w:hint="eastAsia"/>
          <w:sz w:val="21"/>
          <w:szCs w:val="21"/>
        </w:rPr>
        <w:t>2</w:t>
      </w:r>
      <w:r w:rsidRPr="00DC62EB">
        <w:rPr>
          <w:sz w:val="21"/>
          <w:szCs w:val="21"/>
        </w:rPr>
        <w:t>-1</w:t>
      </w:r>
      <w:r w:rsidRPr="00DC62EB">
        <w:rPr>
          <w:rFonts w:hint="eastAsia"/>
          <w:sz w:val="21"/>
          <w:szCs w:val="21"/>
        </w:rPr>
        <w:t xml:space="preserve"> </w:t>
      </w:r>
      <w:proofErr w:type="gramStart"/>
      <w:r w:rsidRPr="00DC62EB">
        <w:rPr>
          <w:rFonts w:ascii="宋体" w:hAnsi="宋体" w:hint="eastAsia"/>
          <w:sz w:val="21"/>
          <w:szCs w:val="21"/>
        </w:rPr>
        <w:t>流网络</w:t>
      </w:r>
      <w:proofErr w:type="gramEnd"/>
      <w:r w:rsidRPr="00DC62EB">
        <w:rPr>
          <w:rFonts w:ascii="宋体" w:hAnsi="宋体" w:hint="eastAsia"/>
          <w:sz w:val="21"/>
          <w:szCs w:val="21"/>
        </w:rPr>
        <w:t>及</w:t>
      </w:r>
      <w:r w:rsidRPr="00DC62EB">
        <w:rPr>
          <w:i/>
          <w:sz w:val="21"/>
          <w:szCs w:val="21"/>
        </w:rPr>
        <w:t>s-t</w:t>
      </w:r>
      <w:r w:rsidRPr="00DC62EB">
        <w:rPr>
          <w:rFonts w:hint="eastAsia"/>
          <w:sz w:val="21"/>
          <w:szCs w:val="21"/>
        </w:rPr>
        <w:t>流</w:t>
      </w:r>
    </w:p>
    <w:p w:rsidR="0090696A" w:rsidRPr="00323BDD" w:rsidRDefault="0090696A" w:rsidP="00DC62EB">
      <w:pPr>
        <w:spacing w:beforeLines="50" w:before="163" w:line="288" w:lineRule="auto"/>
        <w:ind w:firstLine="471"/>
      </w:pPr>
      <w:r>
        <w:rPr>
          <w:rFonts w:hint="eastAsia"/>
        </w:rPr>
        <w:lastRenderedPageBreak/>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D64FEA" w:rsidP="003610BD">
      <w:pPr>
        <w:pStyle w:val="31"/>
      </w:pPr>
      <w:bookmarkStart w:id="28" w:name="_Toc451285669"/>
      <w:r>
        <w:rPr>
          <w:rFonts w:hint="eastAsia"/>
        </w:rPr>
        <w:t>2</w:t>
      </w:r>
      <w:r w:rsidR="00040741">
        <w:rPr>
          <w:rFonts w:hint="eastAsia"/>
        </w:rPr>
        <w:t xml:space="preserve">.1.2 </w:t>
      </w:r>
      <w:r w:rsidR="00E77FC0">
        <w:rPr>
          <w:rFonts w:hint="eastAsia"/>
        </w:rPr>
        <w:t>常见的最大流算法</w:t>
      </w:r>
      <w:bookmarkEnd w:id="28"/>
    </w:p>
    <w:p w:rsidR="003D7B39" w:rsidRDefault="003D7B39" w:rsidP="00DC62EB">
      <w:pPr>
        <w:spacing w:line="288" w:lineRule="auto"/>
        <w:ind w:firstLine="468"/>
      </w:pPr>
      <w:r>
        <w:rPr>
          <w:rFonts w:hint="eastAsia"/>
        </w:rPr>
        <w:t>关于最大流问题的相关算法有很多，其中比较基础的算法是</w:t>
      </w:r>
      <w:r>
        <w:rPr>
          <w:rFonts w:hint="eastAsia"/>
        </w:rPr>
        <w:t>Ford-Fulkerson</w:t>
      </w:r>
      <w:r w:rsidRPr="0032450C">
        <w:rPr>
          <w:rFonts w:hint="eastAsia"/>
          <w:vertAlign w:val="superscript"/>
        </w:rPr>
        <w:t>[</w:t>
      </w:r>
      <w:r w:rsidR="00E156BC">
        <w:rPr>
          <w:rFonts w:hint="eastAsia"/>
          <w:vertAlign w:val="superscript"/>
        </w:rPr>
        <w:t>36</w:t>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r w:rsidR="00E156BC">
        <w:rPr>
          <w:rFonts w:hint="eastAsia"/>
          <w:vertAlign w:val="superscript"/>
        </w:rPr>
        <w:t>35</w:t>
      </w:r>
      <w:r w:rsidRPr="0018327B">
        <w:rPr>
          <w:rFonts w:hint="eastAsia"/>
          <w:vertAlign w:val="superscript"/>
        </w:rPr>
        <w:t>]</w:t>
      </w:r>
      <w:r>
        <w:rPr>
          <w:rFonts w:hint="eastAsia"/>
        </w:rPr>
        <w:t>，它们也是其它许多最大流算法的实现基础。本节将主要介绍一些常用的最大流算法及算法对应的时间复杂度。</w:t>
      </w:r>
    </w:p>
    <w:p w:rsidR="003D7B39" w:rsidRDefault="005527E3" w:rsidP="00DC62EB">
      <w:pPr>
        <w:spacing w:line="288" w:lineRule="auto"/>
        <w:ind w:firstLine="468"/>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DC62EB">
      <w:pPr>
        <w:spacing w:line="288" w:lineRule="auto"/>
        <w:ind w:firstLine="468"/>
      </w:pPr>
      <w:r>
        <w:rPr>
          <w:rFonts w:hint="eastAsia"/>
        </w:rPr>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sidR="009957B4">
        <w:rPr>
          <w:rFonts w:hint="eastAsia"/>
        </w:rPr>
        <w:t>=</w:t>
      </w:r>
      <w:r>
        <w:rPr>
          <w:rFonts w:hint="eastAsia"/>
        </w:rPr>
        <w:t>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rPr>
          <w:jc w:val="center"/>
        </w:trPr>
        <w:tc>
          <w:tcPr>
            <w:tcW w:w="8522" w:type="dxa"/>
            <w:shd w:val="clear" w:color="auto" w:fill="D9D9D9"/>
            <w:vAlign w:val="center"/>
          </w:tcPr>
          <w:p w:rsidR="003D7B39" w:rsidRPr="007D43C4" w:rsidRDefault="00D72FB3" w:rsidP="00D72FB3">
            <w:pPr>
              <w:spacing w:line="288" w:lineRule="auto"/>
              <w:jc w:val="both"/>
              <w:rPr>
                <w:rFonts w:ascii="宋体" w:hAnsi="宋体"/>
                <w:b/>
              </w:rPr>
            </w:pPr>
            <w:r w:rsidRPr="007D43C4">
              <w:rPr>
                <w:rFonts w:ascii="宋体" w:hAnsi="宋体" w:hint="eastAsia"/>
                <w:b/>
              </w:rPr>
              <w:t xml:space="preserve">算法2-1. </w:t>
            </w:r>
            <w:r w:rsidR="007D43C4" w:rsidRPr="007D43C4">
              <w:rPr>
                <w:rFonts w:ascii="宋体" w:hAnsi="宋体" w:hint="eastAsia"/>
              </w:rPr>
              <w:t>最大流算法Ford-Fulkerson算法</w:t>
            </w:r>
          </w:p>
        </w:tc>
      </w:tr>
      <w:tr w:rsidR="003D7B39" w:rsidRPr="005A05F9">
        <w:trPr>
          <w:jc w:val="center"/>
        </w:trPr>
        <w:tc>
          <w:tcPr>
            <w:tcW w:w="8522" w:type="dxa"/>
            <w:vAlign w:val="center"/>
          </w:tcPr>
          <w:p w:rsidR="00305953" w:rsidRPr="00744973" w:rsidRDefault="00305953" w:rsidP="00305953">
            <w:pPr>
              <w:spacing w:line="288" w:lineRule="auto"/>
              <w:jc w:val="both"/>
              <w:rPr>
                <w:rFonts w:ascii="宋体" w:hAnsi="宋体"/>
              </w:rPr>
            </w:pPr>
            <w:r w:rsidRPr="00305953">
              <w:rPr>
                <w:rFonts w:ascii="宋体" w:hAnsi="宋体" w:hint="eastAsia"/>
                <w:b/>
              </w:rPr>
              <w:t>输入</w:t>
            </w:r>
            <w:r w:rsidRPr="00744973">
              <w:rPr>
                <w:rFonts w:ascii="宋体" w:hAnsi="宋体" w:hint="eastAsia"/>
              </w:rPr>
              <w:t>：</w:t>
            </w:r>
            <w:proofErr w:type="gramStart"/>
            <w:r>
              <w:rPr>
                <w:rFonts w:ascii="宋体" w:hAnsi="宋体" w:hint="eastAsia"/>
              </w:rPr>
              <w:t>流网络</w:t>
            </w:r>
            <w:proofErr w:type="gramEnd"/>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305953">
            <w:pPr>
              <w:tabs>
                <w:tab w:val="left" w:pos="1200"/>
              </w:tabs>
              <w:spacing w:beforeLines="20" w:before="65" w:afterLines="20" w:after="65" w:line="288" w:lineRule="auto"/>
              <w:jc w:val="both"/>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p>
          <w:p w:rsidR="003D7B39" w:rsidRPr="00744973" w:rsidRDefault="003D7B39" w:rsidP="00305953">
            <w:pPr>
              <w:tabs>
                <w:tab w:val="left" w:pos="1200"/>
              </w:tabs>
              <w:spacing w:beforeLines="20" w:before="65" w:afterLines="20" w:after="65" w:line="288" w:lineRule="auto"/>
              <w:jc w:val="both"/>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05953">
            <w:pPr>
              <w:tabs>
                <w:tab w:val="left" w:pos="1200"/>
              </w:tabs>
              <w:spacing w:beforeLines="20" w:before="65" w:afterLines="20" w:after="65" w:line="288" w:lineRule="auto"/>
              <w:jc w:val="both"/>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009957B4">
              <w:rPr>
                <w:rFonts w:hint="eastAsia"/>
                <w:i/>
                <w:vertAlign w:val="subscript"/>
              </w:rPr>
              <w:t>f</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009957B4">
              <w:rPr>
                <w:rFonts w:hint="eastAsia"/>
                <w:i/>
              </w:rPr>
              <w:t xml:space="preserve"> p</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Default="003D7B39" w:rsidP="00305953">
            <w:pPr>
              <w:tabs>
                <w:tab w:val="left" w:pos="1200"/>
              </w:tabs>
              <w:spacing w:beforeLines="20" w:before="65" w:afterLines="20" w:after="65" w:line="288" w:lineRule="auto"/>
              <w:jc w:val="both"/>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p>
          <w:p w:rsidR="00EC7F89" w:rsidRPr="00744973" w:rsidRDefault="00EC7F89" w:rsidP="00305953">
            <w:pPr>
              <w:tabs>
                <w:tab w:val="left" w:pos="1200"/>
              </w:tabs>
              <w:spacing w:beforeLines="20" w:before="65" w:afterLines="20" w:after="65" w:line="288" w:lineRule="auto"/>
              <w:jc w:val="both"/>
            </w:pPr>
            <w:r w:rsidRPr="00457E4F">
              <w:rPr>
                <w:rFonts w:ascii="宋体" w:hAnsi="宋体" w:hint="eastAsia"/>
                <w:b/>
              </w:rPr>
              <w:t>输出</w:t>
            </w:r>
            <w:r w:rsidRPr="00744973">
              <w:rPr>
                <w:rFonts w:ascii="宋体" w:hAnsi="宋体" w:hint="eastAsia"/>
              </w:rPr>
              <w:t>：</w:t>
            </w:r>
            <w:r w:rsidRPr="00744973">
              <w:rPr>
                <w:i/>
              </w:rPr>
              <w:t>s</w:t>
            </w:r>
            <w:r w:rsidRPr="00744973">
              <w:t>-</w:t>
            </w:r>
            <w:r w:rsidRPr="00744973">
              <w:rPr>
                <w:i/>
              </w:rPr>
              <w:t>t</w:t>
            </w:r>
            <w:r w:rsidRPr="00744973">
              <w:rPr>
                <w:rFonts w:ascii="宋体" w:hAnsi="宋体" w:hint="eastAsia"/>
              </w:rPr>
              <w:t>最大流</w:t>
            </w:r>
          </w:p>
        </w:tc>
      </w:tr>
    </w:tbl>
    <w:p w:rsidR="003D7B39" w:rsidRDefault="003D7B39" w:rsidP="00DC62EB">
      <w:pPr>
        <w:spacing w:beforeLines="50" w:before="163" w:line="288" w:lineRule="auto"/>
        <w:ind w:firstLine="468"/>
      </w:pPr>
      <w:r>
        <w:rPr>
          <w:rFonts w:hint="eastAsia"/>
        </w:rPr>
        <w:t>下面对</w:t>
      </w:r>
      <w:r>
        <w:rPr>
          <w:rFonts w:hint="eastAsia"/>
        </w:rPr>
        <w:t>Ford-Fulkerson</w:t>
      </w:r>
      <w:r>
        <w:rPr>
          <w:rFonts w:hint="eastAsia"/>
        </w:rPr>
        <w:t>算法相关的一些概念及理论进行说明。</w:t>
      </w:r>
    </w:p>
    <w:p w:rsidR="003D7B39" w:rsidRPr="00C1442C" w:rsidRDefault="003D7B39" w:rsidP="00DC62EB">
      <w:pPr>
        <w:spacing w:line="288" w:lineRule="auto"/>
        <w:ind w:firstLine="470"/>
      </w:pPr>
      <w:r w:rsidRPr="00C1442C">
        <w:rPr>
          <w:rFonts w:hint="eastAsia"/>
          <w:b/>
        </w:rPr>
        <w:t>定义</w:t>
      </w:r>
      <w:r w:rsidRPr="00C1442C">
        <w:rPr>
          <w:rFonts w:hint="eastAsia"/>
          <w:b/>
        </w:rPr>
        <w:t>2</w:t>
      </w:r>
      <w:r w:rsidR="007D43C4" w:rsidRPr="00C1442C">
        <w:rPr>
          <w:rFonts w:hint="eastAsia"/>
          <w:b/>
        </w:rPr>
        <w:t>-</w:t>
      </w:r>
      <w:r w:rsidRPr="00C1442C">
        <w:rPr>
          <w:rFonts w:hint="eastAsia"/>
          <w:b/>
        </w:rPr>
        <w:t>4</w:t>
      </w:r>
      <w:r w:rsidR="007D43C4" w:rsidRPr="00C1442C">
        <w:rPr>
          <w:rFonts w:hint="eastAsia"/>
          <w:b/>
        </w:rPr>
        <w:t>.</w:t>
      </w:r>
      <w:r w:rsidRPr="00C1442C">
        <w:rPr>
          <w:rFonts w:hint="eastAsia"/>
          <w:b/>
        </w:rPr>
        <w:t xml:space="preserve"> </w:t>
      </w:r>
      <w:r w:rsidR="003B0242" w:rsidRPr="00C1442C">
        <w:rPr>
          <w:rFonts w:hint="eastAsia"/>
          <w:b/>
        </w:rPr>
        <w:t>（</w:t>
      </w:r>
      <w:r w:rsidRPr="00C1442C">
        <w:rPr>
          <w:rFonts w:hint="eastAsia"/>
          <w:b/>
        </w:rPr>
        <w:t>剩余图</w:t>
      </w:r>
      <w:r w:rsidR="003B0242" w:rsidRPr="00C1442C">
        <w:rPr>
          <w:rFonts w:hint="eastAsia"/>
          <w:b/>
        </w:rPr>
        <w:t>）</w:t>
      </w:r>
      <w:r w:rsidRPr="00C1442C">
        <w:t xml:space="preserve"> </w:t>
      </w:r>
      <w:r w:rsidRPr="00C1442C">
        <w:rPr>
          <w:rFonts w:hint="eastAsia"/>
        </w:rPr>
        <w:t>对于给定的</w:t>
      </w:r>
      <w:proofErr w:type="gramStart"/>
      <w:r w:rsidRPr="00C1442C">
        <w:rPr>
          <w:rFonts w:hint="eastAsia"/>
        </w:rPr>
        <w:t>流网络</w:t>
      </w:r>
      <w:proofErr w:type="gramEnd"/>
      <w:r w:rsidRPr="00C1442C">
        <w:rPr>
          <w:rFonts w:hint="eastAsia"/>
          <w:i/>
        </w:rPr>
        <w:t>G</w:t>
      </w:r>
      <w:r w:rsidR="003B0242" w:rsidRPr="00C1442C">
        <w:rPr>
          <w:rFonts w:hint="eastAsia"/>
        </w:rPr>
        <w:t>（</w:t>
      </w:r>
      <w:r w:rsidRPr="00C1442C">
        <w:rPr>
          <w:rFonts w:hint="eastAsia"/>
          <w:i/>
        </w:rPr>
        <w:t>V</w:t>
      </w:r>
      <w:r w:rsidRPr="00C1442C">
        <w:rPr>
          <w:rFonts w:hint="eastAsia"/>
        </w:rPr>
        <w:t xml:space="preserve">, </w:t>
      </w:r>
      <w:r w:rsidRPr="00C1442C">
        <w:rPr>
          <w:rFonts w:hint="eastAsia"/>
          <w:i/>
        </w:rPr>
        <w:t>E</w:t>
      </w:r>
      <w:r w:rsidR="003B0242" w:rsidRPr="00C1442C">
        <w:rPr>
          <w:rFonts w:hint="eastAsia"/>
        </w:rPr>
        <w:t>）</w:t>
      </w:r>
      <w:r w:rsidR="00C1442C">
        <w:rPr>
          <w:rFonts w:hint="eastAsia"/>
        </w:rPr>
        <w:t>，</w:t>
      </w:r>
      <w:r w:rsidRPr="00C1442C">
        <w:rPr>
          <w:rFonts w:hint="eastAsia"/>
        </w:rPr>
        <w:t>源点为</w:t>
      </w:r>
      <w:r w:rsidRPr="00C1442C">
        <w:rPr>
          <w:rFonts w:hint="eastAsia"/>
          <w:i/>
        </w:rPr>
        <w:t>s</w:t>
      </w:r>
      <w:r w:rsidRPr="00C1442C">
        <w:rPr>
          <w:rFonts w:hint="eastAsia"/>
        </w:rPr>
        <w:t>，汇点为</w:t>
      </w:r>
      <w:r w:rsidRPr="00C1442C">
        <w:rPr>
          <w:rFonts w:hint="eastAsia"/>
          <w:i/>
        </w:rPr>
        <w:t>t</w:t>
      </w:r>
      <w:r w:rsidRPr="00C1442C">
        <w:rPr>
          <w:rFonts w:hint="eastAsia"/>
        </w:rPr>
        <w:t>，设</w:t>
      </w:r>
      <w:r w:rsidRPr="00C1442C">
        <w:rPr>
          <w:rFonts w:hint="eastAsia"/>
          <w:i/>
        </w:rPr>
        <w:t>f</w:t>
      </w:r>
      <w:r w:rsidRPr="00C1442C">
        <w:rPr>
          <w:rFonts w:hint="eastAsia"/>
        </w:rPr>
        <w:t>为</w:t>
      </w:r>
      <w:r w:rsidRPr="00C1442C">
        <w:rPr>
          <w:rFonts w:hint="eastAsia"/>
          <w:i/>
        </w:rPr>
        <w:t>G</w:t>
      </w:r>
      <w:r w:rsidRPr="00C1442C">
        <w:rPr>
          <w:rFonts w:hint="eastAsia"/>
        </w:rPr>
        <w:t>中</w:t>
      </w:r>
      <w:r w:rsidRPr="00C1442C">
        <w:rPr>
          <w:rFonts w:hint="eastAsia"/>
          <w:i/>
        </w:rPr>
        <w:t>s-t</w:t>
      </w:r>
      <w:r w:rsidRPr="00C1442C">
        <w:rPr>
          <w:rFonts w:hint="eastAsia"/>
        </w:rPr>
        <w:t>流，则</w:t>
      </w:r>
      <w:r w:rsidRPr="00C1442C">
        <w:rPr>
          <w:rFonts w:hint="eastAsia"/>
          <w:i/>
        </w:rPr>
        <w:t>f</w:t>
      </w:r>
      <w:r w:rsidRPr="00C1442C">
        <w:rPr>
          <w:rFonts w:hint="eastAsia"/>
        </w:rPr>
        <w:t>在</w:t>
      </w:r>
      <w:r w:rsidRPr="00C1442C">
        <w:rPr>
          <w:rFonts w:hint="eastAsia"/>
          <w:i/>
        </w:rPr>
        <w:t>G</w:t>
      </w:r>
      <w:r w:rsidRPr="00C1442C">
        <w:rPr>
          <w:rFonts w:hint="eastAsia"/>
        </w:rPr>
        <w:t>中对应的剩余图</w:t>
      </w:r>
      <w:r w:rsidRPr="00C1442C">
        <w:rPr>
          <w:rFonts w:hint="eastAsia"/>
          <w:i/>
        </w:rPr>
        <w:t>G</w:t>
      </w:r>
      <w:r w:rsidRPr="00C1442C">
        <w:rPr>
          <w:rFonts w:hint="eastAsia"/>
          <w:i/>
          <w:vertAlign w:val="subscript"/>
        </w:rPr>
        <w:t xml:space="preserve">f </w:t>
      </w:r>
      <w:r w:rsidR="003B0242" w:rsidRPr="00C1442C">
        <w:rPr>
          <w:rFonts w:hint="eastAsia"/>
        </w:rPr>
        <w:t>（</w:t>
      </w:r>
      <w:r w:rsidRPr="00C1442C">
        <w:rPr>
          <w:rFonts w:hint="eastAsia"/>
          <w:i/>
        </w:rPr>
        <w:t>V</w:t>
      </w:r>
      <w:proofErr w:type="gramStart"/>
      <w:r w:rsidRPr="00C1442C">
        <w:rPr>
          <w:i/>
        </w:rPr>
        <w:t>’</w:t>
      </w:r>
      <w:proofErr w:type="gramEnd"/>
      <w:r w:rsidR="00C1442C">
        <w:rPr>
          <w:rFonts w:hint="eastAsia"/>
        </w:rPr>
        <w:t>，</w:t>
      </w:r>
      <w:r w:rsidRPr="00C1442C">
        <w:rPr>
          <w:rFonts w:hint="eastAsia"/>
          <w:i/>
        </w:rPr>
        <w:t>E</w:t>
      </w:r>
      <w:proofErr w:type="gramStart"/>
      <w:r w:rsidRPr="00C1442C">
        <w:rPr>
          <w:i/>
        </w:rPr>
        <w:t>’</w:t>
      </w:r>
      <w:proofErr w:type="gramEnd"/>
      <w:r w:rsidR="003B0242" w:rsidRPr="00C1442C">
        <w:rPr>
          <w:rFonts w:hint="eastAsia"/>
        </w:rPr>
        <w:t>）</w:t>
      </w:r>
      <w:r w:rsidRPr="00C1442C">
        <w:rPr>
          <w:rFonts w:hint="eastAsia"/>
        </w:rPr>
        <w:t>定义如下：</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i/>
          <w:sz w:val="24"/>
        </w:rPr>
        <w:t>V</w:t>
      </w:r>
      <w:proofErr w:type="gramStart"/>
      <w:r w:rsidRPr="00C1442C">
        <w:rPr>
          <w:rFonts w:ascii="Times New Roman" w:hAnsi="Times New Roman"/>
          <w:i/>
          <w:sz w:val="24"/>
        </w:rPr>
        <w:t>’</w:t>
      </w:r>
      <w:proofErr w:type="gramEnd"/>
      <w:r w:rsidRPr="00C1442C">
        <w:rPr>
          <w:rFonts w:ascii="Times New Roman" w:hAnsi="Times New Roman"/>
          <w:sz w:val="24"/>
        </w:rPr>
        <w:t xml:space="preserve"> = </w:t>
      </w:r>
      <w:r w:rsidRPr="00C1442C">
        <w:rPr>
          <w:rFonts w:ascii="Times New Roman" w:hAnsi="Times New Roman"/>
          <w:i/>
          <w:sz w:val="24"/>
        </w:rPr>
        <w:t>V</w:t>
      </w:r>
      <w:r w:rsidRPr="00C1442C">
        <w:rPr>
          <w:rFonts w:ascii="Times New Roman" w:hAnsi="Times New Roman" w:hint="eastAsia"/>
          <w:sz w:val="24"/>
        </w:rPr>
        <w:t>；</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对顶点</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V</w:t>
      </w:r>
      <w:r w:rsidRPr="00C1442C">
        <w:rPr>
          <w:rFonts w:ascii="Times New Roman" w:hAnsi="Times New Roman" w:hint="eastAsia"/>
          <w:sz w:val="24"/>
        </w:rPr>
        <w:t>，如果存在边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hint="eastAsia"/>
          <w:sz w:val="24"/>
        </w:rPr>
        <w:t>，则存在</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proofErr w:type="gramStart"/>
      <w:r w:rsidRPr="00C1442C">
        <w:rPr>
          <w:rFonts w:ascii="Times New Roman" w:hAnsi="Times New Roman"/>
          <w:i/>
          <w:sz w:val="24"/>
        </w:rPr>
        <w:t>’</w:t>
      </w:r>
      <w:proofErr w:type="gramEnd"/>
      <w:r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t>且</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Pr="00C1442C">
        <w:rPr>
          <w:rFonts w:ascii="Times New Roman" w:hAnsi="Times New Roman" w:hint="eastAsia"/>
          <w:sz w:val="24"/>
        </w:rPr>
        <w:t>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sz w:val="24"/>
        </w:rPr>
        <w:t>–</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，此时称该边为正向边；</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如果</w:t>
      </w:r>
      <w:r w:rsidRPr="00C1442C">
        <w:rPr>
          <w:rFonts w:ascii="Times New Roman" w:hAnsi="Times New Roman" w:hint="eastAsia"/>
          <w:i/>
          <w:sz w:val="24"/>
        </w:rPr>
        <w:t>G</w:t>
      </w:r>
      <w:r w:rsidRPr="00C1442C">
        <w:rPr>
          <w:rFonts w:ascii="Times New Roman" w:hAnsi="Times New Roman" w:hint="eastAsia"/>
          <w:sz w:val="24"/>
        </w:rPr>
        <w:t>中边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上的流量</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sym w:font="Symbol" w:char="F0B9"/>
      </w:r>
      <w:r w:rsidRPr="00C1442C">
        <w:rPr>
          <w:rFonts w:ascii="Times New Roman" w:hAnsi="Times New Roman" w:hint="eastAsia"/>
          <w:sz w:val="24"/>
        </w:rPr>
        <w:t xml:space="preserve"> 0</w:t>
      </w:r>
      <w:r w:rsidRPr="00C1442C">
        <w:rPr>
          <w:rFonts w:ascii="Times New Roman" w:hAnsi="Times New Roman" w:hint="eastAsia"/>
          <w:sz w:val="24"/>
        </w:rPr>
        <w:t>，则在</w:t>
      </w:r>
      <w:r w:rsidRPr="00C1442C">
        <w:rPr>
          <w:rFonts w:ascii="Times New Roman" w:hAnsi="Times New Roman" w:hint="eastAsia"/>
          <w:i/>
          <w:sz w:val="24"/>
        </w:rPr>
        <w:t>G</w:t>
      </w:r>
      <w:r w:rsidRPr="00C1442C">
        <w:rPr>
          <w:rFonts w:ascii="Times New Roman" w:hAnsi="Times New Roman" w:hint="eastAsia"/>
          <w:i/>
          <w:sz w:val="24"/>
          <w:vertAlign w:val="subscript"/>
        </w:rPr>
        <w:t>f</w:t>
      </w:r>
      <w:r w:rsidRPr="00C1442C">
        <w:rPr>
          <w:rFonts w:ascii="Times New Roman" w:hAnsi="Times New Roman" w:hint="eastAsia"/>
          <w:sz w:val="24"/>
        </w:rPr>
        <w:t>中存在从</w:t>
      </w:r>
      <w:r w:rsidRPr="00C1442C">
        <w:rPr>
          <w:rFonts w:ascii="Times New Roman" w:hAnsi="Times New Roman" w:hint="eastAsia"/>
          <w:i/>
          <w:sz w:val="24"/>
        </w:rPr>
        <w:t>v</w:t>
      </w:r>
      <w:r w:rsidRPr="00C1442C">
        <w:rPr>
          <w:rFonts w:ascii="Times New Roman" w:hAnsi="Times New Roman" w:hint="eastAsia"/>
          <w:sz w:val="24"/>
        </w:rPr>
        <w:t>到</w:t>
      </w:r>
      <w:r w:rsidRPr="00C1442C">
        <w:rPr>
          <w:rFonts w:ascii="Times New Roman" w:hAnsi="Times New Roman" w:hint="eastAsia"/>
          <w:i/>
          <w:sz w:val="24"/>
        </w:rPr>
        <w:t>u</w:t>
      </w:r>
      <w:r w:rsidRPr="00C1442C">
        <w:rPr>
          <w:rFonts w:ascii="Times New Roman" w:hAnsi="Times New Roman" w:hint="eastAsia"/>
          <w:sz w:val="24"/>
        </w:rPr>
        <w:t>的边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t>u</w:t>
      </w:r>
      <w:r w:rsidR="003B0242" w:rsidRPr="00C1442C">
        <w:rPr>
          <w:rFonts w:ascii="Times New Roman" w:hAnsi="Times New Roman" w:hint="eastAsia"/>
          <w:sz w:val="24"/>
        </w:rPr>
        <w:t>）</w:t>
      </w:r>
      <w:r w:rsidRPr="00C1442C">
        <w:rPr>
          <w:rFonts w:ascii="Times New Roman" w:hAnsi="Times New Roman" w:hint="eastAsia"/>
          <w:sz w:val="24"/>
        </w:rPr>
        <w:t>，其容量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，此时称该边为反向边。</w:t>
      </w:r>
    </w:p>
    <w:p w:rsidR="003D7B39" w:rsidRPr="00C1442C" w:rsidRDefault="003D7B39" w:rsidP="00DC62EB">
      <w:pPr>
        <w:spacing w:line="288" w:lineRule="auto"/>
        <w:ind w:firstLine="468"/>
      </w:pPr>
      <w:r w:rsidRPr="00C1442C">
        <w:rPr>
          <w:rFonts w:hint="eastAsia"/>
        </w:rPr>
        <w:lastRenderedPageBreak/>
        <w:t>如图</w:t>
      </w:r>
      <w:r w:rsidRPr="00C1442C">
        <w:rPr>
          <w:rFonts w:hint="eastAsia"/>
        </w:rPr>
        <w:t>2-2</w:t>
      </w:r>
      <w:r w:rsidRPr="00C1442C">
        <w:rPr>
          <w:rFonts w:hint="eastAsia"/>
        </w:rPr>
        <w:t>，</w:t>
      </w:r>
      <w:r w:rsidRPr="00C1442C">
        <w:rPr>
          <w:rFonts w:hint="eastAsia"/>
          <w:i/>
        </w:rPr>
        <w:t>G</w:t>
      </w:r>
      <w:r w:rsidRPr="00C1442C">
        <w:rPr>
          <w:rFonts w:hint="eastAsia"/>
          <w:i/>
          <w:vertAlign w:val="subscript"/>
        </w:rPr>
        <w:t>f</w:t>
      </w:r>
      <w:r w:rsidRPr="00C1442C">
        <w:rPr>
          <w:rFonts w:hint="eastAsia"/>
        </w:rPr>
        <w:t>是图</w:t>
      </w:r>
      <w:r w:rsidRPr="00C1442C">
        <w:rPr>
          <w:rFonts w:hint="eastAsia"/>
        </w:rPr>
        <w:t>2-1</w:t>
      </w:r>
      <w:r w:rsidR="003B0242" w:rsidRPr="00C1442C">
        <w:rPr>
          <w:rFonts w:hint="eastAsia"/>
        </w:rPr>
        <w:t>（</w:t>
      </w:r>
      <w:r w:rsidRPr="00C1442C">
        <w:rPr>
          <w:rFonts w:hint="eastAsia"/>
        </w:rPr>
        <w:t>b</w:t>
      </w:r>
      <w:r w:rsidR="003B0242" w:rsidRPr="00C1442C">
        <w:rPr>
          <w:rFonts w:hint="eastAsia"/>
        </w:rPr>
        <w:t>）</w:t>
      </w:r>
      <w:r w:rsidRPr="00C1442C">
        <w:rPr>
          <w:rFonts w:hint="eastAsia"/>
        </w:rPr>
        <w:t>中流</w:t>
      </w:r>
      <w:r w:rsidRPr="00C1442C">
        <w:rPr>
          <w:rFonts w:hint="eastAsia"/>
          <w:i/>
        </w:rPr>
        <w:t>f</w:t>
      </w:r>
      <w:r w:rsidRPr="00C1442C">
        <w:rPr>
          <w:rFonts w:hint="eastAsia"/>
        </w:rPr>
        <w:t>对应于</w:t>
      </w:r>
      <w:r w:rsidRPr="00C1442C">
        <w:rPr>
          <w:rFonts w:hint="eastAsia"/>
        </w:rPr>
        <w:t>2-1</w:t>
      </w:r>
      <w:r w:rsidR="003B0242" w:rsidRPr="00C1442C">
        <w:rPr>
          <w:rFonts w:hint="eastAsia"/>
        </w:rPr>
        <w:t>（</w:t>
      </w:r>
      <w:r w:rsidRPr="00C1442C">
        <w:rPr>
          <w:rFonts w:hint="eastAsia"/>
        </w:rPr>
        <w:t>a</w:t>
      </w:r>
      <w:r w:rsidR="003B0242" w:rsidRPr="00C1442C">
        <w:rPr>
          <w:rFonts w:hint="eastAsia"/>
        </w:rPr>
        <w:t>）</w:t>
      </w:r>
      <w:r w:rsidRPr="00C1442C">
        <w:rPr>
          <w:rFonts w:hint="eastAsia"/>
        </w:rPr>
        <w:t>中流网络</w:t>
      </w:r>
      <w:r w:rsidRPr="00C1442C">
        <w:rPr>
          <w:rFonts w:hint="eastAsia"/>
          <w:i/>
        </w:rPr>
        <w:t>G</w:t>
      </w:r>
      <w:r w:rsidRPr="00C1442C">
        <w:rPr>
          <w:rFonts w:hint="eastAsia"/>
        </w:rPr>
        <w:t>的剩余图。</w:t>
      </w:r>
    </w:p>
    <w:p w:rsidR="004A3899" w:rsidRDefault="004A3899" w:rsidP="00DC4C31">
      <w:pPr>
        <w:ind w:firstLine="492"/>
        <w:jc w:val="center"/>
      </w:pPr>
      <w:r>
        <w:object w:dxaOrig="3528" w:dyaOrig="2218">
          <v:shape id="_x0000_i1027" type="#_x0000_t75" style="width:175.3pt;height:112.05pt" o:ole="">
            <v:imagedata r:id="rId24" o:title=""/>
          </v:shape>
          <o:OLEObject Type="Embed" ProgID="Visio.Drawing.11" ShapeID="_x0000_i1027" DrawAspect="Content" ObjectID="_1525031951" r:id="rId25"/>
        </w:object>
      </w:r>
    </w:p>
    <w:p w:rsidR="004A3899" w:rsidRDefault="004A3899" w:rsidP="00DC62EB">
      <w:pPr>
        <w:spacing w:line="288" w:lineRule="auto"/>
        <w:ind w:firstLine="408"/>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3D7B39" w:rsidRDefault="003D7B39" w:rsidP="00DC62EB">
      <w:pPr>
        <w:spacing w:beforeLines="50" w:before="163" w:line="288" w:lineRule="auto"/>
        <w:ind w:firstLine="468"/>
      </w:pPr>
      <w:r>
        <w:rPr>
          <w:rFonts w:hint="eastAsia"/>
        </w:rPr>
        <w:t>在最大流问题的研究中，最大流最小割定理是最大流算法分析的理论基础，下面简单介绍一下割的概念及该定理。</w:t>
      </w:r>
    </w:p>
    <w:p w:rsidR="003D7B39" w:rsidRDefault="003D7B39" w:rsidP="00DC62EB">
      <w:pPr>
        <w:spacing w:line="288" w:lineRule="auto"/>
        <w:ind w:firstLine="470"/>
      </w:pPr>
      <w:r w:rsidRPr="00771185">
        <w:rPr>
          <w:rFonts w:hint="eastAsia"/>
          <w:b/>
        </w:rPr>
        <w:t>定义</w:t>
      </w:r>
      <w:r w:rsidRPr="00771185">
        <w:rPr>
          <w:rFonts w:hint="eastAsia"/>
          <w:b/>
        </w:rPr>
        <w:t>2</w:t>
      </w:r>
      <w:r w:rsidR="00C1442C">
        <w:rPr>
          <w:rFonts w:hint="eastAsia"/>
          <w:b/>
        </w:rPr>
        <w:t>-</w:t>
      </w:r>
      <w:r>
        <w:rPr>
          <w:rFonts w:hint="eastAsia"/>
          <w:b/>
        </w:rPr>
        <w:t>5</w:t>
      </w:r>
      <w:r w:rsidR="00B23D57">
        <w:rPr>
          <w:rFonts w:hint="eastAsia"/>
          <w:b/>
        </w:rPr>
        <w:t>.</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proofErr w:type="gramStart"/>
      <w:r w:rsidRPr="009B0F47">
        <w:rPr>
          <w:rFonts w:hint="eastAsia"/>
        </w:rPr>
        <w:t>流</w:t>
      </w:r>
      <w:r>
        <w:rPr>
          <w:rFonts w:hint="eastAsia"/>
        </w:rPr>
        <w:t>网络</w:t>
      </w:r>
      <w:proofErr w:type="gramEnd"/>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DC62EB">
      <w:pPr>
        <w:spacing w:line="288" w:lineRule="auto"/>
        <w:ind w:firstLine="470"/>
      </w:pPr>
      <w:r w:rsidRPr="00A012B0">
        <w:rPr>
          <w:rFonts w:hint="eastAsia"/>
          <w:b/>
        </w:rPr>
        <w:t>定理</w:t>
      </w:r>
      <w:r w:rsidR="00C1442C">
        <w:rPr>
          <w:rFonts w:hint="eastAsia"/>
          <w:b/>
        </w:rPr>
        <w:t>2-</w:t>
      </w:r>
      <w:r w:rsidRPr="00A012B0">
        <w:rPr>
          <w:rFonts w:hint="eastAsia"/>
          <w:b/>
        </w:rPr>
        <w:t>1</w:t>
      </w:r>
      <w:r w:rsidR="00B059F1">
        <w:rPr>
          <w:rFonts w:hint="eastAsia"/>
          <w:b/>
        </w:rPr>
        <w:t>.</w:t>
      </w:r>
      <w:r w:rsidRPr="00796464">
        <w:rPr>
          <w:rFonts w:hint="eastAsia"/>
          <w:b/>
          <w:vertAlign w:val="superscript"/>
        </w:rPr>
        <w:t>[</w:t>
      </w:r>
      <w:r w:rsidR="00E156BC">
        <w:rPr>
          <w:rFonts w:hint="eastAsia"/>
          <w:b/>
          <w:vertAlign w:val="superscript"/>
        </w:rPr>
        <w:t>35</w:t>
      </w:r>
      <w:r w:rsidRPr="00796464">
        <w:rPr>
          <w:rFonts w:hint="eastAsia"/>
          <w:b/>
          <w:vertAlign w:val="superscript"/>
        </w:rPr>
        <w:t>]</w:t>
      </w:r>
      <w:r w:rsidR="003B0242">
        <w:rPr>
          <w:rFonts w:hint="eastAsia"/>
          <w:b/>
        </w:rPr>
        <w:t>（</w:t>
      </w:r>
      <w:r w:rsidRPr="00A012B0">
        <w:rPr>
          <w:rFonts w:hint="eastAsia"/>
          <w:b/>
        </w:rPr>
        <w:t>最大流最小割定理</w:t>
      </w:r>
      <w:r w:rsidR="003B0242">
        <w:rPr>
          <w:rFonts w:hint="eastAsia"/>
          <w:b/>
        </w:rPr>
        <w:t>）</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f</w:t>
      </w:r>
      <w:r w:rsidRPr="00724D9F">
        <w:rPr>
          <w:rFonts w:ascii="Times New Roman" w:hAnsi="Times New Roman" w:hint="eastAsia"/>
          <w:sz w:val="24"/>
        </w:rPr>
        <w:t>是</w:t>
      </w:r>
      <w:r w:rsidRPr="00724D9F">
        <w:rPr>
          <w:rFonts w:ascii="Times New Roman" w:hAnsi="Times New Roman" w:hint="eastAsia"/>
          <w:i/>
          <w:sz w:val="24"/>
        </w:rPr>
        <w:t>G</w:t>
      </w:r>
      <w:r w:rsidRPr="00724D9F">
        <w:rPr>
          <w:rFonts w:ascii="Times New Roman" w:hAnsi="Times New Roman" w:hint="eastAsia"/>
          <w:sz w:val="24"/>
        </w:rPr>
        <w:t>的一个最大流。</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sz w:val="24"/>
        </w:rPr>
        <w:t>剩余图</w:t>
      </w:r>
      <w:r w:rsidRPr="00724D9F">
        <w:rPr>
          <w:rFonts w:ascii="Times New Roman" w:hAnsi="Times New Roman" w:hint="eastAsia"/>
          <w:i/>
          <w:sz w:val="24"/>
        </w:rPr>
        <w:t>G</w:t>
      </w:r>
      <w:r w:rsidRPr="00724D9F">
        <w:rPr>
          <w:rFonts w:ascii="Times New Roman" w:hAnsi="Times New Roman" w:hint="eastAsia"/>
          <w:i/>
          <w:sz w:val="24"/>
          <w:vertAlign w:val="subscript"/>
        </w:rPr>
        <w:t>f</w:t>
      </w:r>
      <w:r w:rsidRPr="00724D9F">
        <w:rPr>
          <w:rFonts w:ascii="Times New Roman" w:hAnsi="Times New Roman" w:hint="eastAsia"/>
          <w:sz w:val="24"/>
        </w:rPr>
        <w:t>中不包含</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Pr="00724D9F">
        <w:rPr>
          <w:rFonts w:ascii="Times New Roman" w:hAnsi="Times New Roman" w:hint="eastAsia"/>
          <w:sz w:val="24"/>
        </w:rPr>
        <w:t>增广路径。</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G</w:t>
      </w:r>
      <w:r w:rsidRPr="00724D9F">
        <w:rPr>
          <w:rFonts w:ascii="Times New Roman" w:hAnsi="Times New Roman" w:hint="eastAsia"/>
          <w:sz w:val="24"/>
        </w:rPr>
        <w:t>中存在某个割</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 xml:space="preserve">, </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满足</w:t>
      </w:r>
      <w:r w:rsidRPr="00724D9F">
        <w:rPr>
          <w:rFonts w:ascii="Times New Roman" w:hAnsi="Times New Roman" w:hint="eastAsia"/>
          <w:sz w:val="24"/>
        </w:rPr>
        <w:t xml:space="preserve">| </w:t>
      </w:r>
      <w:r w:rsidRPr="00724D9F">
        <w:rPr>
          <w:rFonts w:ascii="Times New Roman" w:hAnsi="Times New Roman" w:hint="eastAsia"/>
          <w:i/>
          <w:sz w:val="24"/>
        </w:rPr>
        <w:t xml:space="preserve">f </w:t>
      </w:r>
      <w:r w:rsidRPr="00724D9F">
        <w:rPr>
          <w:rFonts w:ascii="Times New Roman" w:hAnsi="Times New Roman" w:hint="eastAsia"/>
          <w:sz w:val="24"/>
        </w:rPr>
        <w:t xml:space="preserve">| = </w:t>
      </w:r>
      <w:r w:rsidRPr="00724D9F">
        <w:rPr>
          <w:rFonts w:ascii="Times New Roman" w:hAnsi="Times New Roman" w:hint="eastAsia"/>
          <w:i/>
          <w:sz w:val="24"/>
        </w:rPr>
        <w:t>c</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w:t>
      </w:r>
    </w:p>
    <w:p w:rsidR="003D7B39" w:rsidRDefault="003D7B39" w:rsidP="00DC62EB">
      <w:pPr>
        <w:spacing w:line="288" w:lineRule="auto"/>
        <w:ind w:firstLine="468"/>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DC62EB">
      <w:pPr>
        <w:spacing w:line="288" w:lineRule="auto"/>
        <w:ind w:firstLine="468"/>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sidR="00E156BC">
        <w:rPr>
          <w:rFonts w:hint="eastAsia"/>
          <w:vertAlign w:val="superscript"/>
        </w:rPr>
        <w:t>35</w:t>
      </w:r>
      <w:r w:rsidRPr="00F933C2">
        <w:rPr>
          <w:rFonts w:hint="eastAsia"/>
          <w:vertAlign w:val="superscript"/>
        </w:rPr>
        <w:t>]</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DC62EB">
      <w:pPr>
        <w:spacing w:line="288" w:lineRule="auto"/>
        <w:ind w:firstLine="468"/>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r w:rsidR="00E156BC">
        <w:rPr>
          <w:rFonts w:hint="eastAsia"/>
          <w:vertAlign w:val="superscript"/>
        </w:rPr>
        <w:t>37</w:t>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DC62EB">
      <w:pPr>
        <w:spacing w:line="288" w:lineRule="auto"/>
        <w:ind w:firstLine="468"/>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DC62EB">
      <w:pPr>
        <w:spacing w:line="288" w:lineRule="auto"/>
        <w:ind w:firstLine="468"/>
      </w:pPr>
      <w:r>
        <w:rPr>
          <w:rFonts w:hint="eastAsia"/>
        </w:rPr>
        <w:t>Dinic</w:t>
      </w:r>
      <w:r w:rsidRPr="00ED24DB">
        <w:rPr>
          <w:rFonts w:hint="eastAsia"/>
          <w:vertAlign w:val="superscript"/>
        </w:rPr>
        <w:t>[</w:t>
      </w:r>
      <w:r w:rsidR="009473E6">
        <w:rPr>
          <w:rFonts w:hint="eastAsia"/>
          <w:vertAlign w:val="superscript"/>
        </w:rPr>
        <w:t>38</w:t>
      </w:r>
      <w:r w:rsidRPr="00ED24DB">
        <w:rPr>
          <w:rFonts w:hint="eastAsia"/>
          <w:vertAlign w:val="superscript"/>
        </w:rPr>
        <w:t>]</w:t>
      </w:r>
      <w:r>
        <w:rPr>
          <w:rFonts w:hint="eastAsia"/>
        </w:rPr>
        <w:t>算法是基于分层网络和阻塞</w:t>
      </w:r>
      <w:proofErr w:type="gramStart"/>
      <w:r>
        <w:rPr>
          <w:rFonts w:hint="eastAsia"/>
        </w:rPr>
        <w:t>流思想</w:t>
      </w:r>
      <w:proofErr w:type="gramEnd"/>
      <w:r>
        <w:rPr>
          <w:rFonts w:hint="eastAsia"/>
        </w:rPr>
        <w:t>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c>
          <w:tcPr>
            <w:tcW w:w="8522" w:type="dxa"/>
            <w:shd w:val="clear" w:color="auto" w:fill="D9D9D9"/>
          </w:tcPr>
          <w:p w:rsidR="003D7B39" w:rsidRPr="00330CFD" w:rsidRDefault="00C47CFE" w:rsidP="00C47CFE">
            <w:pPr>
              <w:spacing w:line="288" w:lineRule="auto"/>
              <w:rPr>
                <w:rFonts w:ascii="宋体" w:hAnsi="宋体"/>
              </w:rPr>
            </w:pPr>
            <w:r w:rsidRPr="006D3AD7">
              <w:rPr>
                <w:rFonts w:ascii="宋体" w:hAnsi="宋体" w:hint="eastAsia"/>
                <w:b/>
              </w:rPr>
              <w:t>算法2-2.</w:t>
            </w:r>
            <w:r>
              <w:rPr>
                <w:rFonts w:ascii="宋体" w:hAnsi="宋体" w:hint="eastAsia"/>
              </w:rPr>
              <w:t xml:space="preserve"> 最大流算法</w:t>
            </w:r>
            <w:r w:rsidRPr="00C47CFE">
              <w:rPr>
                <w:rFonts w:ascii="宋体" w:hAnsi="宋体" w:hint="eastAsia"/>
              </w:rPr>
              <w:t>Dinic算法</w:t>
            </w:r>
          </w:p>
        </w:tc>
      </w:tr>
      <w:tr w:rsidR="003D7B39" w:rsidRPr="005A05F9">
        <w:tc>
          <w:tcPr>
            <w:tcW w:w="8522" w:type="dxa"/>
          </w:tcPr>
          <w:p w:rsidR="00801B7E" w:rsidRPr="00330CFD" w:rsidRDefault="00801B7E" w:rsidP="00C47CFE">
            <w:pPr>
              <w:spacing w:line="288" w:lineRule="auto"/>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724D9F">
            <w:pPr>
              <w:tabs>
                <w:tab w:val="left" w:pos="1200"/>
              </w:tabs>
              <w:spacing w:beforeLines="20" w:before="65" w:afterLines="20" w:after="65" w:line="288" w:lineRule="auto"/>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007D0429">
              <w:rPr>
                <w:rFonts w:hint="eastAsia"/>
              </w:rPr>
              <w:t xml:space="preserve"> 0</w:t>
            </w:r>
          </w:p>
          <w:p w:rsidR="003D7B39" w:rsidRPr="00330CFD" w:rsidRDefault="003D7B39" w:rsidP="00724D9F">
            <w:pPr>
              <w:tabs>
                <w:tab w:val="left" w:pos="1200"/>
              </w:tabs>
              <w:spacing w:beforeLines="20" w:before="65" w:afterLines="20" w:after="65" w:line="288" w:lineRule="auto"/>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724D9F">
            <w:pPr>
              <w:tabs>
                <w:tab w:val="left" w:pos="1200"/>
              </w:tabs>
              <w:spacing w:beforeLines="20" w:before="65" w:afterLines="20" w:after="65" w:line="288" w:lineRule="auto"/>
              <w:rPr>
                <w:i/>
              </w:rPr>
            </w:pPr>
            <w:r w:rsidRPr="00330CFD">
              <w:rPr>
                <w:rFonts w:hint="eastAsia"/>
              </w:rPr>
              <w:lastRenderedPageBreak/>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00875C31">
              <w:rPr>
                <w:rFonts w:hint="eastAsia"/>
                <w:i/>
              </w:rPr>
              <w:t>s</w:t>
            </w:r>
          </w:p>
          <w:p w:rsidR="003D7B39" w:rsidRPr="00330CFD" w:rsidRDefault="003D7B39" w:rsidP="00724D9F">
            <w:pPr>
              <w:tabs>
                <w:tab w:val="left" w:pos="1200"/>
              </w:tabs>
              <w:spacing w:beforeLines="20" w:before="65" w:afterLines="20" w:after="65" w:line="288" w:lineRule="auto"/>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724D9F">
            <w:pPr>
              <w:tabs>
                <w:tab w:val="left" w:pos="1200"/>
              </w:tabs>
              <w:spacing w:beforeLines="20" w:before="65" w:afterLines="20" w:after="65" w:line="288" w:lineRule="auto"/>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p>
          <w:p w:rsidR="003D7B39" w:rsidRPr="00330CFD" w:rsidRDefault="003D7B39" w:rsidP="00724D9F">
            <w:pPr>
              <w:tabs>
                <w:tab w:val="left" w:pos="1200"/>
              </w:tabs>
              <w:spacing w:beforeLines="20" w:before="65" w:afterLines="20" w:after="65" w:line="288" w:lineRule="auto"/>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724D9F">
            <w:pPr>
              <w:tabs>
                <w:tab w:val="left" w:pos="1200"/>
              </w:tabs>
              <w:spacing w:beforeLines="20" w:before="65" w:afterLines="20" w:after="65" w:line="288" w:lineRule="auto"/>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00875C31">
              <w:rPr>
                <w:rFonts w:hint="eastAsia"/>
                <w:i/>
              </w:rPr>
              <w:t xml:space="preserve">f </w:t>
            </w:r>
          </w:p>
          <w:p w:rsidR="003D7B39" w:rsidRDefault="003D7B39" w:rsidP="00724D9F">
            <w:pPr>
              <w:tabs>
                <w:tab w:val="left" w:pos="1200"/>
              </w:tabs>
              <w:spacing w:beforeLines="20" w:before="65" w:afterLines="20" w:after="65" w:line="288" w:lineRule="auto"/>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00875C31">
              <w:rPr>
                <w:rFonts w:hint="eastAsia"/>
              </w:rPr>
              <w:t xml:space="preserve"> </w:t>
            </w:r>
          </w:p>
          <w:p w:rsidR="00724D9F" w:rsidRPr="00330CFD" w:rsidRDefault="00724D9F" w:rsidP="00724D9F">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Pr="00330CFD">
              <w:rPr>
                <w:rFonts w:ascii="宋体" w:hAnsi="宋体" w:hint="eastAsia"/>
              </w:rPr>
              <w:t>最大流</w:t>
            </w:r>
          </w:p>
        </w:tc>
      </w:tr>
    </w:tbl>
    <w:p w:rsidR="003D7B39" w:rsidRPr="000E411A" w:rsidRDefault="003D7B39" w:rsidP="00DC62EB">
      <w:pPr>
        <w:spacing w:beforeLines="50" w:before="163" w:line="288" w:lineRule="auto"/>
        <w:ind w:firstLine="468"/>
      </w:pPr>
      <w:r>
        <w:rPr>
          <w:rFonts w:hint="eastAsia"/>
        </w:rPr>
        <w:lastRenderedPageBreak/>
        <w:t>Dinic</w:t>
      </w:r>
      <w:r>
        <w:rPr>
          <w:rFonts w:hint="eastAsia"/>
        </w:rPr>
        <w:t>算法和</w:t>
      </w:r>
      <w:r>
        <w:rPr>
          <w:rFonts w:hint="eastAsia"/>
        </w:rPr>
        <w:t>push-relabel</w:t>
      </w:r>
      <w:r w:rsidRPr="00E56A0A">
        <w:rPr>
          <w:rFonts w:hint="eastAsia"/>
          <w:vertAlign w:val="superscript"/>
        </w:rPr>
        <w:t>[</w:t>
      </w:r>
      <w:r w:rsidR="009473E6">
        <w:rPr>
          <w:rFonts w:hint="eastAsia"/>
          <w:vertAlign w:val="superscript"/>
        </w:rPr>
        <w:t>3</w:t>
      </w:r>
      <w:r w:rsidR="00AC519D">
        <w:rPr>
          <w:rFonts w:hint="eastAsia"/>
          <w:vertAlign w:val="superscript"/>
        </w:rPr>
        <w:t>5</w:t>
      </w:r>
      <w:r w:rsidR="009473E6">
        <w:rPr>
          <w:rFonts w:hint="eastAsia"/>
          <w:vertAlign w:val="superscript"/>
        </w:rPr>
        <w:t>]</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w:t>
      </w:r>
      <w:r w:rsidR="001F5520">
        <w:rPr>
          <w:rFonts w:hint="eastAsia"/>
          <w:vertAlign w:val="superscript"/>
        </w:rPr>
        <w:t>39</w:t>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E77FC0" w:rsidRDefault="00D64FEA" w:rsidP="00DB5271">
      <w:pPr>
        <w:pStyle w:val="21"/>
      </w:pPr>
      <w:bookmarkStart w:id="29" w:name="_Toc451285670"/>
      <w:r>
        <w:rPr>
          <w:rFonts w:hint="eastAsia"/>
        </w:rPr>
        <w:t>2</w:t>
      </w:r>
      <w:r w:rsidR="00040741">
        <w:rPr>
          <w:rFonts w:hint="eastAsia"/>
        </w:rPr>
        <w:t xml:space="preserve">.2 </w:t>
      </w:r>
      <w:r w:rsidR="009A56B3">
        <w:rPr>
          <w:rFonts w:hint="eastAsia"/>
        </w:rPr>
        <w:t>随机流</w:t>
      </w:r>
      <w:r w:rsidR="00E77FC0">
        <w:rPr>
          <w:rFonts w:hint="eastAsia"/>
        </w:rPr>
        <w:t>网络可靠性</w:t>
      </w:r>
      <w:r w:rsidR="00EE56F3">
        <w:rPr>
          <w:rFonts w:hint="eastAsia"/>
        </w:rPr>
        <w:t>相关问题</w:t>
      </w:r>
      <w:bookmarkEnd w:id="29"/>
    </w:p>
    <w:p w:rsidR="00E77FC0" w:rsidRDefault="00D64FEA" w:rsidP="003610BD">
      <w:pPr>
        <w:pStyle w:val="31"/>
      </w:pPr>
      <w:bookmarkStart w:id="30" w:name="_Toc451285671"/>
      <w:r>
        <w:rPr>
          <w:rFonts w:hint="eastAsia"/>
        </w:rPr>
        <w:t>2.</w:t>
      </w:r>
      <w:r w:rsidR="00040741">
        <w:rPr>
          <w:rFonts w:hint="eastAsia"/>
        </w:rPr>
        <w:t xml:space="preserve">2.1 </w:t>
      </w:r>
      <w:r w:rsidR="00E77FC0">
        <w:rPr>
          <w:rFonts w:hint="eastAsia"/>
        </w:rPr>
        <w:t>基本概念和相关定义</w:t>
      </w:r>
      <w:bookmarkEnd w:id="30"/>
    </w:p>
    <w:p w:rsidR="00FF3609" w:rsidRDefault="00F7516C" w:rsidP="006743D6">
      <w:pPr>
        <w:pStyle w:val="a3"/>
        <w:spacing w:line="288" w:lineRule="auto"/>
        <w:ind w:firstLine="468"/>
      </w:pPr>
      <w:r>
        <w:rPr>
          <w:rFonts w:hint="eastAsia"/>
        </w:rPr>
        <w:t>网络的可靠度是网络性能的一个重要指标，可靠性分析一直是各研究者研究的热点问题</w:t>
      </w:r>
      <w:r w:rsidR="003A73A9">
        <w:rPr>
          <w:rFonts w:hint="eastAsia"/>
        </w:rPr>
        <w:t>，</w:t>
      </w:r>
      <w:r w:rsidR="00F2665E">
        <w:rPr>
          <w:rFonts w:hint="eastAsia"/>
        </w:rPr>
        <w:t>网络的复杂性、动态性、多态性等特点使得传统成熟的可靠性评估方法</w:t>
      </w:r>
      <w:r w:rsidR="006665FE">
        <w:rPr>
          <w:rFonts w:hint="eastAsia"/>
        </w:rPr>
        <w:t>，</w:t>
      </w:r>
      <w:r w:rsidR="006743D6">
        <w:rPr>
          <w:rFonts w:hint="eastAsia"/>
        </w:rPr>
        <w:t>如可靠性框图</w:t>
      </w:r>
      <w:r w:rsidR="00761762">
        <w:rPr>
          <w:rFonts w:hint="eastAsia"/>
        </w:rPr>
        <w:t>（</w:t>
      </w:r>
      <w:r w:rsidR="00761762">
        <w:rPr>
          <w:rFonts w:hint="eastAsia"/>
        </w:rPr>
        <w:t>RBD</w:t>
      </w:r>
      <w:r w:rsidR="00761762">
        <w:rPr>
          <w:rFonts w:hint="eastAsia"/>
        </w:rPr>
        <w:t>）</w:t>
      </w:r>
      <w:r w:rsidR="006743D6">
        <w:rPr>
          <w:rFonts w:hint="eastAsia"/>
        </w:rPr>
        <w:t>法、故障树分析</w:t>
      </w:r>
      <w:r w:rsidR="00761762">
        <w:rPr>
          <w:rFonts w:hint="eastAsia"/>
        </w:rPr>
        <w:t>（</w:t>
      </w:r>
      <w:r w:rsidR="006743D6">
        <w:rPr>
          <w:rFonts w:hint="eastAsia"/>
        </w:rPr>
        <w:t>FT</w:t>
      </w:r>
      <w:r w:rsidR="00761762">
        <w:rPr>
          <w:rFonts w:hint="eastAsia"/>
        </w:rPr>
        <w:t>A</w:t>
      </w:r>
      <w:r w:rsidR="00761762">
        <w:rPr>
          <w:rFonts w:hint="eastAsia"/>
        </w:rPr>
        <w:t>）</w:t>
      </w:r>
      <w:r w:rsidR="006743D6">
        <w:rPr>
          <w:rFonts w:hint="eastAsia"/>
        </w:rPr>
        <w:t>法等很难用于网络。</w:t>
      </w:r>
      <w:r w:rsidR="00330DDE">
        <w:rPr>
          <w:rFonts w:hint="eastAsia"/>
        </w:rPr>
        <w:t>目前，</w:t>
      </w:r>
      <w:r w:rsidR="006743D6">
        <w:rPr>
          <w:rFonts w:hint="eastAsia"/>
        </w:rPr>
        <w:t>对网络可靠性的研究取得了很多成果，网络可靠性的内涵也由传统的基于网络拓扑结构的连通可靠性逐渐拓展到考虑网络流的容量可靠性，并向基于业务等考虑用户需求的性能可靠性延伸。</w:t>
      </w:r>
    </w:p>
    <w:p w:rsidR="00F2665E" w:rsidRDefault="00EE744A" w:rsidP="006743D6">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w:t>
      </w:r>
      <w:r w:rsidR="00F2703B">
        <w:rPr>
          <w:rFonts w:hint="eastAsia"/>
        </w:rPr>
        <w:t>络性能的动态变化对可靠性的影响，多以“某些性能参数不超过其规定阈值的概率”作为可靠性的度量</w:t>
      </w:r>
      <w:r w:rsidR="00205B96" w:rsidRPr="009A610A">
        <w:rPr>
          <w:rFonts w:hint="eastAsia"/>
          <w:vertAlign w:val="superscript"/>
        </w:rPr>
        <w:t>[</w:t>
      </w:r>
      <w:r w:rsidR="001C347D" w:rsidRPr="009A610A">
        <w:rPr>
          <w:rFonts w:hint="eastAsia"/>
          <w:vertAlign w:val="superscript"/>
        </w:rPr>
        <w:t>4</w:t>
      </w:r>
      <w:r w:rsidR="007A69F4">
        <w:rPr>
          <w:rFonts w:hint="eastAsia"/>
          <w:vertAlign w:val="superscript"/>
        </w:rPr>
        <w:t>0</w:t>
      </w:r>
      <w:r w:rsidR="00205B96" w:rsidRPr="009A610A">
        <w:rPr>
          <w:rFonts w:hint="eastAsia"/>
          <w:vertAlign w:val="superscript"/>
        </w:rPr>
        <w:t>]</w:t>
      </w:r>
      <w:r w:rsidR="00F2703B">
        <w:rPr>
          <w:rFonts w:hint="eastAsia"/>
        </w:rPr>
        <w:t>。</w:t>
      </w:r>
      <w:r w:rsidR="00AB4A8F">
        <w:rPr>
          <w:rFonts w:hint="eastAsia"/>
        </w:rPr>
        <w:t>本文主要</w:t>
      </w:r>
      <w:r w:rsidR="003301E0">
        <w:rPr>
          <w:rFonts w:hint="eastAsia"/>
        </w:rPr>
        <w:t>研究的是</w:t>
      </w:r>
      <w:r w:rsidR="00E232E8">
        <w:rPr>
          <w:rFonts w:hint="eastAsia"/>
        </w:rPr>
        <w:t>随机流网络的容量</w:t>
      </w:r>
      <w:r w:rsidR="00AB4A8F">
        <w:rPr>
          <w:rFonts w:hint="eastAsia"/>
        </w:rPr>
        <w:t>可靠性。</w:t>
      </w:r>
    </w:p>
    <w:p w:rsidR="0074616C" w:rsidRDefault="00842F8F" w:rsidP="00DC62EB">
      <w:pPr>
        <w:pStyle w:val="a3"/>
        <w:spacing w:line="288" w:lineRule="auto"/>
        <w:ind w:firstLine="468"/>
      </w:pP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DC62EB">
      <w:pPr>
        <w:pStyle w:val="a3"/>
        <w:spacing w:line="288" w:lineRule="auto"/>
        <w:ind w:firstLine="46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w:t>
      </w:r>
      <w:proofErr w:type="gramStart"/>
      <w:r>
        <w:rPr>
          <w:rFonts w:hint="eastAsia"/>
        </w:rPr>
        <w:t>弧只有</w:t>
      </w:r>
      <w:proofErr w:type="gramEnd"/>
      <w:r>
        <w:rPr>
          <w:rFonts w:hint="eastAsia"/>
        </w:rPr>
        <w:t>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DC62EB">
      <w:pPr>
        <w:pStyle w:val="a3"/>
        <w:spacing w:line="288" w:lineRule="auto"/>
        <w:ind w:firstLine="468"/>
      </w:pPr>
      <w:r>
        <w:rPr>
          <w:rFonts w:hint="eastAsia"/>
        </w:rPr>
        <w:t>（</w:t>
      </w:r>
      <w:r>
        <w:rPr>
          <w:rFonts w:hint="eastAsia"/>
        </w:rPr>
        <w:t>2</w:t>
      </w:r>
      <w:r>
        <w:rPr>
          <w:rFonts w:hint="eastAsia"/>
        </w:rPr>
        <w:t>）</w:t>
      </w:r>
      <w:r w:rsidR="006C6BF6">
        <w:rPr>
          <w:rFonts w:hint="eastAsia"/>
        </w:rPr>
        <w:t>有的网络的组成部分具有多种状态或容量。在某些</w:t>
      </w:r>
      <w:proofErr w:type="gramStart"/>
      <w:r w:rsidR="006C6BF6">
        <w:rPr>
          <w:rFonts w:hint="eastAsia"/>
        </w:rPr>
        <w:t>况</w:t>
      </w:r>
      <w:proofErr w:type="gramEnd"/>
      <w:r w:rsidR="006C6BF6">
        <w:rPr>
          <w:rFonts w:hint="eastAsia"/>
        </w:rPr>
        <w:t>下，除了考虑网络状态的好与坏，还要研究不同的性能指标。这种网络我们称为多态网络，这样的网络又称为随机流网络。</w:t>
      </w:r>
    </w:p>
    <w:p w:rsidR="003A73A9" w:rsidRDefault="003A73A9" w:rsidP="00DC62EB">
      <w:pPr>
        <w:pStyle w:val="a3"/>
        <w:spacing w:line="288" w:lineRule="auto"/>
        <w:ind w:firstLine="468"/>
      </w:pPr>
      <w:r>
        <w:rPr>
          <w:rFonts w:hint="eastAsia"/>
        </w:rPr>
        <w:t>本文使用的所有图和网络，在不特殊说明的情况下都是二态的。</w:t>
      </w:r>
    </w:p>
    <w:p w:rsidR="00D64968" w:rsidRDefault="0019792B" w:rsidP="003F4392">
      <w:pPr>
        <w:pStyle w:val="a3"/>
        <w:spacing w:line="288" w:lineRule="auto"/>
        <w:ind w:firstLine="470"/>
      </w:pPr>
      <w:r w:rsidRPr="003F4392">
        <w:rPr>
          <w:rFonts w:hint="eastAsia"/>
          <w:b/>
        </w:rPr>
        <w:t>定义</w:t>
      </w:r>
      <w:r w:rsidRPr="003F4392">
        <w:rPr>
          <w:rFonts w:hint="eastAsia"/>
          <w:b/>
        </w:rPr>
        <w:t>2</w:t>
      </w:r>
      <w:r w:rsidR="00BD2506" w:rsidRPr="003F4392">
        <w:rPr>
          <w:rFonts w:hint="eastAsia"/>
          <w:b/>
        </w:rPr>
        <w:t>-</w:t>
      </w:r>
      <w:r w:rsidRPr="003F4392">
        <w:rPr>
          <w:rFonts w:hint="eastAsia"/>
          <w:b/>
        </w:rPr>
        <w:t>6</w:t>
      </w:r>
      <w:r w:rsidR="003F5DEE" w:rsidRPr="003F4392">
        <w:rPr>
          <w:rFonts w:hint="eastAsia"/>
          <w:b/>
        </w:rPr>
        <w:t>.</w:t>
      </w:r>
      <w:r w:rsidR="00E37173" w:rsidRPr="003F4392">
        <w:rPr>
          <w:rFonts w:hint="eastAsia"/>
          <w:b/>
        </w:rPr>
        <w:t>（</w:t>
      </w:r>
      <w:r w:rsidR="00661255" w:rsidRPr="003F4392">
        <w:rPr>
          <w:rFonts w:hint="eastAsia"/>
          <w:b/>
        </w:rPr>
        <w:t>随机流网络</w:t>
      </w:r>
      <w:r w:rsidR="00344B3B">
        <w:rPr>
          <w:rFonts w:hint="eastAsia"/>
          <w:b/>
        </w:rPr>
        <w:t>的容量</w:t>
      </w:r>
      <w:r w:rsidR="00661255" w:rsidRPr="003F4392">
        <w:rPr>
          <w:rFonts w:hint="eastAsia"/>
          <w:b/>
        </w:rPr>
        <w:t>可靠性</w:t>
      </w:r>
      <w:r w:rsidR="005A6F1D" w:rsidRPr="003F4392">
        <w:rPr>
          <w:rFonts w:hint="eastAsia"/>
          <w:b/>
        </w:rPr>
        <w:t>）</w:t>
      </w:r>
      <w:r w:rsidR="00950E3E">
        <w:rPr>
          <w:rFonts w:hint="eastAsia"/>
        </w:rPr>
        <w:t>设</w:t>
      </w:r>
      <w:r w:rsidR="008A7B56">
        <w:rPr>
          <w:rFonts w:hint="eastAsia"/>
        </w:rPr>
        <w:t>G=</w:t>
      </w:r>
      <w:r w:rsidR="009C730F">
        <w:rPr>
          <w:rFonts w:hint="eastAsia"/>
        </w:rPr>
        <w:t>（</w:t>
      </w:r>
      <w:r w:rsidR="009C730F">
        <w:rPr>
          <w:rFonts w:hint="eastAsia"/>
        </w:rPr>
        <w:t>N</w:t>
      </w:r>
      <w:r w:rsidR="009C730F">
        <w:rPr>
          <w:rFonts w:hint="eastAsia"/>
        </w:rPr>
        <w:t>，</w:t>
      </w:r>
      <w:r w:rsidR="009C730F">
        <w:rPr>
          <w:rFonts w:hint="eastAsia"/>
        </w:rPr>
        <w:t>A</w:t>
      </w:r>
      <w:r w:rsidR="009C730F">
        <w:rPr>
          <w:rFonts w:hint="eastAsia"/>
        </w:rPr>
        <w:t>，</w:t>
      </w:r>
      <w:r w:rsidR="009C730F">
        <w:rPr>
          <w:rFonts w:hint="eastAsia"/>
        </w:rPr>
        <w:t>M</w:t>
      </w:r>
      <w:r w:rsidR="009C730F">
        <w:rPr>
          <w:rFonts w:hint="eastAsia"/>
        </w:rPr>
        <w:t>）是从源点</w:t>
      </w:r>
      <w:r w:rsidR="009C730F">
        <w:rPr>
          <w:rFonts w:hint="eastAsia"/>
        </w:rPr>
        <w:t>s</w:t>
      </w:r>
      <w:r w:rsidR="009C730F">
        <w:rPr>
          <w:rFonts w:hint="eastAsia"/>
        </w:rPr>
        <w:t>到汇点</w:t>
      </w:r>
      <w:r w:rsidR="009C730F">
        <w:rPr>
          <w:rFonts w:hint="eastAsia"/>
        </w:rPr>
        <w:t>t</w:t>
      </w:r>
      <w:r w:rsidR="009C730F">
        <w:rPr>
          <w:rFonts w:hint="eastAsia"/>
        </w:rPr>
        <w:t>的一个随机流网络，其中</w:t>
      </w:r>
      <w:r w:rsidR="009C730F">
        <w:rPr>
          <w:rFonts w:hint="eastAsia"/>
        </w:rPr>
        <w:t>N</w:t>
      </w:r>
      <w:r w:rsidR="009C730F">
        <w:rPr>
          <w:rFonts w:hint="eastAsia"/>
        </w:rPr>
        <w:t>为节点</w:t>
      </w:r>
      <w:r w:rsidR="00A945BD">
        <w:rPr>
          <w:rFonts w:hint="eastAsia"/>
        </w:rPr>
        <w:t>集</w:t>
      </w:r>
      <w:r w:rsidR="009C730F">
        <w:rPr>
          <w:rFonts w:hint="eastAsia"/>
        </w:rPr>
        <w:t>，</w:t>
      </w:r>
      <w:r w:rsidR="009C730F">
        <w:rPr>
          <w:rFonts w:hint="eastAsia"/>
        </w:rPr>
        <w:t>A={</w:t>
      </w:r>
      <w:r w:rsidR="003B4D96">
        <w:rPr>
          <w:rFonts w:hint="eastAsia"/>
        </w:rPr>
        <w:t>a</w:t>
      </w:r>
      <w:r w:rsidR="003B4D96" w:rsidRPr="00620783">
        <w:rPr>
          <w:rFonts w:hint="eastAsia"/>
          <w:vertAlign w:val="subscript"/>
        </w:rPr>
        <w:t>i</w:t>
      </w:r>
      <w:r w:rsidR="003B4D96">
        <w:rPr>
          <w:rFonts w:hint="eastAsia"/>
        </w:rPr>
        <w:t xml:space="preserve"> | 1</w:t>
      </w:r>
      <w:r w:rsidR="003B4D96">
        <w:rPr>
          <w:rFonts w:hint="eastAsia"/>
        </w:rPr>
        <w:t>≤</w:t>
      </w:r>
      <w:r w:rsidR="003B4D96">
        <w:rPr>
          <w:rFonts w:hint="eastAsia"/>
        </w:rPr>
        <w:t>i</w:t>
      </w:r>
      <w:r w:rsidR="003B4D96">
        <w:rPr>
          <w:rFonts w:hint="eastAsia"/>
        </w:rPr>
        <w:t>≤</w:t>
      </w:r>
      <w:r w:rsidR="00464B00">
        <w:rPr>
          <w:rFonts w:hint="eastAsia"/>
        </w:rPr>
        <w:t>n</w:t>
      </w:r>
      <w:r w:rsidR="009C730F">
        <w:rPr>
          <w:rFonts w:hint="eastAsia"/>
        </w:rPr>
        <w:t>}</w:t>
      </w:r>
      <w:r w:rsidR="00464B00">
        <w:rPr>
          <w:rFonts w:hint="eastAsia"/>
        </w:rPr>
        <w:t>为弧集，</w:t>
      </w:r>
      <w:r w:rsidR="00464B00">
        <w:rPr>
          <w:rFonts w:hint="eastAsia"/>
        </w:rPr>
        <w:t>M</w:t>
      </w:r>
      <w:r w:rsidR="00C40AF6">
        <w:rPr>
          <w:rFonts w:hint="eastAsia"/>
        </w:rPr>
        <w:t>={M</w:t>
      </w:r>
      <w:r w:rsidR="00C40AF6" w:rsidRPr="00620783">
        <w:rPr>
          <w:rFonts w:hint="eastAsia"/>
          <w:vertAlign w:val="superscript"/>
        </w:rPr>
        <w:t>1</w:t>
      </w:r>
      <w:r w:rsidR="00C40AF6">
        <w:rPr>
          <w:rFonts w:hint="eastAsia"/>
        </w:rPr>
        <w:t>，</w:t>
      </w:r>
      <w:r w:rsidR="00C40AF6">
        <w:rPr>
          <w:rFonts w:hint="eastAsia"/>
        </w:rPr>
        <w:t>M</w:t>
      </w:r>
      <w:r w:rsidR="00C40AF6" w:rsidRPr="00620783">
        <w:rPr>
          <w:rFonts w:hint="eastAsia"/>
          <w:vertAlign w:val="superscript"/>
        </w:rPr>
        <w:t>2</w:t>
      </w:r>
      <w:r w:rsidR="00C40AF6">
        <w:rPr>
          <w:rFonts w:hint="eastAsia"/>
        </w:rPr>
        <w:t>，</w:t>
      </w:r>
      <w:r w:rsidR="00C40AF6">
        <w:t>…</w:t>
      </w:r>
      <w:r w:rsidR="00C40AF6">
        <w:rPr>
          <w:rFonts w:hint="eastAsia"/>
        </w:rPr>
        <w:t>，</w:t>
      </w:r>
      <w:r w:rsidR="00C40AF6">
        <w:rPr>
          <w:rFonts w:hint="eastAsia"/>
        </w:rPr>
        <w:t>M</w:t>
      </w:r>
      <w:r w:rsidR="00C40AF6" w:rsidRPr="00620783">
        <w:rPr>
          <w:rFonts w:hint="eastAsia"/>
          <w:vertAlign w:val="superscript"/>
        </w:rPr>
        <w:t>n</w:t>
      </w:r>
      <w:r w:rsidR="00C40AF6">
        <w:rPr>
          <w:rFonts w:hint="eastAsia"/>
        </w:rPr>
        <w:t>}</w:t>
      </w:r>
      <w:r w:rsidR="00620783">
        <w:rPr>
          <w:rFonts w:hint="eastAsia"/>
        </w:rPr>
        <w:t>，</w:t>
      </w:r>
      <w:r w:rsidR="00620783">
        <w:rPr>
          <w:rFonts w:hint="eastAsia"/>
        </w:rPr>
        <w:lastRenderedPageBreak/>
        <w:t>M</w:t>
      </w:r>
      <w:r w:rsidR="00620783" w:rsidRPr="001F3670">
        <w:rPr>
          <w:rFonts w:hint="eastAsia"/>
          <w:vertAlign w:val="superscript"/>
        </w:rPr>
        <w:t>i</w:t>
      </w:r>
      <w:r w:rsidR="00620783">
        <w:rPr>
          <w:rFonts w:hint="eastAsia"/>
        </w:rPr>
        <w:t>为弧</w:t>
      </w:r>
      <w:r w:rsidR="001F3670">
        <w:rPr>
          <w:rFonts w:hint="eastAsia"/>
        </w:rPr>
        <w:t>a</w:t>
      </w:r>
      <w:r w:rsidR="001F3670" w:rsidRPr="00620783">
        <w:rPr>
          <w:rFonts w:hint="eastAsia"/>
          <w:vertAlign w:val="subscript"/>
        </w:rPr>
        <w:t>i</w:t>
      </w:r>
      <w:r w:rsidR="001F3670">
        <w:rPr>
          <w:rFonts w:hint="eastAsia"/>
        </w:rPr>
        <w:t>的最大容量，</w:t>
      </w:r>
      <w:r w:rsidR="001F3670">
        <w:rPr>
          <w:rFonts w:hint="eastAsia"/>
        </w:rPr>
        <w:t>i=1,2</w:t>
      </w:r>
      <w:r w:rsidR="001F3670">
        <w:rPr>
          <w:rFonts w:hint="eastAsia"/>
        </w:rPr>
        <w:t>，</w:t>
      </w:r>
      <w:r w:rsidR="001F3670">
        <w:t>…</w:t>
      </w:r>
      <w:r w:rsidR="001F3670">
        <w:rPr>
          <w:rFonts w:hint="eastAsia"/>
        </w:rPr>
        <w:t>，</w:t>
      </w:r>
      <w:r w:rsidR="001F3670">
        <w:rPr>
          <w:rFonts w:hint="eastAsia"/>
        </w:rPr>
        <w:t>n</w:t>
      </w:r>
      <w:r w:rsidR="001F3670">
        <w:rPr>
          <w:rFonts w:hint="eastAsia"/>
        </w:rPr>
        <w:t>。</w:t>
      </w:r>
      <w:r w:rsidR="002711FD">
        <w:rPr>
          <w:rFonts w:hint="eastAsia"/>
        </w:rPr>
        <w:t>那么</w:t>
      </w:r>
      <w:r w:rsidR="002711FD">
        <w:rPr>
          <w:rFonts w:hint="eastAsia"/>
        </w:rPr>
        <w:t>G</w:t>
      </w:r>
      <w:r w:rsidR="002711FD">
        <w:rPr>
          <w:rFonts w:hint="eastAsia"/>
        </w:rPr>
        <w:t>的</w:t>
      </w:r>
      <w:r w:rsidR="006A7BBD">
        <w:rPr>
          <w:rFonts w:hint="eastAsia"/>
        </w:rPr>
        <w:t>d</w:t>
      </w:r>
      <w:r w:rsidR="006A7BBD">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r</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sidR="00063C6B">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sidR="001F6179">
        <w:rPr>
          <w:rFonts w:hint="eastAsia"/>
        </w:rPr>
        <w:t>为满足</w:t>
      </w:r>
      <w:r w:rsidR="001F6179">
        <w:rPr>
          <w:rFonts w:hint="eastAsia"/>
        </w:rPr>
        <w:t>d</w:t>
      </w:r>
      <w:r w:rsidR="001F6179">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sidR="00FC2796">
        <w:rPr>
          <w:rFonts w:hint="eastAsia"/>
        </w:rPr>
        <w:t>。</w:t>
      </w:r>
    </w:p>
    <w:p w:rsidR="00171CF0" w:rsidRDefault="007B02E9" w:rsidP="006D289C">
      <w:pPr>
        <w:pStyle w:val="a3"/>
        <w:spacing w:line="288" w:lineRule="auto"/>
        <w:ind w:firstLine="468"/>
      </w:pPr>
      <w:r>
        <w:rPr>
          <w:rFonts w:hint="eastAsia"/>
        </w:rPr>
        <w:t>特别的，当</w:t>
      </w:r>
      <w:r>
        <w:rPr>
          <w:rFonts w:hint="eastAsia"/>
        </w:rPr>
        <w:t>d</w:t>
      </w:r>
      <w:r>
        <w:rPr>
          <w:rFonts w:hint="eastAsia"/>
        </w:rPr>
        <w:t>为最大流的时候，</w:t>
      </w:r>
      <w:r w:rsidR="00E81678">
        <w:rPr>
          <w:rFonts w:hint="eastAsia"/>
        </w:rPr>
        <w:t>Pr</w:t>
      </w:r>
      <w:r w:rsidR="00E81678">
        <w:rPr>
          <w:rFonts w:hint="eastAsia"/>
        </w:rPr>
        <w:t>为</w:t>
      </w:r>
      <w:r w:rsidR="002D7D82">
        <w:rPr>
          <w:rFonts w:hint="eastAsia"/>
        </w:rPr>
        <w:t>随机流网络</w:t>
      </w:r>
      <w:r w:rsidR="006E2537">
        <w:rPr>
          <w:rFonts w:hint="eastAsia"/>
        </w:rPr>
        <w:t>的最大流容量可靠性。</w:t>
      </w:r>
      <w:r w:rsidR="00016D40">
        <w:rPr>
          <w:rFonts w:hint="eastAsia"/>
        </w:rPr>
        <w:t>本文在不特殊说明的情况下，</w:t>
      </w:r>
      <w:r w:rsidR="00F363F2">
        <w:rPr>
          <w:rFonts w:hint="eastAsia"/>
        </w:rPr>
        <w:t>容量可靠性都指的是最大流容量可靠性。</w:t>
      </w:r>
    </w:p>
    <w:p w:rsidR="00E77FC0" w:rsidRDefault="00D64FEA" w:rsidP="003610BD">
      <w:pPr>
        <w:pStyle w:val="31"/>
      </w:pPr>
      <w:bookmarkStart w:id="31" w:name="_Toc451285672"/>
      <w:r>
        <w:rPr>
          <w:rFonts w:hint="eastAsia"/>
        </w:rPr>
        <w:t>2</w:t>
      </w:r>
      <w:r w:rsidR="00040741">
        <w:rPr>
          <w:rFonts w:hint="eastAsia"/>
        </w:rPr>
        <w:t>.2.2</w:t>
      </w:r>
      <w:r w:rsidR="00E77FC0">
        <w:rPr>
          <w:rFonts w:hint="eastAsia"/>
        </w:rPr>
        <w:t>常见</w:t>
      </w:r>
      <w:r w:rsidR="00806800">
        <w:rPr>
          <w:rFonts w:hint="eastAsia"/>
        </w:rPr>
        <w:t>的</w:t>
      </w:r>
      <w:r w:rsidR="008A372E">
        <w:rPr>
          <w:rFonts w:hint="eastAsia"/>
        </w:rPr>
        <w:t>随机流</w:t>
      </w:r>
      <w:r w:rsidR="00E77FC0">
        <w:rPr>
          <w:rFonts w:hint="eastAsia"/>
        </w:rPr>
        <w:t>网络</w:t>
      </w:r>
      <w:r w:rsidR="008A372E">
        <w:rPr>
          <w:rFonts w:hint="eastAsia"/>
        </w:rPr>
        <w:t>容量</w:t>
      </w:r>
      <w:r w:rsidR="00E77FC0">
        <w:rPr>
          <w:rFonts w:hint="eastAsia"/>
        </w:rPr>
        <w:t>可靠性算法</w:t>
      </w:r>
      <w:bookmarkEnd w:id="31"/>
    </w:p>
    <w:p w:rsidR="00E13CD7" w:rsidRDefault="00E13CD7" w:rsidP="00037780">
      <w:pPr>
        <w:pStyle w:val="a3"/>
        <w:spacing w:line="288" w:lineRule="auto"/>
        <w:ind w:firstLine="468"/>
      </w:pPr>
      <w:r w:rsidRPr="00E13CD7">
        <w:rPr>
          <w:rFonts w:hint="eastAsia"/>
        </w:rPr>
        <w:t>传统的网络流理论虽然考虑了网络容量的问题，但都是</w:t>
      </w:r>
      <w:r>
        <w:rPr>
          <w:rFonts w:hint="eastAsia"/>
        </w:rPr>
        <w:t>针对网络容量固定的网络。而现实世界中的网络系统受到多种不确定因素（如网络构件的降级运行、网络阻塞等）的影响，可能会导致网络拓扑结构、链路容量发生变化，从而表现</w:t>
      </w:r>
      <w:proofErr w:type="gramStart"/>
      <w:r>
        <w:rPr>
          <w:rFonts w:hint="eastAsia"/>
        </w:rPr>
        <w:t>出网络</w:t>
      </w:r>
      <w:proofErr w:type="gramEnd"/>
      <w:r>
        <w:rPr>
          <w:rFonts w:hint="eastAsia"/>
        </w:rPr>
        <w:t>容量的随机性和多态性。所以，使用传统的网络流理论没有考虑到网络容量的这两个特性，用来解决随机环境下的网络实际问题已经不再合适。</w:t>
      </w:r>
    </w:p>
    <w:p w:rsidR="0097372A" w:rsidRDefault="006B4BCC" w:rsidP="00037780">
      <w:pPr>
        <w:pStyle w:val="a3"/>
        <w:spacing w:line="288" w:lineRule="auto"/>
        <w:ind w:firstLine="468"/>
      </w:pPr>
      <w:r>
        <w:rPr>
          <w:rFonts w:hint="eastAsia"/>
        </w:rPr>
        <w:t>目前已有的计算</w:t>
      </w:r>
      <w:proofErr w:type="gramStart"/>
      <w:r>
        <w:rPr>
          <w:rFonts w:hint="eastAsia"/>
        </w:rPr>
        <w:t>流网络</w:t>
      </w:r>
      <w:proofErr w:type="gramEnd"/>
      <w:r>
        <w:rPr>
          <w:rFonts w:hint="eastAsia"/>
        </w:rPr>
        <w:t>的可靠性的方法，大部分都需要已知最小路径或最小割集，再利用不交积和、容斥原理、复合路径等方法求解。</w:t>
      </w:r>
    </w:p>
    <w:p w:rsidR="009B7DFF" w:rsidRDefault="00D52A90" w:rsidP="00037780">
      <w:pPr>
        <w:pStyle w:val="a3"/>
        <w:spacing w:line="288" w:lineRule="auto"/>
        <w:ind w:firstLine="468"/>
      </w:pPr>
      <w:r>
        <w:rPr>
          <w:rFonts w:hint="eastAsia"/>
        </w:rPr>
        <w:t>使用</w:t>
      </w:r>
      <w:r w:rsidR="00F50CFF">
        <w:rPr>
          <w:rFonts w:hint="eastAsia"/>
        </w:rPr>
        <w:t>一定的规则生成网络的状态树，使得每一个分支都是全序集合。在生成状态树的同时搜索每一个分支，对状态采用基于割集的方法进行判断。每个分支上的最小的有效状态就是网络的小下界点。求得所有的小下界点，进而求出网</w:t>
      </w:r>
      <w:r w:rsidR="00974F12">
        <w:rPr>
          <w:rFonts w:hint="eastAsia"/>
        </w:rPr>
        <w:t>络的可</w:t>
      </w:r>
      <w:r w:rsidR="002B5710">
        <w:rPr>
          <w:rFonts w:hint="eastAsia"/>
        </w:rPr>
        <w:t>靠性</w:t>
      </w:r>
      <w:r w:rsidR="00686A6F" w:rsidRPr="00935E27">
        <w:rPr>
          <w:vertAlign w:val="superscript"/>
        </w:rPr>
        <w:t>[</w:t>
      </w:r>
      <w:r w:rsidR="009A5D1C" w:rsidRPr="00935E27">
        <w:rPr>
          <w:szCs w:val="24"/>
          <w:vertAlign w:val="superscript"/>
        </w:rPr>
        <w:t>65</w:t>
      </w:r>
      <w:r w:rsidR="00686A6F" w:rsidRPr="00935E27">
        <w:rPr>
          <w:vertAlign w:val="superscript"/>
        </w:rPr>
        <w:t>]</w:t>
      </w:r>
      <w:r w:rsidR="00371989">
        <w:rPr>
          <w:rFonts w:hint="eastAsia"/>
        </w:rPr>
        <w:t>。</w:t>
      </w:r>
    </w:p>
    <w:p w:rsidR="00886958" w:rsidRDefault="00886958" w:rsidP="00037780">
      <w:pPr>
        <w:pStyle w:val="a3"/>
        <w:spacing w:line="288" w:lineRule="auto"/>
        <w:ind w:firstLine="468"/>
      </w:pPr>
      <w:r>
        <w:rPr>
          <w:rFonts w:hint="eastAsia"/>
        </w:rPr>
        <w:t>常用的状态搜索规则如下：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A1E34" w:rsidRPr="005A05F9">
        <w:tc>
          <w:tcPr>
            <w:tcW w:w="8522" w:type="dxa"/>
            <w:shd w:val="clear" w:color="auto" w:fill="D9D9D9"/>
            <w:vAlign w:val="center"/>
          </w:tcPr>
          <w:p w:rsidR="002A1E34" w:rsidRPr="00330CFD" w:rsidRDefault="002A1E34" w:rsidP="00B438FF">
            <w:pPr>
              <w:spacing w:line="288" w:lineRule="auto"/>
              <w:jc w:val="both"/>
              <w:rPr>
                <w:rFonts w:ascii="宋体" w:hAnsi="宋体"/>
              </w:rPr>
            </w:pPr>
            <w:r w:rsidRPr="006D3AD7">
              <w:rPr>
                <w:rFonts w:ascii="宋体" w:hAnsi="宋体" w:hint="eastAsia"/>
                <w:b/>
              </w:rPr>
              <w:t>算法2-</w:t>
            </w:r>
            <w:r>
              <w:rPr>
                <w:rFonts w:ascii="宋体" w:hAnsi="宋体" w:hint="eastAsia"/>
                <w:b/>
              </w:rPr>
              <w:t>3</w:t>
            </w:r>
            <w:r w:rsidRPr="006D3AD7">
              <w:rPr>
                <w:rFonts w:ascii="宋体" w:hAnsi="宋体" w:hint="eastAsia"/>
                <w:b/>
              </w:rPr>
              <w:t>.</w:t>
            </w:r>
            <w:r>
              <w:rPr>
                <w:rFonts w:ascii="宋体" w:hAnsi="宋体" w:hint="eastAsia"/>
              </w:rPr>
              <w:t xml:space="preserve"> </w:t>
            </w:r>
            <w:r w:rsidR="002104D3">
              <w:rPr>
                <w:rFonts w:ascii="宋体" w:hAnsi="宋体" w:hint="eastAsia"/>
              </w:rPr>
              <w:t>空间划分搜索算法SDA</w:t>
            </w:r>
          </w:p>
        </w:tc>
      </w:tr>
      <w:tr w:rsidR="002A1E34" w:rsidRPr="005A05F9">
        <w:tc>
          <w:tcPr>
            <w:tcW w:w="8522" w:type="dxa"/>
            <w:vAlign w:val="center"/>
          </w:tcPr>
          <w:p w:rsidR="002A1E34" w:rsidRPr="00330CFD" w:rsidRDefault="002A1E34" w:rsidP="00B438FF">
            <w:pPr>
              <w:spacing w:line="288" w:lineRule="auto"/>
              <w:jc w:val="both"/>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AB7E7A" w:rsidRPr="008E43F7" w:rsidRDefault="00AB7E7A" w:rsidP="00AB7E7A">
            <w:pPr>
              <w:tabs>
                <w:tab w:val="left" w:pos="1200"/>
              </w:tabs>
              <w:spacing w:beforeLines="20" w:before="65" w:afterLines="20" w:after="65" w:line="288" w:lineRule="auto"/>
              <w:jc w:val="both"/>
              <w:rPr>
                <w:szCs w:val="24"/>
              </w:rPr>
            </w:pPr>
            <w:r w:rsidRPr="008E43F7">
              <w:rPr>
                <w:rFonts w:hint="eastAsia"/>
                <w:szCs w:val="24"/>
              </w:rPr>
              <w:t>1. init P = 0 , y</w:t>
            </w:r>
            <w:r w:rsidRPr="008E43F7">
              <w:rPr>
                <w:rFonts w:hint="eastAsia"/>
                <w:szCs w:val="24"/>
              </w:rPr>
              <w:t>←</w:t>
            </w:r>
            <w:r w:rsidRPr="008E43F7">
              <w:rPr>
                <w:rFonts w:hint="eastAsia"/>
                <w:szCs w:val="24"/>
              </w:rPr>
              <w:t xml:space="preserve"> (0,0,</w:t>
            </w:r>
            <w:r w:rsidRPr="008E43F7">
              <w:rPr>
                <w:rFonts w:hint="eastAsia"/>
                <w:szCs w:val="24"/>
              </w:rPr>
              <w:t>…</w:t>
            </w:r>
            <w:r w:rsidRPr="008E43F7">
              <w:rPr>
                <w:rFonts w:hint="eastAsia"/>
                <w:szCs w:val="24"/>
              </w:rPr>
              <w:t>,0</w:t>
            </w:r>
            <w:r w:rsidRPr="00723DA7">
              <w:rPr>
                <w:rFonts w:hint="eastAsia"/>
                <w:szCs w:val="24"/>
                <w:vertAlign w:val="subscript"/>
              </w:rPr>
              <w:t>|E|</w:t>
            </w:r>
            <w:r w:rsidRPr="008E43F7">
              <w:rPr>
                <w:rFonts w:hint="eastAsia"/>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2. push all the sub graphs states {(0,0,…,0</w:t>
            </w:r>
            <w:r w:rsidRPr="008E43F7">
              <w:rPr>
                <w:szCs w:val="24"/>
                <w:vertAlign w:val="subscript"/>
              </w:rPr>
              <w:t>|E|</w:t>
            </w:r>
            <w:r w:rsidRPr="008E43F7">
              <w:rPr>
                <w:szCs w:val="24"/>
              </w:rPr>
              <w:t>),(1,1,…,1</w:t>
            </w:r>
            <w:r w:rsidRPr="008E43F7">
              <w:rPr>
                <w:szCs w:val="24"/>
                <w:vertAlign w:val="subscript"/>
              </w:rPr>
              <w:t>|E|</w:t>
            </w:r>
            <w:r w:rsidR="00804CCB" w:rsidRPr="008E43F7">
              <w:rPr>
                <w:szCs w:val="24"/>
              </w:rPr>
              <w:t xml:space="preserve">) , </w:t>
            </w:r>
            <w:r w:rsidRPr="008E43F7">
              <w:rPr>
                <w:szCs w:val="24"/>
              </w:rPr>
              <w:t>, I =0, j=0}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3. while stack is not empty</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4</w:t>
            </w:r>
            <w:r w:rsidR="008048F7" w:rsidRPr="008E43F7">
              <w:rPr>
                <w:szCs w:val="24"/>
              </w:rPr>
              <w:t>.    get current closed space [</w:t>
            </w:r>
            <w:r w:rsidR="001315FC" w:rsidRPr="008E43F7">
              <w:rPr>
                <w:rFonts w:hint="eastAsia"/>
                <w:i/>
                <w:spacing w:val="0"/>
                <w:kern w:val="2"/>
                <w:szCs w:val="24"/>
              </w:rPr>
              <w:sym w:font="Symbol" w:char="F061"/>
            </w:r>
            <w:r w:rsidR="001315FC" w:rsidRPr="008E43F7">
              <w:rPr>
                <w:rFonts w:hint="eastAsia"/>
                <w:spacing w:val="0"/>
                <w:kern w:val="2"/>
                <w:szCs w:val="24"/>
              </w:rPr>
              <w:t>,</w:t>
            </w:r>
            <w:r w:rsidR="001315FC" w:rsidRPr="008E43F7">
              <w:rPr>
                <w:rFonts w:hint="eastAsia"/>
                <w:i/>
                <w:spacing w:val="0"/>
                <w:kern w:val="2"/>
                <w:szCs w:val="24"/>
              </w:rPr>
              <w:sym w:font="Symbol" w:char="F062"/>
            </w:r>
            <w:r w:rsidRPr="008E43F7">
              <w:rPr>
                <w:szCs w:val="24"/>
              </w:rPr>
              <w:t>] of sub graphs according to j in the top state of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5.    if j &lt; I , then j++</w:t>
            </w:r>
          </w:p>
          <w:p w:rsidR="00AB7E7A" w:rsidRPr="008E43F7" w:rsidRDefault="00A021EF" w:rsidP="00AB7E7A">
            <w:pPr>
              <w:tabs>
                <w:tab w:val="left" w:pos="1200"/>
              </w:tabs>
              <w:spacing w:beforeLines="20" w:before="65" w:afterLines="20" w:after="65" w:line="288" w:lineRule="auto"/>
              <w:jc w:val="both"/>
              <w:rPr>
                <w:szCs w:val="24"/>
              </w:rPr>
            </w:pPr>
            <w:r w:rsidRPr="008E43F7">
              <w:rPr>
                <w:szCs w:val="24"/>
              </w:rPr>
              <w:t>6.    else</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7.       pop stack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8.    get the max flow value f on current sub graph </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9.    if f</w:t>
            </w:r>
            <w:r w:rsidR="00D3008C" w:rsidRPr="008E43F7">
              <w:rPr>
                <w:rFonts w:hint="eastAsia"/>
                <w:szCs w:val="24"/>
              </w:rPr>
              <w:t xml:space="preserve"> </w:t>
            </w:r>
            <w:r w:rsidR="00D3008C" w:rsidRPr="008E43F7">
              <w:rPr>
                <w:rFonts w:hint="eastAsia"/>
                <w:szCs w:val="24"/>
              </w:rPr>
              <w:t>≥</w:t>
            </w:r>
            <w:r w:rsidR="00A021EF"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10.      calculate the possibility p(</w:t>
            </w:r>
            <w:r w:rsidR="00633A41" w:rsidRPr="008E43F7">
              <w:rPr>
                <w:rFonts w:hint="eastAsia"/>
                <w:i/>
                <w:szCs w:val="24"/>
              </w:rPr>
              <w:sym w:font="Symbol" w:char="F061"/>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11.      if p(</w:t>
            </w:r>
            <w:r w:rsidR="00633A41" w:rsidRPr="008E43F7">
              <w:rPr>
                <w:rFonts w:hint="eastAsia"/>
                <w:i/>
                <w:szCs w:val="24"/>
              </w:rPr>
              <w:sym w:font="Symbol" w:char="F061"/>
            </w:r>
            <w:r w:rsidRPr="008E43F7">
              <w:rPr>
                <w:szCs w:val="24"/>
              </w:rPr>
              <w:t>) &gt; P , then P = p(</w:t>
            </w:r>
            <w:r w:rsidR="00633A41" w:rsidRPr="008E43F7">
              <w:rPr>
                <w:rFonts w:hint="eastAsia"/>
                <w:i/>
                <w:szCs w:val="24"/>
              </w:rPr>
              <w:sym w:font="Symbol" w:char="F061"/>
            </w:r>
            <w:r w:rsidR="00B4490C" w:rsidRPr="008E43F7">
              <w:rPr>
                <w:szCs w:val="24"/>
              </w:rPr>
              <w:t>) and y</w:t>
            </w:r>
            <w:r w:rsidRPr="008E43F7">
              <w:rPr>
                <w:rFonts w:hint="eastAsia"/>
                <w:szCs w:val="24"/>
              </w:rPr>
              <w:t>←</w:t>
            </w:r>
            <w:r w:rsidR="00633A41" w:rsidRPr="008E43F7">
              <w:rPr>
                <w:rFonts w:hint="eastAsia"/>
                <w:i/>
                <w:szCs w:val="24"/>
              </w:rPr>
              <w:sym w:font="Symbol" w:char="F061"/>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12.   else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13.      get the max flow value f and its distribution fv on sub graph </w:t>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14.      if f </w:t>
            </w:r>
            <w:r w:rsidR="0053689B" w:rsidRPr="008E43F7">
              <w:rPr>
                <w:rFonts w:hint="eastAsia"/>
                <w:szCs w:val="24"/>
              </w:rPr>
              <w:t>≥</w:t>
            </w:r>
            <w:r w:rsidR="0053689B"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15.         use fv to get pivot sets IC and push {</w:t>
            </w:r>
            <w:r w:rsidR="003C2743" w:rsidRPr="008E43F7">
              <w:rPr>
                <w:rFonts w:hint="eastAsia"/>
                <w:i/>
                <w:szCs w:val="24"/>
              </w:rPr>
              <w:sym w:font="Symbol" w:char="F061"/>
            </w:r>
            <w:r w:rsidR="003C2743" w:rsidRPr="008E43F7">
              <w:rPr>
                <w:rFonts w:hint="eastAsia"/>
                <w:szCs w:val="24"/>
              </w:rPr>
              <w:t>,</w:t>
            </w:r>
            <w:r w:rsidR="003C2743" w:rsidRPr="008E43F7">
              <w:rPr>
                <w:rFonts w:hint="eastAsia"/>
                <w:i/>
                <w:szCs w:val="24"/>
              </w:rPr>
              <w:t xml:space="preserve"> </w:t>
            </w:r>
            <w:r w:rsidR="003C2743" w:rsidRPr="008E43F7">
              <w:rPr>
                <w:rFonts w:hint="eastAsia"/>
                <w:i/>
                <w:szCs w:val="24"/>
              </w:rPr>
              <w:sym w:font="Symbol" w:char="F062"/>
            </w:r>
            <w:r w:rsidR="003C2743" w:rsidRPr="008E43F7">
              <w:rPr>
                <w:rFonts w:hint="eastAsia"/>
                <w:szCs w:val="24"/>
              </w:rPr>
              <w:t>,</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|,1</w:t>
            </w:r>
            <w:r w:rsidRPr="008E43F7">
              <w:rPr>
                <w:szCs w:val="24"/>
              </w:rPr>
              <w:t>}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16.         </w:t>
            </w:r>
            <w:r w:rsidR="00EB3A02" w:rsidRPr="008E43F7">
              <w:rPr>
                <w:rFonts w:hint="eastAsia"/>
                <w:szCs w:val="24"/>
              </w:rPr>
              <w:t xml:space="preserve">get </w:t>
            </w:r>
            <w:r w:rsidR="00EB3A02" w:rsidRPr="008E43F7">
              <w:rPr>
                <w:rFonts w:hint="eastAsia"/>
                <w:i/>
                <w:szCs w:val="24"/>
              </w:rPr>
              <w:t>C</w:t>
            </w:r>
            <w:r w:rsidR="00EB3A02" w:rsidRPr="008E43F7">
              <w:rPr>
                <w:rFonts w:hint="eastAsia"/>
                <w:i/>
                <w:szCs w:val="24"/>
                <w:vertAlign w:val="subscript"/>
              </w:rPr>
              <w:t>0</w:t>
            </w:r>
            <w:r w:rsidR="00EB3A02" w:rsidRPr="008E43F7">
              <w:rPr>
                <w:rFonts w:hint="eastAsia"/>
                <w:szCs w:val="24"/>
              </w:rPr>
              <w:t xml:space="preserve"> = [</w:t>
            </w:r>
            <w:r w:rsidR="00EB3A02" w:rsidRPr="008E43F7">
              <w:rPr>
                <w:rFonts w:hint="eastAsia"/>
                <w:i/>
                <w:szCs w:val="24"/>
              </w:rPr>
              <w:sym w:font="Symbol" w:char="F061"/>
            </w:r>
            <w:r w:rsidR="00EB3A02" w:rsidRPr="008E43F7">
              <w:rPr>
                <w:i/>
                <w:szCs w:val="24"/>
              </w:rPr>
              <w:t>’</w:t>
            </w:r>
            <w:r w:rsidR="00EB3A02" w:rsidRPr="008E43F7">
              <w:rPr>
                <w:rFonts w:hint="eastAsia"/>
                <w:szCs w:val="24"/>
              </w:rPr>
              <w:t>,</w:t>
            </w:r>
            <w:r w:rsidR="00EB3A02" w:rsidRPr="008E43F7">
              <w:rPr>
                <w:rFonts w:hint="eastAsia"/>
                <w:i/>
                <w:szCs w:val="24"/>
              </w:rPr>
              <w:sym w:font="Symbol" w:char="F062"/>
            </w:r>
            <w:r w:rsidR="00EB3A02" w:rsidRPr="008E43F7">
              <w:rPr>
                <w:rFonts w:hint="eastAsia"/>
                <w:szCs w:val="24"/>
              </w:rPr>
              <w:t>] by {</w:t>
            </w:r>
            <w:r w:rsidR="00EB3A02" w:rsidRPr="008E43F7">
              <w:rPr>
                <w:rFonts w:hint="eastAsia"/>
                <w:i/>
                <w:szCs w:val="24"/>
              </w:rPr>
              <w:sym w:font="Symbol" w:char="F061"/>
            </w:r>
            <w:r w:rsidR="00EB3A02" w:rsidRPr="008E43F7">
              <w:rPr>
                <w:rFonts w:hint="eastAsia"/>
                <w:i/>
                <w:szCs w:val="24"/>
              </w:rPr>
              <w:t xml:space="preserve">, </w:t>
            </w:r>
            <w:r w:rsidR="00EB3A02" w:rsidRPr="008E43F7">
              <w:rPr>
                <w:rFonts w:hint="eastAsia"/>
                <w:i/>
                <w:szCs w:val="24"/>
              </w:rPr>
              <w:sym w:font="Symbol" w:char="F062"/>
            </w:r>
            <w:r w:rsidR="00EB3A02" w:rsidRPr="008E43F7">
              <w:rPr>
                <w:rFonts w:hint="eastAsia"/>
                <w:szCs w:val="24"/>
              </w:rPr>
              <w:t>,</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|,1}</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17.         calculate the possibility p(</w:t>
            </w:r>
            <w:r w:rsidR="0048706A" w:rsidRPr="008E43F7">
              <w:rPr>
                <w:rFonts w:hint="eastAsia"/>
                <w:i/>
                <w:szCs w:val="24"/>
              </w:rPr>
              <w:sym w:font="Symbol" w:char="F061"/>
            </w:r>
            <w:r w:rsidR="0048706A" w:rsidRPr="008E43F7">
              <w:rPr>
                <w:i/>
                <w:szCs w:val="24"/>
              </w:rPr>
              <w:t>’</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lastRenderedPageBreak/>
              <w:t>18.         if p(</w:t>
            </w:r>
            <w:r w:rsidR="0048706A" w:rsidRPr="008E43F7">
              <w:rPr>
                <w:rFonts w:hint="eastAsia"/>
                <w:i/>
                <w:szCs w:val="24"/>
              </w:rPr>
              <w:sym w:font="Symbol" w:char="F061"/>
            </w:r>
            <w:proofErr w:type="gramStart"/>
            <w:r w:rsidR="0048706A" w:rsidRPr="008E43F7">
              <w:rPr>
                <w:i/>
                <w:szCs w:val="24"/>
              </w:rPr>
              <w:t>’</w:t>
            </w:r>
            <w:proofErr w:type="gramEnd"/>
            <w:r w:rsidRPr="008E43F7">
              <w:rPr>
                <w:szCs w:val="24"/>
              </w:rPr>
              <w:t>) &gt; P, then P = p(</w:t>
            </w:r>
            <w:r w:rsidR="00350EA7" w:rsidRPr="008E43F7">
              <w:rPr>
                <w:rFonts w:hint="eastAsia"/>
                <w:i/>
                <w:szCs w:val="24"/>
              </w:rPr>
              <w:sym w:font="Symbol" w:char="F061"/>
            </w:r>
            <w:proofErr w:type="gramStart"/>
            <w:r w:rsidR="00350EA7" w:rsidRPr="008E43F7">
              <w:rPr>
                <w:i/>
                <w:szCs w:val="24"/>
              </w:rPr>
              <w:t>’</w:t>
            </w:r>
            <w:proofErr w:type="gramEnd"/>
            <w:r w:rsidRPr="008E43F7">
              <w:rPr>
                <w:szCs w:val="24"/>
              </w:rPr>
              <w:t xml:space="preserve">) and y </w:t>
            </w:r>
            <w:r w:rsidRPr="008E43F7">
              <w:rPr>
                <w:rFonts w:hint="eastAsia"/>
                <w:szCs w:val="24"/>
              </w:rPr>
              <w:t>←</w:t>
            </w:r>
            <w:r w:rsidR="00350EA7" w:rsidRPr="008E43F7">
              <w:rPr>
                <w:rFonts w:hint="eastAsia"/>
                <w:i/>
                <w:szCs w:val="24"/>
              </w:rPr>
              <w:sym w:font="Symbol" w:char="F061"/>
            </w:r>
            <w:r w:rsidR="00350EA7" w:rsidRPr="008E43F7">
              <w:rPr>
                <w:i/>
                <w:szCs w:val="24"/>
              </w:rPr>
              <w:t>’</w:t>
            </w:r>
          </w:p>
          <w:p w:rsidR="002A1E34" w:rsidRPr="00330CFD" w:rsidRDefault="002A1E34" w:rsidP="00B438FF">
            <w:pPr>
              <w:tabs>
                <w:tab w:val="left" w:pos="1200"/>
              </w:tabs>
              <w:spacing w:beforeLines="20" w:before="65" w:afterLines="20" w:after="65" w:line="288" w:lineRule="auto"/>
              <w:jc w:val="both"/>
            </w:pPr>
            <w:r w:rsidRPr="008E43F7">
              <w:rPr>
                <w:rFonts w:ascii="宋体" w:hAnsi="宋体" w:hint="eastAsia"/>
                <w:b/>
                <w:szCs w:val="24"/>
              </w:rPr>
              <w:t>输出：</w:t>
            </w:r>
            <w:r w:rsidRPr="008E43F7">
              <w:rPr>
                <w:i/>
                <w:szCs w:val="24"/>
              </w:rPr>
              <w:t>s</w:t>
            </w:r>
            <w:r w:rsidRPr="008E43F7">
              <w:rPr>
                <w:szCs w:val="24"/>
              </w:rPr>
              <w:t>-</w:t>
            </w:r>
            <w:r w:rsidRPr="008E43F7">
              <w:rPr>
                <w:i/>
                <w:szCs w:val="24"/>
              </w:rPr>
              <w:t>t</w:t>
            </w:r>
            <w:r w:rsidRPr="008E43F7">
              <w:rPr>
                <w:rFonts w:ascii="宋体" w:hAnsi="宋体" w:hint="eastAsia"/>
                <w:szCs w:val="24"/>
              </w:rPr>
              <w:t>的最大</w:t>
            </w:r>
            <w:proofErr w:type="gramStart"/>
            <w:r w:rsidRPr="008E43F7">
              <w:rPr>
                <w:rFonts w:ascii="宋体" w:hAnsi="宋体" w:hint="eastAsia"/>
                <w:szCs w:val="24"/>
              </w:rPr>
              <w:t>流网络</w:t>
            </w:r>
            <w:proofErr w:type="gramEnd"/>
            <w:r w:rsidRPr="008E43F7">
              <w:rPr>
                <w:rFonts w:ascii="宋体" w:hAnsi="宋体" w:hint="eastAsia"/>
                <w:szCs w:val="24"/>
              </w:rPr>
              <w:t>可靠新</w:t>
            </w:r>
          </w:p>
        </w:tc>
      </w:tr>
    </w:tbl>
    <w:p w:rsidR="00886958" w:rsidRPr="00886958" w:rsidRDefault="00152941" w:rsidP="00F50CFF">
      <w:pPr>
        <w:pStyle w:val="a3"/>
        <w:spacing w:line="288" w:lineRule="auto"/>
        <w:ind w:firstLine="468"/>
      </w:pPr>
      <w:r>
        <w:rPr>
          <w:rFonts w:hint="eastAsia"/>
        </w:rPr>
        <w:lastRenderedPageBreak/>
        <w:t>那么基于状态划分规则的</w:t>
      </w:r>
      <w:r w:rsidR="00A76C2A">
        <w:rPr>
          <w:rFonts w:hint="eastAsia"/>
        </w:rPr>
        <w:t>随机流网络容量可靠性算法如下：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B2AD0" w:rsidRPr="005A05F9">
        <w:tc>
          <w:tcPr>
            <w:tcW w:w="8522" w:type="dxa"/>
            <w:shd w:val="clear" w:color="auto" w:fill="D9D9D9"/>
          </w:tcPr>
          <w:p w:rsidR="002B2AD0" w:rsidRPr="00330CFD" w:rsidRDefault="002B2AD0" w:rsidP="00005A0E">
            <w:pPr>
              <w:spacing w:line="288" w:lineRule="auto"/>
              <w:rPr>
                <w:rFonts w:ascii="宋体" w:hAnsi="宋体"/>
              </w:rPr>
            </w:pPr>
            <w:r w:rsidRPr="006D3AD7">
              <w:rPr>
                <w:rFonts w:ascii="宋体" w:hAnsi="宋体" w:hint="eastAsia"/>
                <w:b/>
              </w:rPr>
              <w:t>算法2-</w:t>
            </w:r>
            <w:r w:rsidR="00005A0E">
              <w:rPr>
                <w:rFonts w:ascii="宋体" w:hAnsi="宋体" w:hint="eastAsia"/>
                <w:b/>
              </w:rPr>
              <w:t>4</w:t>
            </w:r>
            <w:r w:rsidRPr="006D3AD7">
              <w:rPr>
                <w:rFonts w:ascii="宋体" w:hAnsi="宋体" w:hint="eastAsia"/>
                <w:b/>
              </w:rPr>
              <w:t>.</w:t>
            </w:r>
            <w:r>
              <w:rPr>
                <w:rFonts w:ascii="宋体" w:hAnsi="宋体" w:hint="eastAsia"/>
              </w:rPr>
              <w:t xml:space="preserve"> 随机流网络</w:t>
            </w:r>
            <w:r w:rsidR="006C5001">
              <w:rPr>
                <w:rFonts w:ascii="宋体" w:hAnsi="宋体" w:hint="eastAsia"/>
              </w:rPr>
              <w:t>容量可靠性算法</w:t>
            </w:r>
          </w:p>
        </w:tc>
      </w:tr>
      <w:tr w:rsidR="002B2AD0" w:rsidRPr="005A05F9">
        <w:tc>
          <w:tcPr>
            <w:tcW w:w="8522" w:type="dxa"/>
          </w:tcPr>
          <w:p w:rsidR="002B2AD0" w:rsidRPr="00330CFD" w:rsidRDefault="002B2AD0" w:rsidP="00430FEA">
            <w:pPr>
              <w:spacing w:line="288" w:lineRule="auto"/>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C5277D" w:rsidRDefault="00C5277D" w:rsidP="00C5277D">
            <w:pPr>
              <w:tabs>
                <w:tab w:val="left" w:pos="1200"/>
              </w:tabs>
              <w:spacing w:beforeLines="20" w:before="65" w:afterLines="20" w:after="65" w:line="288" w:lineRule="auto"/>
            </w:pPr>
            <w:r>
              <w:rPr>
                <w:rFonts w:hint="eastAsia"/>
              </w:rPr>
              <w:t>1. Fmax = Dinic(MSG(G), s, t)     //</w:t>
            </w:r>
            <w:r>
              <w:rPr>
                <w:rFonts w:hint="eastAsia"/>
              </w:rPr>
              <w:t>运行</w:t>
            </w:r>
            <w:r>
              <w:rPr>
                <w:rFonts w:hint="eastAsia"/>
              </w:rPr>
              <w:t>Dinic</w:t>
            </w:r>
            <w:r>
              <w:rPr>
                <w:rFonts w:hint="eastAsia"/>
              </w:rPr>
              <w:t>算法得到最大流值</w:t>
            </w:r>
            <w:r>
              <w:rPr>
                <w:rFonts w:hint="eastAsia"/>
              </w:rPr>
              <w:t>Fmax</w:t>
            </w:r>
          </w:p>
          <w:p w:rsidR="00C5277D" w:rsidRDefault="00C5277D" w:rsidP="00C5277D">
            <w:pPr>
              <w:tabs>
                <w:tab w:val="left" w:pos="1200"/>
              </w:tabs>
              <w:spacing w:beforeLines="20" w:before="65" w:afterLines="20" w:after="65" w:line="288" w:lineRule="auto"/>
            </w:pPr>
            <w:r>
              <w:rPr>
                <w:rFonts w:hint="eastAsia"/>
              </w:rPr>
              <w:t>2. (</w:t>
            </w:r>
            <w:r w:rsidR="00336229">
              <w:rPr>
                <w:rFonts w:hint="eastAsia"/>
              </w:rPr>
              <w:t>subgraph set)</w:t>
            </w:r>
            <w:r>
              <w:rPr>
                <w:rFonts w:hint="eastAsia"/>
              </w:rPr>
              <w:t xml:space="preserve"> </w:t>
            </w:r>
            <w:r>
              <w:rPr>
                <w:rFonts w:hint="eastAsia"/>
              </w:rPr>
              <w:t>←</w:t>
            </w:r>
            <w:r w:rsidR="00807F1F">
              <w:rPr>
                <w:rFonts w:hint="eastAsia"/>
              </w:rPr>
              <w:t xml:space="preserve"> SDA(G, Fmax, s, t)</w:t>
            </w:r>
          </w:p>
          <w:p w:rsidR="00C5277D" w:rsidRPr="00336229" w:rsidRDefault="00C5277D" w:rsidP="00C5277D">
            <w:pPr>
              <w:tabs>
                <w:tab w:val="left" w:pos="1200"/>
              </w:tabs>
              <w:spacing w:beforeLines="20" w:before="65" w:afterLines="20" w:after="65" w:line="288" w:lineRule="auto"/>
            </w:pPr>
            <w:r>
              <w:rPr>
                <w:rFonts w:hint="eastAsia"/>
              </w:rPr>
              <w:t xml:space="preserve">3. </w:t>
            </w:r>
            <w:r w:rsidR="004F7291">
              <w:rPr>
                <w:rFonts w:hint="eastAsia"/>
              </w:rPr>
              <w:t>Pr</w:t>
            </w:r>
            <w:r>
              <w:rPr>
                <w:rFonts w:hint="eastAsia"/>
              </w:rPr>
              <w:t>←</w:t>
            </w:r>
            <w:r>
              <w:rPr>
                <w:rFonts w:hint="eastAsia"/>
              </w:rPr>
              <w:t xml:space="preserve"> </w:t>
            </w:r>
            <w:r w:rsidR="004F7291">
              <w:rPr>
                <w:rFonts w:hint="eastAsia"/>
              </w:rPr>
              <w:t xml:space="preserve">pr of all subgraph that </w:t>
            </w:r>
            <w:r w:rsidR="00336229" w:rsidRPr="00336229">
              <w:t>satisfy</w:t>
            </w:r>
            <w:r w:rsidR="00336229">
              <w:rPr>
                <w:rFonts w:hint="eastAsia"/>
              </w:rPr>
              <w:t xml:space="preserve"> d flow</w:t>
            </w:r>
          </w:p>
          <w:p w:rsidR="002B2AD0" w:rsidRPr="00330CFD" w:rsidRDefault="002B2AD0" w:rsidP="00582FF7">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004D510B">
              <w:rPr>
                <w:rFonts w:ascii="宋体" w:hAnsi="宋体" w:hint="eastAsia"/>
              </w:rPr>
              <w:t>的最大</w:t>
            </w:r>
            <w:proofErr w:type="gramStart"/>
            <w:r w:rsidR="004D510B">
              <w:rPr>
                <w:rFonts w:ascii="宋体" w:hAnsi="宋体" w:hint="eastAsia"/>
              </w:rPr>
              <w:t>流网络</w:t>
            </w:r>
            <w:proofErr w:type="gramEnd"/>
            <w:r w:rsidR="004D510B">
              <w:rPr>
                <w:rFonts w:ascii="宋体" w:hAnsi="宋体" w:hint="eastAsia"/>
              </w:rPr>
              <w:t>可靠</w:t>
            </w:r>
            <w:r w:rsidR="00582FF7">
              <w:rPr>
                <w:rFonts w:ascii="宋体" w:hAnsi="宋体" w:hint="eastAsia"/>
              </w:rPr>
              <w:t>性</w:t>
            </w:r>
            <w:r w:rsidR="00582FF7" w:rsidRPr="00C43AEB">
              <w:t>Pr</w:t>
            </w:r>
          </w:p>
        </w:tc>
      </w:tr>
    </w:tbl>
    <w:p w:rsidR="009B7DFF" w:rsidRDefault="00D214A8" w:rsidP="009B7DFF">
      <w:pPr>
        <w:pStyle w:val="a3"/>
        <w:spacing w:line="288" w:lineRule="auto"/>
        <w:ind w:firstLine="468"/>
      </w:pPr>
      <w:r>
        <w:rPr>
          <w:rFonts w:hint="eastAsia"/>
        </w:rPr>
        <w:t>本文使用的网络可靠性一般指的是</w:t>
      </w:r>
      <w:r w:rsidR="00D83D65">
        <w:rPr>
          <w:rFonts w:hint="eastAsia"/>
        </w:rPr>
        <w:t>最大流对应的容量可靠性。</w:t>
      </w:r>
      <w:r w:rsidR="000F70E0">
        <w:rPr>
          <w:rFonts w:hint="eastAsia"/>
        </w:rPr>
        <w:t>使用的计算方法是</w:t>
      </w:r>
      <w:r w:rsidR="00A6497B">
        <w:rPr>
          <w:rFonts w:hint="eastAsia"/>
        </w:rPr>
        <w:t>基于状态划分的</w:t>
      </w:r>
      <w:r w:rsidR="0054282D">
        <w:rPr>
          <w:rFonts w:hint="eastAsia"/>
        </w:rPr>
        <w:t>d-</w:t>
      </w:r>
      <w:r w:rsidR="0054282D">
        <w:rPr>
          <w:rFonts w:hint="eastAsia"/>
        </w:rPr>
        <w:t>下界点计算方式。</w:t>
      </w:r>
    </w:p>
    <w:p w:rsidR="00E77FC0" w:rsidRDefault="00D64FEA" w:rsidP="00DB5271">
      <w:pPr>
        <w:pStyle w:val="21"/>
      </w:pPr>
      <w:bookmarkStart w:id="32" w:name="_Toc451285673"/>
      <w:r>
        <w:rPr>
          <w:rFonts w:hint="eastAsia"/>
        </w:rPr>
        <w:t>2</w:t>
      </w:r>
      <w:r w:rsidR="00040741">
        <w:rPr>
          <w:rFonts w:hint="eastAsia"/>
        </w:rPr>
        <w:t xml:space="preserve">.3 </w:t>
      </w:r>
      <w:r w:rsidR="00E77FC0">
        <w:rPr>
          <w:rFonts w:hint="eastAsia"/>
        </w:rPr>
        <w:t>不确定图数据</w:t>
      </w:r>
      <w:bookmarkEnd w:id="32"/>
    </w:p>
    <w:p w:rsidR="00561861" w:rsidRDefault="00D64FEA" w:rsidP="003610BD">
      <w:pPr>
        <w:pStyle w:val="31"/>
      </w:pPr>
      <w:bookmarkStart w:id="33" w:name="_Toc451285674"/>
      <w:r>
        <w:rPr>
          <w:rFonts w:hint="eastAsia"/>
        </w:rPr>
        <w:t>2</w:t>
      </w:r>
      <w:r w:rsidR="00040741">
        <w:rPr>
          <w:rFonts w:hint="eastAsia"/>
        </w:rPr>
        <w:t xml:space="preserve">.3.1 </w:t>
      </w:r>
      <w:r w:rsidR="00561861">
        <w:rPr>
          <w:rFonts w:hint="eastAsia"/>
        </w:rPr>
        <w:t>不确定图</w:t>
      </w:r>
      <w:r w:rsidR="001308A3">
        <w:rPr>
          <w:rFonts w:hint="eastAsia"/>
        </w:rPr>
        <w:t>及可能世界模型</w:t>
      </w:r>
      <w:bookmarkEnd w:id="33"/>
    </w:p>
    <w:p w:rsidR="0097372A" w:rsidRDefault="0097372A" w:rsidP="00261667">
      <w:pPr>
        <w:snapToGrid w:val="0"/>
        <w:spacing w:afterLines="50" w:after="163" w:line="288" w:lineRule="auto"/>
        <w:ind w:firstLineChars="200" w:firstLine="46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261667" w:rsidRDefault="00261667" w:rsidP="00261667">
      <w:pPr>
        <w:snapToGrid w:val="0"/>
        <w:spacing w:afterLines="50" w:after="163" w:line="288" w:lineRule="auto"/>
        <w:jc w:val="center"/>
      </w:pPr>
      <w:r>
        <w:object w:dxaOrig="3527" w:dyaOrig="2218">
          <v:shape id="_x0000_i1028" type="#_x0000_t75" style="width:150.9pt;height:94.55pt" o:ole="">
            <v:imagedata r:id="rId26" o:title=""/>
          </v:shape>
          <o:OLEObject Type="Embed" ProgID="Visio.Drawing.11" ShapeID="_x0000_i1028" DrawAspect="Content" ObjectID="_1525031952" r:id="rId27"/>
        </w:object>
      </w:r>
    </w:p>
    <w:p w:rsidR="0097372A" w:rsidRPr="00261667" w:rsidRDefault="0097372A" w:rsidP="00261667">
      <w:pPr>
        <w:snapToGrid w:val="0"/>
        <w:spacing w:line="288" w:lineRule="auto"/>
        <w:ind w:firstLine="408"/>
        <w:jc w:val="center"/>
        <w:rPr>
          <w:szCs w:val="24"/>
        </w:rPr>
      </w:pPr>
      <w:r w:rsidRPr="00261667">
        <w:rPr>
          <w:rFonts w:hint="eastAsia"/>
          <w:sz w:val="21"/>
          <w:szCs w:val="24"/>
        </w:rPr>
        <w:t>图</w:t>
      </w:r>
      <w:r w:rsidRPr="00261667">
        <w:rPr>
          <w:rFonts w:hint="eastAsia"/>
          <w:sz w:val="21"/>
          <w:szCs w:val="24"/>
        </w:rPr>
        <w:t xml:space="preserve">2-3 </w:t>
      </w:r>
      <w:r w:rsidR="001B3077" w:rsidRPr="00261667">
        <w:rPr>
          <w:rFonts w:hint="eastAsia"/>
          <w:sz w:val="21"/>
          <w:szCs w:val="24"/>
        </w:rPr>
        <w:t>不确定图</w:t>
      </w:r>
      <w:r w:rsidRPr="00261667">
        <w:rPr>
          <w:rFonts w:hint="eastAsia"/>
          <w:i/>
          <w:sz w:val="21"/>
          <w:szCs w:val="24"/>
        </w:rPr>
        <w:t>G</w:t>
      </w:r>
    </w:p>
    <w:p w:rsidR="0097372A" w:rsidRDefault="0097372A" w:rsidP="00261667">
      <w:pPr>
        <w:snapToGrid w:val="0"/>
        <w:spacing w:line="288" w:lineRule="auto"/>
        <w:ind w:firstLineChars="200" w:firstLine="468"/>
        <w:rPr>
          <w:szCs w:val="24"/>
        </w:rPr>
      </w:pPr>
      <w:r w:rsidRPr="00261667">
        <w:rPr>
          <w:rFonts w:hint="eastAsia"/>
          <w:szCs w:val="24"/>
        </w:rPr>
        <w:t>当前，关于不确定图的理论和应用研究包括许多方面。</w:t>
      </w:r>
      <w:r w:rsidRPr="00261667">
        <w:rPr>
          <w:rFonts w:hint="eastAsia"/>
          <w:szCs w:val="24"/>
        </w:rPr>
        <w:t>Petteri Hinstsane</w:t>
      </w:r>
      <w:r w:rsidRPr="00261667">
        <w:rPr>
          <w:rFonts w:hint="eastAsia"/>
          <w:szCs w:val="24"/>
          <w:vertAlign w:val="superscript"/>
        </w:rPr>
        <w:t>[</w:t>
      </w:r>
      <w:r w:rsidR="00D47755">
        <w:rPr>
          <w:rFonts w:hint="eastAsia"/>
          <w:szCs w:val="24"/>
          <w:vertAlign w:val="superscript"/>
        </w:rPr>
        <w:t>41</w:t>
      </w:r>
      <w:r w:rsidRPr="00261667">
        <w:rPr>
          <w:rFonts w:hint="eastAsia"/>
          <w:szCs w:val="24"/>
          <w:vertAlign w:val="superscript"/>
        </w:rPr>
        <w:t>]</w:t>
      </w:r>
      <w:r w:rsidRPr="00261667">
        <w:rPr>
          <w:rFonts w:hint="eastAsia"/>
          <w:szCs w:val="24"/>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61667">
        <w:rPr>
          <w:rFonts w:hint="eastAsia"/>
          <w:i/>
          <w:szCs w:val="24"/>
        </w:rPr>
        <w:t>k</w:t>
      </w:r>
      <w:r w:rsidRPr="00261667">
        <w:rPr>
          <w:rFonts w:hint="eastAsia"/>
          <w:szCs w:val="24"/>
        </w:rPr>
        <w:t>极大频繁子模式、如何降低子图同构计算的复杂度以及图数据库索引设计等问题，提出了许多高效可行的方法</w:t>
      </w:r>
      <w:r w:rsidRPr="00261667">
        <w:rPr>
          <w:rFonts w:hint="eastAsia"/>
          <w:szCs w:val="24"/>
          <w:vertAlign w:val="superscript"/>
        </w:rPr>
        <w:t>[</w:t>
      </w:r>
      <w:r w:rsidR="00D47755">
        <w:rPr>
          <w:rFonts w:hint="eastAsia"/>
          <w:szCs w:val="24"/>
          <w:vertAlign w:val="superscript"/>
        </w:rPr>
        <w:t>42-44</w:t>
      </w:r>
      <w:r w:rsidRPr="00261667">
        <w:rPr>
          <w:rFonts w:hint="eastAsia"/>
          <w:szCs w:val="24"/>
          <w:vertAlign w:val="superscript"/>
        </w:rPr>
        <w:t>]</w:t>
      </w:r>
      <w:r w:rsidRPr="00261667">
        <w:rPr>
          <w:rFonts w:hint="eastAsia"/>
          <w:szCs w:val="24"/>
        </w:rPr>
        <w:t>。而对于不确定图的相邻性与可达性也有很多的研究成果，</w:t>
      </w:r>
      <w:proofErr w:type="gramStart"/>
      <w:r w:rsidRPr="00261667">
        <w:rPr>
          <w:rFonts w:hint="eastAsia"/>
          <w:szCs w:val="24"/>
        </w:rPr>
        <w:t>张海杰</w:t>
      </w:r>
      <w:proofErr w:type="gramEnd"/>
      <w:r w:rsidRPr="00261667">
        <w:rPr>
          <w:rFonts w:hint="eastAsia"/>
          <w:szCs w:val="24"/>
          <w:vertAlign w:val="superscript"/>
        </w:rPr>
        <w:t xml:space="preserve"> [</w:t>
      </w:r>
      <w:r w:rsidR="00D47755">
        <w:rPr>
          <w:rFonts w:hint="eastAsia"/>
          <w:szCs w:val="24"/>
          <w:vertAlign w:val="superscript"/>
        </w:rPr>
        <w:t>44</w:t>
      </w:r>
      <w:r w:rsidR="009D3E47">
        <w:rPr>
          <w:rFonts w:hint="eastAsia"/>
          <w:szCs w:val="24"/>
          <w:vertAlign w:val="superscript"/>
        </w:rPr>
        <w:t>]</w:t>
      </w:r>
      <w:r w:rsidRPr="00261667">
        <w:rPr>
          <w:rFonts w:hint="eastAsia"/>
          <w:szCs w:val="24"/>
        </w:rPr>
        <w:t>等人考虑不确定图中的</w:t>
      </w:r>
      <w:r w:rsidRPr="00261667">
        <w:rPr>
          <w:rFonts w:hint="eastAsia"/>
          <w:szCs w:val="24"/>
        </w:rPr>
        <w:t>top-</w:t>
      </w:r>
      <w:r w:rsidRPr="00261667">
        <w:rPr>
          <w:rFonts w:hint="eastAsia"/>
          <w:i/>
          <w:szCs w:val="24"/>
        </w:rPr>
        <w:t>k</w:t>
      </w:r>
      <w:r w:rsidRPr="00261667">
        <w:rPr>
          <w:rFonts w:hint="eastAsia"/>
          <w:szCs w:val="24"/>
        </w:rPr>
        <w:t>近邻查询、</w:t>
      </w:r>
      <w:r w:rsidRPr="00261667">
        <w:rPr>
          <w:rFonts w:hint="eastAsia"/>
          <w:szCs w:val="24"/>
        </w:rPr>
        <w:t>Potanmias</w:t>
      </w:r>
      <w:r w:rsidR="00D47755">
        <w:rPr>
          <w:rFonts w:hint="eastAsia"/>
          <w:szCs w:val="24"/>
          <w:vertAlign w:val="superscript"/>
        </w:rPr>
        <w:t>[45</w:t>
      </w:r>
      <w:r w:rsidRPr="00261667">
        <w:rPr>
          <w:rFonts w:hint="eastAsia"/>
          <w:szCs w:val="24"/>
          <w:vertAlign w:val="superscript"/>
        </w:rPr>
        <w:t>]</w:t>
      </w:r>
      <w:r w:rsidRPr="00261667">
        <w:rPr>
          <w:rFonts w:hint="eastAsia"/>
          <w:szCs w:val="24"/>
        </w:rPr>
        <w:t>等人关于</w:t>
      </w:r>
      <w:r w:rsidRPr="00261667">
        <w:rPr>
          <w:rFonts w:hint="eastAsia"/>
          <w:i/>
          <w:szCs w:val="24"/>
        </w:rPr>
        <w:t>k</w:t>
      </w:r>
      <w:r w:rsidRPr="00261667">
        <w:rPr>
          <w:rFonts w:hint="eastAsia"/>
          <w:szCs w:val="24"/>
        </w:rPr>
        <w:t>-NN</w:t>
      </w:r>
      <w:r w:rsidRPr="00261667">
        <w:rPr>
          <w:rFonts w:hint="eastAsia"/>
          <w:szCs w:val="24"/>
        </w:rPr>
        <w:t>查询问题，都分别提出了相应的距离函数和高效可行的查询算法；然而，东北大学袁野</w:t>
      </w:r>
      <w:r w:rsidRPr="00261667">
        <w:rPr>
          <w:rFonts w:hint="eastAsia"/>
          <w:szCs w:val="24"/>
          <w:vertAlign w:val="superscript"/>
        </w:rPr>
        <w:t>[</w:t>
      </w:r>
      <w:r w:rsidR="00D47755">
        <w:rPr>
          <w:rFonts w:hint="eastAsia"/>
          <w:szCs w:val="24"/>
          <w:vertAlign w:val="superscript"/>
        </w:rPr>
        <w:t>46</w:t>
      </w:r>
      <w:r w:rsidRPr="00261667">
        <w:rPr>
          <w:rFonts w:hint="eastAsia"/>
          <w:szCs w:val="24"/>
          <w:vertAlign w:val="superscript"/>
        </w:rPr>
        <w:t>]</w:t>
      </w:r>
      <w:r w:rsidRPr="00261667">
        <w:rPr>
          <w:rFonts w:hint="eastAsia"/>
          <w:szCs w:val="24"/>
        </w:rPr>
        <w:t>等人则关注于不确定图中给定顶点的可达性，提出了一种有效的随机算法，此外，对于不确定图中的</w:t>
      </w:r>
      <w:r w:rsidRPr="00261667">
        <w:rPr>
          <w:rFonts w:hint="eastAsia"/>
          <w:szCs w:val="24"/>
        </w:rPr>
        <w:t>top-</w:t>
      </w:r>
      <w:r w:rsidRPr="00261667">
        <w:rPr>
          <w:rFonts w:hint="eastAsia"/>
          <w:i/>
          <w:szCs w:val="24"/>
        </w:rPr>
        <w:t>k</w:t>
      </w:r>
      <w:r w:rsidRPr="00261667">
        <w:rPr>
          <w:rFonts w:hint="eastAsia"/>
          <w:szCs w:val="24"/>
        </w:rPr>
        <w:t>生成树及相似性查询问题也有研究，许多有效的解决思路和算法</w:t>
      </w:r>
      <w:r w:rsidRPr="00261667">
        <w:rPr>
          <w:rFonts w:hint="eastAsia"/>
          <w:szCs w:val="24"/>
          <w:vertAlign w:val="superscript"/>
        </w:rPr>
        <w:t>[</w:t>
      </w:r>
      <w:r w:rsidR="00D47755">
        <w:rPr>
          <w:rFonts w:hint="eastAsia"/>
          <w:szCs w:val="24"/>
          <w:vertAlign w:val="superscript"/>
        </w:rPr>
        <w:t>47</w:t>
      </w:r>
      <w:r w:rsidRPr="00261667">
        <w:rPr>
          <w:rFonts w:hint="eastAsia"/>
          <w:szCs w:val="24"/>
          <w:vertAlign w:val="superscript"/>
        </w:rPr>
        <w:t>]</w:t>
      </w:r>
      <w:r w:rsidRPr="00261667">
        <w:rPr>
          <w:rFonts w:hint="eastAsia"/>
          <w:szCs w:val="24"/>
        </w:rPr>
        <w:t xml:space="preserve"> </w:t>
      </w:r>
      <w:r w:rsidRPr="00261667">
        <w:rPr>
          <w:rFonts w:hint="eastAsia"/>
          <w:szCs w:val="24"/>
        </w:rPr>
        <w:t>被相继提出。</w:t>
      </w:r>
    </w:p>
    <w:p w:rsidR="000044D6" w:rsidRPr="00261667" w:rsidRDefault="000044D6" w:rsidP="00925457">
      <w:pPr>
        <w:snapToGrid w:val="0"/>
        <w:spacing w:line="288" w:lineRule="auto"/>
        <w:ind w:firstLineChars="200" w:firstLine="468"/>
        <w:rPr>
          <w:szCs w:val="24"/>
        </w:rPr>
      </w:pPr>
      <w:r>
        <w:rPr>
          <w:rFonts w:hint="eastAsia"/>
          <w:szCs w:val="24"/>
        </w:rPr>
        <w:t>下面给出不确定图的相关概念：</w:t>
      </w:r>
    </w:p>
    <w:p w:rsidR="00F9502D" w:rsidRDefault="00F9502D" w:rsidP="00925457">
      <w:pPr>
        <w:pStyle w:val="a3"/>
        <w:spacing w:line="288" w:lineRule="auto"/>
        <w:ind w:firstLine="470"/>
      </w:pPr>
      <w:bookmarkStart w:id="34" w:name="OLE_LINK19"/>
      <w:r w:rsidRPr="00454B34">
        <w:rPr>
          <w:rFonts w:hint="eastAsia"/>
          <w:b/>
        </w:rPr>
        <w:lastRenderedPageBreak/>
        <w:t>定义</w:t>
      </w:r>
      <w:r w:rsidR="00925457">
        <w:rPr>
          <w:rFonts w:hint="eastAsia"/>
          <w:b/>
        </w:rPr>
        <w:t>2-7</w:t>
      </w:r>
      <w:r>
        <w:rPr>
          <w:rFonts w:hint="eastAsia"/>
          <w:b/>
        </w:rPr>
        <w:t xml:space="preserve">.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w:t>
      </w:r>
      <w:proofErr w:type="gramStart"/>
      <w:r w:rsidRPr="00454B34">
        <w:rPr>
          <w:rFonts w:hint="eastAsia"/>
        </w:rPr>
        <w:t>该边能通过</w:t>
      </w:r>
      <w:proofErr w:type="gramEnd"/>
      <w:r w:rsidRPr="00454B34">
        <w:rPr>
          <w:rFonts w:hint="eastAsia"/>
        </w:rPr>
        <w:t>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0A29C6" w:rsidP="00925457">
      <w:pPr>
        <w:pStyle w:val="a3"/>
        <w:spacing w:line="288" w:lineRule="auto"/>
        <w:ind w:firstLine="470"/>
      </w:pPr>
      <w:r>
        <w:rPr>
          <w:rFonts w:hint="eastAsia"/>
          <w:b/>
        </w:rPr>
        <w:t>实例</w:t>
      </w:r>
      <w:r>
        <w:rPr>
          <w:rFonts w:hint="eastAsia"/>
          <w:b/>
        </w:rPr>
        <w:t xml:space="preserve">2-1. </w:t>
      </w:r>
      <w:r w:rsidR="00F9502D">
        <w:rPr>
          <w:rFonts w:hint="eastAsia"/>
        </w:rPr>
        <w:t>图</w:t>
      </w:r>
      <w:r w:rsidR="00D14841">
        <w:rPr>
          <w:rFonts w:hint="eastAsia"/>
        </w:rPr>
        <w:t>2-3</w:t>
      </w:r>
      <w:r w:rsidR="00F9502D">
        <w:rPr>
          <w:rFonts w:hint="eastAsia"/>
        </w:rPr>
        <w:t>所示为一个不确定图</w:t>
      </w:r>
      <w:r w:rsidR="00F9502D">
        <w:rPr>
          <w:rFonts w:hint="eastAsia"/>
        </w:rPr>
        <w:t>G</w:t>
      </w:r>
      <w:r w:rsidR="00F9502D">
        <w:rPr>
          <w:rFonts w:hint="eastAsia"/>
        </w:rPr>
        <w:t>，该不确定图的</w:t>
      </w:r>
      <w:r w:rsidR="00F9502D" w:rsidRPr="00454B34">
        <w:rPr>
          <w:rFonts w:hint="eastAsia"/>
        </w:rPr>
        <w:t>源点为</w:t>
      </w:r>
      <w:r w:rsidR="00F9502D" w:rsidRPr="00454B34">
        <w:rPr>
          <w:rFonts w:hint="eastAsia"/>
        </w:rPr>
        <w:t>s</w:t>
      </w:r>
      <w:r w:rsidR="00F9502D">
        <w:rPr>
          <w:rFonts w:hint="eastAsia"/>
        </w:rPr>
        <w:t>，</w:t>
      </w:r>
      <w:r w:rsidR="00F9502D" w:rsidRPr="00454B34">
        <w:rPr>
          <w:rFonts w:hint="eastAsia"/>
        </w:rPr>
        <w:t>汇点为</w:t>
      </w:r>
      <w:r w:rsidR="00F9502D" w:rsidRPr="00454B34">
        <w:rPr>
          <w:rFonts w:hint="eastAsia"/>
        </w:rPr>
        <w:t>t</w:t>
      </w:r>
      <w:r w:rsidR="00F9502D">
        <w:rPr>
          <w:rFonts w:hint="eastAsia"/>
        </w:rPr>
        <w:t>，除此之外还包含其他的顶点</w:t>
      </w:r>
      <w:r w:rsidR="00F9502D">
        <w:rPr>
          <w:rFonts w:hint="eastAsia"/>
        </w:rPr>
        <w:t>v</w:t>
      </w:r>
      <w:r w:rsidR="00F9502D" w:rsidRPr="00002AA7">
        <w:rPr>
          <w:rFonts w:hint="eastAsia"/>
          <w:vertAlign w:val="subscript"/>
        </w:rPr>
        <w:t>1</w:t>
      </w:r>
      <w:r w:rsidR="00F9502D">
        <w:rPr>
          <w:rFonts w:hint="eastAsia"/>
        </w:rPr>
        <w:t>和</w:t>
      </w:r>
      <w:r w:rsidR="00F9502D">
        <w:rPr>
          <w:rFonts w:hint="eastAsia"/>
        </w:rPr>
        <w:t>v</w:t>
      </w:r>
      <w:r w:rsidR="00F9502D" w:rsidRPr="00002AA7">
        <w:rPr>
          <w:rFonts w:hint="eastAsia"/>
          <w:vertAlign w:val="subscript"/>
        </w:rPr>
        <w:t>2</w:t>
      </w:r>
      <w:r w:rsidR="00F9502D">
        <w:rPr>
          <w:rFonts w:hint="eastAsia"/>
        </w:rPr>
        <w:t>，边集为</w:t>
      </w:r>
      <w:r w:rsidR="00F9502D">
        <w:rPr>
          <w:rFonts w:hint="eastAsia"/>
        </w:rPr>
        <w:t>{E</w:t>
      </w:r>
      <w:r w:rsidR="00F9502D" w:rsidRPr="0067084E">
        <w:rPr>
          <w:rFonts w:hint="eastAsia"/>
          <w:vertAlign w:val="subscript"/>
        </w:rPr>
        <w:t>1</w:t>
      </w:r>
      <w:r w:rsidR="00F9502D">
        <w:rPr>
          <w:rFonts w:hint="eastAsia"/>
        </w:rPr>
        <w:t>，</w:t>
      </w:r>
      <w:r w:rsidR="00F9502D">
        <w:rPr>
          <w:rFonts w:hint="eastAsia"/>
        </w:rPr>
        <w:t>E</w:t>
      </w:r>
      <w:r w:rsidR="00F9502D" w:rsidRPr="0067084E">
        <w:rPr>
          <w:rFonts w:hint="eastAsia"/>
          <w:vertAlign w:val="subscript"/>
        </w:rPr>
        <w:t>2</w:t>
      </w:r>
      <w:r w:rsidR="00F9502D">
        <w:rPr>
          <w:rFonts w:hint="eastAsia"/>
        </w:rPr>
        <w:t>，</w:t>
      </w:r>
      <w:r w:rsidR="00F9502D">
        <w:rPr>
          <w:rFonts w:hint="eastAsia"/>
        </w:rPr>
        <w:t>E</w:t>
      </w:r>
      <w:r w:rsidR="00F9502D" w:rsidRPr="0067084E">
        <w:rPr>
          <w:rFonts w:hint="eastAsia"/>
          <w:vertAlign w:val="subscript"/>
        </w:rPr>
        <w:t>3</w:t>
      </w:r>
      <w:r w:rsidR="00F9502D">
        <w:rPr>
          <w:rFonts w:hint="eastAsia"/>
        </w:rPr>
        <w:t>，</w:t>
      </w:r>
      <w:r w:rsidR="00F9502D">
        <w:rPr>
          <w:rFonts w:hint="eastAsia"/>
        </w:rPr>
        <w:t>E</w:t>
      </w:r>
      <w:r w:rsidR="00F9502D" w:rsidRPr="0067084E">
        <w:rPr>
          <w:rFonts w:hint="eastAsia"/>
          <w:vertAlign w:val="subscript"/>
        </w:rPr>
        <w:t>4</w:t>
      </w:r>
      <w:r w:rsidR="00F9502D">
        <w:rPr>
          <w:rFonts w:hint="eastAsia"/>
        </w:rPr>
        <w:t>，</w:t>
      </w:r>
      <w:r w:rsidR="00F9502D">
        <w:rPr>
          <w:rFonts w:hint="eastAsia"/>
        </w:rPr>
        <w:t>E</w:t>
      </w:r>
      <w:r w:rsidR="00F9502D" w:rsidRPr="0067084E">
        <w:rPr>
          <w:rFonts w:hint="eastAsia"/>
          <w:vertAlign w:val="subscript"/>
        </w:rPr>
        <w:t>5</w:t>
      </w:r>
      <w:r w:rsidR="00F9502D">
        <w:rPr>
          <w:rFonts w:hint="eastAsia"/>
        </w:rPr>
        <w:t>}</w:t>
      </w:r>
      <w:r w:rsidR="00F9502D">
        <w:rPr>
          <w:rFonts w:hint="eastAsia"/>
        </w:rPr>
        <w:t>，以边</w:t>
      </w:r>
      <w:r w:rsidR="00F9502D">
        <w:rPr>
          <w:rFonts w:hint="eastAsia"/>
        </w:rPr>
        <w:t>E</w:t>
      </w:r>
      <w:r w:rsidR="00F9502D" w:rsidRPr="000E52D2">
        <w:rPr>
          <w:rFonts w:hint="eastAsia"/>
          <w:vertAlign w:val="subscript"/>
        </w:rPr>
        <w:t>4</w:t>
      </w:r>
      <w:r w:rsidR="00F9502D">
        <w:rPr>
          <w:rFonts w:hint="eastAsia"/>
        </w:rPr>
        <w:t>为例，边上的容量</w:t>
      </w:r>
      <w:r w:rsidR="00F9502D">
        <w:rPr>
          <w:rFonts w:hint="eastAsia"/>
        </w:rPr>
        <w:t>c</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=1</w:t>
      </w:r>
      <w:r w:rsidR="00F9502D">
        <w:rPr>
          <w:rFonts w:hint="eastAsia"/>
        </w:rPr>
        <w:t>，概率</w:t>
      </w:r>
      <w:r w:rsidR="00F9502D">
        <w:rPr>
          <w:rFonts w:hint="eastAsia"/>
        </w:rPr>
        <w:t>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=0.8</w:t>
      </w:r>
      <w:r w:rsidR="00F9502D">
        <w:rPr>
          <w:rFonts w:hint="eastAsia"/>
        </w:rPr>
        <w:t>，也就是说</w:t>
      </w:r>
      <w:r w:rsidR="00F9502D">
        <w:rPr>
          <w:rFonts w:hint="eastAsia"/>
        </w:rPr>
        <w:t>E</w:t>
      </w:r>
      <w:r w:rsidR="00F9502D" w:rsidRPr="00B04177">
        <w:rPr>
          <w:rFonts w:hint="eastAsia"/>
          <w:vertAlign w:val="subscript"/>
        </w:rPr>
        <w:t>4</w:t>
      </w:r>
      <w:proofErr w:type="gramStart"/>
      <w:r w:rsidR="00F9502D">
        <w:rPr>
          <w:rFonts w:hint="eastAsia"/>
        </w:rPr>
        <w:t>边能够</w:t>
      </w:r>
      <w:proofErr w:type="gramEnd"/>
      <w:r w:rsidR="00F9502D">
        <w:rPr>
          <w:rFonts w:hint="eastAsia"/>
        </w:rPr>
        <w:t>达到流量为</w:t>
      </w:r>
      <w:r w:rsidR="00F9502D">
        <w:rPr>
          <w:rFonts w:hint="eastAsia"/>
        </w:rPr>
        <w:t>1</w:t>
      </w:r>
      <w:r w:rsidR="00F9502D">
        <w:rPr>
          <w:rFonts w:hint="eastAsia"/>
        </w:rPr>
        <w:t>的概率为</w:t>
      </w:r>
      <w:r w:rsidR="00F9502D">
        <w:rPr>
          <w:rFonts w:hint="eastAsia"/>
        </w:rPr>
        <w:t>0.8</w:t>
      </w:r>
      <w:r w:rsidR="00F9502D">
        <w:rPr>
          <w:rFonts w:hint="eastAsia"/>
        </w:rPr>
        <w:t>，而容量是</w:t>
      </w:r>
      <w:r w:rsidR="00F9502D">
        <w:rPr>
          <w:rFonts w:hint="eastAsia"/>
        </w:rPr>
        <w:t>0</w:t>
      </w:r>
      <w:r w:rsidR="00F9502D">
        <w:rPr>
          <w:rFonts w:hint="eastAsia"/>
        </w:rPr>
        <w:t>的概率为</w:t>
      </w:r>
      <w:r w:rsidR="00F9502D">
        <w:rPr>
          <w:rFonts w:hint="eastAsia"/>
        </w:rPr>
        <w:t>1-p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=0.2</w:t>
      </w:r>
      <w:r w:rsidR="00F9502D">
        <w:rPr>
          <w:rFonts w:hint="eastAsia"/>
        </w:rPr>
        <w:t>。</w:t>
      </w:r>
    </w:p>
    <w:p w:rsidR="00F9502D" w:rsidRDefault="00F9502D" w:rsidP="00925457">
      <w:pPr>
        <w:pStyle w:val="a3"/>
        <w:spacing w:line="288" w:lineRule="auto"/>
        <w:ind w:firstLine="470"/>
      </w:pPr>
      <w:r w:rsidRPr="008F7630">
        <w:rPr>
          <w:rFonts w:hint="eastAsia"/>
          <w:b/>
        </w:rPr>
        <w:t>定义</w:t>
      </w:r>
      <w:r w:rsidRPr="008F7630">
        <w:rPr>
          <w:rFonts w:hint="eastAsia"/>
          <w:b/>
        </w:rPr>
        <w:t>2</w:t>
      </w:r>
      <w:r w:rsidR="00FD036E">
        <w:rPr>
          <w:rFonts w:hint="eastAsia"/>
          <w:b/>
        </w:rPr>
        <w:t>-8</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proofErr w:type="gramStart"/>
      <w:r>
        <w:t>’</w:t>
      </w:r>
      <w:proofErr w:type="gramEnd"/>
      <w:r>
        <w:rPr>
          <w:rFonts w:hint="eastAsia"/>
        </w:rPr>
        <w:t xml:space="preserve"> </w:t>
      </w:r>
      <w:r>
        <w:rPr>
          <w:rFonts w:hint="eastAsia"/>
        </w:rPr>
        <w:t>被移除，剩下的不确定图被称为原不确定图</w:t>
      </w:r>
      <w:r>
        <w:rPr>
          <w:rFonts w:hint="eastAsia"/>
        </w:rPr>
        <w:t>G</w:t>
      </w:r>
      <w:r>
        <w:rPr>
          <w:rFonts w:hint="eastAsia"/>
        </w:rPr>
        <w:t>移除边</w:t>
      </w:r>
      <w:proofErr w:type="gramStart"/>
      <w:r>
        <w:t>’</w:t>
      </w:r>
      <w:proofErr w:type="gramEnd"/>
      <w:r>
        <w:rPr>
          <w:rFonts w:hint="eastAsia"/>
        </w:rPr>
        <w:t>之后的不确定图</w:t>
      </w:r>
      <w:r>
        <w:rPr>
          <w:rFonts w:hint="eastAsia"/>
        </w:rPr>
        <w:t>G</w:t>
      </w:r>
      <w:proofErr w:type="gramStart"/>
      <w:r>
        <w:t>’</w:t>
      </w:r>
      <w:proofErr w:type="gramEnd"/>
      <w:r>
        <w:rPr>
          <w:rFonts w:hint="eastAsia"/>
        </w:rPr>
        <w:t>，则</w:t>
      </w:r>
      <w:r>
        <w:rPr>
          <w:rFonts w:hint="eastAsia"/>
        </w:rPr>
        <w:t>G</w:t>
      </w:r>
      <w:proofErr w:type="gramStart"/>
      <w:r>
        <w:t>’</w:t>
      </w:r>
      <w:proofErr w:type="gramEnd"/>
      <w:r>
        <w:rPr>
          <w:rFonts w:hint="eastAsia"/>
        </w:rPr>
        <w:t>可以表示为</w:t>
      </w:r>
      <w:r>
        <w:rPr>
          <w:rFonts w:hint="eastAsia"/>
        </w:rPr>
        <w:t>G</w:t>
      </w:r>
      <w:proofErr w:type="gramStart"/>
      <w:r>
        <w:t>’</w:t>
      </w:r>
      <w:proofErr w:type="gramEnd"/>
      <w:r>
        <w:rPr>
          <w:rFonts w:hint="eastAsia"/>
        </w:rPr>
        <w:t>=</w:t>
      </w:r>
      <w:r>
        <w:rPr>
          <w:rFonts w:hint="eastAsia"/>
        </w:rPr>
        <w:t>（</w:t>
      </w:r>
      <w:r>
        <w:rPr>
          <w:rFonts w:hint="eastAsia"/>
        </w:rPr>
        <w:t>V</w:t>
      </w:r>
      <w:r>
        <w:rPr>
          <w:rFonts w:hint="eastAsia"/>
        </w:rPr>
        <w:t>，</w:t>
      </w:r>
      <w:r>
        <w:rPr>
          <w:rFonts w:hint="eastAsia"/>
        </w:rPr>
        <w:t>E-e</w:t>
      </w:r>
      <w:proofErr w:type="gramStart"/>
      <w:r>
        <w:t>’</w:t>
      </w:r>
      <w:proofErr w:type="gramEnd"/>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proofErr w:type="gramStart"/>
      <w:r>
        <w:t>’</w:t>
      </w:r>
      <w:proofErr w:type="gramEnd"/>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3B263F">
      <w:pPr>
        <w:pStyle w:val="a3"/>
        <w:ind w:firstLine="492"/>
        <w:jc w:val="center"/>
      </w:pPr>
      <w:r>
        <w:object w:dxaOrig="3527" w:dyaOrig="2218">
          <v:shape id="_x0000_i1029" type="#_x0000_t75" style="width:162.15pt;height:101.45pt" o:ole="">
            <v:imagedata r:id="rId28" o:title=""/>
          </v:shape>
          <o:OLEObject Type="Embed" ProgID="Visio.Drawing.11" ShapeID="_x0000_i1029" DrawAspect="Content" ObjectID="_1525031953" r:id="rId29"/>
        </w:object>
      </w:r>
    </w:p>
    <w:p w:rsidR="00F9502D" w:rsidRPr="00776465" w:rsidRDefault="00F9502D" w:rsidP="00776465">
      <w:pPr>
        <w:pStyle w:val="a3"/>
        <w:spacing w:line="288" w:lineRule="auto"/>
        <w:ind w:firstLine="408"/>
        <w:jc w:val="center"/>
        <w:rPr>
          <w:sz w:val="21"/>
        </w:rPr>
      </w:pPr>
      <w:r w:rsidRPr="00776465">
        <w:rPr>
          <w:rFonts w:hint="eastAsia"/>
          <w:sz w:val="21"/>
        </w:rPr>
        <w:t>图</w:t>
      </w:r>
      <w:r w:rsidRPr="00776465">
        <w:rPr>
          <w:rFonts w:hint="eastAsia"/>
          <w:sz w:val="21"/>
        </w:rPr>
        <w:t>2</w:t>
      </w:r>
      <w:r w:rsidR="00D34E2E">
        <w:rPr>
          <w:rFonts w:hint="eastAsia"/>
          <w:sz w:val="21"/>
        </w:rPr>
        <w:t>-4</w:t>
      </w:r>
      <w:r w:rsidRPr="00776465">
        <w:rPr>
          <w:rFonts w:hint="eastAsia"/>
          <w:sz w:val="21"/>
        </w:rPr>
        <w:t xml:space="preserve"> </w:t>
      </w:r>
      <w:r w:rsidRPr="00776465">
        <w:rPr>
          <w:rFonts w:hint="eastAsia"/>
          <w:sz w:val="21"/>
        </w:rPr>
        <w:t>不确定图</w:t>
      </w:r>
      <w:r w:rsidRPr="00776465">
        <w:rPr>
          <w:rFonts w:hint="eastAsia"/>
          <w:sz w:val="21"/>
        </w:rPr>
        <w:t>G</w:t>
      </w:r>
      <w:r w:rsidRPr="00776465">
        <w:rPr>
          <w:rFonts w:hint="eastAsia"/>
          <w:sz w:val="21"/>
        </w:rPr>
        <w:t>在移除边</w:t>
      </w:r>
      <w:r w:rsidRPr="00776465">
        <w:rPr>
          <w:rFonts w:hint="eastAsia"/>
          <w:sz w:val="21"/>
        </w:rPr>
        <w:t>E</w:t>
      </w:r>
      <w:r w:rsidRPr="00776465">
        <w:rPr>
          <w:rFonts w:hint="eastAsia"/>
          <w:sz w:val="21"/>
          <w:vertAlign w:val="subscript"/>
        </w:rPr>
        <w:t>4</w:t>
      </w:r>
      <w:r w:rsidRPr="00776465">
        <w:rPr>
          <w:rFonts w:hint="eastAsia"/>
          <w:sz w:val="21"/>
        </w:rPr>
        <w:t>后的剩余不确定图</w:t>
      </w:r>
      <w:r w:rsidRPr="00776465">
        <w:rPr>
          <w:rFonts w:hint="eastAsia"/>
          <w:sz w:val="21"/>
        </w:rPr>
        <w:t>G</w:t>
      </w:r>
      <w:r w:rsidRPr="00776465">
        <w:rPr>
          <w:sz w:val="21"/>
        </w:rPr>
        <w:t>’</w:t>
      </w:r>
    </w:p>
    <w:p w:rsidR="00F9502D" w:rsidRDefault="00F9502D" w:rsidP="00776465">
      <w:pPr>
        <w:snapToGrid w:val="0"/>
        <w:spacing w:beforeLines="50" w:before="163" w:line="288" w:lineRule="auto"/>
        <w:ind w:firstLineChars="200" w:firstLine="468"/>
      </w:pPr>
      <w:r>
        <w:rPr>
          <w:rFonts w:hint="eastAsia"/>
        </w:rPr>
        <w:t>图</w:t>
      </w:r>
      <w:r>
        <w:rPr>
          <w:rFonts w:hint="eastAsia"/>
        </w:rPr>
        <w:t>2</w:t>
      </w:r>
      <w:r w:rsidR="00570AE1">
        <w:rPr>
          <w:rFonts w:hint="eastAsia"/>
        </w:rPr>
        <w:t>-4</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w:t>
      </w:r>
      <w:proofErr w:type="gramStart"/>
      <w:r>
        <w:rPr>
          <w:rFonts w:hint="eastAsia"/>
        </w:rPr>
        <w:t>但是边以被移除</w:t>
      </w:r>
      <w:proofErr w:type="gramEnd"/>
      <w:r>
        <w:rPr>
          <w:rFonts w:hint="eastAsia"/>
        </w:rPr>
        <w:t>边上的流量概率对应被移除。</w:t>
      </w:r>
      <w:bookmarkEnd w:id="34"/>
    </w:p>
    <w:p w:rsidR="0097372A" w:rsidRDefault="0097372A" w:rsidP="00776465">
      <w:pPr>
        <w:spacing w:line="288" w:lineRule="auto"/>
        <w:ind w:firstLine="200"/>
      </w:pPr>
      <w:r>
        <w:rPr>
          <w:rFonts w:hint="eastAsia"/>
        </w:rPr>
        <w:t>可能世界模型</w:t>
      </w:r>
      <w:r w:rsidRPr="0060414C">
        <w:rPr>
          <w:rFonts w:hint="eastAsia"/>
          <w:vertAlign w:val="superscript"/>
        </w:rPr>
        <w:t>[</w:t>
      </w:r>
      <w:r w:rsidR="00D47755">
        <w:rPr>
          <w:rFonts w:hint="eastAsia"/>
          <w:vertAlign w:val="superscript"/>
        </w:rPr>
        <w:t>48-49</w:t>
      </w:r>
      <w:r w:rsidRPr="0060414C">
        <w:rPr>
          <w:rFonts w:hint="eastAsia"/>
          <w:vertAlign w:val="superscript"/>
        </w:rPr>
        <w:t>]</w:t>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Pr="0097372A" w:rsidRDefault="0097372A" w:rsidP="00570AE1">
      <w:pPr>
        <w:pStyle w:val="a3"/>
        <w:spacing w:line="288" w:lineRule="auto"/>
        <w:ind w:firstLine="46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proofErr w:type="gramStart"/>
      <w:r>
        <w:rPr>
          <w:rFonts w:hint="eastAsia"/>
        </w:rPr>
        <w:t>个</w:t>
      </w:r>
      <w:proofErr w:type="gramEnd"/>
      <w:r>
        <w:rPr>
          <w:rFonts w:hint="eastAsia"/>
        </w:rPr>
        <w:t>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sidR="00570AE1">
        <w:rPr>
          <w:rFonts w:hint="eastAsia"/>
        </w:rPr>
        <w:t>32</w:t>
      </w:r>
      <w:r>
        <w:rPr>
          <w:rFonts w:hint="eastAsia"/>
        </w:rPr>
        <w:t xml:space="preserve"> = 2</w:t>
      </w:r>
      <w:r w:rsidR="00570AE1">
        <w:rPr>
          <w:rFonts w:hint="eastAsia"/>
          <w:vertAlign w:val="superscript"/>
        </w:rPr>
        <w:t>5</w:t>
      </w:r>
      <w:r>
        <w:rPr>
          <w:rFonts w:hint="eastAsia"/>
        </w:rPr>
        <w:t>，每个可能世界实例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1308A3" w:rsidRDefault="00D64FEA" w:rsidP="003610BD">
      <w:pPr>
        <w:pStyle w:val="31"/>
      </w:pPr>
      <w:bookmarkStart w:id="35" w:name="_Toc451285675"/>
      <w:r>
        <w:rPr>
          <w:rFonts w:hint="eastAsia"/>
        </w:rPr>
        <w:t>2</w:t>
      </w:r>
      <w:r w:rsidR="00040741">
        <w:rPr>
          <w:rFonts w:hint="eastAsia"/>
        </w:rPr>
        <w:t xml:space="preserve">.3.2 </w:t>
      </w:r>
      <w:r w:rsidR="001308A3">
        <w:rPr>
          <w:rFonts w:hint="eastAsia"/>
        </w:rPr>
        <w:t>不确定图分布可靠性</w:t>
      </w:r>
      <w:bookmarkEnd w:id="35"/>
    </w:p>
    <w:p w:rsidR="00B30857" w:rsidRDefault="00B30857" w:rsidP="003A4C19">
      <w:pPr>
        <w:spacing w:line="288" w:lineRule="auto"/>
        <w:ind w:firstLine="468"/>
      </w:pPr>
      <w:proofErr w:type="gramStart"/>
      <w:r>
        <w:rPr>
          <w:rFonts w:hint="eastAsia"/>
        </w:rPr>
        <w:t>不确定图流分布</w:t>
      </w:r>
      <w:proofErr w:type="gramEnd"/>
      <w:r>
        <w:rPr>
          <w:rFonts w:hint="eastAsia"/>
        </w:rPr>
        <w:t>问题是在传统的</w:t>
      </w:r>
      <w:proofErr w:type="gramStart"/>
      <w:r>
        <w:rPr>
          <w:rFonts w:hint="eastAsia"/>
        </w:rPr>
        <w:t>流网络</w:t>
      </w:r>
      <w:proofErr w:type="gramEnd"/>
      <w:r>
        <w:rPr>
          <w:rFonts w:hint="eastAsia"/>
        </w:rPr>
        <w:t>问题的基础上加入了边的存在概率，因此对于</w:t>
      </w:r>
      <w:proofErr w:type="gramStart"/>
      <w:r>
        <w:rPr>
          <w:rFonts w:hint="eastAsia"/>
        </w:rPr>
        <w:t>不确定图流分布</w:t>
      </w:r>
      <w:proofErr w:type="gramEnd"/>
      <w:r>
        <w:rPr>
          <w:rFonts w:hint="eastAsia"/>
        </w:rPr>
        <w:t>问题而言，边上存在着两种属性，一种是容量属性，另一种是概率属性。</w:t>
      </w:r>
    </w:p>
    <w:p w:rsidR="008F7129" w:rsidRPr="003E6062" w:rsidRDefault="008F7129" w:rsidP="003A4C19">
      <w:pPr>
        <w:pStyle w:val="a3"/>
        <w:spacing w:line="288" w:lineRule="auto"/>
        <w:ind w:firstLine="470"/>
      </w:pPr>
      <w:r w:rsidRPr="00E57CCA">
        <w:rPr>
          <w:rFonts w:hint="eastAsia"/>
          <w:b/>
        </w:rPr>
        <w:t>定义</w:t>
      </w:r>
      <w:r w:rsidR="003A4C19">
        <w:rPr>
          <w:rFonts w:hint="eastAsia"/>
          <w:b/>
        </w:rPr>
        <w:t>2-9</w:t>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proofErr w:type="gramStart"/>
      <w:r w:rsidRPr="003E6062">
        <w:t>’</w:t>
      </w:r>
      <w:proofErr w:type="gramEnd"/>
      <w:r>
        <w:rPr>
          <w:rFonts w:hint="eastAsia"/>
        </w:rPr>
        <w:t>，</w:t>
      </w:r>
      <w:r w:rsidRPr="003E6062">
        <w:t>E</w:t>
      </w:r>
      <w:proofErr w:type="gramStart"/>
      <w:r w:rsidRPr="003E6062">
        <w:t>’</w:t>
      </w:r>
      <w:proofErr w:type="gramEnd"/>
      <w:r>
        <w:t>，</w:t>
      </w:r>
      <w:r w:rsidRPr="003E6062">
        <w:t>s</w:t>
      </w:r>
      <w:r>
        <w:t>，</w:t>
      </w:r>
      <w:r w:rsidRPr="003E6062">
        <w:t xml:space="preserve">t </w:t>
      </w:r>
      <w:r>
        <w:t>，</w:t>
      </w:r>
      <w:r w:rsidRPr="003E6062">
        <w:t>C</w:t>
      </w:r>
      <w:proofErr w:type="gramStart"/>
      <w:r w:rsidRPr="003E6062">
        <w:t>’</w:t>
      </w:r>
      <w:proofErr w:type="gramEnd"/>
      <w:r>
        <w:t>）</w:t>
      </w:r>
      <w:r w:rsidRPr="003E6062">
        <w:rPr>
          <w:rFonts w:hint="eastAsia"/>
        </w:rPr>
        <w:t>是一个确定图</w:t>
      </w:r>
      <w:r>
        <w:rPr>
          <w:rFonts w:hint="eastAsia"/>
        </w:rPr>
        <w:t>，</w:t>
      </w:r>
      <w:r w:rsidRPr="003E6062">
        <w:rPr>
          <w:rFonts w:hint="eastAsia"/>
        </w:rPr>
        <w:t>其中</w:t>
      </w:r>
      <w:r w:rsidRPr="003E6062">
        <w:t>V</w:t>
      </w:r>
      <w:proofErr w:type="gramStart"/>
      <w:r w:rsidRPr="003E6062">
        <w:t>’</w:t>
      </w:r>
      <w:proofErr w:type="gramEnd"/>
      <w:r w:rsidRPr="003E6062">
        <w:t xml:space="preserve"> = V</w:t>
      </w:r>
      <w:r>
        <w:rPr>
          <w:rFonts w:hint="eastAsia"/>
        </w:rPr>
        <w:t>，</w:t>
      </w:r>
      <w:r w:rsidRPr="003E6062">
        <w:t>E</w:t>
      </w:r>
      <w:proofErr w:type="gramStart"/>
      <w:r w:rsidRPr="003E6062">
        <w:t>’</w:t>
      </w:r>
      <w:proofErr w:type="gramEnd"/>
      <w:r w:rsidRPr="003E6062">
        <w:rPr>
          <w:rFonts w:hint="eastAsia"/>
        </w:rPr>
        <w:t>∈</w:t>
      </w:r>
      <w:r w:rsidRPr="003E6062">
        <w:t>E</w:t>
      </w:r>
      <w:r>
        <w:rPr>
          <w:rFonts w:hint="eastAsia"/>
        </w:rPr>
        <w:t>，</w:t>
      </w:r>
      <w:r w:rsidRPr="003E6062">
        <w:t>C</w:t>
      </w:r>
      <w:proofErr w:type="gramStart"/>
      <w:r w:rsidRPr="003E6062">
        <w:t>’</w:t>
      </w:r>
      <w:proofErr w:type="gramEnd"/>
      <w:r w:rsidRPr="003E6062">
        <w:rPr>
          <w:rFonts w:hint="eastAsia"/>
        </w:rPr>
        <w:t>是容量的集合</w:t>
      </w:r>
      <w:r>
        <w:rPr>
          <w:rFonts w:hint="eastAsia"/>
        </w:rPr>
        <w:t>，</w:t>
      </w:r>
      <w:r w:rsidRPr="003E6062">
        <w:rPr>
          <w:rFonts w:hint="eastAsia"/>
        </w:rPr>
        <w:t>且</w:t>
      </w:r>
      <w:r w:rsidRPr="003E6062">
        <w:t>C</w:t>
      </w:r>
      <w:proofErr w:type="gramStart"/>
      <w:r w:rsidRPr="003E6062">
        <w:t>’</w:t>
      </w:r>
      <w:proofErr w:type="gramEnd"/>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proofErr w:type="gramStart"/>
      <w:r w:rsidRPr="003E6062">
        <w:t>’</w:t>
      </w:r>
      <w:proofErr w:type="gramEnd"/>
      <w:r>
        <w:t>，</w:t>
      </w:r>
      <w:r w:rsidRPr="003E6062">
        <w:t>C</w:t>
      </w:r>
      <w:proofErr w:type="gramStart"/>
      <w:r w:rsidRPr="003E6062">
        <w:t>’</w:t>
      </w:r>
      <w:proofErr w:type="gramEnd"/>
      <w:r>
        <w:t>（</w:t>
      </w:r>
      <w:r w:rsidRPr="003E6062">
        <w:t>e</w:t>
      </w:r>
      <w:r>
        <w:t>）</w:t>
      </w:r>
      <w:r w:rsidRPr="003E6062">
        <w:t>=C</w:t>
      </w:r>
      <w:r>
        <w:t>（</w:t>
      </w:r>
      <w:r w:rsidRPr="003E6062">
        <w:t>e</w:t>
      </w:r>
      <w:r>
        <w:t>）</w:t>
      </w:r>
      <w:r>
        <w:rPr>
          <w:rFonts w:hint="eastAsia"/>
        </w:rPr>
        <w:t>。</w:t>
      </w:r>
      <w:r w:rsidRPr="003E6062">
        <w:rPr>
          <w:rFonts w:hint="eastAsia"/>
        </w:rPr>
        <w:t>如果</w:t>
      </w:r>
      <w:r w:rsidRPr="003E6062">
        <w:t>E</w:t>
      </w:r>
      <w:proofErr w:type="gramStart"/>
      <w:r w:rsidRPr="003E6062">
        <w:t>’</w:t>
      </w:r>
      <w:proofErr w:type="gramEnd"/>
      <w:r w:rsidRPr="003E6062">
        <w:t xml:space="preserv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8A14A4">
      <w:pPr>
        <w:pStyle w:val="a3"/>
        <w:ind w:firstLineChars="0" w:firstLine="0"/>
        <w:jc w:val="center"/>
      </w:pPr>
      <w:r>
        <w:object w:dxaOrig="3527" w:dyaOrig="2217">
          <v:shape id="_x0000_i1030" type="#_x0000_t75" style="width:175.3pt;height:112.05pt" o:ole="">
            <v:imagedata r:id="rId30" o:title=""/>
          </v:shape>
          <o:OLEObject Type="Embed" ProgID="Visio.Drawing.11" ShapeID="_x0000_i1030" DrawAspect="Content" ObjectID="_1525031954" r:id="rId31"/>
        </w:object>
      </w:r>
      <w:r>
        <w:object w:dxaOrig="3527" w:dyaOrig="2217">
          <v:shape id="_x0000_i1031" type="#_x0000_t75" style="width:175.3pt;height:112.05pt" o:ole="">
            <v:imagedata r:id="rId32" o:title=""/>
          </v:shape>
          <o:OLEObject Type="Embed" ProgID="Visio.Drawing.11" ShapeID="_x0000_i1031" DrawAspect="Content" ObjectID="_1525031955" r:id="rId33"/>
        </w:object>
      </w:r>
    </w:p>
    <w:p w:rsidR="008F7129" w:rsidRPr="00521D8F" w:rsidRDefault="008F7129" w:rsidP="003C3C98">
      <w:pPr>
        <w:pStyle w:val="a3"/>
        <w:spacing w:line="288" w:lineRule="auto"/>
        <w:ind w:firstLine="408"/>
        <w:jc w:val="center"/>
        <w:rPr>
          <w:szCs w:val="24"/>
        </w:rPr>
      </w:pPr>
      <w:r w:rsidRPr="00521D8F">
        <w:rPr>
          <w:rFonts w:hint="eastAsia"/>
          <w:sz w:val="21"/>
          <w:szCs w:val="24"/>
        </w:rPr>
        <w:t>图</w:t>
      </w:r>
      <w:r w:rsidR="003F3B85" w:rsidRPr="00521D8F">
        <w:rPr>
          <w:rFonts w:hint="eastAsia"/>
          <w:sz w:val="21"/>
          <w:szCs w:val="24"/>
        </w:rPr>
        <w:t>2-5</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1</w:t>
      </w:r>
      <w:r w:rsidR="008A14A4">
        <w:rPr>
          <w:rFonts w:hint="eastAsia"/>
          <w:sz w:val="21"/>
          <w:szCs w:val="24"/>
        </w:rPr>
        <w:t xml:space="preserve">    </w:t>
      </w:r>
      <w:r w:rsidR="003F3B85" w:rsidRPr="00521D8F">
        <w:rPr>
          <w:rFonts w:hint="eastAsia"/>
          <w:sz w:val="21"/>
          <w:szCs w:val="24"/>
        </w:rPr>
        <w:t xml:space="preserve"> </w:t>
      </w:r>
      <w:r w:rsidRPr="00521D8F">
        <w:rPr>
          <w:rFonts w:hint="eastAsia"/>
          <w:sz w:val="21"/>
          <w:szCs w:val="24"/>
        </w:rPr>
        <w:t xml:space="preserve">  </w:t>
      </w:r>
      <w:r w:rsidR="008A14A4">
        <w:rPr>
          <w:rFonts w:hint="eastAsia"/>
          <w:sz w:val="21"/>
          <w:szCs w:val="24"/>
        </w:rPr>
        <w:t xml:space="preserve">  </w:t>
      </w:r>
      <w:r w:rsidRPr="00521D8F">
        <w:rPr>
          <w:rFonts w:hint="eastAsia"/>
          <w:sz w:val="21"/>
          <w:szCs w:val="24"/>
        </w:rPr>
        <w:t xml:space="preserve">    </w:t>
      </w:r>
      <w:r w:rsidRPr="00521D8F">
        <w:rPr>
          <w:rFonts w:hint="eastAsia"/>
          <w:sz w:val="21"/>
          <w:szCs w:val="24"/>
        </w:rPr>
        <w:t>图</w:t>
      </w:r>
      <w:r w:rsidR="003F3B85" w:rsidRPr="00521D8F">
        <w:rPr>
          <w:rFonts w:hint="eastAsia"/>
          <w:sz w:val="21"/>
          <w:szCs w:val="24"/>
        </w:rPr>
        <w:t>2-6</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2</w:t>
      </w:r>
    </w:p>
    <w:p w:rsidR="008F7129" w:rsidRPr="00521D8F" w:rsidRDefault="008F7129" w:rsidP="00521D8F">
      <w:pPr>
        <w:pStyle w:val="a3"/>
        <w:spacing w:line="288" w:lineRule="auto"/>
        <w:ind w:firstLine="468"/>
        <w:rPr>
          <w:szCs w:val="24"/>
        </w:rPr>
      </w:pPr>
      <w:r w:rsidRPr="00521D8F">
        <w:rPr>
          <w:rFonts w:hint="eastAsia"/>
          <w:szCs w:val="24"/>
        </w:rPr>
        <w:t>如图</w:t>
      </w:r>
      <w:r w:rsidR="00153952">
        <w:rPr>
          <w:rFonts w:hint="eastAsia"/>
          <w:szCs w:val="24"/>
        </w:rPr>
        <w:t>2-5</w:t>
      </w:r>
      <w:r w:rsidRPr="00521D8F">
        <w:rPr>
          <w:rFonts w:hint="eastAsia"/>
          <w:szCs w:val="24"/>
        </w:rPr>
        <w:t>和图</w:t>
      </w:r>
      <w:r w:rsidR="00153952">
        <w:rPr>
          <w:rFonts w:hint="eastAsia"/>
          <w:szCs w:val="24"/>
        </w:rPr>
        <w:t>2-6</w:t>
      </w:r>
      <w:r w:rsidRPr="00521D8F">
        <w:rPr>
          <w:rFonts w:hint="eastAsia"/>
          <w:szCs w:val="24"/>
        </w:rPr>
        <w:t>所示，</w:t>
      </w:r>
      <w:r w:rsidRPr="00521D8F">
        <w:rPr>
          <w:rFonts w:hint="eastAsia"/>
          <w:szCs w:val="24"/>
        </w:rPr>
        <w:t>g</w:t>
      </w:r>
      <w:r w:rsidRPr="00521D8F">
        <w:rPr>
          <w:rFonts w:hint="eastAsia"/>
          <w:szCs w:val="24"/>
          <w:vertAlign w:val="subscript"/>
        </w:rPr>
        <w:t>1</w:t>
      </w:r>
      <w:r w:rsidRPr="00521D8F">
        <w:rPr>
          <w:rFonts w:hint="eastAsia"/>
          <w:szCs w:val="24"/>
        </w:rPr>
        <w:t>和</w:t>
      </w:r>
      <w:r w:rsidRPr="00521D8F">
        <w:rPr>
          <w:rFonts w:hint="eastAsia"/>
          <w:szCs w:val="24"/>
        </w:rPr>
        <w:t>g</w:t>
      </w:r>
      <w:r w:rsidRPr="00521D8F">
        <w:rPr>
          <w:rFonts w:hint="eastAsia"/>
          <w:szCs w:val="24"/>
          <w:vertAlign w:val="subscript"/>
        </w:rPr>
        <w:t>2</w:t>
      </w:r>
      <w:r w:rsidRPr="00521D8F">
        <w:rPr>
          <w:rFonts w:hint="eastAsia"/>
          <w:szCs w:val="24"/>
        </w:rPr>
        <w:t>是图</w:t>
      </w:r>
      <w:r w:rsidR="00FE639A">
        <w:rPr>
          <w:rFonts w:hint="eastAsia"/>
          <w:szCs w:val="24"/>
        </w:rPr>
        <w:t>2-3</w:t>
      </w:r>
      <w:r w:rsidRPr="00521D8F">
        <w:rPr>
          <w:rFonts w:hint="eastAsia"/>
          <w:szCs w:val="24"/>
        </w:rPr>
        <w:t>中不确定图</w:t>
      </w:r>
      <w:r w:rsidRPr="00521D8F">
        <w:rPr>
          <w:rFonts w:hint="eastAsia"/>
          <w:szCs w:val="24"/>
        </w:rPr>
        <w:t>G</w:t>
      </w:r>
      <w:r w:rsidRPr="00521D8F">
        <w:rPr>
          <w:rFonts w:hint="eastAsia"/>
          <w:szCs w:val="24"/>
        </w:rPr>
        <w:t>的两个子图，根据定义子图</w:t>
      </w:r>
      <w:r w:rsidRPr="00521D8F">
        <w:rPr>
          <w:rFonts w:hint="eastAsia"/>
          <w:szCs w:val="24"/>
        </w:rPr>
        <w:t>g</w:t>
      </w:r>
      <w:r w:rsidRPr="00521D8F">
        <w:rPr>
          <w:rFonts w:hint="eastAsia"/>
          <w:szCs w:val="24"/>
          <w:vertAlign w:val="subscript"/>
        </w:rPr>
        <w:t>2</w:t>
      </w:r>
      <w:r w:rsidRPr="00521D8F">
        <w:rPr>
          <w:rFonts w:hint="eastAsia"/>
          <w:szCs w:val="24"/>
        </w:rPr>
        <w:t>为不确定图</w:t>
      </w:r>
      <w:r w:rsidRPr="00521D8F">
        <w:rPr>
          <w:rFonts w:hint="eastAsia"/>
          <w:szCs w:val="24"/>
        </w:rPr>
        <w:t>G</w:t>
      </w:r>
      <w:r w:rsidRPr="00521D8F">
        <w:rPr>
          <w:rFonts w:hint="eastAsia"/>
          <w:szCs w:val="24"/>
        </w:rPr>
        <w:t>的最大子图，</w:t>
      </w:r>
      <w:r w:rsidRPr="00521D8F">
        <w:rPr>
          <w:rFonts w:hint="eastAsia"/>
          <w:szCs w:val="24"/>
        </w:rPr>
        <w:t>MSG</w:t>
      </w:r>
      <w:r w:rsidRPr="00521D8F">
        <w:rPr>
          <w:rFonts w:hint="eastAsia"/>
          <w:szCs w:val="24"/>
        </w:rPr>
        <w:t>（</w:t>
      </w:r>
      <w:r w:rsidRPr="00521D8F">
        <w:rPr>
          <w:rFonts w:hint="eastAsia"/>
          <w:szCs w:val="24"/>
        </w:rPr>
        <w:t>G</w:t>
      </w:r>
      <w:r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D13C6">
        <w:rPr>
          <w:rFonts w:hint="eastAsia"/>
          <w:b/>
          <w:szCs w:val="24"/>
        </w:rPr>
        <w:t>2-10</w:t>
      </w:r>
      <w:r w:rsidRPr="00521D8F">
        <w:rPr>
          <w:rFonts w:hint="eastAsia"/>
          <w:b/>
          <w:szCs w:val="24"/>
        </w:rPr>
        <w:t xml:space="preserve">. </w:t>
      </w:r>
      <w:r w:rsidRPr="00521D8F">
        <w:rPr>
          <w:rFonts w:hint="eastAsia"/>
          <w:b/>
          <w:szCs w:val="24"/>
        </w:rPr>
        <w:t>（不确定图的子图概率）</w:t>
      </w:r>
      <w:r w:rsidRPr="00521D8F">
        <w:rPr>
          <w:rFonts w:hint="eastAsia"/>
          <w:szCs w:val="24"/>
        </w:rPr>
        <w:t>不确定图</w:t>
      </w:r>
      <w:r w:rsidRPr="00521D8F">
        <w:rPr>
          <w:szCs w:val="24"/>
        </w:rPr>
        <w:t>G=</w:t>
      </w:r>
      <w:r w:rsidRPr="00521D8F">
        <w:rPr>
          <w:szCs w:val="24"/>
        </w:rPr>
        <w:t>（</w:t>
      </w:r>
      <w:r w:rsidRPr="00521D8F">
        <w:rPr>
          <w:szCs w:val="24"/>
        </w:rPr>
        <w:t>V</w:t>
      </w:r>
      <w:r w:rsidRPr="00521D8F">
        <w:rPr>
          <w:szCs w:val="24"/>
        </w:rPr>
        <w:t>，</w:t>
      </w:r>
      <w:r w:rsidRPr="00521D8F">
        <w:rPr>
          <w:szCs w:val="24"/>
        </w:rPr>
        <w:t>E</w:t>
      </w:r>
      <w:r w:rsidRPr="00521D8F">
        <w:rPr>
          <w:szCs w:val="24"/>
        </w:rPr>
        <w:t>，</w:t>
      </w:r>
      <w:r w:rsidRPr="00521D8F">
        <w:rPr>
          <w:szCs w:val="24"/>
        </w:rPr>
        <w:t>s</w:t>
      </w:r>
      <w:r w:rsidRPr="00521D8F">
        <w:rPr>
          <w:szCs w:val="24"/>
        </w:rPr>
        <w:t>，</w:t>
      </w:r>
      <w:r w:rsidRPr="00521D8F">
        <w:rPr>
          <w:szCs w:val="24"/>
        </w:rPr>
        <w:t>t</w:t>
      </w:r>
      <w:r w:rsidRPr="00521D8F">
        <w:rPr>
          <w:szCs w:val="24"/>
        </w:rPr>
        <w:t>，（</w:t>
      </w:r>
      <w:r w:rsidRPr="00521D8F">
        <w:rPr>
          <w:szCs w:val="24"/>
        </w:rPr>
        <w:t>C</w:t>
      </w:r>
      <w:r w:rsidRPr="00521D8F">
        <w:rPr>
          <w:szCs w:val="24"/>
        </w:rPr>
        <w:t>，</w:t>
      </w:r>
      <w:r w:rsidRPr="00521D8F">
        <w:rPr>
          <w:szCs w:val="24"/>
        </w:rPr>
        <w:t>P</w:t>
      </w:r>
      <w:r w:rsidRPr="00521D8F">
        <w:rPr>
          <w:szCs w:val="24"/>
        </w:rPr>
        <w:t>））</w:t>
      </w:r>
      <w:r w:rsidRPr="00521D8F">
        <w:rPr>
          <w:rFonts w:hint="eastAsia"/>
          <w:szCs w:val="24"/>
        </w:rPr>
        <w:t>的一个子图为</w:t>
      </w:r>
      <w:r w:rsidRPr="00521D8F">
        <w:rPr>
          <w:szCs w:val="24"/>
        </w:rPr>
        <w:t>g</w:t>
      </w:r>
      <w:r w:rsidRPr="00521D8F">
        <w:rPr>
          <w:szCs w:val="24"/>
        </w:rPr>
        <w:t>（</w:t>
      </w:r>
      <w:r w:rsidRPr="00521D8F">
        <w:rPr>
          <w:szCs w:val="24"/>
        </w:rPr>
        <w:t>V</w:t>
      </w:r>
      <w:proofErr w:type="gramStart"/>
      <w:r w:rsidRPr="00521D8F">
        <w:rPr>
          <w:szCs w:val="24"/>
        </w:rPr>
        <w:t>’</w:t>
      </w:r>
      <w:proofErr w:type="gramEnd"/>
      <w:r w:rsidRPr="00521D8F">
        <w:rPr>
          <w:rFonts w:hint="eastAsia"/>
          <w:szCs w:val="24"/>
        </w:rPr>
        <w:t>，</w:t>
      </w:r>
      <w:r w:rsidRPr="00521D8F">
        <w:rPr>
          <w:szCs w:val="24"/>
        </w:rPr>
        <w:t>E</w:t>
      </w:r>
      <w:proofErr w:type="gramStart"/>
      <w:r w:rsidRPr="00521D8F">
        <w:rPr>
          <w:szCs w:val="24"/>
        </w:rPr>
        <w:t>’</w:t>
      </w:r>
      <w:proofErr w:type="gramEnd"/>
      <w:r w:rsidRPr="00521D8F">
        <w:rPr>
          <w:szCs w:val="24"/>
        </w:rPr>
        <w:t>，</w:t>
      </w:r>
      <w:r w:rsidRPr="00521D8F">
        <w:rPr>
          <w:szCs w:val="24"/>
        </w:rPr>
        <w:t>s</w:t>
      </w:r>
      <w:r w:rsidRPr="00521D8F">
        <w:rPr>
          <w:szCs w:val="24"/>
        </w:rPr>
        <w:t>，</w:t>
      </w:r>
      <w:r w:rsidRPr="00521D8F">
        <w:rPr>
          <w:szCs w:val="24"/>
        </w:rPr>
        <w:t xml:space="preserve">t </w:t>
      </w:r>
      <w:r w:rsidRPr="00521D8F">
        <w:rPr>
          <w:szCs w:val="24"/>
        </w:rPr>
        <w:t>，</w:t>
      </w:r>
      <w:r w:rsidRPr="00521D8F">
        <w:rPr>
          <w:szCs w:val="24"/>
        </w:rPr>
        <w:t>C</w:t>
      </w:r>
      <w:proofErr w:type="gramStart"/>
      <w:r w:rsidRPr="00521D8F">
        <w:rPr>
          <w:szCs w:val="24"/>
        </w:rPr>
        <w:t>’</w:t>
      </w:r>
      <w:proofErr w:type="gramEnd"/>
      <w:r w:rsidRPr="00521D8F">
        <w:rPr>
          <w:szCs w:val="24"/>
        </w:rPr>
        <w:t>）</w:t>
      </w:r>
      <w:r w:rsidRPr="00521D8F">
        <w:rPr>
          <w:rFonts w:hint="eastAsia"/>
          <w:szCs w:val="24"/>
        </w:rPr>
        <w:t>，则该子图</w:t>
      </w:r>
      <w:r w:rsidRPr="00521D8F">
        <w:rPr>
          <w:szCs w:val="24"/>
        </w:rPr>
        <w:t>g</w:t>
      </w:r>
      <w:r w:rsidRPr="00521D8F">
        <w:rPr>
          <w:rFonts w:hint="eastAsia"/>
          <w:szCs w:val="24"/>
        </w:rPr>
        <w:t>的概率为</w:t>
      </w:r>
      <m:oMath>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G</m:t>
            </m:r>
          </m:e>
        </m:d>
        <m:r>
          <m:rPr>
            <m:sty m:val="p"/>
          </m:rPr>
          <w:rPr>
            <w:rFonts w:ascii="Cambria Math" w:hAnsi="Cambria Math"/>
            <w:szCs w:val="24"/>
          </w:rPr>
          <m:t>=</m:t>
        </m:r>
        <m:nary>
          <m:naryPr>
            <m:chr m:val="∏"/>
            <m:limLoc m:val="subSup"/>
            <m:supHide m:val="1"/>
            <m:ctrlPr>
              <w:rPr>
                <w:rFonts w:ascii="Cambria Math" w:hAnsi="Cambria Math"/>
                <w:szCs w:val="24"/>
              </w:rPr>
            </m:ctrlPr>
          </m:naryPr>
          <m:sub>
            <m:r>
              <w:rPr>
                <w:rFonts w:ascii="Cambria Math" w:hAnsi="Cambria Math"/>
                <w:szCs w:val="24"/>
              </w:rPr>
              <m:t>e∈</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sub>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e>
        </m:nary>
        <m:r>
          <w:rPr>
            <w:rFonts w:ascii="Cambria Math" w:hAnsi="Cambria Math"/>
            <w:szCs w:val="24"/>
          </w:rPr>
          <m:t>*</m:t>
        </m:r>
        <m:nary>
          <m:naryPr>
            <m:chr m:val="∏"/>
            <m:limLoc m:val="subSup"/>
            <m:supHide m:val="1"/>
            <m:ctrlPr>
              <w:rPr>
                <w:rFonts w:ascii="Cambria Math" w:hAnsi="Cambria Math"/>
                <w:i/>
                <w:szCs w:val="24"/>
              </w:rPr>
            </m:ctrlPr>
          </m:naryPr>
          <m:sub>
            <m:r>
              <w:rPr>
                <w:rFonts w:ascii="Cambria Math" w:hAnsi="Cambria Math"/>
                <w:szCs w:val="24"/>
              </w:rPr>
              <m:t>e∉</m:t>
            </m:r>
            <m:sSup>
              <m:sSupPr>
                <m:ctrlPr>
                  <w:rPr>
                    <w:rFonts w:ascii="Cambria Math" w:hAnsi="Cambria Math"/>
                    <w:szCs w:val="24"/>
                  </w:rPr>
                </m:ctrlPr>
              </m:sSupPr>
              <m:e>
                <m:r>
                  <w:rPr>
                    <w:rFonts w:ascii="Cambria Math" w:hAnsi="Cambria Math"/>
                    <w:szCs w:val="24"/>
                  </w:rPr>
                  <m:t>E</m:t>
                </m:r>
              </m:e>
              <m:sup>
                <m:r>
                  <w:rPr>
                    <w:rFonts w:ascii="Cambria Math" w:hAnsi="Cambria Math"/>
                    <w:szCs w:val="24"/>
                  </w:rPr>
                  <m:t>'</m:t>
                </m:r>
              </m:sup>
            </m:sSup>
            <m:r>
              <m:rPr>
                <m:sty m:val="p"/>
              </m:rPr>
              <w:rPr>
                <w:rFonts w:ascii="Cambria Math" w:hAnsi="Cambria Math"/>
                <w:szCs w:val="24"/>
              </w:rPr>
              <m:t>且</m:t>
            </m:r>
            <m:r>
              <m:rPr>
                <m:sty m:val="p"/>
              </m:rPr>
              <w:rPr>
                <w:rFonts w:ascii="Cambria Math" w:hAnsi="Cambria Math"/>
                <w:szCs w:val="24"/>
              </w:rPr>
              <m:t>e∈E</m:t>
            </m:r>
          </m:sub>
          <m:sup/>
          <m:e>
            <m:r>
              <w:rPr>
                <w:rFonts w:ascii="Cambria Math" w:hAnsi="Cambria Math"/>
                <w:szCs w:val="24"/>
              </w:rPr>
              <m:t>（</m:t>
            </m:r>
            <m:r>
              <w:rPr>
                <w:rFonts w:ascii="Cambria Math" w:hAnsi="Cambria Math"/>
                <w:szCs w:val="24"/>
              </w:rPr>
              <m:t>1-</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e>
        </m:nary>
      </m:oMath>
      <w:r w:rsidRPr="00521D8F">
        <w:rPr>
          <w:rFonts w:hint="eastAsia"/>
          <w:szCs w:val="24"/>
        </w:rPr>
        <w:t>。即子图中边的存在概率和不确定图中其余边的不存在概率之积。</w:t>
      </w:r>
    </w:p>
    <w:p w:rsidR="008F7129" w:rsidRPr="00521D8F" w:rsidRDefault="005B6EBD" w:rsidP="00521D8F">
      <w:pPr>
        <w:pStyle w:val="a3"/>
        <w:spacing w:line="288" w:lineRule="auto"/>
        <w:ind w:firstLine="470"/>
        <w:rPr>
          <w:szCs w:val="24"/>
        </w:rPr>
      </w:pPr>
      <w:r>
        <w:rPr>
          <w:rFonts w:hint="eastAsia"/>
          <w:b/>
          <w:szCs w:val="24"/>
        </w:rPr>
        <w:t>实例</w:t>
      </w:r>
      <w:r>
        <w:rPr>
          <w:rFonts w:hint="eastAsia"/>
          <w:b/>
          <w:szCs w:val="24"/>
        </w:rPr>
        <w:t xml:space="preserve">2-2. </w:t>
      </w:r>
      <w:r w:rsidR="008F7129" w:rsidRPr="00521D8F">
        <w:rPr>
          <w:rFonts w:hint="eastAsia"/>
          <w:szCs w:val="24"/>
        </w:rPr>
        <w:t>根据上述的子图概率计算的公式可得，不确定图</w:t>
      </w:r>
      <w:r w:rsidR="008F7129" w:rsidRPr="00521D8F">
        <w:rPr>
          <w:rFonts w:hint="eastAsia"/>
          <w:szCs w:val="24"/>
        </w:rPr>
        <w:t>G</w:t>
      </w:r>
      <w:r w:rsidR="008F7129" w:rsidRPr="00521D8F">
        <w:rPr>
          <w:rFonts w:hint="eastAsia"/>
          <w:szCs w:val="24"/>
        </w:rPr>
        <w:t>的子图</w:t>
      </w:r>
      <w:r w:rsidR="008F7129" w:rsidRPr="00521D8F">
        <w:rPr>
          <w:rFonts w:hint="eastAsia"/>
          <w:szCs w:val="24"/>
        </w:rPr>
        <w:t>g1</w:t>
      </w:r>
      <w:r w:rsidR="008F7129" w:rsidRPr="00521D8F">
        <w:rPr>
          <w:rFonts w:hint="eastAsia"/>
          <w:szCs w:val="24"/>
        </w:rPr>
        <w:t>的概率为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=0.5*0.4*0.5*0.8*</w:t>
      </w:r>
      <w:r w:rsidR="008F7129" w:rsidRPr="00521D8F">
        <w:rPr>
          <w:rFonts w:hint="eastAsia"/>
          <w:szCs w:val="24"/>
        </w:rPr>
        <w:t>（</w:t>
      </w:r>
      <w:r w:rsidR="008F7129" w:rsidRPr="00521D8F">
        <w:rPr>
          <w:rFonts w:hint="eastAsia"/>
          <w:szCs w:val="24"/>
        </w:rPr>
        <w:t>1-0.8</w:t>
      </w:r>
      <w:r w:rsidR="008F7129" w:rsidRPr="00521D8F">
        <w:rPr>
          <w:rFonts w:hint="eastAsia"/>
          <w:szCs w:val="24"/>
        </w:rPr>
        <w:t>）</w:t>
      </w:r>
      <w:r w:rsidR="008F7129" w:rsidRPr="00521D8F">
        <w:rPr>
          <w:rFonts w:hint="eastAsia"/>
          <w:szCs w:val="24"/>
        </w:rPr>
        <w:t>=0.016</w:t>
      </w:r>
      <w:r w:rsidR="008F7129" w:rsidRPr="00521D8F">
        <w:rPr>
          <w:rFonts w:hint="eastAsia"/>
          <w:szCs w:val="24"/>
        </w:rPr>
        <w:t>，同样的，可以知道其最大子图</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的子图概率为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=0.5*0.5*0.4*0.8*0.8=0.064</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E621E">
        <w:rPr>
          <w:rFonts w:hint="eastAsia"/>
          <w:b/>
          <w:szCs w:val="24"/>
        </w:rPr>
        <w:t>2-11</w:t>
      </w:r>
      <w:r w:rsidRPr="00521D8F">
        <w:rPr>
          <w:rFonts w:hint="eastAsia"/>
          <w:b/>
          <w:szCs w:val="24"/>
        </w:rPr>
        <w:t xml:space="preserve">. </w:t>
      </w:r>
      <w:r w:rsidRPr="00521D8F">
        <w:rPr>
          <w:rFonts w:hint="eastAsia"/>
          <w:b/>
          <w:szCs w:val="24"/>
        </w:rPr>
        <w:t>（不确定图</w:t>
      </w:r>
      <w:r w:rsidRPr="00521D8F">
        <w:rPr>
          <w:rFonts w:hint="eastAsia"/>
          <w:b/>
          <w:szCs w:val="24"/>
        </w:rPr>
        <w:t>s-t</w:t>
      </w:r>
      <w:r w:rsidRPr="00521D8F">
        <w:rPr>
          <w:rFonts w:hint="eastAsia"/>
          <w:b/>
          <w:szCs w:val="24"/>
        </w:rPr>
        <w:t>流）</w:t>
      </w:r>
      <w:r w:rsidRPr="00521D8F">
        <w:rPr>
          <w:rFonts w:hint="eastAsia"/>
          <w:szCs w:val="24"/>
        </w:rPr>
        <w:t>给定源点</w:t>
      </w:r>
      <w:r w:rsidRPr="00521D8F">
        <w:rPr>
          <w:rFonts w:hint="eastAsia"/>
          <w:szCs w:val="24"/>
        </w:rPr>
        <w:t>s</w:t>
      </w:r>
      <w:r w:rsidRPr="00521D8F">
        <w:rPr>
          <w:rFonts w:hint="eastAsia"/>
          <w:szCs w:val="24"/>
        </w:rPr>
        <w:t>和汇点</w:t>
      </w:r>
      <w:r w:rsidRPr="00521D8F">
        <w:rPr>
          <w:rFonts w:hint="eastAsia"/>
          <w:szCs w:val="24"/>
        </w:rPr>
        <w:t>t</w:t>
      </w:r>
      <w:r w:rsidRPr="00521D8F">
        <w:rPr>
          <w:rFonts w:hint="eastAsia"/>
          <w:szCs w:val="24"/>
        </w:rPr>
        <w:t>，不确定图</w:t>
      </w:r>
      <w:r w:rsidRPr="00521D8F">
        <w:rPr>
          <w:rFonts w:hint="eastAsia"/>
          <w:szCs w:val="24"/>
        </w:rPr>
        <w:t>G</w:t>
      </w:r>
      <w:r w:rsidRPr="00521D8F">
        <w:rPr>
          <w:rFonts w:hint="eastAsia"/>
          <w:szCs w:val="24"/>
        </w:rPr>
        <w:t>上的</w:t>
      </w:r>
      <w:r w:rsidRPr="00521D8F">
        <w:rPr>
          <w:rFonts w:hint="eastAsia"/>
          <w:szCs w:val="24"/>
        </w:rPr>
        <w:t>s-t</w:t>
      </w:r>
      <w:r w:rsidRPr="00521D8F">
        <w:rPr>
          <w:rFonts w:hint="eastAsia"/>
          <w:szCs w:val="24"/>
        </w:rPr>
        <w:t>流</w:t>
      </w:r>
      <w:r w:rsidRPr="00521D8F">
        <w:rPr>
          <w:rFonts w:hint="eastAsia"/>
          <w:szCs w:val="24"/>
        </w:rPr>
        <w:t>f</w:t>
      </w:r>
      <w:r w:rsidRPr="00521D8F">
        <w:rPr>
          <w:rFonts w:hint="eastAsia"/>
          <w:szCs w:val="24"/>
        </w:rPr>
        <w:t>是一个映射，它把每条边</w:t>
      </w:r>
      <w:r w:rsidRPr="00521D8F">
        <w:rPr>
          <w:rFonts w:hint="eastAsia"/>
          <w:szCs w:val="24"/>
        </w:rPr>
        <w:t xml:space="preserve"> </w:t>
      </w:r>
      <w:r w:rsidRPr="00521D8F">
        <w:rPr>
          <w:rFonts w:hint="eastAsia"/>
          <w:szCs w:val="24"/>
        </w:rPr>
        <w:t>对应到一个非负实数，</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w:t>
      </w:r>
      <w:r w:rsidRPr="00521D8F">
        <w:rPr>
          <w:rFonts w:hint="eastAsia"/>
          <w:szCs w:val="24"/>
        </w:rPr>
        <w:t>R+</w:t>
      </w:r>
      <w:r w:rsidRPr="00521D8F">
        <w:rPr>
          <w:rFonts w:hint="eastAsia"/>
          <w:szCs w:val="24"/>
        </w:rPr>
        <w:t>；值</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）直观上表示由边</w:t>
      </w:r>
      <w:r w:rsidRPr="00521D8F">
        <w:rPr>
          <w:rFonts w:hint="eastAsia"/>
          <w:szCs w:val="24"/>
        </w:rPr>
        <w:t>e</w:t>
      </w:r>
      <w:r w:rsidRPr="00521D8F">
        <w:rPr>
          <w:rFonts w:hint="eastAsia"/>
          <w:szCs w:val="24"/>
        </w:rPr>
        <w:t>携带的流量。一个流</w:t>
      </w:r>
      <w:r w:rsidRPr="00521D8F">
        <w:rPr>
          <w:rFonts w:hint="eastAsia"/>
          <w:szCs w:val="24"/>
        </w:rPr>
        <w:t>f</w:t>
      </w:r>
      <w:r w:rsidRPr="00521D8F">
        <w:rPr>
          <w:rFonts w:hint="eastAsia"/>
          <w:szCs w:val="24"/>
        </w:rPr>
        <w:t>必须满足下面两个性质：</w:t>
      </w:r>
    </w:p>
    <w:p w:rsidR="008F7129" w:rsidRDefault="00430FEA" w:rsidP="00521D8F">
      <w:pPr>
        <w:pStyle w:val="a3"/>
        <w:spacing w:line="288" w:lineRule="auto"/>
        <w:ind w:firstLine="468"/>
        <w:rPr>
          <w:szCs w:val="24"/>
        </w:rPr>
      </w:pPr>
      <w:r>
        <w:rPr>
          <w:rFonts w:hint="eastAsia"/>
          <w:szCs w:val="24"/>
        </w:rPr>
        <w:t>（</w:t>
      </w:r>
      <w:r>
        <w:rPr>
          <w:rFonts w:hint="eastAsia"/>
          <w:szCs w:val="24"/>
        </w:rPr>
        <w:t>1</w:t>
      </w:r>
      <w:r>
        <w:rPr>
          <w:rFonts w:hint="eastAsia"/>
          <w:szCs w:val="24"/>
        </w:rPr>
        <w:t>）（</w:t>
      </w:r>
      <w:r w:rsidR="008F7129" w:rsidRPr="00521D8F">
        <w:rPr>
          <w:rFonts w:hint="eastAsia"/>
          <w:szCs w:val="24"/>
        </w:rPr>
        <w:t>容量条件）对每条边</w:t>
      </w:r>
      <w:r w:rsidR="008F7129" w:rsidRPr="00521D8F">
        <w:rPr>
          <w:rFonts w:hint="eastAsia"/>
          <w:szCs w:val="24"/>
        </w:rPr>
        <w:t>e</w:t>
      </w:r>
      <w:r w:rsidR="008F7129" w:rsidRPr="00521D8F">
        <w:rPr>
          <w:rFonts w:hint="eastAsia"/>
          <w:szCs w:val="24"/>
        </w:rPr>
        <w:t>∈</w:t>
      </w:r>
      <w:r w:rsidR="008F7129" w:rsidRPr="00521D8F">
        <w:rPr>
          <w:rFonts w:hint="eastAsia"/>
          <w:szCs w:val="24"/>
        </w:rPr>
        <w:t>E</w:t>
      </w:r>
      <w:r w:rsidR="008F7129" w:rsidRPr="00521D8F">
        <w:rPr>
          <w:rFonts w:hint="eastAsia"/>
          <w:szCs w:val="24"/>
        </w:rPr>
        <w:t>，有</w:t>
      </w:r>
      <w:r w:rsidR="008F7129" w:rsidRPr="00521D8F">
        <w:rPr>
          <w:rFonts w:hint="eastAsia"/>
          <w:szCs w:val="24"/>
        </w:rPr>
        <w:t>0</w:t>
      </w:r>
      <w:r w:rsidR="008F7129" w:rsidRPr="00521D8F">
        <w:rPr>
          <w:rFonts w:hint="eastAsia"/>
          <w:szCs w:val="24"/>
        </w:rPr>
        <w:t>≤</w:t>
      </w:r>
      <w:r w:rsidR="008F7129" w:rsidRPr="00521D8F">
        <w:rPr>
          <w:rFonts w:hint="eastAsia"/>
          <w:szCs w:val="24"/>
        </w:rPr>
        <w:t>f</w:t>
      </w:r>
      <w:r w:rsidR="008F7129" w:rsidRPr="00521D8F">
        <w:rPr>
          <w:rFonts w:hint="eastAsia"/>
          <w:szCs w:val="24"/>
        </w:rPr>
        <w:t>（</w:t>
      </w:r>
      <w:r w:rsidR="008F7129" w:rsidRPr="00521D8F">
        <w:rPr>
          <w:rFonts w:hint="eastAsia"/>
          <w:szCs w:val="24"/>
        </w:rPr>
        <w:t>e</w:t>
      </w:r>
      <w:r w:rsidR="008F7129" w:rsidRPr="00521D8F">
        <w:rPr>
          <w:rFonts w:hint="eastAsia"/>
          <w:szCs w:val="24"/>
        </w:rPr>
        <w:t>）≤</w:t>
      </w:r>
      <w:r w:rsidR="008F7129" w:rsidRPr="00521D8F">
        <w:rPr>
          <w:rFonts w:hint="eastAsia"/>
          <w:szCs w:val="24"/>
        </w:rPr>
        <w:t>c</w:t>
      </w:r>
      <w:r w:rsidR="008F7129" w:rsidRPr="00521D8F">
        <w:rPr>
          <w:rFonts w:hint="eastAsia"/>
          <w:szCs w:val="24"/>
        </w:rPr>
        <w:t>（</w:t>
      </w:r>
      <w:r w:rsidR="008F7129" w:rsidRPr="00521D8F">
        <w:rPr>
          <w:rFonts w:hint="eastAsia"/>
          <w:szCs w:val="24"/>
        </w:rPr>
        <w:t>e</w:t>
      </w:r>
      <w:r w:rsidR="008F7129" w:rsidRPr="00521D8F">
        <w:rPr>
          <w:rFonts w:hint="eastAsia"/>
          <w:szCs w:val="24"/>
        </w:rPr>
        <w:t>）。</w:t>
      </w:r>
    </w:p>
    <w:p w:rsidR="008F7129" w:rsidRPr="00521D8F" w:rsidRDefault="006E33CF" w:rsidP="00521D8F">
      <w:pPr>
        <w:pStyle w:val="a3"/>
        <w:spacing w:line="288" w:lineRule="auto"/>
        <w:ind w:firstLine="468"/>
        <w:rPr>
          <w:szCs w:val="24"/>
        </w:rPr>
      </w:pPr>
      <w:r>
        <w:rPr>
          <w:rFonts w:hint="eastAsia"/>
          <w:szCs w:val="24"/>
        </w:rPr>
        <w:t>（</w:t>
      </w:r>
      <w:r>
        <w:rPr>
          <w:rFonts w:hint="eastAsia"/>
          <w:szCs w:val="24"/>
        </w:rPr>
        <w:t>2</w:t>
      </w:r>
      <w:r>
        <w:rPr>
          <w:rFonts w:hint="eastAsia"/>
          <w:szCs w:val="24"/>
        </w:rPr>
        <w:t>）（守恒条件</w:t>
      </w:r>
      <w:r w:rsidR="00A67E8F">
        <w:rPr>
          <w:rFonts w:hint="eastAsia"/>
          <w:szCs w:val="24"/>
        </w:rPr>
        <w:t>）</w:t>
      </w:r>
      <w:r w:rsidR="008F7129" w:rsidRPr="00521D8F">
        <w:rPr>
          <w:rFonts w:hint="eastAsia"/>
          <w:szCs w:val="24"/>
        </w:rPr>
        <w:t>除了</w:t>
      </w:r>
      <w:r w:rsidR="008F7129" w:rsidRPr="00521D8F">
        <w:rPr>
          <w:rFonts w:hint="eastAsia"/>
          <w:szCs w:val="24"/>
        </w:rPr>
        <w:t>s</w:t>
      </w:r>
      <w:r w:rsidR="008F7129" w:rsidRPr="00521D8F">
        <w:rPr>
          <w:rFonts w:hint="eastAsia"/>
          <w:szCs w:val="24"/>
        </w:rPr>
        <w:t>和</w:t>
      </w:r>
      <w:r w:rsidR="008F7129" w:rsidRPr="00521D8F">
        <w:rPr>
          <w:rFonts w:hint="eastAsia"/>
          <w:szCs w:val="24"/>
        </w:rPr>
        <w:t>t</w:t>
      </w:r>
      <w:r w:rsidR="008F7129" w:rsidRPr="00521D8F">
        <w:rPr>
          <w:rFonts w:hint="eastAsia"/>
          <w:szCs w:val="24"/>
        </w:rPr>
        <w:t>之外，对每个结点</w:t>
      </w:r>
      <w:r w:rsidR="008F7129" w:rsidRPr="00521D8F">
        <w:rPr>
          <w:rFonts w:hint="eastAsia"/>
          <w:szCs w:val="24"/>
        </w:rPr>
        <w:t xml:space="preserve"> </w:t>
      </w:r>
      <w:r w:rsidR="008F7129" w:rsidRPr="00521D8F">
        <w:rPr>
          <w:rFonts w:hint="eastAsia"/>
          <w:szCs w:val="24"/>
        </w:rPr>
        <w:t>，有</w:t>
      </w:r>
      <m:oMath>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e→v</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r>
          <w:rPr>
            <w:rFonts w:ascii="Cambria Math" w:hAnsi="Cambria Math"/>
            <w:szCs w:val="24"/>
          </w:rPr>
          <m:t>=</m:t>
        </m:r>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v→e</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oMath>
      <w:r w:rsidR="008F7129" w:rsidRPr="00521D8F">
        <w:rPr>
          <w:rFonts w:hint="eastAsia"/>
          <w:szCs w:val="24"/>
        </w:rPr>
        <w:t>，即：所有进入结点</w:t>
      </w:r>
      <w:r w:rsidR="008F7129" w:rsidRPr="00521D8F">
        <w:rPr>
          <w:rFonts w:hint="eastAsia"/>
          <w:szCs w:val="24"/>
        </w:rPr>
        <w:t xml:space="preserve"> </w:t>
      </w:r>
      <w:r w:rsidR="008F7129" w:rsidRPr="00521D8F">
        <w:rPr>
          <w:rFonts w:hint="eastAsia"/>
          <w:szCs w:val="24"/>
        </w:rPr>
        <w:t>的流值之和等于所有从</w:t>
      </w:r>
      <w:r w:rsidR="008F7129" w:rsidRPr="00521D8F">
        <w:rPr>
          <w:rFonts w:hint="eastAsia"/>
          <w:szCs w:val="24"/>
        </w:rPr>
        <w:t xml:space="preserve"> </w:t>
      </w:r>
      <w:r w:rsidR="008F7129" w:rsidRPr="00521D8F">
        <w:rPr>
          <w:rFonts w:hint="eastAsia"/>
          <w:szCs w:val="24"/>
        </w:rPr>
        <w:t>出来的流值之</w:t>
      </w:r>
      <w:proofErr w:type="gramStart"/>
      <w:r w:rsidR="008F7129" w:rsidRPr="00521D8F">
        <w:rPr>
          <w:rFonts w:hint="eastAsia"/>
          <w:szCs w:val="24"/>
        </w:rPr>
        <w:t>和</w:t>
      </w:r>
      <w:proofErr w:type="gramEnd"/>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CF4329">
        <w:rPr>
          <w:rFonts w:hint="eastAsia"/>
          <w:b/>
          <w:szCs w:val="24"/>
        </w:rPr>
        <w:t>2-12</w:t>
      </w:r>
      <w:r w:rsidRPr="00521D8F">
        <w:rPr>
          <w:rFonts w:hint="eastAsia"/>
          <w:b/>
          <w:szCs w:val="24"/>
        </w:rPr>
        <w:t>.</w:t>
      </w:r>
      <w:r w:rsidRPr="00521D8F">
        <w:rPr>
          <w:rFonts w:hint="eastAsia"/>
          <w:b/>
          <w:szCs w:val="24"/>
        </w:rPr>
        <w:t>（不确定</w:t>
      </w:r>
      <w:proofErr w:type="gramStart"/>
      <w:r w:rsidRPr="00521D8F">
        <w:rPr>
          <w:rFonts w:hint="eastAsia"/>
          <w:b/>
          <w:szCs w:val="24"/>
        </w:rPr>
        <w:t>图最大流</w:t>
      </w:r>
      <w:proofErr w:type="gramEnd"/>
      <w:r w:rsidRPr="00521D8F">
        <w:rPr>
          <w:rFonts w:hint="eastAsia"/>
          <w:b/>
          <w:szCs w:val="24"/>
        </w:rPr>
        <w:t>）</w:t>
      </w:r>
      <w:r w:rsidRPr="00521D8F">
        <w:rPr>
          <w:rFonts w:hint="eastAsia"/>
          <w:szCs w:val="24"/>
        </w:rPr>
        <w:t>不确定图</w:t>
      </w:r>
      <w:r w:rsidRPr="00521D8F">
        <w:rPr>
          <w:rFonts w:hint="eastAsia"/>
          <w:szCs w:val="24"/>
        </w:rPr>
        <w:t>G</w:t>
      </w:r>
      <w:r w:rsidRPr="00521D8F">
        <w:rPr>
          <w:rFonts w:hint="eastAsia"/>
          <w:szCs w:val="24"/>
        </w:rPr>
        <w:t>中，在每条边都存在时，能够从源点</w:t>
      </w:r>
      <w:r w:rsidRPr="00521D8F">
        <w:rPr>
          <w:rFonts w:hint="eastAsia"/>
          <w:szCs w:val="24"/>
        </w:rPr>
        <w:t>s</w:t>
      </w:r>
      <w:r w:rsidRPr="00521D8F">
        <w:rPr>
          <w:rFonts w:hint="eastAsia"/>
          <w:szCs w:val="24"/>
        </w:rPr>
        <w:t>到汇点</w:t>
      </w:r>
      <w:r w:rsidRPr="00521D8F">
        <w:rPr>
          <w:rFonts w:hint="eastAsia"/>
          <w:szCs w:val="24"/>
        </w:rPr>
        <w:t>t</w:t>
      </w:r>
      <w:r w:rsidRPr="00521D8F">
        <w:rPr>
          <w:rFonts w:hint="eastAsia"/>
          <w:szCs w:val="24"/>
        </w:rPr>
        <w:t>传输的最大流值</w:t>
      </w:r>
      <w:r w:rsidRPr="00521D8F">
        <w:rPr>
          <w:rFonts w:hint="eastAsia"/>
          <w:szCs w:val="24"/>
        </w:rPr>
        <w:t>f</w:t>
      </w:r>
      <w:r w:rsidRPr="00521D8F">
        <w:rPr>
          <w:rFonts w:hint="eastAsia"/>
          <w:szCs w:val="24"/>
          <w:vertAlign w:val="subscript"/>
        </w:rPr>
        <w:t>max</w:t>
      </w:r>
      <w:r w:rsidRPr="00521D8F">
        <w:rPr>
          <w:rFonts w:hint="eastAsia"/>
          <w:szCs w:val="24"/>
        </w:rPr>
        <w:t>为不确定图</w:t>
      </w:r>
      <w:r w:rsidRPr="00521D8F">
        <w:rPr>
          <w:rFonts w:hint="eastAsia"/>
          <w:szCs w:val="24"/>
        </w:rPr>
        <w:t>G</w:t>
      </w:r>
      <w:r w:rsidRPr="00521D8F">
        <w:rPr>
          <w:rFonts w:hint="eastAsia"/>
          <w:szCs w:val="24"/>
        </w:rPr>
        <w:t>的最大流。</w:t>
      </w:r>
    </w:p>
    <w:p w:rsidR="008F7129" w:rsidRPr="00521D8F" w:rsidRDefault="0052371C" w:rsidP="00521D8F">
      <w:pPr>
        <w:pStyle w:val="a3"/>
        <w:spacing w:line="288" w:lineRule="auto"/>
        <w:ind w:firstLine="470"/>
        <w:rPr>
          <w:szCs w:val="24"/>
        </w:rPr>
      </w:pPr>
      <w:r>
        <w:rPr>
          <w:rFonts w:hint="eastAsia"/>
          <w:b/>
          <w:szCs w:val="24"/>
        </w:rPr>
        <w:t>实例</w:t>
      </w:r>
      <w:r>
        <w:rPr>
          <w:rFonts w:hint="eastAsia"/>
          <w:b/>
          <w:szCs w:val="24"/>
        </w:rPr>
        <w:t>2-</w:t>
      </w:r>
      <w:r w:rsidR="008F7129" w:rsidRPr="00521D8F">
        <w:rPr>
          <w:rFonts w:hint="eastAsia"/>
          <w:b/>
          <w:szCs w:val="24"/>
        </w:rPr>
        <w:t>3</w:t>
      </w:r>
      <w:r>
        <w:rPr>
          <w:rFonts w:hint="eastAsia"/>
          <w:b/>
          <w:szCs w:val="24"/>
        </w:rPr>
        <w:t xml:space="preserve">. </w:t>
      </w:r>
      <w:r w:rsidR="008F7129" w:rsidRPr="00521D8F">
        <w:rPr>
          <w:rFonts w:hint="eastAsia"/>
          <w:szCs w:val="24"/>
        </w:rPr>
        <w:t>图</w:t>
      </w:r>
      <w:r w:rsidR="00556980">
        <w:rPr>
          <w:rFonts w:hint="eastAsia"/>
          <w:szCs w:val="24"/>
        </w:rPr>
        <w:t>2-3</w:t>
      </w:r>
      <w:r w:rsidR="008F7129" w:rsidRPr="00521D8F">
        <w:rPr>
          <w:rFonts w:hint="eastAsia"/>
          <w:szCs w:val="24"/>
        </w:rPr>
        <w:t>所示的不确定图</w:t>
      </w:r>
      <w:r w:rsidR="008F7129" w:rsidRPr="00521D8F">
        <w:rPr>
          <w:rFonts w:hint="eastAsia"/>
          <w:szCs w:val="24"/>
        </w:rPr>
        <w:t>G</w:t>
      </w:r>
      <w:r w:rsidR="008F7129" w:rsidRPr="00521D8F">
        <w:rPr>
          <w:rFonts w:hint="eastAsia"/>
          <w:szCs w:val="24"/>
        </w:rPr>
        <w:t>能够达到的最大流为</w:t>
      </w:r>
      <w:r w:rsidR="008F7129" w:rsidRPr="00521D8F">
        <w:rPr>
          <w:rFonts w:hint="eastAsia"/>
          <w:szCs w:val="24"/>
        </w:rPr>
        <w:t>2</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556980">
        <w:rPr>
          <w:rFonts w:hint="eastAsia"/>
          <w:b/>
          <w:szCs w:val="24"/>
        </w:rPr>
        <w:t>2-13</w:t>
      </w:r>
      <w:r w:rsidR="005F373D">
        <w:rPr>
          <w:rFonts w:hint="eastAsia"/>
          <w:b/>
          <w:szCs w:val="24"/>
        </w:rPr>
        <w:t>.</w:t>
      </w:r>
      <w:r w:rsidRPr="00521D8F">
        <w:rPr>
          <w:rFonts w:hint="eastAsia"/>
          <w:b/>
          <w:szCs w:val="24"/>
        </w:rPr>
        <w:t>（不确定图的</w:t>
      </w:r>
      <w:r w:rsidRPr="00521D8F">
        <w:rPr>
          <w:rFonts w:hint="eastAsia"/>
          <w:b/>
          <w:szCs w:val="24"/>
        </w:rPr>
        <w:t>d</w:t>
      </w:r>
      <w:r w:rsidRPr="00521D8F">
        <w:rPr>
          <w:rFonts w:hint="eastAsia"/>
          <w:b/>
          <w:szCs w:val="24"/>
        </w:rPr>
        <w:t>容量可靠性）</w:t>
      </w:r>
      <w:r w:rsidRPr="00521D8F">
        <w:rPr>
          <w:rFonts w:hint="eastAsia"/>
          <w:szCs w:val="24"/>
        </w:rPr>
        <w:t>不确定图的</w:t>
      </w:r>
      <w:r w:rsidRPr="00521D8F">
        <w:rPr>
          <w:rFonts w:hint="eastAsia"/>
          <w:szCs w:val="24"/>
        </w:rPr>
        <w:t>d</w:t>
      </w:r>
      <w:r w:rsidRPr="00521D8F">
        <w:rPr>
          <w:rFonts w:hint="eastAsia"/>
          <w:szCs w:val="24"/>
        </w:rPr>
        <w:t>容量可靠性</w:t>
      </w:r>
      <w:r w:rsidRPr="00521D8F">
        <w:rPr>
          <w:rFonts w:hint="eastAsia"/>
          <w:szCs w:val="24"/>
        </w:rPr>
        <w:t>P</w:t>
      </w:r>
      <w:r w:rsidRPr="00521D8F">
        <w:rPr>
          <w:rFonts w:hint="eastAsia"/>
          <w:szCs w:val="24"/>
        </w:rPr>
        <w:t>（</w:t>
      </w:r>
      <w:r w:rsidRPr="00521D8F">
        <w:rPr>
          <w:rFonts w:hint="eastAsia"/>
          <w:szCs w:val="24"/>
        </w:rPr>
        <w:t>d</w:t>
      </w:r>
      <w:r w:rsidRPr="00521D8F">
        <w:rPr>
          <w:rFonts w:hint="eastAsia"/>
          <w:szCs w:val="24"/>
        </w:rPr>
        <w:t>）可以表示为不确定</w:t>
      </w:r>
      <w:proofErr w:type="gramStart"/>
      <w:r w:rsidRPr="00521D8F">
        <w:rPr>
          <w:rFonts w:hint="eastAsia"/>
          <w:szCs w:val="24"/>
        </w:rPr>
        <w:t>图所有</w:t>
      </w:r>
      <w:proofErr w:type="gramEnd"/>
      <w:r w:rsidRPr="00521D8F">
        <w:rPr>
          <w:rFonts w:hint="eastAsia"/>
          <w:szCs w:val="24"/>
        </w:rPr>
        <w:t>能够满足</w:t>
      </w:r>
      <w:r w:rsidRPr="00521D8F">
        <w:rPr>
          <w:rFonts w:hint="eastAsia"/>
          <w:szCs w:val="24"/>
        </w:rPr>
        <w:t>d</w:t>
      </w:r>
      <w:r w:rsidRPr="00521D8F">
        <w:rPr>
          <w:rFonts w:hint="eastAsia"/>
          <w:szCs w:val="24"/>
        </w:rPr>
        <w:t>流的子图概率之</w:t>
      </w:r>
      <w:r w:rsidRPr="00D65159">
        <w:rPr>
          <w:rFonts w:hint="eastAsia"/>
          <w:szCs w:val="24"/>
        </w:rPr>
        <w:t>和</w:t>
      </w:r>
      <w:r w:rsidRPr="00521D8F">
        <w:rPr>
          <w:rFonts w:hint="eastAsia"/>
          <w:szCs w:val="24"/>
        </w:rPr>
        <w:t>，即</w:t>
      </w:r>
      <m:oMath>
        <m:r>
          <m:rPr>
            <m:sty m:val="p"/>
          </m:rPr>
          <w:rPr>
            <w:rFonts w:ascii="Cambria Math" w:eastAsia="Cambria Math" w:hAnsi="Cambria Math"/>
            <w:szCs w:val="24"/>
          </w:rPr>
          <m:t>P</m:t>
        </m:r>
        <m:r>
          <m:rPr>
            <m:sty m:val="p"/>
          </m:rPr>
          <w:rPr>
            <w:rFonts w:ascii="Cambria Math" w:hAnsi="Cambria Math"/>
            <w:szCs w:val="24"/>
          </w:rPr>
          <m:t>（</m:t>
        </m:r>
        <m:r>
          <m:rPr>
            <m:sty m:val="p"/>
          </m:rPr>
          <w:rPr>
            <w:rFonts w:ascii="Cambria Math" w:hAnsi="Cambria Math"/>
            <w:szCs w:val="24"/>
          </w:rPr>
          <m:t>d</m:t>
        </m:r>
        <m:r>
          <m:rPr>
            <m:sty m:val="p"/>
          </m:rPr>
          <w:rPr>
            <w:rFonts w:ascii="Cambria Math" w:hAnsi="Cambria Math"/>
            <w:szCs w:val="24"/>
          </w:rPr>
          <m:t>）</m:t>
        </m:r>
        <m:r>
          <w:rPr>
            <w:rFonts w:ascii="Cambria Math" w:hAnsi="Cambria Math"/>
            <w:szCs w:val="24"/>
          </w:rPr>
          <m:t>=</m:t>
        </m:r>
        <m:nary>
          <m:naryPr>
            <m:chr m:val="∑"/>
            <m:limLoc m:val="subSup"/>
            <m:supHide m:val="1"/>
            <m:ctrlPr>
              <w:rPr>
                <w:rFonts w:ascii="Cambria Math" w:eastAsia="Cambria Math" w:hAnsi="Cambria Math"/>
                <w:szCs w:val="24"/>
              </w:rPr>
            </m:ctrlPr>
          </m:naryPr>
          <m:sub>
            <m:r>
              <w:rPr>
                <w:rFonts w:ascii="Cambria Math" w:eastAsia="Cambria Math" w:hAnsi="Cambria Math"/>
                <w:szCs w:val="24"/>
              </w:rPr>
              <m:t>g</m:t>
            </m:r>
          </m:sub>
          <m:sup/>
          <m:e>
            <m:d>
              <m:dPr>
                <m:begChr m:val="{"/>
                <m:endChr m:val="|"/>
                <m:ctrlPr>
                  <w:rPr>
                    <w:rFonts w:ascii="Cambria Math" w:eastAsia="Cambria Math" w:hAnsi="Cambria Math"/>
                    <w:i/>
                    <w:szCs w:val="24"/>
                  </w:rPr>
                </m:ctrlPr>
              </m:dPr>
              <m:e>
                <m:r>
                  <w:rPr>
                    <w:rFonts w:ascii="Cambria Math" w:eastAsia="Cambria Math" w:hAnsi="Cambria Math"/>
                    <w:szCs w:val="24"/>
                  </w:rPr>
                  <m:t>p</m:t>
                </m:r>
                <m:d>
                  <m:dPr>
                    <m:ctrlPr>
                      <w:rPr>
                        <w:rFonts w:ascii="Cambria Math" w:eastAsia="Cambria Math" w:hAnsi="Cambria Math"/>
                        <w:i/>
                        <w:szCs w:val="24"/>
                      </w:rPr>
                    </m:ctrlPr>
                  </m:dPr>
                  <m:e>
                    <m:r>
                      <w:rPr>
                        <w:rFonts w:ascii="Cambria Math" w:eastAsia="Cambria Math" w:hAnsi="Cambria Math"/>
                        <w:szCs w:val="24"/>
                      </w:rPr>
                      <m:t>g</m:t>
                    </m:r>
                  </m:e>
                </m:d>
              </m:e>
            </m:d>
            <m:r>
              <w:rPr>
                <w:rFonts w:ascii="Cambria Math" w:eastAsia="Cambria Math" w:hAnsi="Cambria Math"/>
                <w:szCs w:val="24"/>
              </w:rPr>
              <m:t>f</m:t>
            </m:r>
            <m:d>
              <m:dPr>
                <m:ctrlPr>
                  <w:rPr>
                    <w:rFonts w:ascii="Cambria Math" w:eastAsia="Cambria Math" w:hAnsi="Cambria Math"/>
                    <w:i/>
                    <w:szCs w:val="24"/>
                  </w:rPr>
                </m:ctrlPr>
              </m:dPr>
              <m:e>
                <m:r>
                  <w:rPr>
                    <w:rFonts w:ascii="Cambria Math" w:eastAsia="Cambria Math" w:hAnsi="Cambria Math"/>
                    <w:szCs w:val="24"/>
                  </w:rPr>
                  <m:t>g</m:t>
                </m:r>
              </m:e>
            </m:d>
            <m:r>
              <m:rPr>
                <m:sty m:val="p"/>
              </m:rPr>
              <w:rPr>
                <w:rFonts w:ascii="Cambria Math" w:hAnsi="Cambria Math"/>
                <w:szCs w:val="24"/>
              </w:rPr>
              <m:t>≥</m:t>
            </m:r>
            <m:r>
              <w:rPr>
                <w:rFonts w:ascii="Cambria Math" w:eastAsia="Cambria Math" w:hAnsi="Cambria Math"/>
                <w:szCs w:val="24"/>
              </w:rPr>
              <m:t>d}</m:t>
            </m:r>
          </m:e>
        </m:nary>
      </m:oMath>
      <w:r w:rsidRPr="00521D8F">
        <w:rPr>
          <w:rFonts w:hint="eastAsia"/>
          <w:szCs w:val="24"/>
        </w:rPr>
        <w:t>，特别的，当</w:t>
      </w:r>
      <w:r w:rsidRPr="00521D8F">
        <w:rPr>
          <w:rFonts w:hint="eastAsia"/>
          <w:szCs w:val="24"/>
        </w:rPr>
        <w:t>d</w:t>
      </w:r>
      <w:r w:rsidRPr="00521D8F">
        <w:rPr>
          <w:rFonts w:hint="eastAsia"/>
          <w:szCs w:val="24"/>
        </w:rPr>
        <w:t>为不确定图的最大流时，表示的为不确定</w:t>
      </w:r>
      <w:proofErr w:type="gramStart"/>
      <w:r w:rsidRPr="00521D8F">
        <w:rPr>
          <w:rFonts w:hint="eastAsia"/>
          <w:szCs w:val="24"/>
        </w:rPr>
        <w:t>图相对</w:t>
      </w:r>
      <w:proofErr w:type="gramEnd"/>
      <w:r w:rsidRPr="00521D8F">
        <w:rPr>
          <w:rFonts w:hint="eastAsia"/>
          <w:szCs w:val="24"/>
        </w:rPr>
        <w:t>于最大流的容量可靠性。</w:t>
      </w:r>
    </w:p>
    <w:p w:rsidR="008F7129" w:rsidRPr="00AB5C1D" w:rsidRDefault="00FA0040" w:rsidP="00521D8F">
      <w:pPr>
        <w:pStyle w:val="a3"/>
        <w:spacing w:line="288" w:lineRule="auto"/>
        <w:ind w:firstLine="470"/>
      </w:pPr>
      <w:r>
        <w:rPr>
          <w:rFonts w:hint="eastAsia"/>
          <w:b/>
          <w:szCs w:val="24"/>
        </w:rPr>
        <w:t>实例</w:t>
      </w:r>
      <w:r>
        <w:rPr>
          <w:rFonts w:hint="eastAsia"/>
          <w:b/>
          <w:szCs w:val="24"/>
        </w:rPr>
        <w:t>2-</w:t>
      </w:r>
      <w:r w:rsidR="008F7129" w:rsidRPr="00521D8F">
        <w:rPr>
          <w:rFonts w:hint="eastAsia"/>
          <w:b/>
          <w:szCs w:val="24"/>
        </w:rPr>
        <w:t xml:space="preserve">4. </w:t>
      </w:r>
      <w:r w:rsidR="008F7129" w:rsidRPr="00521D8F">
        <w:rPr>
          <w:rFonts w:hint="eastAsia"/>
          <w:szCs w:val="24"/>
        </w:rPr>
        <w:t>如图</w:t>
      </w:r>
      <w:r w:rsidR="00193A44">
        <w:rPr>
          <w:rFonts w:hint="eastAsia"/>
          <w:szCs w:val="24"/>
        </w:rPr>
        <w:t>2-7</w:t>
      </w:r>
      <w:r w:rsidR="008F7129" w:rsidRPr="00521D8F">
        <w:rPr>
          <w:rFonts w:hint="eastAsia"/>
          <w:szCs w:val="24"/>
        </w:rPr>
        <w:t>为图</w:t>
      </w:r>
      <w:r w:rsidR="00776836">
        <w:rPr>
          <w:rFonts w:hint="eastAsia"/>
          <w:szCs w:val="24"/>
        </w:rPr>
        <w:t>2-3</w:t>
      </w:r>
      <w:r w:rsidR="008F7129" w:rsidRPr="00521D8F">
        <w:rPr>
          <w:rFonts w:hint="eastAsia"/>
          <w:szCs w:val="24"/>
        </w:rPr>
        <w:t>所示不确定图</w:t>
      </w:r>
      <w:r w:rsidR="008F7129" w:rsidRPr="00521D8F">
        <w:rPr>
          <w:rFonts w:hint="eastAsia"/>
          <w:szCs w:val="24"/>
        </w:rPr>
        <w:t>G</w:t>
      </w:r>
      <w:r w:rsidR="008F7129" w:rsidRPr="00521D8F">
        <w:rPr>
          <w:rFonts w:hint="eastAsia"/>
          <w:szCs w:val="24"/>
        </w:rPr>
        <w:t>的三个能够满足最大流</w:t>
      </w:r>
      <w:r w:rsidR="008F7129" w:rsidRPr="00521D8F">
        <w:rPr>
          <w:rFonts w:hint="eastAsia"/>
          <w:szCs w:val="24"/>
        </w:rPr>
        <w:t>2</w:t>
      </w:r>
      <w:r w:rsidR="008F7129" w:rsidRPr="00521D8F">
        <w:rPr>
          <w:rFonts w:hint="eastAsia"/>
          <w:szCs w:val="24"/>
        </w:rPr>
        <w:t>的所有子图，那么不确定</w:t>
      </w:r>
      <w:proofErr w:type="gramStart"/>
      <w:r w:rsidR="008F7129" w:rsidRPr="00521D8F">
        <w:rPr>
          <w:rFonts w:hint="eastAsia"/>
          <w:szCs w:val="24"/>
        </w:rPr>
        <w:t>图相对</w:t>
      </w:r>
      <w:proofErr w:type="gramEnd"/>
      <w:r w:rsidR="008F7129" w:rsidRPr="00521D8F">
        <w:rPr>
          <w:rFonts w:hint="eastAsia"/>
          <w:szCs w:val="24"/>
        </w:rPr>
        <w:t>于最大流的容量可靠性可以表示为</w:t>
      </w:r>
      <w:r w:rsidR="008F7129" w:rsidRPr="00521D8F">
        <w:rPr>
          <w:rFonts w:hint="eastAsia"/>
          <w:szCs w:val="24"/>
        </w:rPr>
        <w:t>P=p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3</w:t>
      </w:r>
      <w:r w:rsidR="008F7129" w:rsidRPr="00521D8F">
        <w:rPr>
          <w:rFonts w:hint="eastAsia"/>
          <w:szCs w:val="24"/>
        </w:rPr>
        <w:t>）</w:t>
      </w:r>
      <w:r w:rsidR="008F7129" w:rsidRPr="00521D8F">
        <w:rPr>
          <w:rFonts w:hint="eastAsia"/>
          <w:szCs w:val="24"/>
        </w:rPr>
        <w:t>=0.176</w:t>
      </w:r>
      <w:r w:rsidR="008F7129" w:rsidRPr="00521D8F">
        <w:rPr>
          <w:rFonts w:hint="eastAsia"/>
          <w:szCs w:val="24"/>
        </w:rPr>
        <w:t>。</w:t>
      </w:r>
    </w:p>
    <w:p w:rsidR="008F7129" w:rsidRDefault="008F7129" w:rsidP="003B263F">
      <w:pPr>
        <w:pStyle w:val="a3"/>
        <w:ind w:firstLine="492"/>
        <w:rPr>
          <w:b/>
        </w:rPr>
      </w:pPr>
      <w:r>
        <w:object w:dxaOrig="3527" w:dyaOrig="2218">
          <v:shape id="_x0000_i1032" type="#_x0000_t75" style="width:139.6pt;height:87.65pt" o:ole="">
            <v:imagedata r:id="rId34" o:title=""/>
          </v:shape>
          <o:OLEObject Type="Embed" ProgID="Visio.Drawing.11" ShapeID="_x0000_i1032" DrawAspect="Content" ObjectID="_1525031956" r:id="rId35"/>
        </w:object>
      </w:r>
      <w:r>
        <w:object w:dxaOrig="3527" w:dyaOrig="2218">
          <v:shape id="_x0000_i1033" type="#_x0000_t75" style="width:142.75pt;height:88.9pt" o:ole="">
            <v:imagedata r:id="rId36" o:title=""/>
          </v:shape>
          <o:OLEObject Type="Embed" ProgID="Visio.Drawing.11" ShapeID="_x0000_i1033" DrawAspect="Content" ObjectID="_1525031957" r:id="rId37"/>
        </w:object>
      </w:r>
      <w:r>
        <w:object w:dxaOrig="3527" w:dyaOrig="2218">
          <v:shape id="_x0000_i1034" type="#_x0000_t75" style="width:136.5pt;height:85.75pt" o:ole="">
            <v:imagedata r:id="rId38" o:title=""/>
          </v:shape>
          <o:OLEObject Type="Embed" ProgID="Visio.Drawing.11" ShapeID="_x0000_i1034" DrawAspect="Content" ObjectID="_1525031958" r:id="rId39"/>
        </w:object>
      </w:r>
    </w:p>
    <w:p w:rsidR="008F7129" w:rsidRPr="00543EFD" w:rsidRDefault="008F7129" w:rsidP="00543EFD">
      <w:pPr>
        <w:pStyle w:val="a3"/>
        <w:spacing w:line="288" w:lineRule="auto"/>
        <w:ind w:firstLine="408"/>
        <w:jc w:val="center"/>
        <w:rPr>
          <w:sz w:val="21"/>
        </w:rPr>
      </w:pPr>
      <w:r w:rsidRPr="00543EFD">
        <w:rPr>
          <w:rFonts w:hint="eastAsia"/>
          <w:sz w:val="21"/>
        </w:rPr>
        <w:lastRenderedPageBreak/>
        <w:t>图</w:t>
      </w:r>
      <w:r w:rsidR="00193A44" w:rsidRPr="00543EFD">
        <w:rPr>
          <w:rFonts w:hint="eastAsia"/>
          <w:sz w:val="21"/>
        </w:rPr>
        <w:t>2-7</w:t>
      </w:r>
      <w:r w:rsidRPr="00543EFD">
        <w:rPr>
          <w:rFonts w:hint="eastAsia"/>
          <w:sz w:val="21"/>
        </w:rPr>
        <w:t xml:space="preserve"> </w:t>
      </w:r>
      <w:r w:rsidRPr="00543EFD">
        <w:rPr>
          <w:rFonts w:hint="eastAsia"/>
          <w:sz w:val="21"/>
        </w:rPr>
        <w:t>不确定图</w:t>
      </w:r>
      <w:r w:rsidRPr="00543EFD">
        <w:rPr>
          <w:rFonts w:hint="eastAsia"/>
          <w:sz w:val="21"/>
        </w:rPr>
        <w:t>G</w:t>
      </w:r>
      <w:r w:rsidRPr="00543EFD">
        <w:rPr>
          <w:rFonts w:hint="eastAsia"/>
          <w:sz w:val="21"/>
        </w:rPr>
        <w:t>的三个能够满足最大流</w:t>
      </w:r>
      <w:r w:rsidRPr="00543EFD">
        <w:rPr>
          <w:rFonts w:hint="eastAsia"/>
          <w:sz w:val="21"/>
        </w:rPr>
        <w:t>2</w:t>
      </w:r>
      <w:r w:rsidRPr="00543EFD">
        <w:rPr>
          <w:rFonts w:hint="eastAsia"/>
          <w:sz w:val="21"/>
        </w:rPr>
        <w:t>的所有子图</w:t>
      </w:r>
      <w:r w:rsidRPr="00543EFD">
        <w:rPr>
          <w:rFonts w:hint="eastAsia"/>
          <w:sz w:val="21"/>
        </w:rPr>
        <w:t>g</w:t>
      </w:r>
      <w:r w:rsidRPr="00543EFD">
        <w:rPr>
          <w:rFonts w:hint="eastAsia"/>
          <w:sz w:val="21"/>
          <w:vertAlign w:val="subscript"/>
        </w:rPr>
        <w:t>1</w:t>
      </w:r>
      <w:r w:rsidRPr="00543EFD">
        <w:rPr>
          <w:rFonts w:hint="eastAsia"/>
          <w:sz w:val="21"/>
        </w:rPr>
        <w:t>，</w:t>
      </w:r>
      <w:r w:rsidRPr="00543EFD">
        <w:rPr>
          <w:rFonts w:hint="eastAsia"/>
          <w:sz w:val="21"/>
        </w:rPr>
        <w:t>g</w:t>
      </w:r>
      <w:r w:rsidRPr="00543EFD">
        <w:rPr>
          <w:rFonts w:hint="eastAsia"/>
          <w:sz w:val="21"/>
          <w:vertAlign w:val="subscript"/>
        </w:rPr>
        <w:t>2</w:t>
      </w:r>
      <w:r w:rsidRPr="00543EFD">
        <w:rPr>
          <w:rFonts w:hint="eastAsia"/>
          <w:sz w:val="21"/>
        </w:rPr>
        <w:t>，</w:t>
      </w:r>
      <w:r w:rsidRPr="00543EFD">
        <w:rPr>
          <w:rFonts w:hint="eastAsia"/>
          <w:sz w:val="21"/>
        </w:rPr>
        <w:t>g</w:t>
      </w:r>
      <w:r w:rsidRPr="00543EFD">
        <w:rPr>
          <w:rFonts w:hint="eastAsia"/>
          <w:sz w:val="21"/>
          <w:vertAlign w:val="subscript"/>
        </w:rPr>
        <w:t>3</w:t>
      </w:r>
    </w:p>
    <w:p w:rsidR="008F7129" w:rsidRDefault="008F7129" w:rsidP="00543EFD">
      <w:pPr>
        <w:pStyle w:val="a3"/>
        <w:spacing w:line="288" w:lineRule="auto"/>
        <w:ind w:firstLine="470"/>
        <w:rPr>
          <w:b/>
        </w:rPr>
      </w:pPr>
      <w:r>
        <w:rPr>
          <w:rFonts w:hint="eastAsia"/>
          <w:b/>
        </w:rPr>
        <w:t>定义</w:t>
      </w:r>
      <w:r w:rsidR="00350DA2">
        <w:rPr>
          <w:rFonts w:hint="eastAsia"/>
          <w:b/>
        </w:rPr>
        <w:t>2-14</w:t>
      </w:r>
      <w:r>
        <w:rPr>
          <w:rFonts w:hint="eastAsia"/>
          <w:b/>
        </w:rPr>
        <w:t xml:space="preserve">. </w:t>
      </w:r>
      <w:r>
        <w:rPr>
          <w:rFonts w:hint="eastAsia"/>
          <w:b/>
        </w:rPr>
        <w:t>（</w:t>
      </w:r>
      <w:proofErr w:type="gramStart"/>
      <w:r>
        <w:rPr>
          <w:rFonts w:hint="eastAsia"/>
          <w:b/>
        </w:rPr>
        <w:t>不确定图流分布</w:t>
      </w:r>
      <w:proofErr w:type="gramEnd"/>
      <w:r>
        <w:rPr>
          <w:rFonts w:hint="eastAsia"/>
          <w:b/>
        </w:rPr>
        <w:t>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hAnsi="Cambria Math"/>
          </w:rPr>
          <m:t>（</m:t>
        </m:r>
        <m:r>
          <m:rPr>
            <m:sty m:val="p"/>
          </m:rPr>
          <w:rPr>
            <w:rFonts w:ascii="Cambria Math" w:hAnsi="Cambria Math"/>
          </w:rPr>
          <m:t>d</m:t>
        </m:r>
        <m:r>
          <m:rPr>
            <m:sty m:val="p"/>
          </m:rPr>
          <w:rPr>
            <w:rFonts w:ascii="Cambria Math"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w:t>
      </w:r>
      <w:r w:rsidRPr="000A350B">
        <w:rPr>
          <w:rFonts w:hint="eastAsia"/>
        </w:rPr>
        <w:t>积</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w:t>
      </w:r>
      <w:proofErr w:type="gramStart"/>
      <w:r>
        <w:rPr>
          <w:rFonts w:hint="eastAsia"/>
        </w:rPr>
        <w:t>图最大流</w:t>
      </w:r>
      <w:proofErr w:type="gramEnd"/>
      <w:r>
        <w:rPr>
          <w:rFonts w:hint="eastAsia"/>
        </w:rPr>
        <w:t>时，为不确定图的最大流分布，对应的为不确定图的最大流分布可靠性。</w:t>
      </w:r>
    </w:p>
    <w:p w:rsidR="008F7129" w:rsidRDefault="001A6DBC" w:rsidP="00543EFD">
      <w:pPr>
        <w:pStyle w:val="a3"/>
        <w:spacing w:line="288" w:lineRule="auto"/>
        <w:ind w:firstLine="470"/>
        <w:rPr>
          <w:b/>
        </w:rPr>
      </w:pPr>
      <w:r>
        <w:rPr>
          <w:rFonts w:hint="eastAsia"/>
          <w:b/>
        </w:rPr>
        <w:t>实</w:t>
      </w:r>
      <w:r w:rsidR="008F7129">
        <w:rPr>
          <w:rFonts w:hint="eastAsia"/>
          <w:b/>
        </w:rPr>
        <w:t>例</w:t>
      </w:r>
      <w:r>
        <w:rPr>
          <w:rFonts w:hint="eastAsia"/>
          <w:b/>
        </w:rPr>
        <w:t>2-</w:t>
      </w:r>
      <w:r w:rsidR="008F7129">
        <w:rPr>
          <w:rFonts w:hint="eastAsia"/>
          <w:b/>
        </w:rPr>
        <w:t>5</w:t>
      </w:r>
      <w:r>
        <w:rPr>
          <w:rFonts w:hint="eastAsia"/>
          <w:b/>
        </w:rPr>
        <w:t xml:space="preserve">. </w:t>
      </w:r>
      <w:r w:rsidR="008F7129" w:rsidRPr="00752826">
        <w:rPr>
          <w:rFonts w:hint="eastAsia"/>
        </w:rPr>
        <w:t>如图</w:t>
      </w:r>
      <w:r w:rsidR="00D12D16">
        <w:rPr>
          <w:rFonts w:hint="eastAsia"/>
        </w:rPr>
        <w:t>2-8</w:t>
      </w:r>
      <w:r w:rsidR="008F7129" w:rsidRPr="00752826">
        <w:rPr>
          <w:rFonts w:hint="eastAsia"/>
        </w:rPr>
        <w:t>为不确定图</w:t>
      </w:r>
      <w:r w:rsidR="008F7129" w:rsidRPr="00752826">
        <w:rPr>
          <w:rFonts w:hint="eastAsia"/>
        </w:rPr>
        <w:t>G</w:t>
      </w:r>
      <w:r w:rsidR="008F7129" w:rsidRPr="00752826">
        <w:rPr>
          <w:rFonts w:hint="eastAsia"/>
        </w:rPr>
        <w:t>的</w:t>
      </w:r>
      <w:r w:rsidR="008F7129">
        <w:rPr>
          <w:rFonts w:hint="eastAsia"/>
        </w:rPr>
        <w:t>2</w:t>
      </w:r>
      <w:r w:rsidR="008F7129" w:rsidRPr="00752826">
        <w:rPr>
          <w:rFonts w:hint="eastAsia"/>
        </w:rPr>
        <w:t>个最大流分布</w:t>
      </w:r>
      <w:r w:rsidR="008F7129">
        <w:rPr>
          <w:rFonts w:hint="eastAsia"/>
        </w:rPr>
        <w:t>F</w:t>
      </w:r>
      <w:r w:rsidR="008F7129" w:rsidRPr="004F1DFC">
        <w:rPr>
          <w:rFonts w:hint="eastAsia"/>
          <w:vertAlign w:val="subscript"/>
        </w:rPr>
        <w:t>1</w:t>
      </w:r>
      <w:r w:rsidR="008F7129">
        <w:rPr>
          <w:rFonts w:hint="eastAsia"/>
        </w:rPr>
        <w:t>和</w:t>
      </w:r>
      <w:r w:rsidR="008F7129">
        <w:rPr>
          <w:rFonts w:hint="eastAsia"/>
        </w:rPr>
        <w:t>F</w:t>
      </w:r>
      <w:r w:rsidR="008F7129" w:rsidRPr="004F1DFC">
        <w:rPr>
          <w:rFonts w:hint="eastAsia"/>
          <w:vertAlign w:val="subscript"/>
        </w:rPr>
        <w:t>2</w:t>
      </w:r>
      <w:r w:rsidR="008F7129">
        <w:rPr>
          <w:rFonts w:hint="eastAsia"/>
        </w:rPr>
        <w:t>，分析可知，最大流分布</w:t>
      </w:r>
      <w:r w:rsidR="008F7129">
        <w:rPr>
          <w:rFonts w:hint="eastAsia"/>
        </w:rPr>
        <w:t>F</w:t>
      </w:r>
      <w:r w:rsidR="008F7129" w:rsidRPr="0013584E">
        <w:rPr>
          <w:rFonts w:hint="eastAsia"/>
          <w:vertAlign w:val="subscript"/>
        </w:rPr>
        <w:t>1</w:t>
      </w:r>
      <w:r w:rsidR="008F7129">
        <w:rPr>
          <w:rFonts w:hint="eastAsia"/>
        </w:rPr>
        <w:t>被子图</w:t>
      </w:r>
      <w:r w:rsidR="008F7129">
        <w:rPr>
          <w:rFonts w:hint="eastAsia"/>
        </w:rPr>
        <w:t>g</w:t>
      </w:r>
      <w:r w:rsidR="008F7129" w:rsidRPr="0013584E">
        <w:rPr>
          <w:rFonts w:hint="eastAsia"/>
          <w:vertAlign w:val="subscript"/>
        </w:rPr>
        <w:t>2</w:t>
      </w:r>
      <w:r w:rsidR="008F7129">
        <w:rPr>
          <w:rFonts w:hint="eastAsia"/>
        </w:rPr>
        <w:t>和</w:t>
      </w:r>
      <w:r w:rsidR="008F7129">
        <w:rPr>
          <w:rFonts w:hint="eastAsia"/>
        </w:rPr>
        <w:t>g</w:t>
      </w:r>
      <w:r w:rsidR="008F7129" w:rsidRPr="0013584E">
        <w:rPr>
          <w:rFonts w:hint="eastAsia"/>
          <w:vertAlign w:val="subscript"/>
        </w:rPr>
        <w:t>3</w:t>
      </w:r>
      <w:r w:rsidR="008F7129">
        <w:rPr>
          <w:rFonts w:hint="eastAsia"/>
        </w:rPr>
        <w:t>所蕴含，则</w:t>
      </w:r>
      <w:r w:rsidR="008F7129">
        <w:rPr>
          <w:rFonts w:hint="eastAsia"/>
        </w:rPr>
        <w:t>P</w:t>
      </w:r>
      <w:r w:rsidR="008F7129">
        <w:rPr>
          <w:rFonts w:hint="eastAsia"/>
        </w:rPr>
        <w:t>（</w:t>
      </w:r>
      <w:r w:rsidR="008F7129">
        <w:rPr>
          <w:rFonts w:hint="eastAsia"/>
        </w:rPr>
        <w:t>F</w:t>
      </w:r>
      <w:r w:rsidR="008F7129" w:rsidRPr="004D24EE">
        <w:rPr>
          <w:rFonts w:hint="eastAsia"/>
          <w:vertAlign w:val="subscript"/>
        </w:rPr>
        <w:t>1</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2</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3</w:t>
      </w:r>
      <w:r w:rsidR="008F7129">
        <w:rPr>
          <w:rFonts w:hint="eastAsia"/>
        </w:rPr>
        <w:t>）</w:t>
      </w:r>
      <w:r w:rsidR="008F7129">
        <w:rPr>
          <w:rFonts w:hint="eastAsia"/>
        </w:rPr>
        <w:t>=0.16</w:t>
      </w:r>
      <w:r w:rsidR="008F7129">
        <w:rPr>
          <w:rFonts w:hint="eastAsia"/>
        </w:rPr>
        <w:t>，此时也可以根据分布中流量不为</w:t>
      </w:r>
      <w:r w:rsidR="008F7129">
        <w:rPr>
          <w:rFonts w:hint="eastAsia"/>
        </w:rPr>
        <w:t>0</w:t>
      </w:r>
      <w:r w:rsidR="008F7129">
        <w:rPr>
          <w:rFonts w:hint="eastAsia"/>
        </w:rPr>
        <w:t>的概率之积来计算，此时的计算过程为</w:t>
      </w:r>
      <w:r w:rsidR="008F7129">
        <w:rPr>
          <w:rFonts w:hint="eastAsia"/>
        </w:rPr>
        <w:t>P</w:t>
      </w:r>
      <w:r w:rsidR="008F7129">
        <w:rPr>
          <w:rFonts w:hint="eastAsia"/>
        </w:rPr>
        <w:t>（</w:t>
      </w:r>
      <w:r w:rsidR="008F7129">
        <w:rPr>
          <w:rFonts w:hint="eastAsia"/>
        </w:rPr>
        <w:t>F</w:t>
      </w:r>
      <w:r w:rsidR="008F7129" w:rsidRPr="008A1AB3">
        <w:rPr>
          <w:rFonts w:hint="eastAsia"/>
          <w:vertAlign w:val="subscript"/>
        </w:rPr>
        <w:t>1</w:t>
      </w:r>
      <w:r w:rsidR="008F7129">
        <w:rPr>
          <w:rFonts w:hint="eastAsia"/>
        </w:rPr>
        <w:t>）</w:t>
      </w:r>
      <w:r w:rsidR="008F7129">
        <w:rPr>
          <w:rFonts w:hint="eastAsia"/>
        </w:rPr>
        <w:t>=0.5*0.5*0.8*0.8=0.16</w:t>
      </w:r>
      <w:r w:rsidR="008F7129">
        <w:rPr>
          <w:rFonts w:hint="eastAsia"/>
        </w:rPr>
        <w:t>，结果一直。同理，对于分布</w:t>
      </w:r>
      <w:r w:rsidR="008F7129">
        <w:rPr>
          <w:rFonts w:hint="eastAsia"/>
        </w:rPr>
        <w:t>F</w:t>
      </w:r>
      <w:r w:rsidR="008F7129" w:rsidRPr="00AF5DA4">
        <w:rPr>
          <w:rFonts w:hint="eastAsia"/>
          <w:vertAlign w:val="subscript"/>
        </w:rPr>
        <w:t>2</w:t>
      </w:r>
      <w:r w:rsidR="008F7129">
        <w:rPr>
          <w:rFonts w:hint="eastAsia"/>
        </w:rPr>
        <w:t>，通过定义可知</w:t>
      </w:r>
      <w:r w:rsidR="008F7129">
        <w:rPr>
          <w:rFonts w:hint="eastAsia"/>
        </w:rPr>
        <w:t>P</w:t>
      </w:r>
      <w:r w:rsidR="008F7129">
        <w:rPr>
          <w:rFonts w:hint="eastAsia"/>
        </w:rPr>
        <w:t>（</w:t>
      </w:r>
      <w:r w:rsidR="008F7129">
        <w:rPr>
          <w:rFonts w:hint="eastAsia"/>
        </w:rPr>
        <w:t>F</w:t>
      </w:r>
      <w:r w:rsidR="008F7129" w:rsidRPr="00E77E94">
        <w:rPr>
          <w:rFonts w:hint="eastAsia"/>
          <w:vertAlign w:val="subscript"/>
        </w:rPr>
        <w:t>2</w:t>
      </w:r>
      <w:r w:rsidR="008F7129">
        <w:rPr>
          <w:rFonts w:hint="eastAsia"/>
        </w:rPr>
        <w:t>）</w:t>
      </w:r>
      <w:r w:rsidR="008F7129">
        <w:rPr>
          <w:rFonts w:hint="eastAsia"/>
        </w:rPr>
        <w:t>=0.08</w:t>
      </w:r>
      <w:r w:rsidR="008F7129">
        <w:rPr>
          <w:rFonts w:hint="eastAsia"/>
        </w:rPr>
        <w:t>。</w:t>
      </w:r>
    </w:p>
    <w:p w:rsidR="008F7129" w:rsidRDefault="008F7129" w:rsidP="000625D7">
      <w:pPr>
        <w:pStyle w:val="a3"/>
        <w:ind w:firstLineChars="0" w:firstLine="0"/>
        <w:jc w:val="center"/>
      </w:pPr>
      <w:r>
        <w:object w:dxaOrig="3528" w:dyaOrig="2218">
          <v:shape id="_x0000_i1035" type="#_x0000_t75" style="width:175.3pt;height:112.05pt" o:ole="">
            <v:imagedata r:id="rId40" o:title=""/>
          </v:shape>
          <o:OLEObject Type="Embed" ProgID="Visio.Drawing.11" ShapeID="_x0000_i1035" DrawAspect="Content" ObjectID="_1525031959" r:id="rId41"/>
        </w:object>
      </w:r>
      <w:r w:rsidRPr="00E07FA1">
        <w:t xml:space="preserve"> </w:t>
      </w:r>
      <w:r>
        <w:object w:dxaOrig="3528" w:dyaOrig="2218">
          <v:shape id="_x0000_i1036" type="#_x0000_t75" style="width:175.3pt;height:112.05pt" o:ole="">
            <v:imagedata r:id="rId42" o:title=""/>
          </v:shape>
          <o:OLEObject Type="Embed" ProgID="Visio.Drawing.11" ShapeID="_x0000_i1036" DrawAspect="Content" ObjectID="_1525031960" r:id="rId43"/>
        </w:object>
      </w:r>
    </w:p>
    <w:p w:rsidR="008F7129" w:rsidRDefault="008F7129" w:rsidP="000625D7">
      <w:pPr>
        <w:pStyle w:val="a3"/>
        <w:spacing w:line="288" w:lineRule="auto"/>
        <w:ind w:firstLineChars="0" w:firstLine="0"/>
        <w:jc w:val="center"/>
        <w:rPr>
          <w:b/>
        </w:rPr>
      </w:pPr>
      <w:r>
        <w:rPr>
          <w:rFonts w:hint="eastAsia"/>
        </w:rPr>
        <w:t>图</w:t>
      </w:r>
      <w:r w:rsidR="00240EE5">
        <w:rPr>
          <w:rFonts w:hint="eastAsia"/>
        </w:rPr>
        <w:t>2-8</w:t>
      </w:r>
      <w:r>
        <w:rPr>
          <w:rFonts w:hint="eastAsia"/>
        </w:rPr>
        <w:t xml:space="preserve">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A53998">
      <w:pPr>
        <w:pStyle w:val="a3"/>
        <w:spacing w:line="288" w:lineRule="auto"/>
        <w:ind w:firstLine="470"/>
      </w:pPr>
      <w:r>
        <w:rPr>
          <w:rFonts w:hint="eastAsia"/>
          <w:b/>
        </w:rPr>
        <w:t>定义</w:t>
      </w:r>
      <w:r w:rsidR="00A53998">
        <w:rPr>
          <w:rFonts w:hint="eastAsia"/>
          <w:b/>
        </w:rPr>
        <w:t>2-15</w:t>
      </w:r>
      <w:r>
        <w:rPr>
          <w:rFonts w:hint="eastAsia"/>
          <w:b/>
        </w:rPr>
        <w:t xml:space="preserve">. </w:t>
      </w:r>
      <w:r>
        <w:rPr>
          <w:rFonts w:hint="eastAsia"/>
          <w:b/>
        </w:rPr>
        <w:t>（不确定图最可靠流分布）</w:t>
      </w:r>
      <w:r>
        <w:rPr>
          <w:rFonts w:hint="eastAsia"/>
        </w:rPr>
        <w:t>一个不确定图最可靠</w:t>
      </w:r>
      <w:r w:rsidRPr="00AE29FB">
        <w:rPr>
          <w:rFonts w:hint="eastAsia"/>
        </w:rPr>
        <w:t>流</w:t>
      </w:r>
      <w:r>
        <w:rPr>
          <w:rFonts w:hint="eastAsia"/>
        </w:rPr>
        <w:t>分布是一个</w:t>
      </w:r>
      <w:proofErr w:type="gramStart"/>
      <w:r>
        <w:rPr>
          <w:rFonts w:hint="eastAsia"/>
        </w:rPr>
        <w:t>不确定图</w:t>
      </w:r>
      <w:r w:rsidRPr="00AE29FB">
        <w:rPr>
          <w:rFonts w:hint="eastAsia"/>
        </w:rPr>
        <w:t>流</w:t>
      </w:r>
      <w:r>
        <w:rPr>
          <w:rFonts w:hint="eastAsia"/>
        </w:rPr>
        <w:t>分布</w:t>
      </w:r>
      <w:proofErr w:type="gramEnd"/>
      <w:r>
        <w:rPr>
          <w:rFonts w:hint="eastAsia"/>
        </w:rPr>
        <w:t>，</w:t>
      </w:r>
      <w:r w:rsidRPr="00AE29FB">
        <w:rPr>
          <w:rFonts w:hint="eastAsia"/>
        </w:rPr>
        <w:t>其可靠性不小于该不确定图上的</w:t>
      </w:r>
      <w:proofErr w:type="gramStart"/>
      <w:r w:rsidRPr="00AE29FB">
        <w:rPr>
          <w:rFonts w:hint="eastAsia"/>
        </w:rPr>
        <w:t>任一</w:t>
      </w:r>
      <w:r>
        <w:rPr>
          <w:rFonts w:hint="eastAsia"/>
        </w:rPr>
        <w:t>同等</w:t>
      </w:r>
      <w:r w:rsidRPr="00AE29FB">
        <w:rPr>
          <w:rFonts w:hint="eastAsia"/>
        </w:rPr>
        <w:t>流</w:t>
      </w:r>
      <w:r>
        <w:rPr>
          <w:rFonts w:hint="eastAsia"/>
        </w:rPr>
        <w:t>分布</w:t>
      </w:r>
      <w:proofErr w:type="gramEnd"/>
      <w:r>
        <w:rPr>
          <w:rFonts w:hint="eastAsia"/>
        </w:rPr>
        <w:t>。特别的，当流量为最大流时，为最可靠最大流分布，其对应的可靠性为最可靠最大流分布可靠性。</w:t>
      </w:r>
    </w:p>
    <w:p w:rsidR="008F7129" w:rsidRPr="00AE29FB" w:rsidRDefault="00A77528" w:rsidP="00A53998">
      <w:pPr>
        <w:pStyle w:val="a3"/>
        <w:spacing w:line="288" w:lineRule="auto"/>
        <w:ind w:firstLine="470"/>
      </w:pPr>
      <w:r>
        <w:rPr>
          <w:rFonts w:hint="eastAsia"/>
          <w:b/>
        </w:rPr>
        <w:t>实例</w:t>
      </w:r>
      <w:r>
        <w:rPr>
          <w:rFonts w:hint="eastAsia"/>
          <w:b/>
        </w:rPr>
        <w:t>2-</w:t>
      </w:r>
      <w:r w:rsidR="008F7129" w:rsidRPr="00253BA4">
        <w:rPr>
          <w:rFonts w:hint="eastAsia"/>
          <w:b/>
        </w:rPr>
        <w:t>6</w:t>
      </w:r>
      <w:r w:rsidR="008F7129">
        <w:rPr>
          <w:rFonts w:hint="eastAsia"/>
          <w:b/>
        </w:rPr>
        <w:t xml:space="preserve">. </w:t>
      </w:r>
      <w:r w:rsidR="008F7129">
        <w:rPr>
          <w:rFonts w:hint="eastAsia"/>
        </w:rPr>
        <w:t>如图</w:t>
      </w:r>
      <w:r w:rsidR="00F42521">
        <w:rPr>
          <w:rFonts w:hint="eastAsia"/>
        </w:rPr>
        <w:t>2-8</w:t>
      </w:r>
      <w:r w:rsidR="008F7129">
        <w:rPr>
          <w:rFonts w:hint="eastAsia"/>
        </w:rPr>
        <w:t>中的两个分布是不确定图</w:t>
      </w:r>
      <w:r w:rsidR="008F7129">
        <w:rPr>
          <w:rFonts w:hint="eastAsia"/>
        </w:rPr>
        <w:t>G</w:t>
      </w:r>
      <w:r w:rsidR="008F7129">
        <w:rPr>
          <w:rFonts w:hint="eastAsia"/>
        </w:rPr>
        <w:t>的两个最大流分布，其中</w:t>
      </w:r>
      <w:r w:rsidR="008F7129">
        <w:rPr>
          <w:rFonts w:hint="eastAsia"/>
        </w:rPr>
        <w:t>P</w:t>
      </w:r>
      <w:r w:rsidR="008F7129">
        <w:rPr>
          <w:rFonts w:hint="eastAsia"/>
        </w:rPr>
        <w:t>（</w:t>
      </w:r>
      <w:r w:rsidR="008F7129">
        <w:rPr>
          <w:rFonts w:hint="eastAsia"/>
        </w:rPr>
        <w:t>F</w:t>
      </w:r>
      <w:r w:rsidR="008F7129" w:rsidRPr="00172EEC">
        <w:rPr>
          <w:rFonts w:hint="eastAsia"/>
          <w:vertAlign w:val="subscript"/>
        </w:rPr>
        <w:t>1</w:t>
      </w:r>
      <w:r w:rsidR="008F7129">
        <w:rPr>
          <w:rFonts w:hint="eastAsia"/>
        </w:rPr>
        <w:t>）</w:t>
      </w:r>
      <w:r w:rsidR="008F7129">
        <w:rPr>
          <w:rFonts w:hint="eastAsia"/>
        </w:rPr>
        <w:t>&gt;P</w:t>
      </w:r>
      <w:r w:rsidR="008F7129">
        <w:rPr>
          <w:rFonts w:hint="eastAsia"/>
        </w:rPr>
        <w:t>（</w:t>
      </w:r>
      <w:r w:rsidR="008F7129">
        <w:rPr>
          <w:rFonts w:hint="eastAsia"/>
        </w:rPr>
        <w:t>F</w:t>
      </w:r>
      <w:r w:rsidR="008F7129" w:rsidRPr="00172EEC">
        <w:rPr>
          <w:rFonts w:hint="eastAsia"/>
          <w:vertAlign w:val="subscript"/>
        </w:rPr>
        <w:t>2</w:t>
      </w:r>
      <w:r w:rsidR="008F7129">
        <w:rPr>
          <w:rFonts w:hint="eastAsia"/>
        </w:rPr>
        <w:t>），且不存在一个其他的最大流分布</w:t>
      </w:r>
      <w:r w:rsidR="008F7129">
        <w:rPr>
          <w:rFonts w:hint="eastAsia"/>
        </w:rPr>
        <w:t>F</w:t>
      </w:r>
      <w:r w:rsidR="008F7129">
        <w:rPr>
          <w:rFonts w:hint="eastAsia"/>
        </w:rPr>
        <w:t>，使得</w:t>
      </w:r>
      <w:r w:rsidR="008F7129">
        <w:rPr>
          <w:rFonts w:hint="eastAsia"/>
        </w:rPr>
        <w:t>P</w:t>
      </w:r>
      <w:r w:rsidR="008F7129">
        <w:rPr>
          <w:rFonts w:hint="eastAsia"/>
        </w:rPr>
        <w:t>（</w:t>
      </w:r>
      <w:r w:rsidR="008F7129">
        <w:rPr>
          <w:rFonts w:hint="eastAsia"/>
        </w:rPr>
        <w:t>F</w:t>
      </w:r>
      <w:r w:rsidR="008F7129">
        <w:rPr>
          <w:rFonts w:hint="eastAsia"/>
        </w:rPr>
        <w:t>）</w:t>
      </w:r>
      <w:r w:rsidR="008F7129">
        <w:rPr>
          <w:rFonts w:hint="eastAsia"/>
        </w:rPr>
        <w:t>&gt;P</w:t>
      </w:r>
      <w:r w:rsidR="008F7129">
        <w:rPr>
          <w:rFonts w:hint="eastAsia"/>
        </w:rPr>
        <w:t>（</w:t>
      </w:r>
      <w:r w:rsidR="008F7129">
        <w:rPr>
          <w:rFonts w:hint="eastAsia"/>
        </w:rPr>
        <w:t>F</w:t>
      </w:r>
      <w:r w:rsidR="008F7129" w:rsidRPr="006C7C73">
        <w:rPr>
          <w:rFonts w:hint="eastAsia"/>
          <w:vertAlign w:val="subscript"/>
        </w:rPr>
        <w:t>1</w:t>
      </w:r>
      <w:r w:rsidR="008F7129">
        <w:rPr>
          <w:rFonts w:hint="eastAsia"/>
        </w:rPr>
        <w:t>），则</w:t>
      </w:r>
      <w:r w:rsidR="008F7129">
        <w:rPr>
          <w:rFonts w:hint="eastAsia"/>
        </w:rPr>
        <w:t>F</w:t>
      </w:r>
      <w:r w:rsidR="008F7129" w:rsidRPr="006E0EF0">
        <w:rPr>
          <w:rFonts w:hint="eastAsia"/>
          <w:vertAlign w:val="subscript"/>
        </w:rPr>
        <w:t>1</w:t>
      </w:r>
      <w:r w:rsidR="008F7129">
        <w:rPr>
          <w:rFonts w:hint="eastAsia"/>
        </w:rPr>
        <w:t>是不确定图</w:t>
      </w:r>
      <w:r w:rsidR="008F7129">
        <w:rPr>
          <w:rFonts w:hint="eastAsia"/>
        </w:rPr>
        <w:t>G</w:t>
      </w:r>
      <w:r w:rsidR="008F7129">
        <w:rPr>
          <w:rFonts w:hint="eastAsia"/>
        </w:rPr>
        <w:t>的最可靠最大流分布，其对应的可靠性为不确定图</w:t>
      </w:r>
      <w:r w:rsidR="008F7129">
        <w:rPr>
          <w:rFonts w:hint="eastAsia"/>
        </w:rPr>
        <w:t>G</w:t>
      </w:r>
      <w:r w:rsidR="008F7129">
        <w:rPr>
          <w:rFonts w:hint="eastAsia"/>
        </w:rPr>
        <w:t>的</w:t>
      </w:r>
      <w:proofErr w:type="gramStart"/>
      <w:r w:rsidR="008F7129">
        <w:rPr>
          <w:rFonts w:hint="eastAsia"/>
        </w:rPr>
        <w:t>最</w:t>
      </w:r>
      <w:proofErr w:type="gramEnd"/>
      <w:r w:rsidR="008F7129">
        <w:rPr>
          <w:rFonts w:hint="eastAsia"/>
        </w:rPr>
        <w:t>可靠性最大流分布可靠性。</w:t>
      </w:r>
    </w:p>
    <w:p w:rsidR="001308A3" w:rsidRPr="001308A3" w:rsidRDefault="00D64FEA" w:rsidP="003610BD">
      <w:pPr>
        <w:pStyle w:val="31"/>
      </w:pPr>
      <w:bookmarkStart w:id="36" w:name="_Toc451285676"/>
      <w:r>
        <w:rPr>
          <w:rFonts w:hint="eastAsia"/>
        </w:rPr>
        <w:t>2</w:t>
      </w:r>
      <w:r w:rsidR="00040741">
        <w:rPr>
          <w:rFonts w:hint="eastAsia"/>
        </w:rPr>
        <w:t xml:space="preserve">.3.3 </w:t>
      </w:r>
      <w:r w:rsidR="00B0148C">
        <w:rPr>
          <w:rFonts w:hint="eastAsia"/>
        </w:rPr>
        <w:t>不确定图容量可靠</w:t>
      </w:r>
      <w:r w:rsidR="00BD0578">
        <w:rPr>
          <w:rFonts w:hint="eastAsia"/>
        </w:rPr>
        <w:t>性</w:t>
      </w:r>
      <w:bookmarkEnd w:id="36"/>
    </w:p>
    <w:p w:rsidR="00520054" w:rsidRDefault="00520054" w:rsidP="00520054">
      <w:pPr>
        <w:pStyle w:val="a3"/>
        <w:spacing w:line="288" w:lineRule="auto"/>
        <w:ind w:firstLine="470"/>
      </w:pPr>
      <w:r w:rsidRPr="003F4392">
        <w:rPr>
          <w:rFonts w:hint="eastAsia"/>
          <w:b/>
        </w:rPr>
        <w:t>定义</w:t>
      </w:r>
      <w:r w:rsidRPr="003F4392">
        <w:rPr>
          <w:rFonts w:hint="eastAsia"/>
          <w:b/>
        </w:rPr>
        <w:t>2-</w:t>
      </w:r>
      <w:r w:rsidR="00F17363">
        <w:rPr>
          <w:rFonts w:hint="eastAsia"/>
          <w:b/>
        </w:rPr>
        <w:t>1</w:t>
      </w:r>
      <w:r w:rsidRPr="003F4392">
        <w:rPr>
          <w:rFonts w:hint="eastAsia"/>
          <w:b/>
        </w:rPr>
        <w:t>6.</w:t>
      </w:r>
      <w:r w:rsidRPr="003F4392">
        <w:rPr>
          <w:rFonts w:hint="eastAsia"/>
          <w:b/>
        </w:rPr>
        <w:t>（</w:t>
      </w:r>
      <w:r w:rsidR="00F17363">
        <w:rPr>
          <w:rFonts w:hint="eastAsia"/>
          <w:b/>
        </w:rPr>
        <w:t>不确定图</w:t>
      </w:r>
      <w:r>
        <w:rPr>
          <w:rFonts w:hint="eastAsia"/>
          <w:b/>
        </w:rPr>
        <w:t>的容量</w:t>
      </w:r>
      <w:r w:rsidRPr="003F4392">
        <w:rPr>
          <w:rFonts w:hint="eastAsia"/>
          <w:b/>
        </w:rPr>
        <w:t>可靠性）</w:t>
      </w:r>
      <w:r>
        <w:rPr>
          <w:rFonts w:hint="eastAsia"/>
        </w:rPr>
        <w:t>设</w:t>
      </w:r>
      <w:r>
        <w:rPr>
          <w:rFonts w:hint="eastAsia"/>
        </w:rPr>
        <w:t>G=</w:t>
      </w:r>
      <w:r>
        <w:rPr>
          <w:rFonts w:hint="eastAsia"/>
        </w:rPr>
        <w:t>（</w:t>
      </w:r>
      <w:r>
        <w:rPr>
          <w:rFonts w:hint="eastAsia"/>
        </w:rPr>
        <w:t>N</w:t>
      </w:r>
      <w:r>
        <w:rPr>
          <w:rFonts w:hint="eastAsia"/>
        </w:rPr>
        <w:t>，</w:t>
      </w:r>
      <w:r>
        <w:rPr>
          <w:rFonts w:hint="eastAsia"/>
        </w:rPr>
        <w:t>A</w:t>
      </w:r>
      <w:r>
        <w:rPr>
          <w:rFonts w:hint="eastAsia"/>
        </w:rPr>
        <w:t>，</w:t>
      </w:r>
      <w:r>
        <w:rPr>
          <w:rFonts w:hint="eastAsia"/>
        </w:rPr>
        <w:t>M</w:t>
      </w:r>
      <w:r>
        <w:rPr>
          <w:rFonts w:hint="eastAsia"/>
        </w:rPr>
        <w:t>）是从源点</w:t>
      </w:r>
      <w:r>
        <w:rPr>
          <w:rFonts w:hint="eastAsia"/>
        </w:rPr>
        <w:t>s</w:t>
      </w:r>
      <w:r>
        <w:rPr>
          <w:rFonts w:hint="eastAsia"/>
        </w:rPr>
        <w:t>到汇点</w:t>
      </w:r>
      <w:r>
        <w:rPr>
          <w:rFonts w:hint="eastAsia"/>
        </w:rPr>
        <w:t>t</w:t>
      </w:r>
      <w:r>
        <w:rPr>
          <w:rFonts w:hint="eastAsia"/>
        </w:rPr>
        <w:t>的一个</w:t>
      </w:r>
      <w:r w:rsidR="001951E1">
        <w:rPr>
          <w:rFonts w:hint="eastAsia"/>
        </w:rPr>
        <w:t>不确定图</w:t>
      </w:r>
      <w:r>
        <w:rPr>
          <w:rFonts w:hint="eastAsia"/>
        </w:rPr>
        <w:t>，其中</w:t>
      </w:r>
      <w:r>
        <w:rPr>
          <w:rFonts w:hint="eastAsia"/>
        </w:rPr>
        <w:t>N</w:t>
      </w:r>
      <w:r>
        <w:rPr>
          <w:rFonts w:hint="eastAsia"/>
        </w:rPr>
        <w:t>为节点</w:t>
      </w:r>
      <w:r w:rsidR="001A3173">
        <w:rPr>
          <w:rFonts w:hint="eastAsia"/>
        </w:rPr>
        <w:t>集</w:t>
      </w:r>
      <w:r>
        <w:rPr>
          <w:rFonts w:hint="eastAsia"/>
        </w:rPr>
        <w:t>，</w:t>
      </w:r>
      <w:r>
        <w:rPr>
          <w:rFonts w:hint="eastAsia"/>
        </w:rPr>
        <w:t>A={a</w:t>
      </w:r>
      <w:r w:rsidRPr="00620783">
        <w:rPr>
          <w:rFonts w:hint="eastAsia"/>
          <w:vertAlign w:val="subscript"/>
        </w:rPr>
        <w:t>i</w:t>
      </w:r>
      <w:r>
        <w:rPr>
          <w:rFonts w:hint="eastAsia"/>
        </w:rPr>
        <w:t xml:space="preserve"> | 1</w:t>
      </w:r>
      <w:r>
        <w:rPr>
          <w:rFonts w:hint="eastAsia"/>
        </w:rPr>
        <w:t>≤</w:t>
      </w:r>
      <w:r>
        <w:rPr>
          <w:rFonts w:hint="eastAsia"/>
        </w:rPr>
        <w:t>i</w:t>
      </w:r>
      <w:r>
        <w:rPr>
          <w:rFonts w:hint="eastAsia"/>
        </w:rPr>
        <w:t>≤</w:t>
      </w:r>
      <w:r>
        <w:rPr>
          <w:rFonts w:hint="eastAsia"/>
        </w:rPr>
        <w:t>n}</w:t>
      </w:r>
      <w:r>
        <w:rPr>
          <w:rFonts w:hint="eastAsia"/>
        </w:rPr>
        <w:t>为弧集，</w:t>
      </w:r>
      <w:r>
        <w:rPr>
          <w:rFonts w:hint="eastAsia"/>
        </w:rPr>
        <w:t>M={M</w:t>
      </w:r>
      <w:r w:rsidRPr="00620783">
        <w:rPr>
          <w:rFonts w:hint="eastAsia"/>
          <w:vertAlign w:val="superscript"/>
        </w:rPr>
        <w:t>1</w:t>
      </w:r>
      <w:r>
        <w:rPr>
          <w:rFonts w:hint="eastAsia"/>
        </w:rPr>
        <w:t>，</w:t>
      </w:r>
      <w:r>
        <w:rPr>
          <w:rFonts w:hint="eastAsia"/>
        </w:rPr>
        <w:t>M</w:t>
      </w:r>
      <w:r w:rsidRPr="00620783">
        <w:rPr>
          <w:rFonts w:hint="eastAsia"/>
          <w:vertAlign w:val="superscript"/>
        </w:rPr>
        <w:t>2</w:t>
      </w:r>
      <w:r>
        <w:rPr>
          <w:rFonts w:hint="eastAsia"/>
        </w:rPr>
        <w:t>，</w:t>
      </w:r>
      <w:r>
        <w:t>…</w:t>
      </w:r>
      <w:r>
        <w:rPr>
          <w:rFonts w:hint="eastAsia"/>
        </w:rPr>
        <w:t>，</w:t>
      </w:r>
      <w:r>
        <w:rPr>
          <w:rFonts w:hint="eastAsia"/>
        </w:rPr>
        <w:t>M</w:t>
      </w:r>
      <w:r w:rsidRPr="00620783">
        <w:rPr>
          <w:rFonts w:hint="eastAsia"/>
          <w:vertAlign w:val="superscript"/>
        </w:rPr>
        <w:t>n</w:t>
      </w:r>
      <w:r>
        <w:rPr>
          <w:rFonts w:hint="eastAsia"/>
        </w:rPr>
        <w:t>}</w:t>
      </w:r>
      <w:r>
        <w:rPr>
          <w:rFonts w:hint="eastAsia"/>
        </w:rPr>
        <w:t>，</w:t>
      </w:r>
      <w:r>
        <w:rPr>
          <w:rFonts w:hint="eastAsia"/>
        </w:rPr>
        <w:t>M</w:t>
      </w:r>
      <w:r w:rsidRPr="001F3670">
        <w:rPr>
          <w:rFonts w:hint="eastAsia"/>
          <w:vertAlign w:val="superscript"/>
        </w:rPr>
        <w:t>i</w:t>
      </w:r>
      <w:r>
        <w:rPr>
          <w:rFonts w:hint="eastAsia"/>
        </w:rPr>
        <w:t>为弧</w:t>
      </w:r>
      <w:r>
        <w:rPr>
          <w:rFonts w:hint="eastAsia"/>
        </w:rPr>
        <w:t>a</w:t>
      </w:r>
      <w:r w:rsidRPr="00620783">
        <w:rPr>
          <w:rFonts w:hint="eastAsia"/>
          <w:vertAlign w:val="subscript"/>
        </w:rPr>
        <w:t>i</w:t>
      </w:r>
      <w:r>
        <w:rPr>
          <w:rFonts w:hint="eastAsia"/>
        </w:rPr>
        <w:t>的最大容量，</w:t>
      </w:r>
      <w:r>
        <w:rPr>
          <w:rFonts w:hint="eastAsia"/>
        </w:rPr>
        <w:t>i=1,2</w:t>
      </w:r>
      <w:r>
        <w:rPr>
          <w:rFonts w:hint="eastAsia"/>
        </w:rPr>
        <w:t>，</w:t>
      </w:r>
      <w:r>
        <w:t>…</w:t>
      </w:r>
      <w:r>
        <w:rPr>
          <w:rFonts w:hint="eastAsia"/>
        </w:rPr>
        <w:t>，</w:t>
      </w:r>
      <w:r>
        <w:rPr>
          <w:rFonts w:hint="eastAsia"/>
        </w:rPr>
        <w:t>n</w:t>
      </w:r>
      <w:r>
        <w:rPr>
          <w:rFonts w:hint="eastAsia"/>
        </w:rPr>
        <w:t>。那么</w:t>
      </w:r>
      <w:r>
        <w:rPr>
          <w:rFonts w:hint="eastAsia"/>
        </w:rPr>
        <w:t>G</w:t>
      </w:r>
      <w:r>
        <w:rPr>
          <w:rFonts w:hint="eastAsia"/>
        </w:rPr>
        <w:t>的</w:t>
      </w:r>
      <w:r>
        <w:rPr>
          <w:rFonts w:hint="eastAsia"/>
        </w:rPr>
        <w:t>d</w:t>
      </w:r>
      <w:r>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d</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Pr>
          <w:rFonts w:hint="eastAsia"/>
        </w:rPr>
        <w:t>为满足</w:t>
      </w:r>
      <w:r>
        <w:rPr>
          <w:rFonts w:hint="eastAsia"/>
        </w:rPr>
        <w:t>d</w:t>
      </w:r>
      <w:r>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Pr>
          <w:rFonts w:hint="eastAsia"/>
        </w:rPr>
        <w:t>。</w:t>
      </w:r>
    </w:p>
    <w:p w:rsidR="0074616C" w:rsidRDefault="00520054" w:rsidP="00520054">
      <w:pPr>
        <w:pStyle w:val="a3"/>
        <w:spacing w:line="288" w:lineRule="auto"/>
        <w:ind w:firstLine="468"/>
      </w:pPr>
      <w:r>
        <w:rPr>
          <w:rFonts w:hint="eastAsia"/>
        </w:rPr>
        <w:t>特别的，当</w:t>
      </w:r>
      <w:r>
        <w:rPr>
          <w:rFonts w:hint="eastAsia"/>
        </w:rPr>
        <w:t>d</w:t>
      </w:r>
      <w:r>
        <w:rPr>
          <w:rFonts w:hint="eastAsia"/>
        </w:rPr>
        <w:t>为最大流的时候，</w:t>
      </w:r>
      <w:r>
        <w:rPr>
          <w:rFonts w:hint="eastAsia"/>
        </w:rPr>
        <w:t>Pr</w:t>
      </w:r>
      <w:r>
        <w:rPr>
          <w:rFonts w:hint="eastAsia"/>
        </w:rPr>
        <w:t>为随机流网络的最大流容量可靠性。本文在不特殊说明的情况下，容量可靠性都指的是最大流容量可靠性。</w:t>
      </w:r>
    </w:p>
    <w:p w:rsidR="000E086F" w:rsidRPr="00922F6C" w:rsidRDefault="008C0FEA" w:rsidP="00922F6C">
      <w:pPr>
        <w:pStyle w:val="a3"/>
        <w:spacing w:line="288" w:lineRule="auto"/>
        <w:ind w:firstLine="470"/>
        <w:rPr>
          <w:b/>
        </w:rPr>
      </w:pPr>
      <w:r w:rsidRPr="00922F6C">
        <w:rPr>
          <w:rFonts w:hint="eastAsia"/>
          <w:b/>
        </w:rPr>
        <w:t>实例</w:t>
      </w:r>
      <w:r w:rsidRPr="00922F6C">
        <w:rPr>
          <w:rFonts w:hint="eastAsia"/>
          <w:b/>
        </w:rPr>
        <w:t xml:space="preserve">2-7. </w:t>
      </w:r>
      <w:r w:rsidR="00922F6C" w:rsidRPr="00922F6C">
        <w:rPr>
          <w:rFonts w:hint="eastAsia"/>
        </w:rPr>
        <w:t>对于</w:t>
      </w:r>
      <w:r w:rsidR="00922F6C">
        <w:rPr>
          <w:rFonts w:hint="eastAsia"/>
        </w:rPr>
        <w:t>图</w:t>
      </w:r>
      <w:r w:rsidR="00922F6C">
        <w:rPr>
          <w:rFonts w:hint="eastAsia"/>
        </w:rPr>
        <w:t>2-3</w:t>
      </w:r>
      <w:r w:rsidR="00922F6C">
        <w:rPr>
          <w:rFonts w:hint="eastAsia"/>
        </w:rPr>
        <w:t>的不确定图</w:t>
      </w:r>
      <w:r w:rsidR="003B33F3">
        <w:rPr>
          <w:rFonts w:hint="eastAsia"/>
        </w:rPr>
        <w:t>G</w:t>
      </w:r>
      <w:r w:rsidR="00922F6C">
        <w:rPr>
          <w:rFonts w:hint="eastAsia"/>
        </w:rPr>
        <w:t>，其所有能够达到最大流的子图如图</w:t>
      </w:r>
      <w:r w:rsidR="00922F6C">
        <w:rPr>
          <w:rFonts w:hint="eastAsia"/>
        </w:rPr>
        <w:t>2-7</w:t>
      </w:r>
      <w:r w:rsidR="00922F6C">
        <w:rPr>
          <w:rFonts w:hint="eastAsia"/>
        </w:rPr>
        <w:t>中</w:t>
      </w:r>
      <w:r w:rsidR="00620EA8" w:rsidRPr="00543EFD">
        <w:rPr>
          <w:rFonts w:hint="eastAsia"/>
          <w:sz w:val="21"/>
        </w:rPr>
        <w:t>g</w:t>
      </w:r>
      <w:r w:rsidR="00620EA8" w:rsidRPr="00543EFD">
        <w:rPr>
          <w:rFonts w:hint="eastAsia"/>
          <w:sz w:val="21"/>
          <w:vertAlign w:val="subscript"/>
        </w:rPr>
        <w:t>1</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2</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3</w:t>
      </w:r>
      <w:r w:rsidR="00620EA8">
        <w:rPr>
          <w:rFonts w:hint="eastAsia"/>
        </w:rPr>
        <w:t>所示，</w:t>
      </w:r>
      <w:r w:rsidR="003B33F3">
        <w:rPr>
          <w:rFonts w:hint="eastAsia"/>
        </w:rPr>
        <w:t>那么</w:t>
      </w:r>
      <w:r w:rsidR="003B33F3">
        <w:rPr>
          <w:rFonts w:hint="eastAsia"/>
        </w:rPr>
        <w:t>G</w:t>
      </w:r>
      <w:r w:rsidR="003B33F3">
        <w:rPr>
          <w:rFonts w:hint="eastAsia"/>
        </w:rPr>
        <w:t>的最大流容量可靠性为</w:t>
      </w:r>
      <w:r w:rsidR="00912EB9">
        <w:rPr>
          <w:rFonts w:hint="eastAsia"/>
        </w:rPr>
        <w:t>Pd</w:t>
      </w:r>
      <w:r w:rsidR="003B33F3">
        <w:rPr>
          <w:rFonts w:hint="eastAsia"/>
        </w:rPr>
        <w:t>=</w:t>
      </w:r>
      <w:r w:rsidR="00FE5861">
        <w:rPr>
          <w:rFonts w:hint="eastAsia"/>
        </w:rPr>
        <w:t>pd</w:t>
      </w:r>
      <w:r w:rsidR="00FE5861">
        <w:rPr>
          <w:rFonts w:hint="eastAsia"/>
        </w:rPr>
        <w:t>（</w:t>
      </w:r>
      <w:r w:rsidR="00FE5861" w:rsidRPr="00543EFD">
        <w:rPr>
          <w:rFonts w:hint="eastAsia"/>
          <w:sz w:val="21"/>
        </w:rPr>
        <w:t>g</w:t>
      </w:r>
      <w:r w:rsidR="00FE5861" w:rsidRPr="00543EFD">
        <w:rPr>
          <w:rFonts w:hint="eastAsia"/>
          <w:sz w:val="21"/>
          <w:vertAlign w:val="subscript"/>
        </w:rPr>
        <w:t>1</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2</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3</w:t>
      </w:r>
      <w:r w:rsidR="00FE5861">
        <w:rPr>
          <w:rFonts w:hint="eastAsia"/>
        </w:rPr>
        <w:t>）。</w:t>
      </w:r>
    </w:p>
    <w:p w:rsidR="00E77FC0" w:rsidRDefault="00D64FEA" w:rsidP="00DB5271">
      <w:pPr>
        <w:pStyle w:val="21"/>
      </w:pPr>
      <w:bookmarkStart w:id="37" w:name="_Toc451285677"/>
      <w:r>
        <w:rPr>
          <w:rFonts w:hint="eastAsia"/>
        </w:rPr>
        <w:lastRenderedPageBreak/>
        <w:t>2</w:t>
      </w:r>
      <w:r w:rsidR="00040741">
        <w:rPr>
          <w:rFonts w:hint="eastAsia"/>
        </w:rPr>
        <w:t xml:space="preserve">.4 </w:t>
      </w:r>
      <w:r w:rsidR="00E77FC0">
        <w:rPr>
          <w:rFonts w:hint="eastAsia"/>
        </w:rPr>
        <w:t>本章小结</w:t>
      </w:r>
      <w:bookmarkEnd w:id="37"/>
    </w:p>
    <w:p w:rsidR="0002006D" w:rsidRDefault="007156FA" w:rsidP="00DC62EB">
      <w:pPr>
        <w:pStyle w:val="a3"/>
        <w:spacing w:line="288" w:lineRule="auto"/>
        <w:ind w:firstLine="468"/>
        <w:sectPr w:rsidR="0002006D" w:rsidSect="006272F4">
          <w:headerReference w:type="default" r:id="rId44"/>
          <w:footerReference w:type="even" r:id="rId45"/>
          <w:footerReference w:type="default" r:id="rId46"/>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本章主要介绍了一些基本概念。由于本文是</w:t>
      </w:r>
      <w:r w:rsidR="00A3558D">
        <w:rPr>
          <w:rFonts w:hint="eastAsia"/>
        </w:rPr>
        <w:t>基于网络最大流、随机流网络可靠性和不确定图分布可靠性对不确定</w:t>
      </w:r>
      <w:proofErr w:type="gramStart"/>
      <w:r w:rsidR="00A3558D">
        <w:rPr>
          <w:rFonts w:hint="eastAsia"/>
        </w:rPr>
        <w:t>图关键边</w:t>
      </w:r>
      <w:proofErr w:type="gramEnd"/>
      <w:r w:rsidR="00A3558D">
        <w:rPr>
          <w:rFonts w:hint="eastAsia"/>
        </w:rPr>
        <w:t>进行的相关研究，因此主要介绍这些概念的相关研究。首先介绍了最大流的相关概念和常用的算法，然后</w:t>
      </w:r>
      <w:r w:rsidR="007919E8">
        <w:rPr>
          <w:rFonts w:hint="eastAsia"/>
        </w:rPr>
        <w:t>介绍了随机流网络可靠性的基本概念，最后</w:t>
      </w:r>
      <w:r w:rsidR="00A15A75">
        <w:rPr>
          <w:rFonts w:hint="eastAsia"/>
        </w:rPr>
        <w:t>介绍了不确定图的相关概念和不确定</w:t>
      </w:r>
      <w:proofErr w:type="gramStart"/>
      <w:r w:rsidR="00A15A75">
        <w:rPr>
          <w:rFonts w:hint="eastAsia"/>
        </w:rPr>
        <w:t>图数据</w:t>
      </w:r>
      <w:proofErr w:type="gramEnd"/>
      <w:r w:rsidR="00A15A75">
        <w:rPr>
          <w:rFonts w:hint="eastAsia"/>
        </w:rPr>
        <w:t>的一般建模方法，以及</w:t>
      </w:r>
      <w:proofErr w:type="gramStart"/>
      <w:r w:rsidR="00A15A75">
        <w:rPr>
          <w:rFonts w:hint="eastAsia"/>
        </w:rPr>
        <w:t>不确定图流分布</w:t>
      </w:r>
      <w:proofErr w:type="gramEnd"/>
      <w:r w:rsidR="00A15A75">
        <w:rPr>
          <w:rFonts w:hint="eastAsia"/>
        </w:rPr>
        <w:t>及其可靠性的相关问题。</w:t>
      </w:r>
      <w:r w:rsidR="00AB38E1">
        <w:rPr>
          <w:rFonts w:hint="eastAsia"/>
        </w:rPr>
        <w:t>对相关概念给出了详细的实例，方便理解。</w:t>
      </w:r>
    </w:p>
    <w:p w:rsidR="003D3927" w:rsidRDefault="00986F09" w:rsidP="00983510">
      <w:pPr>
        <w:pStyle w:val="1"/>
        <w:numPr>
          <w:ilvl w:val="0"/>
          <w:numId w:val="0"/>
        </w:numPr>
        <w:ind w:left="420" w:hanging="420"/>
      </w:pPr>
      <w:bookmarkStart w:id="38" w:name="OLE_LINK35"/>
      <w:bookmarkStart w:id="39" w:name="OLE_LINK36"/>
      <w:bookmarkStart w:id="40" w:name="_Toc451285678"/>
      <w:r>
        <w:rPr>
          <w:rFonts w:hint="eastAsia"/>
        </w:rPr>
        <w:lastRenderedPageBreak/>
        <w:t>第</w:t>
      </w:r>
      <w:r>
        <w:rPr>
          <w:rFonts w:hint="eastAsia"/>
        </w:rPr>
        <w:t>3</w:t>
      </w:r>
      <w:r>
        <w:rPr>
          <w:rFonts w:hint="eastAsia"/>
        </w:rPr>
        <w:t>章</w:t>
      </w:r>
      <w:r>
        <w:rPr>
          <w:rFonts w:hint="eastAsia"/>
        </w:rPr>
        <w:t xml:space="preserve"> </w:t>
      </w:r>
      <w:r w:rsidR="00181A2F">
        <w:rPr>
          <w:rFonts w:hint="eastAsia"/>
        </w:rPr>
        <w:t>基于流量和容量可靠性的关键</w:t>
      </w:r>
      <w:r w:rsidR="0014502F">
        <w:rPr>
          <w:rFonts w:hint="eastAsia"/>
        </w:rPr>
        <w:t>边</w:t>
      </w:r>
      <w:r w:rsidR="00181A2F">
        <w:rPr>
          <w:rFonts w:hint="eastAsia"/>
        </w:rPr>
        <w:t>衡量</w:t>
      </w:r>
      <w:r w:rsidR="00EC7651">
        <w:rPr>
          <w:rFonts w:hint="eastAsia"/>
        </w:rPr>
        <w:t>方法</w:t>
      </w:r>
      <w:bookmarkEnd w:id="38"/>
      <w:bookmarkEnd w:id="39"/>
      <w:bookmarkEnd w:id="40"/>
    </w:p>
    <w:p w:rsidR="004E7547" w:rsidRDefault="00643AC2" w:rsidP="00643AC2">
      <w:pPr>
        <w:pStyle w:val="a3"/>
        <w:spacing w:line="288" w:lineRule="auto"/>
        <w:ind w:firstLine="468"/>
        <w:rPr>
          <w:rFonts w:hint="eastAsia"/>
        </w:rPr>
      </w:pPr>
      <w:bookmarkStart w:id="41" w:name="OLE_LINK9"/>
      <w:bookmarkStart w:id="42" w:name="OLE_LINK10"/>
      <w:r>
        <w:rPr>
          <w:rFonts w:hint="eastAsia"/>
        </w:rPr>
        <w:t>从</w:t>
      </w:r>
      <w:r w:rsidRPr="00554A1D">
        <w:rPr>
          <w:rFonts w:hint="eastAsia"/>
        </w:rPr>
        <w:t>边移除（故障）后对流量和容量可靠性产生的相对损失这一角度</w:t>
      </w:r>
      <w:r>
        <w:rPr>
          <w:rFonts w:hint="eastAsia"/>
        </w:rPr>
        <w:t>，</w:t>
      </w:r>
      <w:r w:rsidR="004E7547">
        <w:rPr>
          <w:rFonts w:hint="eastAsia"/>
        </w:rPr>
        <w:t>本节</w:t>
      </w:r>
      <w:r w:rsidRPr="00554A1D">
        <w:rPr>
          <w:rFonts w:hint="eastAsia"/>
        </w:rPr>
        <w:t>构建了一种基于流量和容量可靠性的关键边衡量模型，对边的关键度进行综合评估。</w:t>
      </w:r>
      <w:r>
        <w:rPr>
          <w:rFonts w:hint="eastAsia"/>
        </w:rPr>
        <w:t>针对此模型，首先</w:t>
      </w:r>
      <w:r w:rsidRPr="001969F5">
        <w:rPr>
          <w:rFonts w:hint="eastAsia"/>
        </w:rPr>
        <w:t>设计了</w:t>
      </w:r>
      <w:r>
        <w:rPr>
          <w:rFonts w:hint="eastAsia"/>
        </w:rPr>
        <w:t>一种基于最大流和容量可靠性重新计算的原始</w:t>
      </w:r>
      <w:r w:rsidRPr="001969F5">
        <w:rPr>
          <w:rFonts w:hint="eastAsia"/>
        </w:rPr>
        <w:t>算法</w:t>
      </w:r>
      <w:r w:rsidRPr="001969F5">
        <w:rPr>
          <w:rFonts w:hint="eastAsia"/>
        </w:rPr>
        <w:t>BASE_FCP</w:t>
      </w:r>
      <w:r>
        <w:rPr>
          <w:rFonts w:hint="eastAsia"/>
        </w:rPr>
        <w:t>，然后针对其性能存在的不足，</w:t>
      </w:r>
      <w:r w:rsidRPr="007802F1">
        <w:rPr>
          <w:rFonts w:hint="eastAsia"/>
        </w:rPr>
        <w:t>提出增量算法</w:t>
      </w:r>
      <w:r w:rsidRPr="007802F1">
        <w:rPr>
          <w:rFonts w:hint="eastAsia"/>
        </w:rPr>
        <w:t>ICA_FCP</w:t>
      </w:r>
      <w:r w:rsidR="004E7547">
        <w:rPr>
          <w:rFonts w:hint="eastAsia"/>
        </w:rPr>
        <w:t>。</w:t>
      </w:r>
      <w:r w:rsidR="004E7547" w:rsidRPr="007802F1">
        <w:rPr>
          <w:rFonts w:hint="eastAsia"/>
        </w:rPr>
        <w:t>ICA_FCP</w:t>
      </w:r>
      <w:r w:rsidR="004E7547">
        <w:rPr>
          <w:rFonts w:hint="eastAsia"/>
        </w:rPr>
        <w:t>首先根据移除边之后，对于动态不确定网络最大流和容量可靠性的影响，将其边定性分类，</w:t>
      </w:r>
      <w:r w:rsidR="00A9162F">
        <w:rPr>
          <w:rFonts w:hint="eastAsia"/>
        </w:rPr>
        <w:t>然后根据不同的边设计不同的计算方式以减少复杂度。</w:t>
      </w:r>
      <w:r w:rsidR="007C519D">
        <w:rPr>
          <w:rFonts w:hint="eastAsia"/>
        </w:rPr>
        <w:t>本节最后，</w:t>
      </w:r>
      <w:r w:rsidR="007C519D" w:rsidRPr="007C519D">
        <w:rPr>
          <w:rFonts w:hint="eastAsia"/>
        </w:rPr>
        <w:t>比较</w:t>
      </w:r>
      <w:r w:rsidR="007C519D" w:rsidRPr="007C519D">
        <w:rPr>
          <w:rFonts w:hint="eastAsia"/>
        </w:rPr>
        <w:t>BASE_FCP</w:t>
      </w:r>
      <w:r w:rsidR="007C519D" w:rsidRPr="007C519D">
        <w:rPr>
          <w:rFonts w:hint="eastAsia"/>
        </w:rPr>
        <w:t>算法和</w:t>
      </w:r>
      <w:r w:rsidR="007C519D" w:rsidRPr="007C519D">
        <w:rPr>
          <w:rFonts w:hint="eastAsia"/>
        </w:rPr>
        <w:t>ICA_FCP</w:t>
      </w:r>
      <w:r w:rsidR="007C519D" w:rsidRPr="007C519D">
        <w:rPr>
          <w:rFonts w:hint="eastAsia"/>
        </w:rPr>
        <w:t>算法在空间复杂度和时间复杂度上的差别。</w:t>
      </w:r>
    </w:p>
    <w:p w:rsidR="00D24F08" w:rsidRDefault="00986F09" w:rsidP="00DB5271">
      <w:pPr>
        <w:pStyle w:val="21"/>
      </w:pPr>
      <w:bookmarkStart w:id="43" w:name="_Toc451285679"/>
      <w:bookmarkEnd w:id="41"/>
      <w:bookmarkEnd w:id="42"/>
      <w:r>
        <w:rPr>
          <w:rFonts w:hint="eastAsia"/>
        </w:rPr>
        <w:t>3</w:t>
      </w:r>
      <w:r w:rsidR="00040741">
        <w:rPr>
          <w:rFonts w:hint="eastAsia"/>
        </w:rPr>
        <w:t xml:space="preserve">.1 </w:t>
      </w:r>
      <w:r w:rsidR="002B5B19">
        <w:rPr>
          <w:rFonts w:hint="eastAsia"/>
        </w:rPr>
        <w:t>基于流量和容量可靠性的</w:t>
      </w:r>
      <w:r w:rsidR="003E6D97">
        <w:rPr>
          <w:rFonts w:hint="eastAsia"/>
        </w:rPr>
        <w:t>关键</w:t>
      </w:r>
      <w:r w:rsidR="002B5B19">
        <w:rPr>
          <w:rFonts w:hint="eastAsia"/>
        </w:rPr>
        <w:t>边模型</w:t>
      </w:r>
      <w:bookmarkEnd w:id="43"/>
    </w:p>
    <w:p w:rsidR="00E975FC" w:rsidRDefault="00E975FC" w:rsidP="00F9063D">
      <w:pPr>
        <w:pStyle w:val="a3"/>
        <w:spacing w:line="288" w:lineRule="auto"/>
        <w:ind w:firstLine="46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w:t>
      </w:r>
      <w:r w:rsidR="00140F68">
        <w:rPr>
          <w:rFonts w:hint="eastAsia"/>
        </w:rPr>
        <w:t>边</w:t>
      </w:r>
      <w:r>
        <w:rPr>
          <w:rFonts w:hint="eastAsia"/>
        </w:rPr>
        <w:t>。在不确定图中，</w:t>
      </w:r>
      <w:r w:rsidRPr="00C602DA">
        <w:rPr>
          <w:rFonts w:hint="eastAsia"/>
        </w:rPr>
        <w:t>相对于</w:t>
      </w:r>
      <w:r>
        <w:rPr>
          <w:rFonts w:hint="eastAsia"/>
        </w:rPr>
        <w:t>可靠性的关键边对网络信息传输的可靠性起到关键作用，这样的环节</w:t>
      </w:r>
      <w:proofErr w:type="gramStart"/>
      <w:r>
        <w:rPr>
          <w:rFonts w:hint="eastAsia"/>
        </w:rPr>
        <w:t>一</w:t>
      </w:r>
      <w:proofErr w:type="gramEnd"/>
      <w:r>
        <w:rPr>
          <w:rFonts w:hint="eastAsia"/>
        </w:rPr>
        <w:t>但发生故障，会使得整个网络的可靠性下降。</w:t>
      </w:r>
    </w:p>
    <w:p w:rsidR="00E975FC" w:rsidRPr="00C0634B" w:rsidRDefault="00E975FC" w:rsidP="00F9063D">
      <w:pPr>
        <w:pStyle w:val="a3"/>
        <w:spacing w:line="288" w:lineRule="auto"/>
        <w:ind w:firstLine="468"/>
      </w:pPr>
      <w:r>
        <w:rPr>
          <w:rFonts w:hint="eastAsia"/>
        </w:rPr>
        <w:t>基于此，本文构建了基于流量和</w:t>
      </w:r>
      <w:r w:rsidR="001C180C">
        <w:rPr>
          <w:rFonts w:hint="eastAsia"/>
        </w:rPr>
        <w:t>容量</w:t>
      </w:r>
      <w:r>
        <w:rPr>
          <w:rFonts w:hint="eastAsia"/>
        </w:rPr>
        <w:t>可靠性作为指标的不确定</w:t>
      </w:r>
      <w:proofErr w:type="gramStart"/>
      <w:r>
        <w:rPr>
          <w:rFonts w:hint="eastAsia"/>
        </w:rPr>
        <w:t>图关键边</w:t>
      </w:r>
      <w:proofErr w:type="gramEnd"/>
      <w:r>
        <w:rPr>
          <w:rFonts w:hint="eastAsia"/>
        </w:rPr>
        <w:t>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F9063D">
      <w:pPr>
        <w:pStyle w:val="a3"/>
        <w:spacing w:line="288" w:lineRule="auto"/>
        <w:ind w:firstLine="468"/>
      </w:pPr>
      <w:r>
        <w:rPr>
          <w:rFonts w:hint="eastAsia"/>
        </w:rPr>
        <w:t>根据这</w:t>
      </w:r>
      <w:r w:rsidR="00005A0B">
        <w:rPr>
          <w:rFonts w:hint="eastAsia"/>
        </w:rPr>
        <w:t>两</w:t>
      </w:r>
      <w:r>
        <w:rPr>
          <w:rFonts w:hint="eastAsia"/>
        </w:rPr>
        <w:t>个指标，可以将不确定图的</w:t>
      </w:r>
      <w:proofErr w:type="gramStart"/>
      <w:r>
        <w:rPr>
          <w:rFonts w:hint="eastAsia"/>
        </w:rPr>
        <w:t>边分为</w:t>
      </w:r>
      <w:proofErr w:type="gramEnd"/>
      <w:r>
        <w:rPr>
          <w:rFonts w:hint="eastAsia"/>
        </w:rPr>
        <w:t>三类，</w:t>
      </w:r>
      <w:proofErr w:type="gramStart"/>
      <w:r>
        <w:rPr>
          <w:rFonts w:hint="eastAsia"/>
        </w:rPr>
        <w:t>即边发生</w:t>
      </w:r>
      <w:proofErr w:type="gramEnd"/>
      <w:r>
        <w:rPr>
          <w:rFonts w:hint="eastAsia"/>
        </w:rPr>
        <w:t>故障之后剩余不确定图和原不确定图进行对比：</w:t>
      </w:r>
    </w:p>
    <w:p w:rsidR="007E2C65" w:rsidRDefault="007E2C65" w:rsidP="00F9063D">
      <w:pPr>
        <w:pStyle w:val="a3"/>
        <w:spacing w:line="288" w:lineRule="auto"/>
        <w:ind w:firstLine="46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F9063D">
      <w:pPr>
        <w:pStyle w:val="a3"/>
        <w:spacing w:line="288" w:lineRule="auto"/>
        <w:ind w:firstLine="46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F9063D">
      <w:pPr>
        <w:pStyle w:val="a3"/>
        <w:spacing w:line="288" w:lineRule="auto"/>
        <w:ind w:firstLine="46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F9063D">
      <w:pPr>
        <w:pStyle w:val="a3"/>
        <w:spacing w:line="288" w:lineRule="auto"/>
        <w:ind w:firstLine="46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F9063D">
      <w:pPr>
        <w:pStyle w:val="a3"/>
        <w:spacing w:line="288" w:lineRule="auto"/>
        <w:ind w:firstLine="468"/>
      </w:pPr>
      <w:r>
        <w:rPr>
          <w:rFonts w:hint="eastAsia"/>
        </w:rPr>
        <w:t>在不确定图求解最可靠最大流分布的过程中，通过状态划分规则</w:t>
      </w:r>
      <w:r w:rsidRPr="00CC2B2B">
        <w:rPr>
          <w:rFonts w:hint="eastAsia"/>
        </w:rPr>
        <w:t>可以求解不确定</w:t>
      </w:r>
      <w:proofErr w:type="gramStart"/>
      <w:r w:rsidRPr="00CC2B2B">
        <w:rPr>
          <w:rFonts w:hint="eastAsia"/>
        </w:rPr>
        <w:t>图满足</w:t>
      </w:r>
      <w:proofErr w:type="gramEnd"/>
      <w:r w:rsidRPr="00CC2B2B">
        <w:rPr>
          <w:rFonts w:hint="eastAsia"/>
        </w:rPr>
        <w:t>最大流的所有子图区间</w:t>
      </w:r>
      <w:r w:rsidR="00236E98" w:rsidRPr="009A610A">
        <w:rPr>
          <w:rFonts w:hint="eastAsia"/>
          <w:vertAlign w:val="superscript"/>
        </w:rPr>
        <w:t>[</w:t>
      </w:r>
      <w:r w:rsidR="00D47755">
        <w:rPr>
          <w:rFonts w:hint="eastAsia"/>
          <w:vertAlign w:val="superscript"/>
        </w:rPr>
        <w:t>22</w:t>
      </w:r>
      <w:r w:rsidR="00236E98" w:rsidRPr="009A610A">
        <w:rPr>
          <w:rFonts w:hint="eastAsia"/>
          <w:vertAlign w:val="superscript"/>
        </w:rPr>
        <w:t>]</w:t>
      </w:r>
      <w:r>
        <w:rPr>
          <w:rFonts w:hint="eastAsia"/>
        </w:rPr>
        <w:t>，</w:t>
      </w:r>
      <w:r w:rsidRPr="00A338C8">
        <w:rPr>
          <w:rFonts w:hint="eastAsia"/>
        </w:rPr>
        <w:t>根据</w:t>
      </w:r>
      <w:proofErr w:type="gramStart"/>
      <w:r w:rsidRPr="00A338C8">
        <w:rPr>
          <w:rFonts w:hint="eastAsia"/>
        </w:rPr>
        <w:t>边能够</w:t>
      </w:r>
      <w:proofErr w:type="gramEnd"/>
      <w:r w:rsidRPr="00A338C8">
        <w:rPr>
          <w:rFonts w:hint="eastAsia"/>
        </w:rPr>
        <w:t>被满足最大流的子图的个数可对边进行分类</w:t>
      </w:r>
      <w:r>
        <w:rPr>
          <w:rFonts w:hint="eastAsia"/>
        </w:rPr>
        <w:t>。</w:t>
      </w:r>
      <w:r w:rsidRPr="00862071">
        <w:rPr>
          <w:rFonts w:hint="eastAsia"/>
        </w:rPr>
        <w:t>根据不确定图子图的向量表示法</w:t>
      </w:r>
      <w:r w:rsidR="00C50891" w:rsidRPr="009A610A">
        <w:rPr>
          <w:rFonts w:hint="eastAsia"/>
          <w:vertAlign w:val="superscript"/>
        </w:rPr>
        <w:t>[</w:t>
      </w:r>
      <w:r w:rsidR="00D47755">
        <w:rPr>
          <w:rFonts w:hint="eastAsia"/>
          <w:vertAlign w:val="superscript"/>
        </w:rPr>
        <w:t>22</w:t>
      </w:r>
      <w:r w:rsidR="00C50891" w:rsidRPr="009A610A">
        <w:rPr>
          <w:rFonts w:hint="eastAsia"/>
          <w:vertAlign w:val="superscript"/>
        </w:rPr>
        <w:t>]</w:t>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F9063D">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w:t>
      </w:r>
      <w:proofErr w:type="gramStart"/>
      <w:r>
        <w:rPr>
          <w:rFonts w:hint="eastAsia"/>
        </w:rPr>
        <w:t>包含边</w:t>
      </w:r>
      <w:proofErr w:type="gramEnd"/>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w:t>
      </w:r>
      <w:proofErr w:type="gramStart"/>
      <w:r>
        <w:rPr>
          <w:rFonts w:hint="eastAsia"/>
        </w:rPr>
        <w:t>包含边</w:t>
      </w:r>
      <w:proofErr w:type="gramEnd"/>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A20C8B" w:rsidP="004678AB">
      <w:pPr>
        <w:pStyle w:val="a3"/>
        <w:wordWrap w:val="0"/>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2C6409">
        <w:rPr>
          <w:rFonts w:hint="eastAsia"/>
        </w:rPr>
        <w:t xml:space="preserve">       </w:t>
      </w:r>
      <w:r w:rsidR="005D026B">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2C6409">
      <w:pPr>
        <w:spacing w:line="288" w:lineRule="auto"/>
        <w:ind w:firstLine="471"/>
      </w:pPr>
      <w:r>
        <w:rPr>
          <w:rFonts w:hint="eastAsia"/>
        </w:rPr>
        <w:t>其中</w:t>
      </w:r>
      <w:r>
        <w:t>i</w:t>
      </w:r>
      <w:r>
        <w:rPr>
          <w:rFonts w:hint="eastAsia"/>
        </w:rPr>
        <w:t>表示边的序号，</w:t>
      </w:r>
      <w:r>
        <w:t>j</w:t>
      </w:r>
      <w:r>
        <w:rPr>
          <w:rFonts w:hint="eastAsia"/>
        </w:rPr>
        <w:t>表示子图区间的序号。</w:t>
      </w:r>
    </w:p>
    <w:p w:rsidR="00E975FC" w:rsidRDefault="00E975FC" w:rsidP="002C6409">
      <w:pPr>
        <w:spacing w:line="288" w:lineRule="auto"/>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A20C8B"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2C6409">
        <w:rPr>
          <w:rFonts w:hint="eastAsia"/>
        </w:rPr>
        <w:t xml:space="preserve"> </w:t>
      </w:r>
      <w:r w:rsidR="005D026B">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2C6409">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2C6409">
      <w:pPr>
        <w:pStyle w:val="a3"/>
        <w:spacing w:line="288" w:lineRule="auto"/>
        <w:ind w:firstLine="46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2C6409">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w:t>
      </w:r>
      <w:proofErr w:type="gramStart"/>
      <w:r>
        <w:rPr>
          <w:rFonts w:hint="eastAsia"/>
        </w:rPr>
        <w:t>边</w:t>
      </w:r>
      <w:proofErr w:type="gramEnd"/>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0A776D">
      <w:pPr>
        <w:pStyle w:val="a3"/>
        <w:spacing w:line="288" w:lineRule="auto"/>
        <w:ind w:firstLine="470"/>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对于图</w:t>
      </w:r>
      <w:r w:rsidR="008F2AC3">
        <w:rPr>
          <w:rFonts w:hint="eastAsia"/>
        </w:rPr>
        <w:t>2-</w:t>
      </w:r>
      <w:r w:rsidR="00E87158">
        <w:rPr>
          <w:rFonts w:hint="eastAsia"/>
        </w:rPr>
        <w:t>3</w:t>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0A776D">
      <w:pPr>
        <w:pStyle w:val="a3"/>
        <w:spacing w:line="288" w:lineRule="auto"/>
        <w:ind w:firstLine="408"/>
        <w:jc w:val="center"/>
      </w:pPr>
      <w:r w:rsidRPr="002C6409">
        <w:rPr>
          <w:rFonts w:hint="eastAsia"/>
          <w:sz w:val="21"/>
        </w:rPr>
        <w:t>表</w:t>
      </w:r>
      <w:r w:rsidRPr="002C6409">
        <w:rPr>
          <w:rFonts w:hint="eastAsia"/>
          <w:sz w:val="21"/>
        </w:rPr>
        <w:t xml:space="preserve">3-1 </w:t>
      </w:r>
      <w:r w:rsidR="00C31457" w:rsidRPr="002C6409">
        <w:rPr>
          <w:rFonts w:hint="eastAsia"/>
          <w:sz w:val="21"/>
        </w:rPr>
        <w:t>不确定图</w:t>
      </w:r>
      <w:r w:rsidR="00C31457" w:rsidRPr="002C6409">
        <w:rPr>
          <w:rFonts w:hint="eastAsia"/>
          <w:sz w:val="21"/>
        </w:rPr>
        <w:t>G</w:t>
      </w:r>
      <w:r w:rsidR="00C31457" w:rsidRPr="002C6409">
        <w:rPr>
          <w:rFonts w:hint="eastAsia"/>
          <w:sz w:val="21"/>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trPr>
          <w:jc w:val="center"/>
        </w:trPr>
        <w:tc>
          <w:tcPr>
            <w:tcW w:w="1000" w:type="dxa"/>
            <w:tcBorders>
              <w:top w:val="single" w:sz="12" w:space="0" w:color="000000"/>
              <w:bottom w:val="single" w:sz="12" w:space="0" w:color="000000"/>
            </w:tcBorders>
            <w:vAlign w:val="center"/>
          </w:tcPr>
          <w:p w:rsidR="005A5200" w:rsidRPr="002C6409" w:rsidRDefault="005A5200" w:rsidP="009D3592">
            <w:pPr>
              <w:spacing w:line="288" w:lineRule="auto"/>
              <w:jc w:val="both"/>
            </w:pPr>
            <w:r w:rsidRPr="002C6409">
              <w:rPr>
                <w:rFonts w:hint="eastAsia"/>
              </w:rPr>
              <w:t>编号</w:t>
            </w:r>
          </w:p>
        </w:tc>
        <w:tc>
          <w:tcPr>
            <w:tcW w:w="2846" w:type="dxa"/>
            <w:tcBorders>
              <w:top w:val="single" w:sz="12" w:space="0" w:color="000000"/>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满足最大流的区间</w:t>
            </w:r>
          </w:p>
        </w:tc>
      </w:tr>
      <w:tr w:rsidR="005A5200" w:rsidRPr="00DD095E">
        <w:trPr>
          <w:jc w:val="center"/>
        </w:trPr>
        <w:tc>
          <w:tcPr>
            <w:tcW w:w="1000" w:type="dxa"/>
            <w:tcBorders>
              <w:top w:val="single" w:sz="12" w:space="0" w:color="000000"/>
              <w:bottom w:val="nil"/>
            </w:tcBorders>
            <w:vAlign w:val="center"/>
          </w:tcPr>
          <w:p w:rsidR="005A5200" w:rsidRPr="002C6409" w:rsidRDefault="005A5200" w:rsidP="009D3592">
            <w:pPr>
              <w:pStyle w:val="Abstract"/>
              <w:spacing w:line="288" w:lineRule="auto"/>
              <w:rPr>
                <w:sz w:val="24"/>
              </w:rPr>
            </w:pPr>
            <w:r w:rsidRPr="002C6409">
              <w:rPr>
                <w:rFonts w:hint="eastAsia"/>
                <w:sz w:val="24"/>
              </w:rPr>
              <w:t>1</w:t>
            </w:r>
          </w:p>
        </w:tc>
        <w:tc>
          <w:tcPr>
            <w:tcW w:w="2846" w:type="dxa"/>
            <w:tcBorders>
              <w:top w:val="single" w:sz="12" w:space="0" w:color="000000"/>
              <w:bottom w:val="nil"/>
            </w:tcBorders>
            <w:vAlign w:val="center"/>
          </w:tcPr>
          <w:p w:rsidR="005A5200" w:rsidRPr="002C6409" w:rsidRDefault="005A5200" w:rsidP="009D3592">
            <w:pPr>
              <w:spacing w:line="288" w:lineRule="auto"/>
              <w:ind w:firstLine="468"/>
              <w:jc w:val="both"/>
            </w:pPr>
            <w:r w:rsidRPr="002C6409">
              <w:rPr>
                <w:rFonts w:hint="eastAsia"/>
              </w:rPr>
              <w:t>11x11</w:t>
            </w:r>
          </w:p>
        </w:tc>
      </w:tr>
      <w:tr w:rsidR="005A5200" w:rsidRPr="00DD095E">
        <w:trPr>
          <w:jc w:val="center"/>
        </w:trPr>
        <w:tc>
          <w:tcPr>
            <w:tcW w:w="1000" w:type="dxa"/>
            <w:tcBorders>
              <w:top w:val="nil"/>
              <w:bottom w:val="single" w:sz="12" w:space="0" w:color="000000"/>
            </w:tcBorders>
            <w:vAlign w:val="center"/>
          </w:tcPr>
          <w:p w:rsidR="005A5200" w:rsidRPr="002C6409" w:rsidRDefault="005A5200" w:rsidP="009D3592">
            <w:pPr>
              <w:spacing w:line="288" w:lineRule="auto"/>
              <w:jc w:val="both"/>
            </w:pPr>
            <w:r w:rsidRPr="002C6409">
              <w:rPr>
                <w:rFonts w:hint="eastAsia"/>
              </w:rPr>
              <w:t>2</w:t>
            </w:r>
          </w:p>
        </w:tc>
        <w:tc>
          <w:tcPr>
            <w:tcW w:w="2846" w:type="dxa"/>
            <w:tcBorders>
              <w:top w:val="nil"/>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11101</w:t>
            </w:r>
          </w:p>
        </w:tc>
      </w:tr>
    </w:tbl>
    <w:p w:rsidR="00E975FC" w:rsidRDefault="00D72896" w:rsidP="000A776D">
      <w:pPr>
        <w:pStyle w:val="a3"/>
        <w:spacing w:line="288" w:lineRule="auto"/>
        <w:ind w:firstLine="46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0A776D">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166A73">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166A73">
      <w:pPr>
        <w:pStyle w:val="a3"/>
        <w:spacing w:line="288" w:lineRule="auto"/>
        <w:ind w:firstLine="46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166A73">
      <w:pPr>
        <w:pStyle w:val="a3"/>
        <w:spacing w:line="288" w:lineRule="auto"/>
        <w:ind w:firstLine="46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166A73">
      <w:pPr>
        <w:pStyle w:val="a3"/>
        <w:spacing w:line="288" w:lineRule="auto"/>
        <w:ind w:firstLine="470"/>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，如果边</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A</w:t>
      </w:r>
      <w:r w:rsidR="00E975FC" w:rsidRPr="00CD1353">
        <w:rPr>
          <w:rFonts w:hint="eastAsia"/>
        </w:rPr>
        <w:t>类边，那么移除边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w:t>
      </w:r>
      <w:proofErr w:type="gramStart"/>
      <w:r w:rsidR="00E975FC" w:rsidRPr="00CD1353">
        <w:rPr>
          <w:rFonts w:hint="eastAsia"/>
        </w:rPr>
        <w:t>图不能</w:t>
      </w:r>
      <w:proofErr w:type="gramEnd"/>
      <w:r w:rsidR="00E975FC" w:rsidRPr="00CD1353">
        <w:rPr>
          <w:rFonts w:hint="eastAsia"/>
        </w:rPr>
        <w:t>满足原有最大流</w:t>
      </w:r>
      <w:r w:rsidR="00734E15" w:rsidRPr="00CD1353">
        <w:rPr>
          <w:rFonts w:hint="eastAsia"/>
        </w:rPr>
        <w:t>和容量可靠性</w:t>
      </w:r>
      <w:r w:rsidR="00E975FC" w:rsidRPr="00CD1353">
        <w:rPr>
          <w:rFonts w:hint="eastAsia"/>
        </w:rPr>
        <w:t>。</w:t>
      </w:r>
    </w:p>
    <w:p w:rsidR="00E975FC" w:rsidRDefault="00E975FC" w:rsidP="00166A73">
      <w:pPr>
        <w:pStyle w:val="a3"/>
        <w:spacing w:line="288" w:lineRule="auto"/>
        <w:ind w:firstLine="470"/>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proofErr w:type="gramStart"/>
      <w:r>
        <w:rPr>
          <w:rFonts w:hint="eastAsia"/>
        </w:rPr>
        <w:t>类边移除</w:t>
      </w:r>
      <w:proofErr w:type="gramEnd"/>
      <w:r>
        <w:rPr>
          <w:rFonts w:hint="eastAsia"/>
        </w:rPr>
        <w:t>，不确定图</w:t>
      </w:r>
      <w:r>
        <w:rPr>
          <w:rFonts w:hint="eastAsia"/>
        </w:rPr>
        <w:t>G</w:t>
      </w:r>
      <w:r>
        <w:rPr>
          <w:rFonts w:hint="eastAsia"/>
        </w:rPr>
        <w:t>不能达到最大流；（</w:t>
      </w:r>
      <w:r>
        <w:rPr>
          <w:rFonts w:hint="eastAsia"/>
        </w:rPr>
        <w:t>2</w:t>
      </w:r>
      <w:r>
        <w:rPr>
          <w:rFonts w:hint="eastAsia"/>
        </w:rPr>
        <w:t>）非</w:t>
      </w:r>
      <w:r>
        <w:rPr>
          <w:rFonts w:hint="eastAsia"/>
        </w:rPr>
        <w:t>A</w:t>
      </w:r>
      <w:proofErr w:type="gramStart"/>
      <w:r>
        <w:rPr>
          <w:rFonts w:hint="eastAsia"/>
        </w:rPr>
        <w:t>类边移除</w:t>
      </w:r>
      <w:proofErr w:type="gramEnd"/>
      <w:r>
        <w:rPr>
          <w:rFonts w:hint="eastAsia"/>
        </w:rPr>
        <w:t>，不确定图</w:t>
      </w:r>
      <w:r>
        <w:rPr>
          <w:rFonts w:hint="eastAsia"/>
        </w:rPr>
        <w:t>G</w:t>
      </w:r>
      <w:proofErr w:type="gramStart"/>
      <w:r>
        <w:rPr>
          <w:rFonts w:hint="eastAsia"/>
        </w:rPr>
        <w:t>任然可以</w:t>
      </w:r>
      <w:proofErr w:type="gramEnd"/>
      <w:r>
        <w:rPr>
          <w:rFonts w:hint="eastAsia"/>
        </w:rPr>
        <w:t>达到最大流。下面将按照这两条分别证明；</w:t>
      </w:r>
    </w:p>
    <w:p w:rsidR="00E975FC" w:rsidRDefault="00E975FC" w:rsidP="00166A73">
      <w:pPr>
        <w:pStyle w:val="a3"/>
        <w:spacing w:line="288" w:lineRule="auto"/>
        <w:ind w:firstLine="46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w:t>
      </w:r>
      <w:r>
        <w:rPr>
          <w:rFonts w:hint="eastAsia"/>
        </w:rPr>
        <w:lastRenderedPageBreak/>
        <w:t>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166A73">
      <w:pPr>
        <w:pStyle w:val="a3"/>
        <w:spacing w:line="288" w:lineRule="auto"/>
        <w:ind w:firstLine="46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w:t>
      </w:r>
      <w:proofErr w:type="gramStart"/>
      <w:r>
        <w:rPr>
          <w:rFonts w:hint="eastAsia"/>
        </w:rPr>
        <w:t>必存在</w:t>
      </w:r>
      <w:proofErr w:type="gramEnd"/>
      <w:r>
        <w:rPr>
          <w:rFonts w:hint="eastAsia"/>
        </w:rPr>
        <w:t>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proofErr w:type="gramStart"/>
      <w:r>
        <w:rPr>
          <w:rFonts w:hint="eastAsia"/>
        </w:rPr>
        <w:t>类边发生</w:t>
      </w:r>
      <w:proofErr w:type="gramEnd"/>
      <w:r>
        <w:rPr>
          <w:rFonts w:hint="eastAsia"/>
        </w:rPr>
        <w:t>故障，不确定图</w:t>
      </w:r>
      <w:r>
        <w:t>G</w:t>
      </w:r>
      <w:proofErr w:type="gramStart"/>
      <w:r>
        <w:rPr>
          <w:rFonts w:hint="eastAsia"/>
        </w:rPr>
        <w:t>任然能够</w:t>
      </w:r>
      <w:proofErr w:type="gramEnd"/>
      <w:r>
        <w:rPr>
          <w:rFonts w:hint="eastAsia"/>
        </w:rPr>
        <w:t>达到最大流</w:t>
      </w:r>
      <w:r w:rsidR="00B47D10">
        <w:rPr>
          <w:rFonts w:hint="eastAsia"/>
        </w:rPr>
        <w:t>。</w:t>
      </w:r>
    </w:p>
    <w:p w:rsidR="00E975FC" w:rsidRDefault="00E975FC" w:rsidP="00166A73">
      <w:pPr>
        <w:pStyle w:val="a3"/>
        <w:spacing w:line="288" w:lineRule="auto"/>
        <w:ind w:firstLine="468"/>
      </w:pPr>
      <w:r>
        <w:rPr>
          <w:rFonts w:hint="eastAsia"/>
        </w:rPr>
        <w:t>的证。</w:t>
      </w:r>
    </w:p>
    <w:p w:rsidR="00E975FC" w:rsidRPr="00D650A6" w:rsidRDefault="00660176" w:rsidP="00AB639E">
      <w:pPr>
        <w:pStyle w:val="a3"/>
        <w:spacing w:line="288" w:lineRule="auto"/>
        <w:ind w:firstLine="470"/>
      </w:pPr>
      <w:r>
        <w:rPr>
          <w:rFonts w:hint="eastAsia"/>
          <w:b/>
        </w:rPr>
        <w:t>实例</w:t>
      </w:r>
      <w:r>
        <w:rPr>
          <w:rFonts w:hint="eastAsia"/>
          <w:b/>
        </w:rPr>
        <w:t>3-2</w:t>
      </w:r>
      <w:r w:rsidR="00117A67">
        <w:rPr>
          <w:rFonts w:hint="eastAsia"/>
          <w:b/>
        </w:rPr>
        <w:t xml:space="preserve">. </w:t>
      </w:r>
      <w:r w:rsidR="00BC282E">
        <w:rPr>
          <w:rFonts w:hint="eastAsia"/>
        </w:rPr>
        <w:t>对于图</w:t>
      </w:r>
      <w:r w:rsidR="00BC282E">
        <w:rPr>
          <w:rFonts w:hint="eastAsia"/>
        </w:rPr>
        <w:t>2-</w:t>
      </w:r>
      <w:r w:rsidR="00E87158">
        <w:rPr>
          <w:rFonts w:hint="eastAsia"/>
        </w:rPr>
        <w:t>3</w:t>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CD1353" w:rsidRDefault="000A673C" w:rsidP="00AB639E">
      <w:pPr>
        <w:pStyle w:val="a3"/>
        <w:spacing w:line="288" w:lineRule="auto"/>
        <w:ind w:firstLine="470"/>
        <w:rPr>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CD1353">
        <w:rPr>
          <w:rFonts w:hint="eastAsia"/>
        </w:rPr>
        <w:t>对于不确定图</w:t>
      </w:r>
      <w:r w:rsidR="000B4AD0" w:rsidRPr="00CD1353">
        <w:rPr>
          <w:rFonts w:hint="eastAsia"/>
        </w:rPr>
        <w:t>G</w:t>
      </w:r>
      <w:r w:rsidR="00E975FC" w:rsidRPr="00CD1353">
        <w:rPr>
          <w:rFonts w:hint="eastAsia"/>
        </w:rPr>
        <w:t>中的一</w:t>
      </w:r>
      <w:r w:rsidR="00E975FC" w:rsidRPr="004678AB">
        <w:rPr>
          <w:rFonts w:hint="eastAsia"/>
          <w:color w:val="000000"/>
        </w:rPr>
        <w:t>条边</w:t>
      </w:r>
      <w:r w:rsidR="00E975FC" w:rsidRPr="004678AB">
        <w:rPr>
          <w:color w:val="000000"/>
        </w:rPr>
        <w:t>e</w:t>
      </w:r>
      <w:r w:rsidR="00E975FC" w:rsidRPr="004678AB">
        <w:rPr>
          <w:color w:val="000000"/>
          <w:vertAlign w:val="subscript"/>
        </w:rPr>
        <w:t>i</w:t>
      </w:r>
      <w:r w:rsidR="00E975FC" w:rsidRPr="004678AB">
        <w:rPr>
          <w:rFonts w:hint="eastAsia"/>
          <w:color w:val="000000"/>
        </w:rPr>
        <w:t>，如果边</w:t>
      </w:r>
      <w:r w:rsidR="00E975FC" w:rsidRPr="004678AB">
        <w:rPr>
          <w:color w:val="000000"/>
        </w:rPr>
        <w:t>e</w:t>
      </w:r>
      <w:r w:rsidR="00E975FC" w:rsidRPr="004678AB">
        <w:rPr>
          <w:color w:val="000000"/>
          <w:vertAlign w:val="subscript"/>
        </w:rPr>
        <w:t>i</w:t>
      </w:r>
      <w:r w:rsidR="00E975FC" w:rsidRPr="004678AB">
        <w:rPr>
          <w:rFonts w:hint="eastAsia"/>
          <w:color w:val="000000"/>
        </w:rPr>
        <w:t>是</w:t>
      </w:r>
      <w:r w:rsidR="00E975FC" w:rsidRPr="004678AB">
        <w:rPr>
          <w:color w:val="000000"/>
        </w:rPr>
        <w:t>B</w:t>
      </w:r>
      <w:r w:rsidR="00E975FC" w:rsidRPr="004678AB">
        <w:rPr>
          <w:rFonts w:hint="eastAsia"/>
          <w:color w:val="000000"/>
        </w:rPr>
        <w:t>类边，那么移除</w:t>
      </w:r>
      <w:r w:rsidR="00E975FC" w:rsidRPr="004678AB">
        <w:rPr>
          <w:color w:val="000000"/>
        </w:rPr>
        <w:t>ei</w:t>
      </w:r>
      <w:r w:rsidR="00E975FC" w:rsidRPr="004678AB">
        <w:rPr>
          <w:rFonts w:hint="eastAsia"/>
          <w:color w:val="000000"/>
        </w:rPr>
        <w:t>，不确定图</w:t>
      </w:r>
      <w:r w:rsidR="00E33030" w:rsidRPr="004678AB">
        <w:rPr>
          <w:rFonts w:hint="eastAsia"/>
          <w:color w:val="000000"/>
        </w:rPr>
        <w:t>G</w:t>
      </w:r>
      <w:r w:rsidR="00E975FC" w:rsidRPr="004678AB">
        <w:rPr>
          <w:rFonts w:hint="eastAsia"/>
          <w:color w:val="000000"/>
        </w:rPr>
        <w:t>依然可以达到最大流。</w:t>
      </w:r>
    </w:p>
    <w:p w:rsidR="00E975FC" w:rsidRDefault="00E975FC" w:rsidP="00AB639E">
      <w:pPr>
        <w:pStyle w:val="a3"/>
        <w:spacing w:line="288" w:lineRule="auto"/>
        <w:ind w:firstLine="470"/>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w:t>
      </w:r>
      <w:proofErr w:type="gramStart"/>
      <w:r>
        <w:rPr>
          <w:rFonts w:hint="eastAsia"/>
        </w:rPr>
        <w:t>包含边</w:t>
      </w:r>
      <w:proofErr w:type="gramEnd"/>
      <w:r>
        <w:t>e</w:t>
      </w:r>
      <w:r w:rsidRPr="007B5F03">
        <w:rPr>
          <w:vertAlign w:val="subscript"/>
        </w:rPr>
        <w:t>i</w:t>
      </w:r>
      <w:r>
        <w:rPr>
          <w:rFonts w:hint="eastAsia"/>
        </w:rPr>
        <w:t>的子图达到最大流，使得最大</w:t>
      </w:r>
      <w:proofErr w:type="gramStart"/>
      <w:r>
        <w:rPr>
          <w:rFonts w:hint="eastAsia"/>
        </w:rPr>
        <w:t>流不会</w:t>
      </w:r>
      <w:proofErr w:type="gramEnd"/>
      <w:r>
        <w:rPr>
          <w:rFonts w:hint="eastAsia"/>
        </w:rPr>
        <w:t>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AB639E">
      <w:pPr>
        <w:pStyle w:val="a3"/>
        <w:spacing w:line="288" w:lineRule="auto"/>
        <w:ind w:firstLine="46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AB639E">
      <w:pPr>
        <w:pStyle w:val="a3"/>
        <w:spacing w:line="288" w:lineRule="auto"/>
        <w:ind w:firstLine="46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AB639E">
      <w:pPr>
        <w:pStyle w:val="a3"/>
        <w:spacing w:line="288" w:lineRule="auto"/>
        <w:ind w:firstLine="468"/>
      </w:pPr>
      <w:r>
        <w:rPr>
          <w:rFonts w:hint="eastAsia"/>
        </w:rPr>
        <w:t>的证。</w:t>
      </w:r>
    </w:p>
    <w:p w:rsidR="00E975FC" w:rsidRPr="00EF6E92" w:rsidRDefault="009F782B" w:rsidP="00AB639E">
      <w:pPr>
        <w:pStyle w:val="a3"/>
        <w:spacing w:line="288" w:lineRule="auto"/>
        <w:ind w:firstLine="470"/>
      </w:pPr>
      <w:r>
        <w:rPr>
          <w:rFonts w:hint="eastAsia"/>
          <w:b/>
        </w:rPr>
        <w:t>实例</w:t>
      </w:r>
      <w:r>
        <w:rPr>
          <w:rFonts w:hint="eastAsia"/>
          <w:b/>
        </w:rPr>
        <w:t>3-3</w:t>
      </w:r>
      <w:r w:rsidR="008073DB">
        <w:rPr>
          <w:rFonts w:hint="eastAsia"/>
          <w:b/>
        </w:rPr>
        <w:t xml:space="preserve">. </w:t>
      </w:r>
      <w:r w:rsidR="001C6579">
        <w:rPr>
          <w:rFonts w:hint="eastAsia"/>
        </w:rPr>
        <w:t>对于图</w:t>
      </w:r>
      <w:r w:rsidR="001C6579">
        <w:rPr>
          <w:rFonts w:hint="eastAsia"/>
        </w:rPr>
        <w:t>2-</w:t>
      </w:r>
      <w:r w:rsidR="00E87158">
        <w:rPr>
          <w:rFonts w:hint="eastAsia"/>
        </w:rPr>
        <w:t>3</w:t>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AB639E">
      <w:pPr>
        <w:pStyle w:val="a3"/>
        <w:spacing w:line="288" w:lineRule="auto"/>
        <w:ind w:firstLine="470"/>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C</w:t>
      </w:r>
      <w:r w:rsidR="00E975FC" w:rsidRPr="00CD1353">
        <w:rPr>
          <w:rFonts w:hint="eastAsia"/>
        </w:rPr>
        <w:t>类边，那么移除边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100F49" w:rsidRPr="00CD1353">
        <w:rPr>
          <w:rFonts w:hint="eastAsia"/>
        </w:rPr>
        <w:t>不确定图</w:t>
      </w:r>
      <w:r w:rsidR="00337E2A" w:rsidRPr="00CD1353">
        <w:rPr>
          <w:rFonts w:hint="eastAsia"/>
        </w:rPr>
        <w:t>的</w:t>
      </w:r>
      <w:r w:rsidR="00E975FC" w:rsidRPr="00CD1353">
        <w:rPr>
          <w:rFonts w:hint="eastAsia"/>
        </w:rPr>
        <w:t>容量可靠性都不发生改变。</w:t>
      </w:r>
    </w:p>
    <w:p w:rsidR="007A0476" w:rsidRDefault="00E975FC" w:rsidP="00AB639E">
      <w:pPr>
        <w:pStyle w:val="a3"/>
        <w:spacing w:line="288" w:lineRule="auto"/>
        <w:ind w:firstLine="470"/>
      </w:pPr>
      <w:r w:rsidRPr="002123A1">
        <w:rPr>
          <w:rFonts w:hint="eastAsia"/>
          <w:b/>
        </w:rPr>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AB639E">
      <w:pPr>
        <w:pStyle w:val="a3"/>
        <w:spacing w:line="288" w:lineRule="auto"/>
        <w:ind w:firstLine="468"/>
      </w:pPr>
      <w:r>
        <w:rPr>
          <w:rFonts w:hint="eastAsia"/>
        </w:rPr>
        <w:lastRenderedPageBreak/>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AB639E">
      <w:pPr>
        <w:pStyle w:val="a3"/>
        <w:spacing w:line="288" w:lineRule="auto"/>
        <w:ind w:firstLine="46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AB639E">
      <w:pPr>
        <w:pStyle w:val="a3"/>
        <w:spacing w:line="288" w:lineRule="auto"/>
        <w:ind w:firstLine="468"/>
      </w:pPr>
      <w:r>
        <w:rPr>
          <w:rFonts w:hint="eastAsia"/>
        </w:rPr>
        <w:t>的证。</w:t>
      </w:r>
    </w:p>
    <w:p w:rsidR="00E975FC" w:rsidRDefault="00193DD2" w:rsidP="00AB639E">
      <w:pPr>
        <w:pStyle w:val="a3"/>
        <w:spacing w:line="288" w:lineRule="auto"/>
        <w:ind w:firstLine="470"/>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proofErr w:type="gramStart"/>
      <w:r w:rsidR="00E975FC">
        <w:t>’</w:t>
      </w:r>
      <w:proofErr w:type="gramEnd"/>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986F09" w:rsidP="00DB5271">
      <w:pPr>
        <w:pStyle w:val="21"/>
      </w:pPr>
      <w:bookmarkStart w:id="44" w:name="_Toc451285680"/>
      <w:r>
        <w:rPr>
          <w:rFonts w:hint="eastAsia"/>
        </w:rPr>
        <w:t>3</w:t>
      </w:r>
      <w:r w:rsidR="00040741">
        <w:rPr>
          <w:rFonts w:hint="eastAsia"/>
        </w:rPr>
        <w:t xml:space="preserve">.2 </w:t>
      </w:r>
      <w:r w:rsidR="00D45E3F">
        <w:rPr>
          <w:rFonts w:hint="eastAsia"/>
        </w:rPr>
        <w:t>基于重复计算的</w:t>
      </w:r>
      <w:r w:rsidR="00EB0D12">
        <w:rPr>
          <w:rFonts w:hint="eastAsia"/>
        </w:rPr>
        <w:t>BASE</w:t>
      </w:r>
      <w:r w:rsidR="00211367">
        <w:rPr>
          <w:rFonts w:hint="eastAsia"/>
        </w:rPr>
        <w:t>_FCP</w:t>
      </w:r>
      <w:r w:rsidR="00EB0D12">
        <w:rPr>
          <w:rFonts w:hint="eastAsia"/>
        </w:rPr>
        <w:t>算法</w:t>
      </w:r>
      <w:bookmarkEnd w:id="44"/>
    </w:p>
    <w:p w:rsidR="007B419B" w:rsidRDefault="007B419B" w:rsidP="005D026B">
      <w:pPr>
        <w:pStyle w:val="a3"/>
        <w:spacing w:line="288" w:lineRule="auto"/>
        <w:ind w:firstLine="46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w:t>
      </w:r>
      <w:proofErr w:type="gramStart"/>
      <w:r w:rsidRPr="001E5097">
        <w:rPr>
          <w:rFonts w:hint="eastAsia"/>
        </w:rPr>
        <w:t>不确定图每一条</w:t>
      </w:r>
      <w:proofErr w:type="gramEnd"/>
      <w:r w:rsidRPr="001E5097">
        <w:rPr>
          <w:rFonts w:hint="eastAsia"/>
        </w:rPr>
        <w:t>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proofErr w:type="gramStart"/>
      <w:r w:rsidRPr="001E5097">
        <w:rPr>
          <w:rFonts w:hint="eastAsia"/>
        </w:rPr>
        <w:t>才计算</w:t>
      </w:r>
      <w:proofErr w:type="gramEnd"/>
      <w:r w:rsidRPr="001E5097">
        <w:rPr>
          <w:rFonts w:hint="eastAsia"/>
        </w:rPr>
        <w:t>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4C2D49">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tc>
          <w:tcPr>
            <w:tcW w:w="8522" w:type="dxa"/>
            <w:shd w:val="clear" w:color="auto" w:fill="D9D9D9"/>
            <w:vAlign w:val="center"/>
          </w:tcPr>
          <w:p w:rsidR="003D2620" w:rsidRPr="00327708" w:rsidRDefault="00F17540" w:rsidP="005000A5">
            <w:pPr>
              <w:spacing w:line="288" w:lineRule="auto"/>
              <w:jc w:val="both"/>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bookmarkStart w:id="45" w:name="OLE_LINK17"/>
            <w:bookmarkStart w:id="46" w:name="OLE_LINK21"/>
            <w:bookmarkStart w:id="47" w:name="OLE_LINK22"/>
            <w:r w:rsidR="00327708">
              <w:rPr>
                <w:rFonts w:hint="eastAsia"/>
              </w:rPr>
              <w:t>BASE_FCP</w:t>
            </w:r>
            <w:bookmarkEnd w:id="45"/>
            <w:bookmarkEnd w:id="46"/>
            <w:bookmarkEnd w:id="47"/>
            <w:r w:rsidR="00327708">
              <w:rPr>
                <w:rFonts w:hint="eastAsia"/>
              </w:rPr>
              <w:t>算法</w:t>
            </w:r>
          </w:p>
        </w:tc>
      </w:tr>
      <w:tr w:rsidR="003D2620" w:rsidRPr="005A05F9">
        <w:tc>
          <w:tcPr>
            <w:tcW w:w="8522" w:type="dxa"/>
            <w:vAlign w:val="center"/>
          </w:tcPr>
          <w:p w:rsidR="00FD52FE" w:rsidRDefault="00FD52FE"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5000A5">
            <w:pPr>
              <w:tabs>
                <w:tab w:val="left" w:pos="1200"/>
              </w:tabs>
              <w:spacing w:beforeLines="20" w:before="65" w:afterLines="20" w:after="65" w:line="288" w:lineRule="auto"/>
              <w:jc w:val="both"/>
            </w:pPr>
            <w:r>
              <w:rPr>
                <w:rFonts w:hint="eastAsia"/>
              </w:rPr>
              <w:t>1.</w:t>
            </w:r>
            <w:r w:rsidR="00C709A5">
              <w:rPr>
                <w:rFonts w:hint="eastAsia"/>
              </w:rPr>
              <w:t xml:space="preserve"> </w:t>
            </w:r>
            <w:r>
              <w:rPr>
                <w:rFonts w:hint="eastAsia"/>
              </w:rPr>
              <w:t xml:space="preserve">Input uncertain Graph G and its source </w:t>
            </w:r>
            <w:r w:rsidR="002307AA">
              <w:rPr>
                <w:rFonts w:hint="eastAsia"/>
              </w:rPr>
              <w:t>node</w:t>
            </w:r>
            <w:r>
              <w:rPr>
                <w:rFonts w:hint="eastAsia"/>
              </w:rPr>
              <w:t xml:space="preserve"> and sink </w:t>
            </w:r>
            <w:r w:rsidR="002307AA">
              <w:rPr>
                <w:rFonts w:hint="eastAsia"/>
              </w:rPr>
              <w:t>node</w:t>
            </w:r>
            <w:r w:rsidR="00741ADA">
              <w:rPr>
                <w:rFonts w:hint="eastAsia"/>
              </w:rPr>
              <w:t>;</w:t>
            </w:r>
          </w:p>
          <w:p w:rsidR="00F30E09" w:rsidRDefault="00741ADA" w:rsidP="005000A5">
            <w:pPr>
              <w:tabs>
                <w:tab w:val="left" w:pos="1200"/>
              </w:tabs>
              <w:spacing w:beforeLines="20" w:before="65" w:afterLines="20" w:after="65" w:line="288" w:lineRule="auto"/>
              <w:jc w:val="both"/>
            </w:pPr>
            <w:r>
              <w:rPr>
                <w:rFonts w:hint="eastAsia"/>
              </w:rPr>
              <w:t>2</w:t>
            </w:r>
            <w:r w:rsidR="00F30E09">
              <w:rPr>
                <w:rFonts w:hint="eastAsia"/>
              </w:rPr>
              <w:t xml:space="preserve">. </w:t>
            </w:r>
            <w:r w:rsidR="00982AFC">
              <w:rPr>
                <w:rFonts w:hint="eastAsia"/>
              </w:rPr>
              <w:t>ALLEdgeFlowDecrease[|E|]</w:t>
            </w:r>
            <w:r w:rsidR="00C50A2D">
              <w:rPr>
                <w:rFonts w:hint="eastAsia"/>
              </w:rPr>
              <w:t xml:space="preserve"> </w:t>
            </w:r>
            <w:r w:rsidR="00982AFC">
              <w:sym w:font="Wingdings" w:char="F0DF"/>
            </w:r>
            <w:r w:rsidR="00C50A2D">
              <w:rPr>
                <w:rFonts w:hint="eastAsia"/>
              </w:rPr>
              <w:t xml:space="preserve"> </w:t>
            </w:r>
            <w:r w:rsidR="00F30E09">
              <w:rPr>
                <w:rFonts w:hint="eastAsia"/>
              </w:rPr>
              <w:t xml:space="preserve">Get </w:t>
            </w:r>
            <w:r w:rsidR="00B95068">
              <w:rPr>
                <w:rFonts w:hint="eastAsia"/>
              </w:rPr>
              <w:t>the</w:t>
            </w:r>
            <w:r w:rsidR="00F30E09">
              <w:rPr>
                <w:rFonts w:hint="eastAsia"/>
              </w:rPr>
              <w:t xml:space="preserve"> maxflow </w:t>
            </w:r>
            <w:r w:rsidR="00B95068">
              <w:rPr>
                <w:rFonts w:hint="eastAsia"/>
              </w:rPr>
              <w:t xml:space="preserve">of remain uncertain graph </w:t>
            </w:r>
            <w:r w:rsidR="00F30E09">
              <w:rPr>
                <w:rFonts w:hint="eastAsia"/>
              </w:rPr>
              <w:t>when e</w:t>
            </w:r>
            <w:r w:rsidR="00B95068">
              <w:rPr>
                <w:rFonts w:hint="eastAsia"/>
              </w:rPr>
              <w:t>very single edge being cut off</w:t>
            </w:r>
            <w:r w:rsidR="00E96762">
              <w:rPr>
                <w:rFonts w:hint="eastAsia"/>
              </w:rPr>
              <w:t xml:space="preserve"> By Dinic</w:t>
            </w:r>
            <w:r w:rsidR="008503C8">
              <w:rPr>
                <w:rFonts w:hint="eastAsia"/>
              </w:rPr>
              <w:t>;</w:t>
            </w:r>
            <w:r w:rsidR="00B25AF9">
              <w:rPr>
                <w:rFonts w:hint="eastAsia"/>
              </w:rPr>
              <w:t xml:space="preserve"> </w:t>
            </w:r>
          </w:p>
          <w:p w:rsidR="00F30E09" w:rsidRDefault="00741ADA" w:rsidP="005000A5">
            <w:pPr>
              <w:tabs>
                <w:tab w:val="left" w:pos="1200"/>
              </w:tabs>
              <w:spacing w:beforeLines="20" w:before="65" w:afterLines="20" w:after="65" w:line="288" w:lineRule="auto"/>
              <w:jc w:val="both"/>
            </w:pPr>
            <w:r>
              <w:rPr>
                <w:rFonts w:hint="eastAsia"/>
              </w:rPr>
              <w:t>3</w:t>
            </w:r>
            <w:r w:rsidR="00F30E09">
              <w:rPr>
                <w:rFonts w:hint="eastAsia"/>
              </w:rPr>
              <w:t>. Sort ALLEdgeFlowDecrease[|E|]</w:t>
            </w:r>
            <w:r w:rsidR="00791DAE">
              <w:rPr>
                <w:rFonts w:hint="eastAsia"/>
              </w:rPr>
              <w:t xml:space="preserve"> by </w:t>
            </w:r>
            <w:r w:rsidR="0073180C">
              <w:rPr>
                <w:rFonts w:hint="eastAsia"/>
              </w:rPr>
              <w:t>max</w:t>
            </w:r>
            <w:r w:rsidR="00791DAE">
              <w:rPr>
                <w:rFonts w:hint="eastAsia"/>
              </w:rPr>
              <w:t>flow</w:t>
            </w:r>
            <w:r w:rsidR="00F30E09">
              <w:rPr>
                <w:rFonts w:hint="eastAsia"/>
              </w:rPr>
              <w:t>；</w:t>
            </w:r>
          </w:p>
          <w:p w:rsidR="00BB78E7" w:rsidRDefault="00BB78E7" w:rsidP="005000A5">
            <w:pPr>
              <w:tabs>
                <w:tab w:val="left" w:pos="1200"/>
              </w:tabs>
              <w:spacing w:beforeLines="20" w:before="65" w:afterLines="20" w:after="65" w:line="288" w:lineRule="auto"/>
              <w:jc w:val="both"/>
            </w:pPr>
            <w:r>
              <w:rPr>
                <w:rFonts w:hint="eastAsia"/>
              </w:rPr>
              <w:t>4. e</w:t>
            </w:r>
            <w:r w:rsidRPr="00F36911">
              <w:rPr>
                <w:rFonts w:hint="eastAsia"/>
                <w:vertAlign w:val="subscript"/>
              </w:rPr>
              <w:t>i</w:t>
            </w:r>
            <w:r>
              <w:sym w:font="Wingdings" w:char="F0DF"/>
            </w:r>
            <w:r>
              <w:rPr>
                <w:rFonts w:hint="eastAsia"/>
              </w:rPr>
              <w:t>0, e</w:t>
            </w:r>
            <w:r w:rsidRPr="00647AFD">
              <w:rPr>
                <w:rFonts w:hint="eastAsia"/>
                <w:vertAlign w:val="subscript"/>
              </w:rPr>
              <w:t>j</w:t>
            </w:r>
            <w:r>
              <w:sym w:font="Wingdings" w:char="F0DF"/>
            </w:r>
            <w:r>
              <w:rPr>
                <w:rFonts w:hint="eastAsia"/>
              </w:rPr>
              <w:t>1;</w:t>
            </w:r>
          </w:p>
          <w:p w:rsidR="00F30E09" w:rsidRDefault="00E911A8" w:rsidP="005000A5">
            <w:pPr>
              <w:tabs>
                <w:tab w:val="left" w:pos="1200"/>
              </w:tabs>
              <w:spacing w:beforeLines="20" w:before="65" w:afterLines="20" w:after="65" w:line="288" w:lineRule="auto"/>
              <w:jc w:val="both"/>
            </w:pPr>
            <w:r>
              <w:rPr>
                <w:rFonts w:hint="eastAsia"/>
              </w:rPr>
              <w:t>5</w:t>
            </w:r>
            <w:r w:rsidR="00F30E09">
              <w:rPr>
                <w:rFonts w:hint="eastAsia"/>
              </w:rPr>
              <w:t xml:space="preserve">. When the </w:t>
            </w:r>
            <w:r w:rsidR="00D75343">
              <w:rPr>
                <w:rFonts w:hint="eastAsia"/>
              </w:rPr>
              <w:t>max</w:t>
            </w:r>
            <w:r w:rsidR="00F30E09">
              <w:rPr>
                <w:rFonts w:hint="eastAsia"/>
              </w:rPr>
              <w:t xml:space="preserve">flow </w:t>
            </w:r>
            <w:r w:rsidR="00CE574C">
              <w:rPr>
                <w:rFonts w:hint="eastAsia"/>
              </w:rPr>
              <w:t>of the remain uncertain graph (</w:t>
            </w:r>
            <w:r w:rsidR="00F30E09">
              <w:rPr>
                <w:rFonts w:hint="eastAsia"/>
              </w:rPr>
              <w:t>G-e</w:t>
            </w:r>
            <w:r w:rsidR="00F30E09" w:rsidRPr="001A0392">
              <w:rPr>
                <w:rFonts w:hint="eastAsia"/>
                <w:vertAlign w:val="subscript"/>
              </w:rPr>
              <w:t>i</w:t>
            </w:r>
            <w:r w:rsidR="00CE574C">
              <w:rPr>
                <w:rFonts w:hint="eastAsia"/>
              </w:rPr>
              <w:t>)</w:t>
            </w:r>
            <w:r w:rsidR="00F30E09">
              <w:rPr>
                <w:rFonts w:hint="eastAsia"/>
              </w:rPr>
              <w:t xml:space="preserve"> equles the flow </w:t>
            </w:r>
            <w:r w:rsidR="00CE574C">
              <w:rPr>
                <w:rFonts w:hint="eastAsia"/>
              </w:rPr>
              <w:t>of (</w:t>
            </w:r>
            <w:r w:rsidR="00F30E09">
              <w:rPr>
                <w:rFonts w:hint="eastAsia"/>
              </w:rPr>
              <w:t>G-e</w:t>
            </w:r>
            <w:r w:rsidR="00F30E09" w:rsidRPr="001A0392">
              <w:rPr>
                <w:rFonts w:hint="eastAsia"/>
                <w:vertAlign w:val="subscript"/>
              </w:rPr>
              <w:t>j</w:t>
            </w:r>
            <w:r w:rsidR="00CE574C">
              <w:rPr>
                <w:rFonts w:hint="eastAsia"/>
              </w:rPr>
              <w:t>)</w:t>
            </w:r>
            <w:r w:rsidR="00F30E09">
              <w:rPr>
                <w:rFonts w:hint="eastAsia"/>
              </w:rPr>
              <w:t xml:space="preserve"> then</w:t>
            </w:r>
            <w:r w:rsidR="00F30E09">
              <w:rPr>
                <w:rFonts w:hint="eastAsia"/>
              </w:rPr>
              <w:t>；</w:t>
            </w:r>
          </w:p>
          <w:p w:rsidR="00F30E09" w:rsidRDefault="00E911A8" w:rsidP="005000A5">
            <w:pPr>
              <w:tabs>
                <w:tab w:val="left" w:pos="1200"/>
              </w:tabs>
              <w:spacing w:beforeLines="20" w:before="65" w:afterLines="20" w:after="65" w:line="288" w:lineRule="auto"/>
              <w:jc w:val="both"/>
            </w:pPr>
            <w:r>
              <w:rPr>
                <w:rFonts w:hint="eastAsia"/>
              </w:rPr>
              <w:t>6</w:t>
            </w:r>
            <w:r w:rsidR="00F30E09">
              <w:rPr>
                <w:rFonts w:hint="eastAsia"/>
              </w:rPr>
              <w:t xml:space="preserve">.    reCompute the </w:t>
            </w:r>
            <w:r w:rsidR="00270CC5">
              <w:rPr>
                <w:rFonts w:hint="eastAsia"/>
              </w:rPr>
              <w:t>maxFlow</w:t>
            </w:r>
            <w:r w:rsidR="000357A4">
              <w:rPr>
                <w:rFonts w:hint="eastAsia"/>
              </w:rPr>
              <w:t xml:space="preserve"> and p</w:t>
            </w:r>
            <w:r w:rsidR="000357A4" w:rsidRPr="00F521E4">
              <w:rPr>
                <w:rFonts w:hint="eastAsia"/>
                <w:vertAlign w:val="subscript"/>
              </w:rPr>
              <w:t>c</w:t>
            </w:r>
            <w:r w:rsidR="00A54D39">
              <w:rPr>
                <w:rFonts w:hint="eastAsia"/>
              </w:rPr>
              <w:t xml:space="preserve"> of Uncertain Graph (</w:t>
            </w:r>
            <w:r w:rsidR="00F30E09">
              <w:rPr>
                <w:rFonts w:hint="eastAsia"/>
              </w:rPr>
              <w:t>G-e</w:t>
            </w:r>
            <w:r w:rsidR="00F30E09" w:rsidRPr="004827DD">
              <w:rPr>
                <w:rFonts w:hint="eastAsia"/>
                <w:vertAlign w:val="subscript"/>
              </w:rPr>
              <w:t>i</w:t>
            </w:r>
            <w:r w:rsidR="00A54D39">
              <w:rPr>
                <w:rFonts w:hint="eastAsia"/>
              </w:rPr>
              <w:t>)</w:t>
            </w:r>
            <w:r w:rsidR="00F30E09">
              <w:rPr>
                <w:rFonts w:hint="eastAsia"/>
              </w:rPr>
              <w:t>；</w:t>
            </w:r>
          </w:p>
          <w:p w:rsidR="00FE17B0" w:rsidRDefault="00E911A8" w:rsidP="005000A5">
            <w:pPr>
              <w:tabs>
                <w:tab w:val="left" w:pos="1200"/>
              </w:tabs>
              <w:spacing w:beforeLines="20" w:before="65" w:afterLines="20" w:after="65" w:line="288" w:lineRule="auto"/>
              <w:jc w:val="both"/>
            </w:pPr>
            <w:r>
              <w:rPr>
                <w:rFonts w:hint="eastAsia"/>
              </w:rPr>
              <w:t>7</w:t>
            </w:r>
            <w:r w:rsidR="00FE17B0">
              <w:rPr>
                <w:rFonts w:hint="eastAsia"/>
              </w:rPr>
              <w:t>. e</w:t>
            </w:r>
            <w:r w:rsidR="00FE17B0" w:rsidRPr="0014400F">
              <w:rPr>
                <w:rFonts w:hint="eastAsia"/>
                <w:vertAlign w:val="subscript"/>
              </w:rPr>
              <w:t>i</w:t>
            </w:r>
            <w:r w:rsidR="00FE17B0">
              <w:sym w:font="Wingdings" w:char="F0DF"/>
            </w:r>
            <w:r w:rsidR="00FE17B0">
              <w:rPr>
                <w:rFonts w:hint="eastAsia"/>
              </w:rPr>
              <w:t>e</w:t>
            </w:r>
            <w:r w:rsidR="00FE17B0" w:rsidRPr="0014400F">
              <w:rPr>
                <w:rFonts w:hint="eastAsia"/>
                <w:vertAlign w:val="subscript"/>
              </w:rPr>
              <w:t>j</w:t>
            </w:r>
            <w:r w:rsidR="00FE17B0">
              <w:rPr>
                <w:rFonts w:hint="eastAsia"/>
              </w:rPr>
              <w:t>,e</w:t>
            </w:r>
            <w:r w:rsidR="00FE17B0" w:rsidRPr="0014400F">
              <w:rPr>
                <w:rFonts w:hint="eastAsia"/>
                <w:vertAlign w:val="subscript"/>
              </w:rPr>
              <w:t>j</w:t>
            </w:r>
            <w:r w:rsidR="00FE17B0">
              <w:sym w:font="Wingdings" w:char="F0DF"/>
            </w:r>
            <w:r w:rsidR="00FE17B0">
              <w:rPr>
                <w:rFonts w:hint="eastAsia"/>
              </w:rPr>
              <w:t>e</w:t>
            </w:r>
            <w:r w:rsidR="00FE17B0" w:rsidRPr="0014400F">
              <w:rPr>
                <w:rFonts w:hint="eastAsia"/>
                <w:vertAlign w:val="subscript"/>
              </w:rPr>
              <w:t>j</w:t>
            </w:r>
            <w:r w:rsidR="00FE17B0">
              <w:rPr>
                <w:rFonts w:hint="eastAsia"/>
              </w:rPr>
              <w:t>+1</w:t>
            </w:r>
            <w:r w:rsidR="000E4960">
              <w:rPr>
                <w:rFonts w:hint="eastAsia"/>
              </w:rPr>
              <w:t>;</w:t>
            </w:r>
          </w:p>
          <w:p w:rsidR="00F30E09" w:rsidRDefault="00E911A8" w:rsidP="005000A5">
            <w:pPr>
              <w:tabs>
                <w:tab w:val="left" w:pos="1200"/>
              </w:tabs>
              <w:spacing w:beforeLines="20" w:before="65" w:afterLines="20" w:after="65" w:line="288" w:lineRule="auto"/>
              <w:jc w:val="both"/>
            </w:pPr>
            <w:r>
              <w:rPr>
                <w:rFonts w:hint="eastAsia"/>
              </w:rPr>
              <w:t>8</w:t>
            </w:r>
            <w:r w:rsidR="00F30E09">
              <w:rPr>
                <w:rFonts w:hint="eastAsia"/>
              </w:rPr>
              <w:t>. So</w:t>
            </w:r>
            <w:r w:rsidR="00A54D39">
              <w:rPr>
                <w:rFonts w:hint="eastAsia"/>
              </w:rPr>
              <w:t>r</w:t>
            </w:r>
            <w:r w:rsidR="00F30E09">
              <w:rPr>
                <w:rFonts w:hint="eastAsia"/>
              </w:rPr>
              <w:t>t KeyEdge by p</w:t>
            </w:r>
            <w:r w:rsidR="00F30E09" w:rsidRPr="00454F77">
              <w:rPr>
                <w:rFonts w:hint="eastAsia"/>
                <w:vertAlign w:val="subscript"/>
              </w:rPr>
              <w:t>c</w:t>
            </w:r>
            <w:r w:rsidR="00F30E09">
              <w:rPr>
                <w:rFonts w:hint="eastAsia"/>
              </w:rPr>
              <w:t>；</w:t>
            </w:r>
          </w:p>
          <w:p w:rsidR="00EC5F68" w:rsidRPr="00F30E09" w:rsidRDefault="00E911A8" w:rsidP="005000A5">
            <w:pPr>
              <w:tabs>
                <w:tab w:val="left" w:pos="1200"/>
              </w:tabs>
              <w:spacing w:beforeLines="20" w:before="65" w:afterLines="20" w:after="65" w:line="288" w:lineRule="auto"/>
              <w:jc w:val="both"/>
            </w:pPr>
            <w:r>
              <w:rPr>
                <w:rFonts w:hint="eastAsia"/>
              </w:rPr>
              <w:lastRenderedPageBreak/>
              <w:t>9</w:t>
            </w:r>
            <w:r w:rsidR="004827DD">
              <w:rPr>
                <w:rFonts w:hint="eastAsia"/>
              </w:rPr>
              <w:t xml:space="preserve">. Return sorted key edge </w:t>
            </w:r>
            <w:r w:rsidR="00F30E09">
              <w:rPr>
                <w:rFonts w:hint="eastAsia"/>
              </w:rPr>
              <w:t>set</w:t>
            </w:r>
            <w:r w:rsidR="00F30E09">
              <w:rPr>
                <w:rFonts w:hint="eastAsia"/>
              </w:rPr>
              <w:t>；</w:t>
            </w:r>
          </w:p>
          <w:p w:rsidR="003D2620" w:rsidRPr="00F30E09" w:rsidRDefault="00D57128" w:rsidP="00E911A8">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p>
        </w:tc>
      </w:tr>
    </w:tbl>
    <w:p w:rsidR="007B419B" w:rsidRPr="00961505" w:rsidRDefault="009F0966" w:rsidP="004C2D49">
      <w:pPr>
        <w:pStyle w:val="a3"/>
        <w:spacing w:line="288" w:lineRule="auto"/>
        <w:ind w:firstLine="468"/>
      </w:pPr>
      <w:r>
        <w:rPr>
          <w:rFonts w:hint="eastAsia"/>
        </w:rPr>
        <w:lastRenderedPageBreak/>
        <w:t>基于重复计算的</w:t>
      </w:r>
      <w:r>
        <w:rPr>
          <w:rFonts w:hint="eastAsia"/>
        </w:rPr>
        <w:t>BASE_FCP</w:t>
      </w:r>
      <w:r>
        <w:rPr>
          <w:rFonts w:hint="eastAsia"/>
        </w:rPr>
        <w:t>算法</w:t>
      </w:r>
      <w:r w:rsidR="007B419B">
        <w:rPr>
          <w:rFonts w:hint="eastAsia"/>
        </w:rPr>
        <w:t>首先要获取</w:t>
      </w:r>
      <w:proofErr w:type="gramStart"/>
      <w:r w:rsidR="007B419B">
        <w:rPr>
          <w:rFonts w:hint="eastAsia"/>
        </w:rPr>
        <w:t>所有边</w:t>
      </w:r>
      <w:proofErr w:type="gramEnd"/>
      <w:r w:rsidR="007B419B">
        <w:rPr>
          <w:rFonts w:hint="eastAsia"/>
        </w:rPr>
        <w:t>发生故障之后能够满足的最大流，然后对计算的流量进行排序，</w:t>
      </w:r>
      <w:proofErr w:type="gramStart"/>
      <w:r w:rsidR="007B419B">
        <w:rPr>
          <w:rFonts w:hint="eastAsia"/>
        </w:rPr>
        <w:t>当前后</w:t>
      </w:r>
      <w:proofErr w:type="gramEnd"/>
      <w:r w:rsidR="007B419B">
        <w:rPr>
          <w:rFonts w:hint="eastAsia"/>
        </w:rPr>
        <w:t>两条边断掉之后获得的流量不相等时，根据模型定义，直接就可以比较出两条边的关键程度</w:t>
      </w:r>
      <w:r w:rsidR="00547CA8">
        <w:rPr>
          <w:rFonts w:hint="eastAsia"/>
        </w:rPr>
        <w:t>（流量相对少的更关键）</w:t>
      </w:r>
      <w:r w:rsidR="007B419B">
        <w:rPr>
          <w:rFonts w:hint="eastAsia"/>
        </w:rPr>
        <w:t>，而只有当两条边断掉获</w:t>
      </w:r>
      <w:r w:rsidR="00160A8E">
        <w:rPr>
          <w:rFonts w:hint="eastAsia"/>
        </w:rPr>
        <w:t>得流量相等的情况下，</w:t>
      </w:r>
      <w:r w:rsidR="007B419B">
        <w:rPr>
          <w:rFonts w:hint="eastAsia"/>
        </w:rPr>
        <w:t>才会重复计算不确定图的容量可靠性，</w:t>
      </w:r>
      <w:r w:rsidR="00160A8E">
        <w:rPr>
          <w:rFonts w:hint="eastAsia"/>
        </w:rPr>
        <w:t>此时</w:t>
      </w:r>
      <w:r w:rsidR="007B419B">
        <w:rPr>
          <w:rFonts w:hint="eastAsia"/>
        </w:rPr>
        <w:t>使用容量可靠性来区分这两条边的关键程度。</w:t>
      </w:r>
    </w:p>
    <w:p w:rsidR="007B419B" w:rsidRDefault="007B419B" w:rsidP="00827093">
      <w:pPr>
        <w:pStyle w:val="a3"/>
        <w:spacing w:line="288" w:lineRule="auto"/>
        <w:ind w:firstLine="468"/>
      </w:pPr>
      <w:r>
        <w:rPr>
          <w:rFonts w:hint="eastAsia"/>
        </w:rPr>
        <w:t>基于重复计算的基础算法运行效率与重复计算的次数紧密相连，算法首先需要计算</w:t>
      </w:r>
      <w:proofErr w:type="gramStart"/>
      <w:r>
        <w:rPr>
          <w:rFonts w:hint="eastAsia"/>
        </w:rPr>
        <w:t>所有边</w:t>
      </w:r>
      <w:proofErr w:type="gramEnd"/>
      <w:r>
        <w:rPr>
          <w:rFonts w:hint="eastAsia"/>
        </w:rPr>
        <w:t>发生故障之后</w:t>
      </w:r>
      <w:r w:rsidR="00A25E5A">
        <w:rPr>
          <w:rFonts w:hint="eastAsia"/>
        </w:rPr>
        <w:t>对应的</w:t>
      </w:r>
      <w:r w:rsidR="00F1456A">
        <w:rPr>
          <w:rFonts w:hint="eastAsia"/>
        </w:rPr>
        <w:t>最大流，本文使用最大流</w:t>
      </w:r>
      <w:r>
        <w:rPr>
          <w:rFonts w:hint="eastAsia"/>
        </w:rPr>
        <w:t>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sidR="000B1D94">
        <w:rPr>
          <w:rFonts w:hint="eastAsia"/>
        </w:rPr>
        <w:t>）；然后当移除边之后，在剩余</w:t>
      </w:r>
      <w:proofErr w:type="gramStart"/>
      <w:r w:rsidR="000B1D94">
        <w:rPr>
          <w:rFonts w:hint="eastAsia"/>
        </w:rPr>
        <w:t>图最大流</w:t>
      </w:r>
      <w:r>
        <w:rPr>
          <w:rFonts w:hint="eastAsia"/>
        </w:rPr>
        <w:t>相同</w:t>
      </w:r>
      <w:proofErr w:type="gramEnd"/>
      <w:r>
        <w:rPr>
          <w:rFonts w:hint="eastAsia"/>
        </w:rPr>
        <w:t>的情况下</w:t>
      </w:r>
      <w:r w:rsidR="000B1D94">
        <w:rPr>
          <w:rFonts w:hint="eastAsia"/>
        </w:rPr>
        <w:t>需要计算容量可靠性</w:t>
      </w:r>
      <w:r w:rsidR="00D8386B">
        <w:rPr>
          <w:rFonts w:hint="eastAsia"/>
        </w:rPr>
        <w:t>，本文使用的重复计算方式是</w:t>
      </w:r>
      <w:r w:rsidR="00D8386B" w:rsidRPr="00D8386B">
        <w:rPr>
          <w:rFonts w:hint="eastAsia"/>
        </w:rPr>
        <w:t>基于状态划分的</w:t>
      </w:r>
      <w:r w:rsidR="00D8386B" w:rsidRPr="00D8386B">
        <w:rPr>
          <w:rFonts w:hint="eastAsia"/>
        </w:rPr>
        <w:t>d-</w:t>
      </w:r>
      <w:r w:rsidR="00D8386B" w:rsidRPr="00D8386B">
        <w:rPr>
          <w:rFonts w:hint="eastAsia"/>
        </w:rPr>
        <w:t>下界点计算方式</w:t>
      </w:r>
      <w:r>
        <w:rPr>
          <w:rFonts w:hint="eastAsia"/>
        </w:rPr>
        <w:t>，</w:t>
      </w:r>
      <w:r w:rsidR="00CD27DC">
        <w:rPr>
          <w:rFonts w:hint="eastAsia"/>
        </w:rPr>
        <w:t>划分过程</w:t>
      </w:r>
      <w:r w:rsidR="00D8386B">
        <w:rPr>
          <w:rFonts w:hint="eastAsia"/>
        </w:rPr>
        <w:t>复杂度为</w:t>
      </w:r>
      <w:r w:rsidR="00D8386B" w:rsidRPr="00A91DE7">
        <w:t>O</w:t>
      </w:r>
      <w:r w:rsidR="00D8386B">
        <w:t>（</w:t>
      </w:r>
      <w:r w:rsidR="00D8386B" w:rsidRPr="00A91DE7">
        <w:t>k|V|</w:t>
      </w:r>
      <w:r w:rsidR="00D8386B" w:rsidRPr="00A91DE7">
        <w:rPr>
          <w:vertAlign w:val="superscript"/>
        </w:rPr>
        <w:t>2</w:t>
      </w:r>
      <w:r w:rsidR="00D8386B" w:rsidRPr="00A91DE7">
        <w:t>|E|</w:t>
      </w:r>
      <w:r w:rsidR="00D8386B">
        <w:t>）</w:t>
      </w:r>
      <w:r w:rsidR="00D8386B">
        <w:rPr>
          <w:rFonts w:hint="eastAsia"/>
        </w:rPr>
        <w:t>，</w:t>
      </w:r>
      <w:r>
        <w:rPr>
          <w:rFonts w:hint="eastAsia"/>
        </w:rPr>
        <w:t>其中</w:t>
      </w:r>
      <w:r>
        <w:rPr>
          <w:rFonts w:hint="eastAsia"/>
        </w:rPr>
        <w:t>K</w:t>
      </w:r>
      <w:r>
        <w:rPr>
          <w:rFonts w:hint="eastAsia"/>
        </w:rPr>
        <w:t>为划分过程中需要运行</w:t>
      </w:r>
      <w:r>
        <w:rPr>
          <w:rFonts w:hint="eastAsia"/>
        </w:rPr>
        <w:t>Dinic</w:t>
      </w:r>
      <w:r>
        <w:rPr>
          <w:rFonts w:hint="eastAsia"/>
        </w:rPr>
        <w:t>算法的次数</w:t>
      </w:r>
      <w:r w:rsidR="00F209D0">
        <w:rPr>
          <w:rFonts w:hint="eastAsia"/>
        </w:rPr>
        <w:t>，在状态划分结束之后，根据容量可靠性的定义，</w:t>
      </w:r>
      <w:r w:rsidR="00A73B54">
        <w:rPr>
          <w:rFonts w:hint="eastAsia"/>
        </w:rPr>
        <w:t>需要获取所有满足最大流的子图概率之和，这一部分的复杂度可以表示为</w:t>
      </w:r>
      <w:r w:rsidR="00A73B54" w:rsidRPr="00F36CEC">
        <w:rPr>
          <w:rFonts w:hint="eastAsia"/>
        </w:rPr>
        <w:t>O</w:t>
      </w:r>
      <w:r w:rsidR="00A73B54">
        <w:rPr>
          <w:rFonts w:hint="eastAsia"/>
        </w:rPr>
        <w:t>（</w:t>
      </w:r>
      <w:r w:rsidR="0011000C">
        <w:rPr>
          <w:rFonts w:hint="eastAsia"/>
        </w:rPr>
        <w:t>T</w:t>
      </w:r>
      <w:r w:rsidR="00A73B54" w:rsidRPr="00F36CEC">
        <w:rPr>
          <w:rFonts w:hint="eastAsia"/>
        </w:rPr>
        <w:t>|E|</w:t>
      </w:r>
      <w:r w:rsidR="00A73B54">
        <w:rPr>
          <w:rFonts w:hint="eastAsia"/>
        </w:rPr>
        <w:t>）</w:t>
      </w:r>
      <w:r w:rsidR="0011000C">
        <w:rPr>
          <w:rFonts w:hint="eastAsia"/>
        </w:rPr>
        <w:t>，其中</w:t>
      </w:r>
      <w:r w:rsidR="0011000C">
        <w:rPr>
          <w:rFonts w:hint="eastAsia"/>
        </w:rPr>
        <w:t>T</w:t>
      </w:r>
      <w:r w:rsidR="0011000C">
        <w:rPr>
          <w:rFonts w:hint="eastAsia"/>
        </w:rPr>
        <w:t>为满足最大流子图的个数。</w:t>
      </w:r>
      <w:r>
        <w:rPr>
          <w:rFonts w:hint="eastAsia"/>
        </w:rPr>
        <w:t>因此整个</w:t>
      </w:r>
      <w:r>
        <w:rPr>
          <w:rFonts w:hint="eastAsia"/>
        </w:rPr>
        <w:t>BASE</w:t>
      </w:r>
      <w:r w:rsidR="00CD27DC">
        <w:rPr>
          <w:rFonts w:hint="eastAsia"/>
        </w:rPr>
        <w:t>_FCP</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w:t>
      </w:r>
      <w:r w:rsidR="00897D8E">
        <w:rPr>
          <w:rFonts w:hint="eastAsia"/>
        </w:rPr>
        <w:t>+</w:t>
      </w:r>
      <w:r w:rsidR="00897D8E" w:rsidRPr="00897D8E">
        <w:rPr>
          <w:rFonts w:hint="eastAsia"/>
        </w:rPr>
        <w:t xml:space="preserve"> </w:t>
      </w:r>
      <w:r w:rsidR="00897D8E" w:rsidRPr="00F36CEC">
        <w:rPr>
          <w:rFonts w:hint="eastAsia"/>
        </w:rPr>
        <w:t>O</w:t>
      </w:r>
      <w:r w:rsidR="00897D8E">
        <w:rPr>
          <w:rFonts w:hint="eastAsia"/>
        </w:rPr>
        <w:t>（</w:t>
      </w:r>
      <w:r w:rsidR="00897D8E">
        <w:rPr>
          <w:rFonts w:hint="eastAsia"/>
        </w:rPr>
        <w:t>T</w:t>
      </w:r>
      <w:r w:rsidR="00897D8E" w:rsidRPr="00F36CEC">
        <w:rPr>
          <w:rFonts w:hint="eastAsia"/>
        </w:rPr>
        <w:t>|E|</w:t>
      </w:r>
      <w:r w:rsidR="00897D8E">
        <w:rPr>
          <w:rFonts w:hint="eastAsia"/>
        </w:rPr>
        <w:t>）</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48" w:name="OLE_LINK5"/>
      <w:bookmarkStart w:id="49" w:name="OLE_LINK6"/>
      <w:r>
        <w:rPr>
          <w:rFonts w:hint="eastAsia"/>
        </w:rPr>
        <w:t>≤</w:t>
      </w:r>
      <w:bookmarkEnd w:id="48"/>
      <w:bookmarkEnd w:id="49"/>
      <w:r>
        <w:rPr>
          <w:rFonts w:hint="eastAsia"/>
        </w:rPr>
        <w:t>m</w:t>
      </w:r>
      <w:r>
        <w:rPr>
          <w:rFonts w:hint="eastAsia"/>
        </w:rPr>
        <w:t>≤</w:t>
      </w:r>
      <w:r>
        <w:rPr>
          <w:rFonts w:hint="eastAsia"/>
        </w:rPr>
        <w:t>|E|</w:t>
      </w:r>
      <w:r>
        <w:rPr>
          <w:rFonts w:hint="eastAsia"/>
        </w:rPr>
        <w:t>。</w:t>
      </w:r>
    </w:p>
    <w:p w:rsidR="007A21C0" w:rsidRDefault="00986F09" w:rsidP="00DB5271">
      <w:pPr>
        <w:pStyle w:val="21"/>
      </w:pPr>
      <w:bookmarkStart w:id="50" w:name="_Toc451285681"/>
      <w:r>
        <w:rPr>
          <w:rFonts w:hint="eastAsia"/>
        </w:rPr>
        <w:t xml:space="preserve">3.3 </w:t>
      </w:r>
      <w:r w:rsidR="00DA3E60">
        <w:rPr>
          <w:rFonts w:hint="eastAsia"/>
        </w:rPr>
        <w:t>基于流量和容量可靠性</w:t>
      </w:r>
      <w:r w:rsidR="00A9094F">
        <w:rPr>
          <w:rFonts w:hint="eastAsia"/>
        </w:rPr>
        <w:t>的</w:t>
      </w:r>
      <w:r w:rsidR="00DA3E60">
        <w:rPr>
          <w:rFonts w:hint="eastAsia"/>
        </w:rPr>
        <w:t>关键边增量算法</w:t>
      </w:r>
      <w:r w:rsidR="0018683D">
        <w:rPr>
          <w:rFonts w:hint="eastAsia"/>
        </w:rPr>
        <w:t>ICA_FCP</w:t>
      </w:r>
      <w:bookmarkEnd w:id="50"/>
    </w:p>
    <w:p w:rsidR="00CD10EA" w:rsidRDefault="00986F09" w:rsidP="003610BD">
      <w:pPr>
        <w:pStyle w:val="31"/>
      </w:pPr>
      <w:bookmarkStart w:id="51" w:name="_Toc451285682"/>
      <w:r>
        <w:rPr>
          <w:rFonts w:hint="eastAsia"/>
        </w:rPr>
        <w:t xml:space="preserve">3.3.1 </w:t>
      </w:r>
      <w:r w:rsidR="00CD10EA">
        <w:rPr>
          <w:rFonts w:hint="eastAsia"/>
        </w:rPr>
        <w:t>算法思想</w:t>
      </w:r>
      <w:bookmarkEnd w:id="51"/>
    </w:p>
    <w:p w:rsidR="004C241A" w:rsidRDefault="004C241A" w:rsidP="00F95132">
      <w:pPr>
        <w:pStyle w:val="a3"/>
        <w:spacing w:line="288" w:lineRule="auto"/>
        <w:ind w:firstLine="468"/>
      </w:pPr>
      <w:r>
        <w:rPr>
          <w:rFonts w:hint="eastAsia"/>
        </w:rPr>
        <w:t>虽然</w:t>
      </w:r>
      <w:r w:rsidR="00F16694">
        <w:rPr>
          <w:rFonts w:hint="eastAsia"/>
        </w:rPr>
        <w:t>BASE_FCP</w:t>
      </w:r>
      <w:r>
        <w:rPr>
          <w:rFonts w:hint="eastAsia"/>
        </w:rPr>
        <w:t>算法</w:t>
      </w:r>
      <w:r w:rsidR="007657BF">
        <w:rPr>
          <w:rFonts w:hint="eastAsia"/>
        </w:rPr>
        <w:t>对于移除边之后最大流不一致的情况，减少了一定量的重复计算，</w:t>
      </w:r>
      <w:r>
        <w:rPr>
          <w:rFonts w:hint="eastAsia"/>
        </w:rPr>
        <w:t>但</w:t>
      </w:r>
      <w:r w:rsidR="007657BF">
        <w:rPr>
          <w:rFonts w:hint="eastAsia"/>
        </w:rPr>
        <w:t>在</w:t>
      </w:r>
      <w:proofErr w:type="gramStart"/>
      <w:r>
        <w:rPr>
          <w:rFonts w:hint="eastAsia"/>
        </w:rPr>
        <w:t>图规模</w:t>
      </w:r>
      <w:proofErr w:type="gramEnd"/>
      <w:r>
        <w:rPr>
          <w:rFonts w:hint="eastAsia"/>
        </w:rPr>
        <w:t>较大的情况下</w:t>
      </w:r>
      <w:r w:rsidR="00556E54">
        <w:rPr>
          <w:rFonts w:hint="eastAsia"/>
        </w:rPr>
        <w:t>，重复计算</w:t>
      </w:r>
      <w:r w:rsidR="007657BF">
        <w:rPr>
          <w:rFonts w:hint="eastAsia"/>
        </w:rPr>
        <w:t>的次数可能变的很多</w:t>
      </w:r>
      <w:r w:rsidR="00556E54">
        <w:rPr>
          <w:rFonts w:hint="eastAsia"/>
        </w:rPr>
        <w:t>，这显然对于大规模</w:t>
      </w:r>
      <w:proofErr w:type="gramStart"/>
      <w:r w:rsidR="00556E54">
        <w:rPr>
          <w:rFonts w:hint="eastAsia"/>
        </w:rPr>
        <w:t>图或者高</w:t>
      </w:r>
      <w:proofErr w:type="gramEnd"/>
      <w:r w:rsidR="00556E54">
        <w:rPr>
          <w:rFonts w:hint="eastAsia"/>
        </w:rPr>
        <w:t>稠密图是不适用</w:t>
      </w:r>
      <w:r>
        <w:rPr>
          <w:rFonts w:hint="eastAsia"/>
        </w:rPr>
        <w:t>的。本节提出了一种基于</w:t>
      </w:r>
      <w:r w:rsidR="007657BF">
        <w:rPr>
          <w:rFonts w:hint="eastAsia"/>
        </w:rPr>
        <w:t>流量和容量可靠性</w:t>
      </w:r>
      <w:r>
        <w:rPr>
          <w:rFonts w:hint="eastAsia"/>
        </w:rPr>
        <w:t>的增量算法</w:t>
      </w:r>
      <w:r>
        <w:rPr>
          <w:rFonts w:hint="eastAsia"/>
        </w:rPr>
        <w:t>ICA</w:t>
      </w:r>
      <w:r w:rsidR="00FD7B46">
        <w:rPr>
          <w:rFonts w:hint="eastAsia"/>
        </w:rPr>
        <w:t>_F</w:t>
      </w:r>
      <w:r w:rsidR="003C303E">
        <w:rPr>
          <w:rFonts w:hint="eastAsia"/>
        </w:rPr>
        <w:t>CP</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w:t>
      </w:r>
      <w:r w:rsidR="002D7F43">
        <w:rPr>
          <w:rFonts w:hint="eastAsia"/>
        </w:rPr>
        <w:t>，</w:t>
      </w:r>
      <w:r w:rsidRPr="003A1E7F">
        <w:rPr>
          <w:rFonts w:hint="eastAsia"/>
        </w:rPr>
        <w:t>利用割集</w:t>
      </w:r>
      <w:r w:rsidR="001F650B">
        <w:rPr>
          <w:rFonts w:hint="eastAsia"/>
        </w:rPr>
        <w:t>中的</w:t>
      </w:r>
      <w:r w:rsidRPr="003A1E7F">
        <w:rPr>
          <w:rFonts w:hint="eastAsia"/>
        </w:rPr>
        <w:t>边剪枝获取移除</w:t>
      </w:r>
      <w:r w:rsidR="002D7F43">
        <w:rPr>
          <w:rFonts w:hint="eastAsia"/>
        </w:rPr>
        <w:t>该边之后，剩余</w:t>
      </w:r>
      <w:proofErr w:type="gramStart"/>
      <w:r w:rsidR="002D7F43">
        <w:rPr>
          <w:rFonts w:hint="eastAsia"/>
        </w:rPr>
        <w:t>图</w:t>
      </w:r>
      <w:r w:rsidRPr="003A1E7F">
        <w:rPr>
          <w:rFonts w:hint="eastAsia"/>
        </w:rPr>
        <w:t>满足</w:t>
      </w:r>
      <w:proofErr w:type="gramEnd"/>
      <w:r w:rsidRPr="003A1E7F">
        <w:rPr>
          <w:rFonts w:hint="eastAsia"/>
        </w:rPr>
        <w:t>最大流的</w:t>
      </w:r>
      <w:r w:rsidR="002D7F43">
        <w:rPr>
          <w:rFonts w:hint="eastAsia"/>
        </w:rPr>
        <w:t>所有</w:t>
      </w:r>
      <w:r w:rsidRPr="003A1E7F">
        <w:rPr>
          <w:rFonts w:hint="eastAsia"/>
        </w:rPr>
        <w:t>子图集合</w:t>
      </w:r>
      <w:r w:rsidR="00697F57">
        <w:rPr>
          <w:rFonts w:hint="eastAsia"/>
        </w:rPr>
        <w:t>，其子图概率之和为容量可靠性</w:t>
      </w:r>
      <w:r w:rsidRPr="003A1E7F">
        <w:rPr>
          <w:rFonts w:hint="eastAsia"/>
        </w:rPr>
        <w:t>；当</w:t>
      </w:r>
      <w:r w:rsidRPr="003A1E7F">
        <w:rPr>
          <w:rFonts w:hint="eastAsia"/>
        </w:rPr>
        <w:t>B</w:t>
      </w:r>
      <w:r w:rsidRPr="003A1E7F">
        <w:rPr>
          <w:rFonts w:hint="eastAsia"/>
        </w:rPr>
        <w:t>边移除，使用</w:t>
      </w:r>
      <w:bookmarkStart w:id="52" w:name="OLE_LINK11"/>
      <w:bookmarkStart w:id="53" w:name="OLE_LINK12"/>
      <w:r w:rsidR="007B798D">
        <w:rPr>
          <w:rFonts w:hint="eastAsia"/>
        </w:rPr>
        <w:t>B</w:t>
      </w:r>
      <w:r w:rsidRPr="003A1E7F">
        <w:rPr>
          <w:rFonts w:hint="eastAsia"/>
        </w:rPr>
        <w:t>SA</w:t>
      </w:r>
      <w:r w:rsidR="007B798D">
        <w:rPr>
          <w:rFonts w:hint="eastAsia"/>
        </w:rPr>
        <w:t>_FCP</w:t>
      </w:r>
      <w:bookmarkEnd w:id="52"/>
      <w:bookmarkEnd w:id="53"/>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w:t>
      </w:r>
      <w:r w:rsidR="000F0D16">
        <w:rPr>
          <w:rFonts w:hint="eastAsia"/>
        </w:rPr>
        <w:t>剩余图</w:t>
      </w:r>
      <w:r w:rsidRPr="003A1E7F">
        <w:rPr>
          <w:rFonts w:hint="eastAsia"/>
        </w:rPr>
        <w:t>依然满足最大流的区间</w:t>
      </w:r>
      <w:r w:rsidR="000F0D16">
        <w:rPr>
          <w:rFonts w:hint="eastAsia"/>
        </w:rPr>
        <w:t>集合</w:t>
      </w:r>
      <w:r w:rsidRPr="003A1E7F">
        <w:rPr>
          <w:rFonts w:hint="eastAsia"/>
        </w:rPr>
        <w:t>；因为</w:t>
      </w:r>
      <w:r w:rsidRPr="003A1E7F">
        <w:rPr>
          <w:rFonts w:hint="eastAsia"/>
        </w:rPr>
        <w:t>C</w:t>
      </w:r>
      <w:r w:rsidRPr="003A1E7F">
        <w:rPr>
          <w:rFonts w:hint="eastAsia"/>
        </w:rPr>
        <w:t>边移除之后不影响，所以不需要计算</w:t>
      </w:r>
      <w:r>
        <w:rPr>
          <w:rFonts w:hint="eastAsia"/>
        </w:rPr>
        <w:t>。</w:t>
      </w:r>
    </w:p>
    <w:p w:rsidR="004C241A" w:rsidRDefault="004C241A" w:rsidP="00F95132">
      <w:pPr>
        <w:pStyle w:val="a3"/>
        <w:spacing w:line="288" w:lineRule="auto"/>
        <w:ind w:firstLine="468"/>
      </w:pPr>
      <w:r>
        <w:rPr>
          <w:rFonts w:hint="eastAsia"/>
        </w:rPr>
        <w:t>基于以上</w:t>
      </w:r>
      <w:r w:rsidR="000F0D16">
        <w:rPr>
          <w:rFonts w:hint="eastAsia"/>
        </w:rPr>
        <w:t>思想</w:t>
      </w:r>
      <w:r>
        <w:rPr>
          <w:rFonts w:hint="eastAsia"/>
        </w:rPr>
        <w:t>，</w:t>
      </w:r>
      <w:r w:rsidR="009933C7">
        <w:rPr>
          <w:rFonts w:hint="eastAsia"/>
        </w:rPr>
        <w:t>ICA_FCP</w:t>
      </w:r>
      <w:r>
        <w:rPr>
          <w:rFonts w:hint="eastAsia"/>
        </w:rPr>
        <w:t>算法可以表示为如图</w:t>
      </w:r>
      <w:r w:rsidR="001F1D34">
        <w:rPr>
          <w:rFonts w:hint="eastAsia"/>
        </w:rPr>
        <w:t>3-1</w:t>
      </w:r>
      <w:r>
        <w:rPr>
          <w:rFonts w:hint="eastAsia"/>
        </w:rPr>
        <w:t>步骤：</w:t>
      </w:r>
    </w:p>
    <w:p w:rsidR="004C241A" w:rsidRDefault="00E270CD" w:rsidP="003B263F">
      <w:pPr>
        <w:pStyle w:val="a3"/>
        <w:ind w:firstLine="492"/>
        <w:jc w:val="center"/>
      </w:pPr>
      <w:r>
        <w:object w:dxaOrig="4607" w:dyaOrig="3911">
          <v:shape id="_x0000_i1037" type="#_x0000_t75" style="width:145.25pt;height:125.85pt" o:ole="">
            <v:imagedata r:id="rId47" o:title=""/>
          </v:shape>
          <o:OLEObject Type="Embed" ProgID="Visio.Drawing.11" ShapeID="_x0000_i1037" DrawAspect="Content" ObjectID="_1525031961" r:id="rId48"/>
        </w:object>
      </w:r>
    </w:p>
    <w:p w:rsidR="004C241A" w:rsidRDefault="004C241A" w:rsidP="00F95132">
      <w:pPr>
        <w:pStyle w:val="a3"/>
        <w:ind w:firstLine="408"/>
        <w:jc w:val="center"/>
      </w:pPr>
      <w:r w:rsidRPr="00F95132">
        <w:rPr>
          <w:rFonts w:hint="eastAsia"/>
          <w:sz w:val="21"/>
        </w:rPr>
        <w:lastRenderedPageBreak/>
        <w:t>图</w:t>
      </w:r>
      <w:r w:rsidR="00FC00D3" w:rsidRPr="00F95132">
        <w:rPr>
          <w:rFonts w:hint="eastAsia"/>
          <w:sz w:val="21"/>
        </w:rPr>
        <w:t>3-1</w:t>
      </w:r>
      <w:r w:rsidRPr="00F95132">
        <w:rPr>
          <w:rFonts w:hint="eastAsia"/>
          <w:sz w:val="21"/>
        </w:rPr>
        <w:t xml:space="preserve"> </w:t>
      </w:r>
      <w:r w:rsidRPr="00F95132">
        <w:rPr>
          <w:rFonts w:hint="eastAsia"/>
          <w:sz w:val="21"/>
        </w:rPr>
        <w:t>算法</w:t>
      </w:r>
      <w:r w:rsidRPr="00F95132">
        <w:rPr>
          <w:rFonts w:hint="eastAsia"/>
          <w:sz w:val="21"/>
        </w:rPr>
        <w:t>ICA</w:t>
      </w:r>
      <w:r w:rsidR="00DF5E4D" w:rsidRPr="00F95132">
        <w:rPr>
          <w:rFonts w:hint="eastAsia"/>
          <w:sz w:val="21"/>
        </w:rPr>
        <w:t>_F</w:t>
      </w:r>
      <w:r w:rsidR="002D7B40" w:rsidRPr="00F95132">
        <w:rPr>
          <w:rFonts w:hint="eastAsia"/>
          <w:sz w:val="21"/>
        </w:rPr>
        <w:t>CP</w:t>
      </w:r>
      <w:r w:rsidRPr="00F95132">
        <w:rPr>
          <w:rFonts w:hint="eastAsia"/>
          <w:sz w:val="21"/>
        </w:rPr>
        <w:t>流程图</w:t>
      </w:r>
    </w:p>
    <w:p w:rsidR="002C7818" w:rsidRDefault="009D6ED1" w:rsidP="009D6ED1">
      <w:pPr>
        <w:pStyle w:val="31"/>
        <w:rPr>
          <w:rFonts w:hint="eastAsia"/>
        </w:rPr>
      </w:pPr>
      <w:bookmarkStart w:id="54" w:name="_Toc451285683"/>
      <w:r>
        <w:rPr>
          <w:rFonts w:hint="eastAsia"/>
        </w:rPr>
        <w:t xml:space="preserve">3.3.2 </w:t>
      </w:r>
      <w:r w:rsidR="002C7818">
        <w:rPr>
          <w:rFonts w:hint="eastAsia"/>
        </w:rPr>
        <w:t>算法</w:t>
      </w:r>
      <w:r w:rsidR="007E7EDF">
        <w:rPr>
          <w:rFonts w:hint="eastAsia"/>
        </w:rPr>
        <w:t>步骤</w:t>
      </w:r>
      <w:bookmarkEnd w:id="54"/>
    </w:p>
    <w:p w:rsidR="003B629F" w:rsidRPr="00CE7FFE" w:rsidRDefault="00F1713C" w:rsidP="004012AA">
      <w:pPr>
        <w:spacing w:beforeLines="50" w:before="163" w:afterLines="50" w:after="163"/>
        <w:rPr>
          <w:b/>
        </w:rPr>
      </w:pPr>
      <w:r>
        <w:rPr>
          <w:rFonts w:hint="eastAsia"/>
          <w:b/>
        </w:rPr>
        <w:t>（</w:t>
      </w:r>
      <w:r>
        <w:rPr>
          <w:rFonts w:hint="eastAsia"/>
          <w:b/>
        </w:rPr>
        <w:t>I</w:t>
      </w:r>
      <w:r w:rsidR="00C774EC">
        <w:rPr>
          <w:rFonts w:hint="eastAsia"/>
          <w:b/>
        </w:rPr>
        <w:t>）</w:t>
      </w:r>
      <w:r w:rsidR="00D756B1">
        <w:rPr>
          <w:rFonts w:hint="eastAsia"/>
          <w:b/>
        </w:rPr>
        <w:t xml:space="preserve"> </w:t>
      </w:r>
      <w:r w:rsidR="003B629F" w:rsidRPr="00CE7FFE">
        <w:rPr>
          <w:rFonts w:hint="eastAsia"/>
          <w:b/>
        </w:rPr>
        <w:t>基于割集的状态树剪枝</w:t>
      </w:r>
      <w:r w:rsidR="00E459DD" w:rsidRPr="00CE7FFE">
        <w:rPr>
          <w:rFonts w:hint="eastAsia"/>
          <w:b/>
        </w:rPr>
        <w:t>A</w:t>
      </w:r>
      <w:r w:rsidR="00E459DD" w:rsidRPr="00CE7FFE">
        <w:rPr>
          <w:rFonts w:hint="eastAsia"/>
          <w:b/>
        </w:rPr>
        <w:t>边</w:t>
      </w:r>
      <w:r w:rsidR="003B629F" w:rsidRPr="00CE7FFE">
        <w:rPr>
          <w:rFonts w:hint="eastAsia"/>
          <w:b/>
        </w:rPr>
        <w:t>算法</w:t>
      </w:r>
      <w:r w:rsidR="003B509B" w:rsidRPr="00CE7FFE">
        <w:rPr>
          <w:rFonts w:hint="eastAsia"/>
          <w:b/>
        </w:rPr>
        <w:t>STPA_FCP</w:t>
      </w:r>
    </w:p>
    <w:p w:rsidR="00FA5F20" w:rsidRDefault="004C241A" w:rsidP="0095592C">
      <w:pPr>
        <w:pStyle w:val="a3"/>
        <w:spacing w:line="288" w:lineRule="auto"/>
        <w:ind w:firstLine="468"/>
      </w:pPr>
      <w:bookmarkStart w:id="55" w:name="OLE_LINK26"/>
      <w:bookmarkStart w:id="56" w:name="OLE_LINK27"/>
      <w:r>
        <w:rPr>
          <w:rFonts w:hint="eastAsia"/>
        </w:rPr>
        <w:t>对于</w:t>
      </w:r>
      <w:r w:rsidR="000F0D16">
        <w:rPr>
          <w:rFonts w:hint="eastAsia"/>
        </w:rPr>
        <w:t>随机流网络而言</w:t>
      </w:r>
      <w:r>
        <w:rPr>
          <w:rFonts w:hint="eastAsia"/>
        </w:rPr>
        <w:t>，求解最大流</w:t>
      </w:r>
      <w:r w:rsidR="000F0D16">
        <w:rPr>
          <w:rFonts w:hint="eastAsia"/>
        </w:rPr>
        <w:t>可靠性</w:t>
      </w:r>
      <w:r w:rsidR="0029537A">
        <w:rPr>
          <w:rFonts w:hint="eastAsia"/>
        </w:rPr>
        <w:t>（容量可靠性）</w:t>
      </w:r>
      <w:r>
        <w:rPr>
          <w:rFonts w:hint="eastAsia"/>
        </w:rPr>
        <w:t>的方式</w:t>
      </w:r>
      <w:r w:rsidR="0029537A">
        <w:rPr>
          <w:rFonts w:hint="eastAsia"/>
        </w:rPr>
        <w:t>无非两种，最小路径和最小割集。本文采用的是基于状态划分的</w:t>
      </w:r>
      <w:r w:rsidR="0029537A">
        <w:rPr>
          <w:rFonts w:hint="eastAsia"/>
        </w:rPr>
        <w:t>d-</w:t>
      </w:r>
      <w:r w:rsidR="0029537A">
        <w:rPr>
          <w:rFonts w:hint="eastAsia"/>
        </w:rPr>
        <w:t>下界点的计算方式。</w:t>
      </w:r>
      <w:r w:rsidR="007941C6">
        <w:rPr>
          <w:rFonts w:hint="eastAsia"/>
        </w:rPr>
        <w:t>在求解</w:t>
      </w:r>
      <w:proofErr w:type="gramStart"/>
      <w:r w:rsidR="007941C6">
        <w:rPr>
          <w:rFonts w:hint="eastAsia"/>
        </w:rPr>
        <w:t>初始图最大流</w:t>
      </w:r>
      <w:proofErr w:type="gramEnd"/>
      <w:r w:rsidR="007941C6">
        <w:rPr>
          <w:rFonts w:hint="eastAsia"/>
        </w:rPr>
        <w:t>可靠性的过程中，通过状态划分，可以生成一个区间状态树，这样的一个区间状态树生成如算法</w:t>
      </w:r>
      <w:r w:rsidR="007941C6">
        <w:rPr>
          <w:rFonts w:hint="eastAsia"/>
        </w:rPr>
        <w:t>3-2</w:t>
      </w:r>
      <w:r w:rsidR="007941C6">
        <w:rPr>
          <w:rFonts w:hint="eastAsia"/>
        </w:rPr>
        <w:t>所示：</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tc>
          <w:tcPr>
            <w:tcW w:w="8522" w:type="dxa"/>
            <w:shd w:val="clear" w:color="auto" w:fill="D9D9D9"/>
            <w:vAlign w:val="center"/>
          </w:tcPr>
          <w:bookmarkEnd w:id="55"/>
          <w:bookmarkEnd w:id="56"/>
          <w:p w:rsidR="00F4018F" w:rsidRPr="00327708" w:rsidRDefault="00F4018F" w:rsidP="005000A5">
            <w:pPr>
              <w:spacing w:line="288" w:lineRule="auto"/>
              <w:jc w:val="both"/>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354E6A">
              <w:rPr>
                <w:rFonts w:hint="eastAsia"/>
              </w:rPr>
              <w:t>基于状态划分的</w:t>
            </w:r>
            <w:r w:rsidR="00354E6A">
              <w:rPr>
                <w:rFonts w:hint="eastAsia"/>
              </w:rPr>
              <w:t>d-</w:t>
            </w:r>
            <w:r w:rsidR="00354E6A">
              <w:rPr>
                <w:rFonts w:hint="eastAsia"/>
              </w:rPr>
              <w:t>下界点</w:t>
            </w:r>
            <w:r w:rsidR="008C76EF" w:rsidRPr="008C76EF">
              <w:rPr>
                <w:rFonts w:ascii="宋体" w:hAnsi="宋体" w:hint="eastAsia"/>
              </w:rPr>
              <w:t>算法</w:t>
            </w:r>
            <w:r w:rsidR="0042474B">
              <w:rPr>
                <w:rFonts w:hint="eastAsia"/>
              </w:rPr>
              <w:t>生成区间状态</w:t>
            </w:r>
            <w:proofErr w:type="gramStart"/>
            <w:r w:rsidR="0042474B">
              <w:rPr>
                <w:rFonts w:hint="eastAsia"/>
              </w:rPr>
              <w:t>树</w:t>
            </w:r>
            <w:r w:rsidR="00354E6A">
              <w:rPr>
                <w:rFonts w:hint="eastAsia"/>
              </w:rPr>
              <w:t>过程</w:t>
            </w:r>
            <w:proofErr w:type="gramEnd"/>
          </w:p>
        </w:tc>
      </w:tr>
      <w:tr w:rsidR="00F4018F" w:rsidRPr="005A05F9">
        <w:tc>
          <w:tcPr>
            <w:tcW w:w="8522" w:type="dxa"/>
            <w:vAlign w:val="center"/>
          </w:tcPr>
          <w:p w:rsidR="00F4018F" w:rsidRDefault="00F4018F"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5000A5">
            <w:pPr>
              <w:tabs>
                <w:tab w:val="left" w:pos="1200"/>
              </w:tabs>
              <w:spacing w:beforeLines="20" w:before="65" w:afterLines="20" w:after="65" w:line="288" w:lineRule="auto"/>
              <w:jc w:val="both"/>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5000A5">
            <w:pPr>
              <w:tabs>
                <w:tab w:val="left" w:pos="1200"/>
              </w:tabs>
              <w:spacing w:beforeLines="20" w:before="65" w:afterLines="20" w:after="65" w:line="288" w:lineRule="auto"/>
              <w:jc w:val="both"/>
            </w:pPr>
            <w:r>
              <w:rPr>
                <w:rFonts w:hint="eastAsia"/>
              </w:rPr>
              <w:t>2. while S is not empty then</w:t>
            </w:r>
          </w:p>
          <w:p w:rsidR="00863201" w:rsidRDefault="00863201" w:rsidP="005000A5">
            <w:pPr>
              <w:tabs>
                <w:tab w:val="left" w:pos="1200"/>
              </w:tabs>
              <w:spacing w:beforeLines="20" w:before="65" w:afterLines="20" w:after="65" w:line="288" w:lineRule="auto"/>
              <w:jc w:val="both"/>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5000A5">
            <w:pPr>
              <w:tabs>
                <w:tab w:val="left" w:pos="1200"/>
              </w:tabs>
              <w:spacing w:beforeLines="20" w:before="65" w:afterLines="20" w:after="65" w:line="288" w:lineRule="auto"/>
              <w:jc w:val="both"/>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5000A5">
            <w:pPr>
              <w:tabs>
                <w:tab w:val="left" w:pos="1200"/>
              </w:tabs>
              <w:spacing w:beforeLines="20" w:before="65" w:afterLines="20" w:after="65" w:line="288" w:lineRule="auto"/>
              <w:jc w:val="both"/>
            </w:pPr>
            <w:r>
              <w:rPr>
                <w:rFonts w:hint="eastAsia"/>
              </w:rPr>
              <w:t xml:space="preserve">5.     if lower(C) &lt; max_flow and upper(C) = max_flow then </w:t>
            </w:r>
          </w:p>
          <w:p w:rsidR="00A74E99" w:rsidRDefault="00A74E99" w:rsidP="005000A5">
            <w:pPr>
              <w:tabs>
                <w:tab w:val="left" w:pos="1200"/>
              </w:tabs>
              <w:spacing w:beforeLines="20" w:before="65" w:afterLines="20" w:after="65" w:line="288" w:lineRule="auto"/>
              <w:jc w:val="both"/>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5000A5">
            <w:pPr>
              <w:tabs>
                <w:tab w:val="left" w:pos="1200"/>
              </w:tabs>
              <w:spacing w:beforeLines="20" w:before="65" w:afterLines="20" w:after="65" w:line="288" w:lineRule="auto"/>
              <w:jc w:val="both"/>
            </w:pPr>
            <w:r>
              <w:rPr>
                <w:rFonts w:hint="eastAsia"/>
              </w:rPr>
              <w:t>7. if S is not empty goto step 2;</w:t>
            </w:r>
          </w:p>
          <w:p w:rsidR="000E32AB" w:rsidRDefault="000E32AB" w:rsidP="005000A5">
            <w:pPr>
              <w:tabs>
                <w:tab w:val="left" w:pos="1200"/>
              </w:tabs>
              <w:spacing w:beforeLines="20" w:before="65" w:afterLines="20" w:after="65" w:line="288" w:lineRule="auto"/>
              <w:jc w:val="both"/>
            </w:pPr>
            <w:r>
              <w:rPr>
                <w:rFonts w:hint="eastAsia"/>
              </w:rPr>
              <w:t>8. if S is empty</w:t>
            </w:r>
            <w:r w:rsidR="00467A92">
              <w:rPr>
                <w:rFonts w:hint="eastAsia"/>
              </w:rPr>
              <w:t xml:space="preserve"> return</w:t>
            </w:r>
            <w:r>
              <w:rPr>
                <w:rFonts w:hint="eastAsia"/>
              </w:rPr>
              <w:t>;</w:t>
            </w:r>
          </w:p>
          <w:p w:rsidR="00F4018F" w:rsidRPr="00F30E09" w:rsidRDefault="00F4018F" w:rsidP="005000A5">
            <w:pPr>
              <w:tabs>
                <w:tab w:val="left" w:pos="1200"/>
              </w:tabs>
              <w:spacing w:beforeLines="20" w:before="65" w:afterLines="20" w:after="65" w:line="288" w:lineRule="auto"/>
              <w:jc w:val="both"/>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9D3592">
      <w:pPr>
        <w:pStyle w:val="a3"/>
        <w:spacing w:line="288" w:lineRule="auto"/>
        <w:ind w:firstLine="468"/>
      </w:pPr>
      <w:r>
        <w:rPr>
          <w:rFonts w:hint="eastAsia"/>
        </w:rPr>
        <w:t>如图</w:t>
      </w:r>
      <w:r w:rsidR="00F6707F">
        <w:rPr>
          <w:rFonts w:hint="eastAsia"/>
        </w:rPr>
        <w:t>3-2</w:t>
      </w:r>
      <w:r>
        <w:rPr>
          <w:rFonts w:hint="eastAsia"/>
        </w:rPr>
        <w:t>所示，为图</w:t>
      </w:r>
      <w:r w:rsidR="00C96289">
        <w:rPr>
          <w:rFonts w:hint="eastAsia"/>
        </w:rPr>
        <w:t>2-</w:t>
      </w:r>
      <w:r w:rsidR="006153E3">
        <w:rPr>
          <w:rFonts w:hint="eastAsia"/>
        </w:rPr>
        <w:t>3</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r w:rsidR="00354E6A">
        <w:rPr>
          <w:rFonts w:hint="eastAsia"/>
        </w:rPr>
        <w:t>不满足最大流区间。</w:t>
      </w:r>
    </w:p>
    <w:p w:rsidR="004C241A" w:rsidRDefault="004C241A" w:rsidP="009D3592">
      <w:pPr>
        <w:pStyle w:val="a3"/>
        <w:spacing w:line="288" w:lineRule="auto"/>
        <w:ind w:firstLine="492"/>
        <w:jc w:val="center"/>
      </w:pPr>
      <w:r>
        <w:object w:dxaOrig="4576" w:dyaOrig="1912">
          <v:shape id="_x0000_i1038" type="#_x0000_t75" style="width:228.5pt;height:96.4pt" o:ole="">
            <v:imagedata r:id="rId49" o:title=""/>
          </v:shape>
          <o:OLEObject Type="Embed" ProgID="Visio.Drawing.11" ShapeID="_x0000_i1038" DrawAspect="Content" ObjectID="_1525031962" r:id="rId50"/>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6566BB" w:rsidRPr="009D3592">
        <w:rPr>
          <w:rFonts w:hint="eastAsia"/>
          <w:sz w:val="21"/>
        </w:rPr>
        <w:t>3-2</w:t>
      </w:r>
      <w:r w:rsidRPr="009D3592">
        <w:rPr>
          <w:rFonts w:hint="eastAsia"/>
          <w:sz w:val="21"/>
        </w:rPr>
        <w:t xml:space="preserve"> </w:t>
      </w:r>
      <w:r w:rsidRPr="009D3592">
        <w:rPr>
          <w:rFonts w:hint="eastAsia"/>
          <w:sz w:val="21"/>
        </w:rPr>
        <w:t>完全状态划分树</w:t>
      </w:r>
      <w:r w:rsidRPr="009D3592">
        <w:rPr>
          <w:rFonts w:hint="eastAsia"/>
          <w:sz w:val="21"/>
        </w:rPr>
        <w:t>State-Tree</w:t>
      </w:r>
    </w:p>
    <w:p w:rsidR="00354E6A" w:rsidRDefault="004C241A" w:rsidP="00354E6A">
      <w:pPr>
        <w:pStyle w:val="a3"/>
        <w:spacing w:line="288" w:lineRule="auto"/>
        <w:ind w:firstLine="46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w:t>
      </w:r>
      <w:r w:rsidR="00354E6A">
        <w:rPr>
          <w:rFonts w:hint="eastAsia"/>
        </w:rPr>
        <w:t>其断掉会使流量减少，即不能达到原有的最大流，此时原有最大流的容量</w:t>
      </w:r>
      <w:r>
        <w:rPr>
          <w:rFonts w:hint="eastAsia"/>
        </w:rPr>
        <w:t>可靠性下降为</w:t>
      </w:r>
      <w:r>
        <w:rPr>
          <w:rFonts w:hint="eastAsia"/>
        </w:rPr>
        <w:t>0</w:t>
      </w:r>
      <w:r w:rsidR="00354E6A">
        <w:rPr>
          <w:rFonts w:hint="eastAsia"/>
        </w:rPr>
        <w:t>，需要计算剩余图新的最大流（小于原有最大流）的容量可靠性。</w:t>
      </w:r>
    </w:p>
    <w:p w:rsidR="004C241A" w:rsidRPr="002F621F" w:rsidRDefault="00354E6A" w:rsidP="00354E6A">
      <w:pPr>
        <w:pStyle w:val="a3"/>
        <w:spacing w:line="288" w:lineRule="auto"/>
        <w:ind w:firstLine="468"/>
      </w:pPr>
      <w:r w:rsidRPr="00354E6A">
        <w:rPr>
          <w:rFonts w:hint="eastAsia"/>
          <w:szCs w:val="24"/>
        </w:rPr>
        <w:t>在</w:t>
      </w:r>
      <w:r w:rsidRPr="00354E6A">
        <w:rPr>
          <w:rFonts w:hint="eastAsia"/>
          <w:szCs w:val="24"/>
        </w:rPr>
        <w:t>State-Tree</w:t>
      </w:r>
      <w:r w:rsidRPr="00354E6A">
        <w:rPr>
          <w:rFonts w:hint="eastAsia"/>
          <w:szCs w:val="24"/>
        </w:rPr>
        <w:t>中</w:t>
      </w:r>
      <w:r w:rsidR="004C241A">
        <w:rPr>
          <w:rFonts w:hint="eastAsia"/>
        </w:rPr>
        <w:t>将原有的</w:t>
      </w:r>
      <w:r>
        <w:rPr>
          <w:rFonts w:hint="eastAsia"/>
        </w:rPr>
        <w:t>该</w:t>
      </w:r>
      <w:r w:rsidR="004C241A">
        <w:rPr>
          <w:rFonts w:hint="eastAsia"/>
        </w:rPr>
        <w:t>边位置为</w:t>
      </w:r>
      <w:r w:rsidR="004C241A">
        <w:rPr>
          <w:rFonts w:hint="eastAsia"/>
        </w:rPr>
        <w:t>1</w:t>
      </w:r>
      <w:r w:rsidR="004C241A">
        <w:rPr>
          <w:rFonts w:hint="eastAsia"/>
        </w:rPr>
        <w:t>状态的去除，那么</w:t>
      </w:r>
      <w:r w:rsidR="009D6142">
        <w:rPr>
          <w:rFonts w:hint="eastAsia"/>
        </w:rPr>
        <w:t>树中</w:t>
      </w:r>
      <w:r w:rsidR="004C241A">
        <w:rPr>
          <w:rFonts w:hint="eastAsia"/>
        </w:rPr>
        <w:t>留下来的区间是移除</w:t>
      </w:r>
      <w:r>
        <w:rPr>
          <w:rFonts w:hint="eastAsia"/>
        </w:rPr>
        <w:t>该边之后的所有子图。</w:t>
      </w:r>
    </w:p>
    <w:p w:rsidR="004C241A" w:rsidRDefault="00EF044C" w:rsidP="009D3592">
      <w:pPr>
        <w:pStyle w:val="a3"/>
        <w:spacing w:line="288" w:lineRule="auto"/>
        <w:ind w:firstLine="470"/>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9D6142">
        <w:rPr>
          <w:rFonts w:hint="eastAsia"/>
        </w:rPr>
        <w:t>3-2</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w:t>
      </w:r>
      <w:proofErr w:type="gramStart"/>
      <w:r w:rsidR="004C241A">
        <w:rPr>
          <w:rFonts w:hint="eastAsia"/>
        </w:rPr>
        <w:t>树如下</w:t>
      </w:r>
      <w:proofErr w:type="gramEnd"/>
      <w:r w:rsidR="004C241A">
        <w:rPr>
          <w:rFonts w:hint="eastAsia"/>
        </w:rPr>
        <w:t>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9D3592">
      <w:pPr>
        <w:pStyle w:val="a3"/>
        <w:spacing w:line="288" w:lineRule="auto"/>
        <w:ind w:firstLine="492"/>
        <w:jc w:val="center"/>
      </w:pPr>
      <w:r>
        <w:object w:dxaOrig="3598" w:dyaOrig="1912">
          <v:shape id="_x0000_i1039" type="#_x0000_t75" style="width:177.8pt;height:96.4pt" o:ole="">
            <v:imagedata r:id="rId51" o:title=""/>
          </v:shape>
          <o:OLEObject Type="Embed" ProgID="Visio.Drawing.11" ShapeID="_x0000_i1039" DrawAspect="Content" ObjectID="_1525031963" r:id="rId52"/>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7E0E7F" w:rsidRPr="009D3592">
        <w:rPr>
          <w:rFonts w:hint="eastAsia"/>
          <w:sz w:val="21"/>
        </w:rPr>
        <w:t>3-3</w:t>
      </w:r>
      <w:r w:rsidRPr="009D3592">
        <w:rPr>
          <w:rFonts w:hint="eastAsia"/>
          <w:sz w:val="21"/>
        </w:rPr>
        <w:t xml:space="preserve"> </w:t>
      </w:r>
      <w:r w:rsidRPr="009D3592">
        <w:rPr>
          <w:rFonts w:hint="eastAsia"/>
          <w:sz w:val="21"/>
        </w:rPr>
        <w:t>移除</w:t>
      </w:r>
      <w:r w:rsidRPr="009D3592">
        <w:rPr>
          <w:rFonts w:hint="eastAsia"/>
          <w:sz w:val="21"/>
        </w:rPr>
        <w:t>e5</w:t>
      </w:r>
      <w:r w:rsidRPr="009D3592">
        <w:rPr>
          <w:rFonts w:hint="eastAsia"/>
          <w:sz w:val="21"/>
        </w:rPr>
        <w:t>之后的状态区间树</w:t>
      </w:r>
    </w:p>
    <w:p w:rsidR="004C241A" w:rsidRDefault="009D6142" w:rsidP="009D3592">
      <w:pPr>
        <w:pStyle w:val="a3"/>
        <w:spacing w:line="288" w:lineRule="auto"/>
        <w:ind w:firstLine="468"/>
      </w:pPr>
      <w:r>
        <w:rPr>
          <w:rFonts w:hint="eastAsia"/>
        </w:rPr>
        <w:t>对于某一条</w:t>
      </w:r>
      <w:r>
        <w:rPr>
          <w:rFonts w:hint="eastAsia"/>
        </w:rPr>
        <w:t>A</w:t>
      </w:r>
      <w:r>
        <w:rPr>
          <w:rFonts w:hint="eastAsia"/>
        </w:rPr>
        <w:t>边而言，树中的每一个区间该</w:t>
      </w:r>
      <w:r w:rsidR="004C241A">
        <w:rPr>
          <w:rFonts w:hint="eastAsia"/>
        </w:rPr>
        <w:t>边位置都设置为</w:t>
      </w:r>
      <w:r w:rsidR="004C241A">
        <w:rPr>
          <w:rFonts w:hint="eastAsia"/>
        </w:rPr>
        <w:t>0</w:t>
      </w:r>
      <w:r w:rsidR="004C241A">
        <w:rPr>
          <w:rFonts w:hint="eastAsia"/>
        </w:rPr>
        <w:t>，目的是获取不</w:t>
      </w:r>
      <w:r>
        <w:rPr>
          <w:rFonts w:hint="eastAsia"/>
        </w:rPr>
        <w:t>相交</w:t>
      </w:r>
      <w:r w:rsidR="004C241A">
        <w:rPr>
          <w:rFonts w:hint="eastAsia"/>
        </w:rPr>
        <w:t>的的区间。对于</w:t>
      </w:r>
      <w:proofErr w:type="gramStart"/>
      <w:r w:rsidR="004C241A">
        <w:rPr>
          <w:rFonts w:hint="eastAsia"/>
        </w:rPr>
        <w:t>新构成</w:t>
      </w:r>
      <w:proofErr w:type="gramEnd"/>
      <w:r w:rsidR="004C241A">
        <w:rPr>
          <w:rFonts w:hint="eastAsia"/>
        </w:rPr>
        <w:t>的一个子图树，本</w:t>
      </w:r>
      <w:r w:rsidR="00B86BAA">
        <w:rPr>
          <w:rFonts w:hint="eastAsia"/>
        </w:rPr>
        <w:t>节</w:t>
      </w:r>
      <w:r w:rsidR="004C241A">
        <w:rPr>
          <w:rFonts w:hint="eastAsia"/>
        </w:rPr>
        <w:t>提出一种基于割集的状态树剪枝算法</w:t>
      </w:r>
      <w:r w:rsidR="00252DA0" w:rsidRPr="003A1E7F">
        <w:rPr>
          <w:rFonts w:hint="eastAsia"/>
        </w:rPr>
        <w:t>STPA_</w:t>
      </w:r>
      <w:r w:rsidR="00252DA0">
        <w:rPr>
          <w:rFonts w:hint="eastAsia"/>
        </w:rPr>
        <w:t>FCP</w:t>
      </w:r>
      <w:r w:rsidR="004C241A">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sidR="004C241A">
        <w:rPr>
          <w:rFonts w:hint="eastAsia"/>
        </w:rPr>
        <w:t>），</w:t>
      </w:r>
      <w:r w:rsidR="00B86BAA">
        <w:rPr>
          <w:rFonts w:hint="eastAsia"/>
        </w:rPr>
        <w:t>该算法</w:t>
      </w:r>
      <w:r w:rsidR="004C241A">
        <w:rPr>
          <w:rFonts w:hint="eastAsia"/>
        </w:rPr>
        <w:t>主要是利用了割集中的边必定在</w:t>
      </w:r>
      <w:r>
        <w:rPr>
          <w:rFonts w:hint="eastAsia"/>
        </w:rPr>
        <w:t>满足</w:t>
      </w:r>
      <w:r w:rsidR="004C241A">
        <w:rPr>
          <w:rFonts w:hint="eastAsia"/>
        </w:rPr>
        <w:t>最大流子图这一性质，通过割集中的</w:t>
      </w:r>
      <w:proofErr w:type="gramStart"/>
      <w:r w:rsidR="004C241A">
        <w:rPr>
          <w:rFonts w:hint="eastAsia"/>
        </w:rPr>
        <w:t>边对于</w:t>
      </w:r>
      <w:proofErr w:type="gramEnd"/>
      <w:r w:rsidR="004C241A">
        <w:rPr>
          <w:rFonts w:hint="eastAsia"/>
        </w:rPr>
        <w:t>子图状态树进行剪枝，以达到减少搜索的目的。</w:t>
      </w:r>
    </w:p>
    <w:p w:rsidR="004C241A" w:rsidRDefault="004C241A" w:rsidP="009D3592">
      <w:pPr>
        <w:pStyle w:val="a3"/>
        <w:spacing w:line="288" w:lineRule="auto"/>
        <w:ind w:firstLine="468"/>
      </w:pPr>
      <w:r>
        <w:rPr>
          <w:rFonts w:hint="eastAsia"/>
        </w:rPr>
        <w:t>该算法首先获取根节点，</w:t>
      </w:r>
      <w:r w:rsidR="000A7DAB">
        <w:rPr>
          <w:rFonts w:hint="eastAsia"/>
        </w:rPr>
        <w:t>使用最大子图</w:t>
      </w:r>
      <w:r w:rsidR="000A7DAB">
        <w:rPr>
          <w:rFonts w:hint="eastAsia"/>
        </w:rPr>
        <w:t>MSG</w:t>
      </w:r>
      <w:r w:rsidR="000A7DAB">
        <w:rPr>
          <w:rFonts w:hint="eastAsia"/>
        </w:rPr>
        <w:t>通过</w:t>
      </w:r>
      <w:r w:rsidR="000A7DAB">
        <w:rPr>
          <w:rFonts w:hint="eastAsia"/>
        </w:rPr>
        <w:t>DINIC</w:t>
      </w:r>
      <w:r w:rsidR="000A7DAB">
        <w:rPr>
          <w:rFonts w:hint="eastAsia"/>
        </w:rPr>
        <w:t>获取割集边，</w:t>
      </w:r>
      <w:r>
        <w:rPr>
          <w:rFonts w:hint="eastAsia"/>
        </w:rPr>
        <w:t>对于其所有子节点，通过割集中的边进行剪枝，因为满足最大流的子图必定包含割集中的边</w:t>
      </w:r>
      <w:r w:rsidR="000A7DAB">
        <w:rPr>
          <w:rFonts w:hint="eastAsia"/>
        </w:rPr>
        <w:t>，所以不包含割集中边的中间节点和叶子节点都必须舍去，对于保留</w:t>
      </w:r>
      <w:r>
        <w:rPr>
          <w:rFonts w:hint="eastAsia"/>
        </w:rPr>
        <w:t>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9D3592">
      <w:pPr>
        <w:pStyle w:val="a3"/>
        <w:spacing w:line="288" w:lineRule="auto"/>
        <w:ind w:firstLine="470"/>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w:t>
      </w:r>
      <w:r w:rsidR="000A7DAB">
        <w:rPr>
          <w:rFonts w:hint="eastAsia"/>
        </w:rPr>
        <w:t>以为</w:t>
      </w:r>
      <w:r w:rsidR="000A7DAB">
        <w:rPr>
          <w:rFonts w:hint="eastAsia"/>
        </w:rPr>
        <w:t>e1</w:t>
      </w:r>
      <w:r w:rsidR="000A7DAB">
        <w:rPr>
          <w:rFonts w:hint="eastAsia"/>
        </w:rPr>
        <w:t>和</w:t>
      </w:r>
      <w:r w:rsidR="000A7DAB">
        <w:rPr>
          <w:rFonts w:hint="eastAsia"/>
        </w:rPr>
        <w:t>e4</w:t>
      </w:r>
      <w:r w:rsidR="000A7DAB">
        <w:rPr>
          <w:rFonts w:hint="eastAsia"/>
        </w:rPr>
        <w:t>为割集边，那么</w:t>
      </w:r>
      <w:r w:rsidR="004C241A">
        <w:rPr>
          <w:rFonts w:hint="eastAsia"/>
        </w:rPr>
        <w:t>有背景的圆部分及其子树都被剪枝掉</w:t>
      </w:r>
      <w:r w:rsidR="00400FCA">
        <w:rPr>
          <w:rFonts w:hint="eastAsia"/>
        </w:rPr>
        <w:t>。</w:t>
      </w:r>
    </w:p>
    <w:p w:rsidR="004C241A" w:rsidRDefault="004C241A" w:rsidP="009D3592">
      <w:pPr>
        <w:pStyle w:val="a3"/>
        <w:spacing w:line="288" w:lineRule="auto"/>
        <w:ind w:firstLine="492"/>
      </w:pPr>
      <w:r>
        <w:object w:dxaOrig="3870" w:dyaOrig="1926">
          <v:shape id="_x0000_i1040" type="#_x0000_t75" style="width:190.95pt;height:96.4pt" o:ole="">
            <v:imagedata r:id="rId53" o:title=""/>
          </v:shape>
          <o:OLEObject Type="Embed" ProgID="Visio.Drawing.11" ShapeID="_x0000_i1040" DrawAspect="Content" ObjectID="_1525031964" r:id="rId54"/>
        </w:object>
      </w:r>
      <w:r w:rsidRPr="00B452CD">
        <w:t xml:space="preserve"> </w:t>
      </w:r>
      <w:r>
        <w:rPr>
          <w:rFonts w:hint="eastAsia"/>
        </w:rPr>
        <w:t xml:space="preserve">  </w:t>
      </w:r>
      <w:r>
        <w:object w:dxaOrig="480" w:dyaOrig="338">
          <v:shape id="_x0000_i1041" type="#_x0000_t75" style="width:24.4pt;height:16.9pt" o:ole="">
            <v:imagedata r:id="rId55" o:title=""/>
          </v:shape>
          <o:OLEObject Type="Embed" ProgID="Visio.Drawing.11" ShapeID="_x0000_i1041" DrawAspect="Content" ObjectID="_1525031965" r:id="rId56"/>
        </w:object>
      </w:r>
      <w:r>
        <w:rPr>
          <w:rFonts w:hint="eastAsia"/>
        </w:rPr>
        <w:t xml:space="preserve">   </w:t>
      </w:r>
      <w:r>
        <w:object w:dxaOrig="2961" w:dyaOrig="1224">
          <v:shape id="_x0000_i1042" type="#_x0000_t75" style="width:149pt;height:62.6pt" o:ole="">
            <v:imagedata r:id="rId57" o:title=""/>
          </v:shape>
          <o:OLEObject Type="Embed" ProgID="Visio.Drawing.11" ShapeID="_x0000_i1042" DrawAspect="Content" ObjectID="_1525031966" r:id="rId58"/>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3C2AFC" w:rsidRPr="009D3592">
        <w:rPr>
          <w:rFonts w:hint="eastAsia"/>
          <w:sz w:val="21"/>
        </w:rPr>
        <w:t>3-4</w:t>
      </w:r>
      <w:r w:rsidRPr="009D3592">
        <w:rPr>
          <w:rFonts w:hint="eastAsia"/>
          <w:sz w:val="21"/>
        </w:rPr>
        <w:t xml:space="preserve"> </w:t>
      </w:r>
      <w:r w:rsidRPr="009D3592">
        <w:rPr>
          <w:rFonts w:hint="eastAsia"/>
          <w:sz w:val="21"/>
        </w:rPr>
        <w:t>经过剪枝后的子图树</w:t>
      </w:r>
    </w:p>
    <w:p w:rsidR="0043772B" w:rsidRDefault="00987BFD" w:rsidP="009D3592">
      <w:pPr>
        <w:pStyle w:val="a3"/>
        <w:spacing w:line="288" w:lineRule="auto"/>
        <w:ind w:firstLine="468"/>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tc>
          <w:tcPr>
            <w:tcW w:w="8522" w:type="dxa"/>
            <w:shd w:val="clear" w:color="auto" w:fill="D9D9D9"/>
            <w:vAlign w:val="center"/>
          </w:tcPr>
          <w:p w:rsidR="004D3828" w:rsidRPr="00327708" w:rsidRDefault="004D3828" w:rsidP="009D3592">
            <w:pPr>
              <w:spacing w:line="288" w:lineRule="auto"/>
              <w:jc w:val="both"/>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tc>
          <w:tcPr>
            <w:tcW w:w="8522" w:type="dxa"/>
            <w:vAlign w:val="center"/>
          </w:tcPr>
          <w:p w:rsidR="004D3828" w:rsidRDefault="004D3828" w:rsidP="009D3592">
            <w:pPr>
              <w:tabs>
                <w:tab w:val="left" w:pos="1200"/>
              </w:tabs>
              <w:spacing w:beforeLines="20" w:before="65" w:afterLines="20" w:after="65" w:line="288" w:lineRule="auto"/>
              <w:jc w:val="both"/>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9D3592">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2. push root in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4.     if the cut edge</w:t>
            </w:r>
            <w:proofErr w:type="gramStart"/>
            <w:r>
              <w:rPr>
                <w:rFonts w:hint="eastAsia"/>
              </w:rPr>
              <w:t>’</w:t>
            </w:r>
            <w:proofErr w:type="gramEnd"/>
            <w:r>
              <w:rPr>
                <w:rFonts w:hint="eastAsia"/>
              </w:rPr>
              <w:t>s position is 0 then move out C</w:t>
            </w:r>
            <w:r>
              <w:rPr>
                <w:rFonts w:hint="eastAsia"/>
              </w:rPr>
              <w:t>；</w:t>
            </w:r>
          </w:p>
          <w:p w:rsidR="007A628E" w:rsidRDefault="007A628E" w:rsidP="009D3592">
            <w:pPr>
              <w:tabs>
                <w:tab w:val="left" w:pos="1200"/>
              </w:tabs>
              <w:spacing w:beforeLines="20" w:before="65" w:afterLines="20" w:after="65" w:line="288" w:lineRule="auto"/>
              <w:jc w:val="both"/>
            </w:pPr>
            <w:r>
              <w:t>5.     Else if C’s lower bound graph satisfy Fmax then keep C</w:t>
            </w:r>
          </w:p>
          <w:p w:rsidR="007A628E" w:rsidRDefault="007A628E" w:rsidP="00AF6CD3">
            <w:pPr>
              <w:tabs>
                <w:tab w:val="left" w:pos="1200"/>
              </w:tabs>
              <w:spacing w:beforeLines="20" w:before="65" w:afterLines="20" w:after="65" w:line="288" w:lineRule="auto"/>
              <w:jc w:val="both"/>
            </w:pPr>
            <w:r>
              <w:rPr>
                <w:rFonts w:hint="eastAsia"/>
              </w:rPr>
              <w:lastRenderedPageBreak/>
              <w:t>6.     If C</w:t>
            </w:r>
            <w:proofErr w:type="gramStart"/>
            <w:r>
              <w:rPr>
                <w:rFonts w:hint="eastAsia"/>
              </w:rPr>
              <w:t>’</w:t>
            </w:r>
            <w:proofErr w:type="gramEnd"/>
            <w:r>
              <w:rPr>
                <w:rFonts w:hint="eastAsia"/>
              </w:rPr>
              <w:t>s upper bound graph not satisfy Fmax then move out C</w:t>
            </w:r>
            <w:r>
              <w:rPr>
                <w:rFonts w:hint="eastAsia"/>
              </w:rPr>
              <w:t>；</w:t>
            </w:r>
          </w:p>
          <w:p w:rsidR="007A628E" w:rsidRDefault="007A628E" w:rsidP="00AF6CD3">
            <w:pPr>
              <w:tabs>
                <w:tab w:val="left" w:pos="1200"/>
              </w:tabs>
              <w:spacing w:beforeLines="20" w:before="65" w:afterLines="20" w:after="65" w:line="288" w:lineRule="auto"/>
              <w:jc w:val="both"/>
            </w:pPr>
            <w:r>
              <w:rPr>
                <w:rFonts w:hint="eastAsia"/>
              </w:rPr>
              <w:t>7.     If C</w:t>
            </w:r>
            <w:proofErr w:type="gramStart"/>
            <w:r>
              <w:rPr>
                <w:rFonts w:hint="eastAsia"/>
              </w:rPr>
              <w:t>’</w:t>
            </w:r>
            <w:proofErr w:type="gramEnd"/>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AF6CD3">
            <w:pPr>
              <w:tabs>
                <w:tab w:val="left" w:pos="1200"/>
              </w:tabs>
              <w:spacing w:beforeLines="20" w:before="65" w:afterLines="20" w:after="65" w:line="288" w:lineRule="auto"/>
              <w:jc w:val="both"/>
            </w:pPr>
            <w:r>
              <w:t>8. Return all graph that satisfy Fmax after G move edge e</w:t>
            </w:r>
          </w:p>
          <w:p w:rsidR="004D3828" w:rsidRPr="00F30E09" w:rsidRDefault="004D3828" w:rsidP="00AF6CD3">
            <w:pPr>
              <w:tabs>
                <w:tab w:val="left" w:pos="1200"/>
              </w:tabs>
              <w:spacing w:beforeLines="20" w:before="65" w:afterLines="20" w:after="65" w:line="288" w:lineRule="auto"/>
              <w:jc w:val="both"/>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Pr="004012AA" w:rsidRDefault="004012AA" w:rsidP="00D756B1">
      <w:pPr>
        <w:spacing w:beforeLines="50" w:before="163" w:afterLines="50" w:after="163"/>
        <w:rPr>
          <w:b/>
        </w:rPr>
      </w:pPr>
      <w:r>
        <w:rPr>
          <w:rFonts w:hint="eastAsia"/>
          <w:b/>
        </w:rPr>
        <w:lastRenderedPageBreak/>
        <w:t>（</w:t>
      </w:r>
      <w:r>
        <w:rPr>
          <w:rFonts w:hint="eastAsia"/>
          <w:b/>
        </w:rPr>
        <w:t>II</w:t>
      </w:r>
      <w:r>
        <w:rPr>
          <w:rFonts w:hint="eastAsia"/>
          <w:b/>
        </w:rPr>
        <w:t>）</w:t>
      </w:r>
      <w:r w:rsidR="00986F09" w:rsidRPr="004012AA">
        <w:rPr>
          <w:rFonts w:hint="eastAsia"/>
          <w:b/>
        </w:rPr>
        <w:t xml:space="preserve"> </w:t>
      </w:r>
      <w:r w:rsidR="004C241A" w:rsidRPr="004012AA">
        <w:rPr>
          <w:rFonts w:hint="eastAsia"/>
          <w:b/>
        </w:rPr>
        <w:t>B</w:t>
      </w:r>
      <w:proofErr w:type="gramStart"/>
      <w:r w:rsidR="004C241A" w:rsidRPr="004012AA">
        <w:rPr>
          <w:rFonts w:hint="eastAsia"/>
          <w:b/>
        </w:rPr>
        <w:t>类边</w:t>
      </w:r>
      <w:r w:rsidR="00DF2F4F" w:rsidRPr="004012AA">
        <w:rPr>
          <w:rFonts w:hint="eastAsia"/>
          <w:b/>
        </w:rPr>
        <w:t>搜索</w:t>
      </w:r>
      <w:proofErr w:type="gramEnd"/>
      <w:r w:rsidR="00DF2F4F" w:rsidRPr="004012AA">
        <w:rPr>
          <w:rFonts w:hint="eastAsia"/>
          <w:b/>
        </w:rPr>
        <w:t>算法</w:t>
      </w:r>
      <w:r w:rsidR="00766853" w:rsidRPr="004012AA">
        <w:rPr>
          <w:rFonts w:hint="eastAsia"/>
          <w:b/>
        </w:rPr>
        <w:t>BSA_FCP</w:t>
      </w:r>
    </w:p>
    <w:p w:rsidR="00A013D8" w:rsidRDefault="004C241A" w:rsidP="005000A5">
      <w:pPr>
        <w:pStyle w:val="a3"/>
        <w:spacing w:line="288" w:lineRule="auto"/>
        <w:ind w:firstLine="46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sidR="00A91EE5">
        <w:rPr>
          <w:rFonts w:hint="eastAsia"/>
        </w:rPr>
        <w:t>类边，流量不会减少，此时的重点在于计算剩余不确定图的</w:t>
      </w:r>
      <w:r w:rsidR="00A013D8">
        <w:rPr>
          <w:rFonts w:hint="eastAsia"/>
        </w:rPr>
        <w:t>容量可靠性，即筛选出移除</w:t>
      </w:r>
      <w:r w:rsidR="00A013D8">
        <w:rPr>
          <w:rFonts w:hint="eastAsia"/>
        </w:rPr>
        <w:t>B</w:t>
      </w:r>
      <w:r w:rsidR="00A013D8">
        <w:rPr>
          <w:rFonts w:hint="eastAsia"/>
        </w:rPr>
        <w:t>边之后，原有满足最大流的子图集合中，哪些子图依然满足最大流，</w:t>
      </w:r>
      <w:r w:rsidR="00ED16AC">
        <w:rPr>
          <w:rFonts w:hint="eastAsia"/>
        </w:rPr>
        <w:t>且不能存在重复的子图</w:t>
      </w:r>
      <w:r w:rsidR="00F27A50">
        <w:rPr>
          <w:rFonts w:hint="eastAsia"/>
        </w:rPr>
        <w:t>，然后通知子图概率之和获取对应最大流容量可靠性。</w:t>
      </w:r>
    </w:p>
    <w:p w:rsidR="004C241A" w:rsidRDefault="00D471D5" w:rsidP="005000A5">
      <w:pPr>
        <w:pStyle w:val="a3"/>
        <w:spacing w:line="288" w:lineRule="auto"/>
        <w:ind w:firstLine="468"/>
      </w:pPr>
      <w:r>
        <w:rPr>
          <w:rFonts w:hint="eastAsia"/>
        </w:rPr>
        <w:t>本章</w:t>
      </w:r>
      <w:r w:rsidR="004C241A">
        <w:rPr>
          <w:rFonts w:hint="eastAsia"/>
        </w:rPr>
        <w:t>提出算法</w:t>
      </w:r>
      <w:r w:rsidR="00630A2E">
        <w:rPr>
          <w:rFonts w:hint="eastAsia"/>
        </w:rPr>
        <w:t>B</w:t>
      </w:r>
      <w:r w:rsidR="00630A2E" w:rsidRPr="003A1E7F">
        <w:rPr>
          <w:rFonts w:hint="eastAsia"/>
        </w:rPr>
        <w:t>SA</w:t>
      </w:r>
      <w:r w:rsidR="00630A2E">
        <w:rPr>
          <w:rFonts w:hint="eastAsia"/>
        </w:rPr>
        <w:t>_FCP</w:t>
      </w:r>
      <w:r w:rsidR="004C241A">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sidR="004C241A">
        <w:rPr>
          <w:rFonts w:hint="eastAsia"/>
        </w:rPr>
        <w:t>），用于计算获取</w:t>
      </w:r>
      <w:r w:rsidR="004C241A">
        <w:rPr>
          <w:rFonts w:hint="eastAsia"/>
        </w:rPr>
        <w:t>B</w:t>
      </w:r>
      <w:r w:rsidR="004C241A">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tc>
          <w:tcPr>
            <w:tcW w:w="8522" w:type="dxa"/>
            <w:shd w:val="clear" w:color="auto" w:fill="D9D9D9"/>
            <w:vAlign w:val="center"/>
          </w:tcPr>
          <w:p w:rsidR="00AD4515" w:rsidRPr="00327708" w:rsidRDefault="00AD4515" w:rsidP="005000A5">
            <w:pPr>
              <w:spacing w:line="288" w:lineRule="auto"/>
              <w:jc w:val="both"/>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w:t>
            </w:r>
            <w:proofErr w:type="gramStart"/>
            <w:r w:rsidR="00604FBF" w:rsidRPr="00604FBF">
              <w:rPr>
                <w:rFonts w:ascii="宋体" w:hAnsi="宋体" w:hint="eastAsia"/>
              </w:rPr>
              <w:t>类边搜索</w:t>
            </w:r>
            <w:proofErr w:type="gramEnd"/>
            <w:r w:rsidR="00604FBF" w:rsidRPr="00604FBF">
              <w:rPr>
                <w:rFonts w:ascii="宋体" w:hAnsi="宋体" w:hint="eastAsia"/>
              </w:rPr>
              <w:t>算法BSA_FCP</w:t>
            </w:r>
          </w:p>
        </w:tc>
      </w:tr>
      <w:tr w:rsidR="00AD4515" w:rsidRPr="005A05F9">
        <w:tc>
          <w:tcPr>
            <w:tcW w:w="8522" w:type="dxa"/>
            <w:vAlign w:val="center"/>
          </w:tcPr>
          <w:p w:rsidR="00AD4515" w:rsidRDefault="00AD4515" w:rsidP="005000A5">
            <w:pPr>
              <w:tabs>
                <w:tab w:val="left" w:pos="1200"/>
              </w:tabs>
              <w:spacing w:beforeLines="20" w:before="65" w:afterLines="20" w:after="65" w:line="288" w:lineRule="auto"/>
              <w:jc w:val="both"/>
            </w:pPr>
            <w:r w:rsidRPr="005A12A7">
              <w:rPr>
                <w:rFonts w:hint="eastAsia"/>
                <w:b/>
              </w:rPr>
              <w:t>输入</w:t>
            </w:r>
            <w:r>
              <w:rPr>
                <w:rFonts w:hint="eastAsia"/>
              </w:rPr>
              <w:t>：</w:t>
            </w:r>
            <w:r w:rsidR="00F27A50">
              <w:rPr>
                <w:rFonts w:hint="eastAsia"/>
              </w:rPr>
              <w:t>原不确定</w:t>
            </w:r>
            <w:proofErr w:type="gramStart"/>
            <w:r w:rsidR="00F27A50">
              <w:rPr>
                <w:rFonts w:hint="eastAsia"/>
              </w:rPr>
              <w:t>图</w:t>
            </w:r>
            <w:r w:rsidR="00486AB1" w:rsidRPr="00486AB1">
              <w:rPr>
                <w:rFonts w:hint="eastAsia"/>
              </w:rPr>
              <w:t>满足</w:t>
            </w:r>
            <w:proofErr w:type="gramEnd"/>
            <w:r w:rsidR="00486AB1" w:rsidRPr="00486AB1">
              <w:rPr>
                <w:rFonts w:hint="eastAsia"/>
              </w:rPr>
              <w:t>最大流</w:t>
            </w:r>
            <w:r w:rsidR="00F27A50">
              <w:rPr>
                <w:rFonts w:hint="eastAsia"/>
              </w:rPr>
              <w:t>的所有子图区间</w:t>
            </w:r>
            <w:r w:rsidR="00486AB1" w:rsidRPr="00486AB1">
              <w:rPr>
                <w:rFonts w:hint="eastAsia"/>
              </w:rPr>
              <w:t>，</w:t>
            </w:r>
            <w:r w:rsidR="00F27A50">
              <w:rPr>
                <w:rFonts w:hint="eastAsia"/>
              </w:rPr>
              <w:t>待</w:t>
            </w:r>
            <w:r w:rsidR="00486AB1" w:rsidRPr="00486AB1">
              <w:rPr>
                <w:rFonts w:hint="eastAsia"/>
              </w:rPr>
              <w:t>移除边</w:t>
            </w:r>
            <w:r w:rsidR="00486AB1" w:rsidRPr="00486AB1">
              <w:rPr>
                <w:rFonts w:hint="eastAsia"/>
              </w:rPr>
              <w:t>e</w:t>
            </w:r>
          </w:p>
          <w:p w:rsidR="00B62819" w:rsidRDefault="00B62819" w:rsidP="005000A5">
            <w:pPr>
              <w:tabs>
                <w:tab w:val="left" w:pos="1200"/>
              </w:tabs>
              <w:spacing w:beforeLines="20" w:before="65" w:afterLines="20" w:after="65" w:line="288" w:lineRule="auto"/>
              <w:jc w:val="both"/>
            </w:pPr>
            <w:r>
              <w:rPr>
                <w:rFonts w:hint="eastAsia"/>
              </w:rPr>
              <w:t>1. init set</w:t>
            </w:r>
          </w:p>
          <w:p w:rsidR="001F6252" w:rsidRDefault="00B62819" w:rsidP="005000A5">
            <w:pPr>
              <w:tabs>
                <w:tab w:val="left" w:pos="1200"/>
              </w:tabs>
              <w:spacing w:beforeLines="20" w:before="65" w:afterLines="20" w:after="65" w:line="288" w:lineRule="auto"/>
              <w:jc w:val="both"/>
            </w:pPr>
            <w:r>
              <w:rPr>
                <w:rFonts w:hint="eastAsia"/>
              </w:rPr>
              <w:t>2</w:t>
            </w:r>
            <w:r w:rsidR="001F6252">
              <w:t xml:space="preserve">. For </w:t>
            </w:r>
            <w:r w:rsidR="006E78EE">
              <w:rPr>
                <w:rFonts w:hint="eastAsia"/>
              </w:rPr>
              <w:t xml:space="preserve">every </w:t>
            </w:r>
            <w:r w:rsidR="00F27A50" w:rsidRPr="00F27A50">
              <w:t>Subgraph interval</w:t>
            </w:r>
            <w:r w:rsidR="00F27A50">
              <w:rPr>
                <w:rFonts w:hint="eastAsia"/>
              </w:rPr>
              <w:t xml:space="preserve"> as </w:t>
            </w:r>
            <w:r w:rsidR="001F6252">
              <w:t>C</w:t>
            </w:r>
          </w:p>
          <w:p w:rsidR="001F6252" w:rsidRDefault="00B62819" w:rsidP="005000A5">
            <w:pPr>
              <w:tabs>
                <w:tab w:val="left" w:pos="1200"/>
              </w:tabs>
              <w:spacing w:beforeLines="20" w:before="65" w:afterLines="20" w:after="65" w:line="288" w:lineRule="auto"/>
              <w:jc w:val="both"/>
            </w:pPr>
            <w:r>
              <w:rPr>
                <w:rFonts w:hint="eastAsia"/>
              </w:rPr>
              <w:t>3</w:t>
            </w:r>
            <w:r w:rsidR="001F6252">
              <w:rPr>
                <w:rFonts w:hint="eastAsia"/>
              </w:rPr>
              <w:t xml:space="preserve">.     If the </w:t>
            </w:r>
            <w:bookmarkStart w:id="57" w:name="OLE_LINK14"/>
            <w:bookmarkStart w:id="58" w:name="OLE_LINK15"/>
            <w:r w:rsidR="001F6252">
              <w:rPr>
                <w:rFonts w:hint="eastAsia"/>
              </w:rPr>
              <w:t>position</w:t>
            </w:r>
            <w:r w:rsidR="00B94945">
              <w:rPr>
                <w:rFonts w:hint="eastAsia"/>
              </w:rPr>
              <w:t xml:space="preserve"> of e</w:t>
            </w:r>
            <w:r w:rsidR="001F6252">
              <w:rPr>
                <w:rFonts w:hint="eastAsia"/>
              </w:rPr>
              <w:t xml:space="preserve"> </w:t>
            </w:r>
            <w:bookmarkEnd w:id="57"/>
            <w:bookmarkEnd w:id="58"/>
            <w:r w:rsidR="001F6252">
              <w:rPr>
                <w:rFonts w:hint="eastAsia"/>
              </w:rPr>
              <w:t>in C is 1</w:t>
            </w:r>
            <w:r w:rsidR="001F6252">
              <w:rPr>
                <w:rFonts w:hint="eastAsia"/>
              </w:rPr>
              <w:t>，</w:t>
            </w:r>
            <w:r w:rsidR="001F6252">
              <w:rPr>
                <w:rFonts w:hint="eastAsia"/>
              </w:rPr>
              <w:t>then move out C</w:t>
            </w:r>
            <w:r w:rsidR="001F6252">
              <w:rPr>
                <w:rFonts w:hint="eastAsia"/>
              </w:rPr>
              <w:t>；</w:t>
            </w:r>
          </w:p>
          <w:p w:rsidR="001F6252" w:rsidRDefault="00B62819" w:rsidP="005000A5">
            <w:pPr>
              <w:tabs>
                <w:tab w:val="left" w:pos="1200"/>
              </w:tabs>
              <w:spacing w:beforeLines="20" w:before="65" w:afterLines="20" w:after="65" w:line="288" w:lineRule="auto"/>
              <w:jc w:val="both"/>
            </w:pPr>
            <w:r>
              <w:rPr>
                <w:rFonts w:hint="eastAsia"/>
              </w:rPr>
              <w:t>4</w:t>
            </w:r>
            <w:r w:rsidR="001F6252">
              <w:rPr>
                <w:rFonts w:hint="eastAsia"/>
              </w:rPr>
              <w:t xml:space="preserve">.     If the </w:t>
            </w:r>
            <w:r w:rsidR="00EF6438">
              <w:rPr>
                <w:rFonts w:hint="eastAsia"/>
              </w:rPr>
              <w:t xml:space="preserve">position of e </w:t>
            </w:r>
            <w:r w:rsidR="001F6252">
              <w:rPr>
                <w:rFonts w:hint="eastAsia"/>
              </w:rPr>
              <w:t>position in C is 0</w:t>
            </w:r>
            <w:r w:rsidR="001F6252">
              <w:rPr>
                <w:rFonts w:hint="eastAsia"/>
              </w:rPr>
              <w:t>，</w:t>
            </w:r>
            <w:r w:rsidR="001F6252">
              <w:rPr>
                <w:rFonts w:hint="eastAsia"/>
              </w:rPr>
              <w:t>then push C in set</w:t>
            </w:r>
            <w:r w:rsidR="001F6252">
              <w:rPr>
                <w:rFonts w:hint="eastAsia"/>
              </w:rPr>
              <w:t>；</w:t>
            </w:r>
          </w:p>
          <w:p w:rsidR="001F6252" w:rsidRDefault="00B62819" w:rsidP="005000A5">
            <w:pPr>
              <w:tabs>
                <w:tab w:val="left" w:pos="1200"/>
              </w:tabs>
              <w:spacing w:beforeLines="20" w:before="65" w:afterLines="20" w:after="65" w:line="288" w:lineRule="auto"/>
              <w:jc w:val="both"/>
            </w:pPr>
            <w:r>
              <w:rPr>
                <w:rFonts w:hint="eastAsia"/>
              </w:rPr>
              <w:t>5</w:t>
            </w:r>
            <w:r w:rsidR="001F6252">
              <w:rPr>
                <w:rFonts w:hint="eastAsia"/>
              </w:rPr>
              <w:t xml:space="preserve">.     If the </w:t>
            </w:r>
            <w:r w:rsidR="00EF6438">
              <w:rPr>
                <w:rFonts w:hint="eastAsia"/>
              </w:rPr>
              <w:t xml:space="preserve">position of e </w:t>
            </w:r>
            <w:r w:rsidR="001F6252">
              <w:rPr>
                <w:rFonts w:hint="eastAsia"/>
              </w:rPr>
              <w:t>in C is X</w:t>
            </w:r>
            <w:r w:rsidR="001F6252">
              <w:rPr>
                <w:rFonts w:hint="eastAsia"/>
              </w:rPr>
              <w:t>，</w:t>
            </w:r>
            <w:r w:rsidR="001F6252">
              <w:rPr>
                <w:rFonts w:hint="eastAsia"/>
              </w:rPr>
              <w:t xml:space="preserve">then divide C to Ce=1 and Ce=0 and goto step </w:t>
            </w:r>
            <w:r w:rsidR="001F6252">
              <w:rPr>
                <w:rFonts w:hint="eastAsia"/>
              </w:rPr>
              <w:t>（</w:t>
            </w:r>
            <w:r w:rsidR="001F6252">
              <w:rPr>
                <w:rFonts w:hint="eastAsia"/>
              </w:rPr>
              <w:t>2</w:t>
            </w:r>
            <w:r w:rsidR="001F6252">
              <w:rPr>
                <w:rFonts w:hint="eastAsia"/>
              </w:rPr>
              <w:t>）（</w:t>
            </w:r>
            <w:r w:rsidR="001F6252">
              <w:rPr>
                <w:rFonts w:hint="eastAsia"/>
              </w:rPr>
              <w:t>3</w:t>
            </w:r>
            <w:r w:rsidR="001F6252">
              <w:rPr>
                <w:rFonts w:hint="eastAsia"/>
              </w:rPr>
              <w:t>）；</w:t>
            </w:r>
          </w:p>
          <w:p w:rsidR="00AD4515" w:rsidRPr="00F30E09" w:rsidRDefault="00AD4515" w:rsidP="005000A5">
            <w:pPr>
              <w:tabs>
                <w:tab w:val="left" w:pos="1200"/>
              </w:tabs>
              <w:spacing w:beforeLines="20" w:before="65" w:afterLines="20" w:after="65" w:line="288" w:lineRule="auto"/>
              <w:jc w:val="both"/>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5000A5">
      <w:pPr>
        <w:pStyle w:val="a3"/>
        <w:spacing w:line="288" w:lineRule="auto"/>
        <w:ind w:firstLine="470"/>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proofErr w:type="gramStart"/>
      <w:r>
        <w:rPr>
          <w:rFonts w:hint="eastAsia"/>
        </w:rPr>
        <w:t>类边定义</w:t>
      </w:r>
      <w:proofErr w:type="gramEnd"/>
      <w:r>
        <w:rPr>
          <w:rFonts w:hint="eastAsia"/>
        </w:rPr>
        <w:t>，存在一个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5000A5">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5000A5">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5000A5">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w:t>
      </w:r>
      <w:proofErr w:type="gramStart"/>
      <w:r>
        <w:rPr>
          <w:rFonts w:hint="eastAsia"/>
        </w:rPr>
        <w:t>必存在</w:t>
      </w:r>
      <w:proofErr w:type="gramEnd"/>
      <w:r>
        <w:rPr>
          <w:rFonts w:hint="eastAsia"/>
        </w:rPr>
        <w:t>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5000A5">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5000A5">
      <w:pPr>
        <w:pStyle w:val="a3"/>
        <w:spacing w:line="288" w:lineRule="auto"/>
        <w:ind w:firstLine="468"/>
      </w:pPr>
      <w:r>
        <w:rPr>
          <w:rFonts w:hint="eastAsia"/>
        </w:rPr>
        <w:lastRenderedPageBreak/>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5000A5">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5000A5">
      <w:pPr>
        <w:pStyle w:val="a3"/>
        <w:spacing w:line="288" w:lineRule="auto"/>
        <w:ind w:firstLine="468"/>
      </w:pPr>
      <w:r>
        <w:rPr>
          <w:rFonts w:hint="eastAsia"/>
        </w:rPr>
        <w:t>的证。</w:t>
      </w:r>
    </w:p>
    <w:p w:rsidR="004C241A" w:rsidRDefault="005F4FC4" w:rsidP="005000A5">
      <w:pPr>
        <w:pStyle w:val="a3"/>
        <w:spacing w:line="288" w:lineRule="auto"/>
        <w:ind w:firstLine="470"/>
      </w:pPr>
      <w:r>
        <w:rPr>
          <w:rFonts w:hint="eastAsia"/>
          <w:b/>
        </w:rPr>
        <w:t>实例</w:t>
      </w:r>
      <w:r>
        <w:rPr>
          <w:rFonts w:hint="eastAsia"/>
          <w:b/>
        </w:rPr>
        <w:t xml:space="preserve">3-7. </w:t>
      </w:r>
      <w:r w:rsidR="00E22CDF" w:rsidRPr="00E22CDF">
        <w:rPr>
          <w:rFonts w:hint="eastAsia"/>
        </w:rPr>
        <w:t>对于</w:t>
      </w:r>
      <w:r w:rsidR="004C241A">
        <w:rPr>
          <w:rFonts w:hint="eastAsia"/>
        </w:rPr>
        <w:t>如图</w:t>
      </w:r>
      <w:r w:rsidR="00E22CDF">
        <w:rPr>
          <w:rFonts w:hint="eastAsia"/>
        </w:rPr>
        <w:t>2-</w:t>
      </w:r>
      <w:r w:rsidR="006153E3">
        <w:rPr>
          <w:rFonts w:hint="eastAsia"/>
        </w:rPr>
        <w:t>3</w:t>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proofErr w:type="gramStart"/>
      <w:r w:rsidR="004C241A">
        <w:rPr>
          <w:rFonts w:hint="eastAsia"/>
        </w:rPr>
        <w:t>两个</w:t>
      </w:r>
      <w:proofErr w:type="gramEnd"/>
      <w:r w:rsidR="004C241A">
        <w:rPr>
          <w:rFonts w:hint="eastAsia"/>
        </w:rPr>
        <w:t>区间，因为</w:t>
      </w:r>
      <w:r w:rsidR="004C241A">
        <w:rPr>
          <w:rFonts w:hint="eastAsia"/>
        </w:rPr>
        <w:t>11111</w:t>
      </w:r>
      <w:r w:rsidR="004C241A">
        <w:rPr>
          <w:rFonts w:hint="eastAsia"/>
        </w:rPr>
        <w:t>和</w:t>
      </w:r>
      <w:r w:rsidR="004C241A">
        <w:rPr>
          <w:rFonts w:hint="eastAsia"/>
        </w:rPr>
        <w:t>11101</w:t>
      </w:r>
      <w:proofErr w:type="gramStart"/>
      <w:r w:rsidR="004C241A">
        <w:rPr>
          <w:rFonts w:hint="eastAsia"/>
        </w:rPr>
        <w:t>两个</w:t>
      </w:r>
      <w:proofErr w:type="gramEnd"/>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5000A5">
      <w:pPr>
        <w:pStyle w:val="a3"/>
        <w:spacing w:line="288" w:lineRule="auto"/>
        <w:ind w:firstLine="468"/>
      </w:pPr>
      <w:r w:rsidRPr="00927386">
        <w:rPr>
          <w:rFonts w:hint="eastAsia"/>
        </w:rPr>
        <w:t>对于</w:t>
      </w:r>
      <w:r w:rsidRPr="00927386">
        <w:rPr>
          <w:rFonts w:hint="eastAsia"/>
        </w:rPr>
        <w:t>C</w:t>
      </w:r>
      <w:proofErr w:type="gramStart"/>
      <w:r w:rsidRPr="00927386">
        <w:rPr>
          <w:rFonts w:hint="eastAsia"/>
        </w:rPr>
        <w:t>类边的</w:t>
      </w:r>
      <w:proofErr w:type="gramEnd"/>
      <w:r w:rsidRPr="00927386">
        <w:rPr>
          <w:rFonts w:hint="eastAsia"/>
        </w:rPr>
        <w:t>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proofErr w:type="gramStart"/>
      <w:r w:rsidRPr="00927386">
        <w:rPr>
          <w:rFonts w:hint="eastAsia"/>
        </w:rPr>
        <w:t>类边断掉</w:t>
      </w:r>
      <w:proofErr w:type="gramEnd"/>
      <w:r w:rsidRPr="00927386">
        <w:rPr>
          <w:rFonts w:hint="eastAsia"/>
        </w:rPr>
        <w:t>不会对不确定图的状态照成任何的影响</w:t>
      </w:r>
      <w:r w:rsidR="00B13715">
        <w:rPr>
          <w:rFonts w:hint="eastAsia"/>
        </w:rPr>
        <w:t>，因此不需要计算。</w:t>
      </w:r>
    </w:p>
    <w:p w:rsidR="004C241A" w:rsidRDefault="004C241A" w:rsidP="005000A5">
      <w:pPr>
        <w:pStyle w:val="a3"/>
        <w:spacing w:line="288" w:lineRule="auto"/>
        <w:ind w:firstLine="468"/>
      </w:pPr>
      <w:r>
        <w:rPr>
          <w:rFonts w:hint="eastAsia"/>
        </w:rPr>
        <w:t>基于以上处理方式，</w:t>
      </w:r>
      <w:r>
        <w:rPr>
          <w:rFonts w:hint="eastAsia"/>
        </w:rPr>
        <w:t>ICA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tc>
          <w:tcPr>
            <w:tcW w:w="8522" w:type="dxa"/>
            <w:shd w:val="clear" w:color="auto" w:fill="D9D9D9"/>
            <w:vAlign w:val="center"/>
          </w:tcPr>
          <w:p w:rsidR="00C40EC6" w:rsidRPr="00327708" w:rsidRDefault="00C40EC6" w:rsidP="005000A5">
            <w:pPr>
              <w:spacing w:line="288" w:lineRule="auto"/>
              <w:jc w:val="both"/>
              <w:rPr>
                <w:rFonts w:ascii="宋体" w:hAnsi="宋体"/>
                <w:b/>
              </w:rPr>
            </w:pPr>
            <w:r w:rsidRPr="00327708">
              <w:rPr>
                <w:rFonts w:ascii="宋体" w:hAnsi="宋体" w:hint="eastAsia"/>
                <w:b/>
              </w:rPr>
              <w:t>算法3-</w:t>
            </w:r>
            <w:r w:rsidR="00865DB2">
              <w:rPr>
                <w:rFonts w:ascii="宋体" w:hAnsi="宋体" w:hint="eastAsia"/>
                <w:b/>
              </w:rPr>
              <w:t>5</w:t>
            </w:r>
            <w:r w:rsidRPr="00327708">
              <w:rPr>
                <w:rFonts w:ascii="宋体" w:hAnsi="宋体" w:hint="eastAsia"/>
                <w:b/>
              </w:rPr>
              <w:t xml:space="preserve">. </w:t>
            </w:r>
            <w:r w:rsidR="008409AB">
              <w:rPr>
                <w:rFonts w:hint="eastAsia"/>
              </w:rPr>
              <w:t>基于流量和容量可靠性的</w:t>
            </w:r>
            <w:r w:rsidR="00D639A8">
              <w:rPr>
                <w:rFonts w:hint="eastAsia"/>
              </w:rPr>
              <w:t>关键边增量算法</w:t>
            </w:r>
            <w:r w:rsidR="00D639A8">
              <w:rPr>
                <w:rFonts w:hint="eastAsia"/>
              </w:rPr>
              <w:t>ICA_FCP</w:t>
            </w:r>
          </w:p>
        </w:tc>
      </w:tr>
      <w:tr w:rsidR="00C40EC6" w:rsidRPr="005A05F9">
        <w:tc>
          <w:tcPr>
            <w:tcW w:w="8522" w:type="dxa"/>
            <w:vAlign w:val="center"/>
          </w:tcPr>
          <w:p w:rsidR="00C40EC6" w:rsidRDefault="00C40EC6" w:rsidP="005000A5">
            <w:pPr>
              <w:tabs>
                <w:tab w:val="left" w:pos="1200"/>
              </w:tabs>
              <w:spacing w:beforeLines="20" w:before="65" w:afterLines="20" w:after="65" w:line="288" w:lineRule="auto"/>
              <w:jc w:val="both"/>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C684B" w:rsidP="005000A5">
            <w:pPr>
              <w:tabs>
                <w:tab w:val="left" w:pos="1200"/>
              </w:tabs>
              <w:spacing w:beforeLines="20" w:before="65" w:afterLines="20" w:after="65" w:line="288" w:lineRule="auto"/>
              <w:jc w:val="both"/>
            </w:pPr>
            <w:r>
              <w:rPr>
                <w:rFonts w:hint="eastAsia"/>
              </w:rPr>
              <w:t>1.</w:t>
            </w:r>
            <w:r w:rsidR="00FD069A">
              <w:rPr>
                <w:rFonts w:hint="eastAsia"/>
              </w:rPr>
              <w:t xml:space="preserve"> Input uncertain Graph G and its source </w:t>
            </w:r>
            <w:r w:rsidR="008409AB">
              <w:rPr>
                <w:rFonts w:hint="eastAsia"/>
              </w:rPr>
              <w:t>node</w:t>
            </w:r>
            <w:r w:rsidR="00FD069A">
              <w:rPr>
                <w:rFonts w:hint="eastAsia"/>
              </w:rPr>
              <w:t xml:space="preserve"> and sink </w:t>
            </w:r>
            <w:r w:rsidR="008409AB">
              <w:rPr>
                <w:rFonts w:hint="eastAsia"/>
              </w:rPr>
              <w:t>node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2.</w:t>
            </w:r>
            <w:r w:rsidR="00FD069A">
              <w:rPr>
                <w:rFonts w:hint="eastAsia"/>
              </w:rPr>
              <w:t xml:space="preserve"> maxFlow </w:t>
            </w:r>
            <w:r>
              <w:rPr>
                <w:rFonts w:hint="eastAsia"/>
              </w:rPr>
              <w:t>,</w:t>
            </w:r>
            <w:r w:rsidR="00FD069A">
              <w:rPr>
                <w:rFonts w:hint="eastAsia"/>
              </w:rPr>
              <w:t>StateMtrix</w:t>
            </w:r>
            <w:r w:rsidR="00D914FC">
              <w:rPr>
                <w:rFonts w:hint="eastAsia"/>
              </w:rPr>
              <w:t xml:space="preserve">, </w:t>
            </w:r>
            <w:r w:rsidR="00FD069A">
              <w:rPr>
                <w:rFonts w:hint="eastAsia"/>
              </w:rPr>
              <w:t>StateTree</w:t>
            </w:r>
            <w:r>
              <w:rPr>
                <w:rFonts w:hint="eastAsia"/>
              </w:rPr>
              <w:t xml:space="preserve"> </w:t>
            </w:r>
            <w:r>
              <w:sym w:font="Wingdings" w:char="F0DF"/>
            </w:r>
            <w:r w:rsidR="00FD069A">
              <w:rPr>
                <w:rFonts w:hint="eastAsia"/>
              </w:rPr>
              <w:t xml:space="preserve"> algorithm SDBA</w:t>
            </w:r>
          </w:p>
          <w:p w:rsidR="00FD069A" w:rsidRDefault="00FC684B" w:rsidP="005000A5">
            <w:pPr>
              <w:tabs>
                <w:tab w:val="left" w:pos="1200"/>
              </w:tabs>
              <w:spacing w:beforeLines="20" w:before="65" w:afterLines="20" w:after="65" w:line="288" w:lineRule="auto"/>
              <w:jc w:val="both"/>
            </w:pPr>
            <w:r>
              <w:rPr>
                <w:rFonts w:hint="eastAsia"/>
              </w:rPr>
              <w:t xml:space="preserve">3. </w:t>
            </w:r>
            <w:r w:rsidR="00FD069A">
              <w:rPr>
                <w:rFonts w:hint="eastAsia"/>
              </w:rPr>
              <w:t>Get G maxflow when e</w:t>
            </w:r>
            <w:r w:rsidR="00D914FC">
              <w:rPr>
                <w:rFonts w:hint="eastAsia"/>
              </w:rPr>
              <w:t xml:space="preserve">very single edge being cut off </w:t>
            </w:r>
            <w:r w:rsidR="00FD069A">
              <w:rPr>
                <w:rFonts w:hint="eastAsia"/>
              </w:rPr>
              <w:t>ALLEdgeFlowDecrease[|E|]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4.</w:t>
            </w:r>
            <w:r w:rsidR="00FD069A">
              <w:rPr>
                <w:rFonts w:hint="eastAsia"/>
              </w:rPr>
              <w:t xml:space="preserve"> Sort keyedge by ALLEdgeFlowDecrease[|E|]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5.</w:t>
            </w:r>
            <w:r w:rsidR="00FD069A">
              <w:rPr>
                <w:rFonts w:hint="eastAsia"/>
              </w:rPr>
              <w:t xml:space="preserve"> Classify ABC edge by StateMtrix</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6.</w:t>
            </w:r>
            <w:r w:rsidR="00FD069A">
              <w:rPr>
                <w:rFonts w:hint="eastAsia"/>
              </w:rPr>
              <w:t xml:space="preserve"> When the flow </w:t>
            </w:r>
            <w:r w:rsidR="00FD069A">
              <w:rPr>
                <w:rFonts w:hint="eastAsia"/>
              </w:rPr>
              <w:t>（</w:t>
            </w:r>
            <w:r w:rsidR="00FD069A">
              <w:rPr>
                <w:rFonts w:hint="eastAsia"/>
              </w:rPr>
              <w:t>G-ei</w:t>
            </w:r>
            <w:r w:rsidR="00FD069A">
              <w:rPr>
                <w:rFonts w:hint="eastAsia"/>
              </w:rPr>
              <w:t>）</w:t>
            </w:r>
            <w:r w:rsidR="00FD069A">
              <w:rPr>
                <w:rFonts w:hint="eastAsia"/>
              </w:rPr>
              <w:t xml:space="preserve"> equles the flow </w:t>
            </w:r>
            <w:r w:rsidR="00FD069A">
              <w:rPr>
                <w:rFonts w:hint="eastAsia"/>
              </w:rPr>
              <w:t>（</w:t>
            </w:r>
            <w:r w:rsidR="00FD069A">
              <w:rPr>
                <w:rFonts w:hint="eastAsia"/>
              </w:rPr>
              <w:t>G-ej</w:t>
            </w:r>
            <w:r w:rsidR="00FD069A">
              <w:rPr>
                <w:rFonts w:hint="eastAsia"/>
              </w:rPr>
              <w:t>）</w:t>
            </w:r>
            <w:r w:rsidR="00FD069A">
              <w:rPr>
                <w:rFonts w:hint="eastAsia"/>
              </w:rPr>
              <w:t xml:space="preserve"> then</w:t>
            </w:r>
          </w:p>
          <w:p w:rsidR="00FD069A" w:rsidRDefault="00FC684B" w:rsidP="005000A5">
            <w:pPr>
              <w:tabs>
                <w:tab w:val="left" w:pos="1200"/>
              </w:tabs>
              <w:spacing w:beforeLines="20" w:before="65" w:afterLines="20" w:after="65" w:line="288" w:lineRule="auto"/>
              <w:jc w:val="both"/>
            </w:pPr>
            <w:r>
              <w:rPr>
                <w:rFonts w:hint="eastAsia"/>
              </w:rPr>
              <w:t>7.</w:t>
            </w:r>
            <w:r w:rsidR="00FD069A">
              <w:rPr>
                <w:rFonts w:hint="eastAsia"/>
              </w:rPr>
              <w:t xml:space="preserve">     If ei is A class edge then use algorithm STPA_</w:t>
            </w:r>
            <w:r w:rsidR="0037359E">
              <w:rPr>
                <w:rFonts w:hint="eastAsia"/>
              </w:rPr>
              <w:t>FCP</w:t>
            </w:r>
            <w:r w:rsidR="00FD069A">
              <w:rPr>
                <w:rFonts w:hint="eastAsia"/>
              </w:rPr>
              <w:t xml:space="preserve"> to get pc</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 xml:space="preserve">8.    </w:t>
            </w:r>
            <w:r w:rsidR="00FD069A">
              <w:rPr>
                <w:rFonts w:hint="eastAsia"/>
              </w:rPr>
              <w:t xml:space="preserve"> If ei is B class edge then use algorithm B</w:t>
            </w:r>
            <w:r w:rsidR="00286557">
              <w:rPr>
                <w:rFonts w:hint="eastAsia"/>
              </w:rPr>
              <w:t>SA_FCP</w:t>
            </w:r>
            <w:r w:rsidR="00FD069A">
              <w:rPr>
                <w:rFonts w:hint="eastAsia"/>
              </w:rPr>
              <w:t xml:space="preserve"> to get pc</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 xml:space="preserve">9.   </w:t>
            </w:r>
            <w:r w:rsidR="00FD069A">
              <w:rPr>
                <w:rFonts w:hint="eastAsia"/>
              </w:rPr>
              <w:t xml:space="preserve">  If ei is C class edge then pc is same as before ei be moved</w:t>
            </w:r>
            <w:r w:rsidR="00FD069A">
              <w:rPr>
                <w:rFonts w:hint="eastAsia"/>
              </w:rPr>
              <w:t>。</w:t>
            </w:r>
          </w:p>
          <w:p w:rsidR="00FD069A" w:rsidRDefault="0049627A" w:rsidP="005000A5">
            <w:pPr>
              <w:tabs>
                <w:tab w:val="left" w:pos="1200"/>
              </w:tabs>
              <w:spacing w:beforeLines="20" w:before="65" w:afterLines="20" w:after="65" w:line="288" w:lineRule="auto"/>
              <w:jc w:val="both"/>
            </w:pPr>
            <w:r>
              <w:rPr>
                <w:rFonts w:hint="eastAsia"/>
              </w:rPr>
              <w:t xml:space="preserve">10. Soet KeyEdge by </w:t>
            </w:r>
            <w:r w:rsidR="00FD069A">
              <w:rPr>
                <w:rFonts w:hint="eastAsia"/>
              </w:rPr>
              <w:t>pc</w:t>
            </w:r>
            <w:r w:rsidR="00FD069A">
              <w:rPr>
                <w:rFonts w:hint="eastAsia"/>
              </w:rPr>
              <w:t>；</w:t>
            </w:r>
          </w:p>
          <w:p w:rsidR="00C771BB" w:rsidRDefault="00FD069A" w:rsidP="005000A5">
            <w:pPr>
              <w:tabs>
                <w:tab w:val="left" w:pos="1200"/>
              </w:tabs>
              <w:spacing w:beforeLines="20" w:before="65" w:afterLines="20" w:after="65" w:line="288" w:lineRule="auto"/>
              <w:jc w:val="both"/>
            </w:pPr>
            <w:r>
              <w:rPr>
                <w:rFonts w:hint="eastAsia"/>
              </w:rPr>
              <w:t>11. Return sorted key_edge_set</w:t>
            </w:r>
            <w:r>
              <w:rPr>
                <w:rFonts w:hint="eastAsia"/>
              </w:rPr>
              <w:t>；</w:t>
            </w:r>
          </w:p>
          <w:p w:rsidR="00C40EC6" w:rsidRPr="00F30E09" w:rsidRDefault="00C40EC6" w:rsidP="005000A5">
            <w:pPr>
              <w:tabs>
                <w:tab w:val="left" w:pos="1200"/>
              </w:tabs>
              <w:spacing w:beforeLines="20" w:before="65" w:afterLines="20" w:after="65" w:line="288" w:lineRule="auto"/>
              <w:jc w:val="both"/>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9730CD" w:rsidRDefault="009730CD" w:rsidP="009730CD">
      <w:pPr>
        <w:pStyle w:val="31"/>
      </w:pPr>
      <w:bookmarkStart w:id="59" w:name="OLE_LINK18"/>
      <w:bookmarkStart w:id="60" w:name="_Toc451285684"/>
      <w:r>
        <w:rPr>
          <w:rFonts w:hint="eastAsia"/>
        </w:rPr>
        <w:t>3.3.</w:t>
      </w:r>
      <w:r w:rsidR="0033137F">
        <w:rPr>
          <w:rFonts w:hint="eastAsia"/>
        </w:rPr>
        <w:t>3</w:t>
      </w:r>
      <w:r>
        <w:rPr>
          <w:rFonts w:hint="eastAsia"/>
        </w:rPr>
        <w:t xml:space="preserve"> </w:t>
      </w:r>
      <w:r>
        <w:rPr>
          <w:rFonts w:hint="eastAsia"/>
        </w:rPr>
        <w:t>算法复杂度分析</w:t>
      </w:r>
      <w:bookmarkEnd w:id="60"/>
    </w:p>
    <w:p w:rsidR="007D2B60" w:rsidRDefault="00A313C5" w:rsidP="005000A5">
      <w:pPr>
        <w:pStyle w:val="a3"/>
        <w:spacing w:line="288" w:lineRule="auto"/>
        <w:ind w:firstLine="468"/>
      </w:pPr>
      <w:r>
        <w:rPr>
          <w:rFonts w:hint="eastAsia"/>
        </w:rPr>
        <w:t>ICA_FCP</w:t>
      </w:r>
      <w:bookmarkEnd w:id="59"/>
      <w:r w:rsidR="00AE6DAC">
        <w:rPr>
          <w:rFonts w:hint="eastAsia"/>
        </w:rPr>
        <w:t>首先</w:t>
      </w:r>
      <w:r w:rsidR="004C241A">
        <w:rPr>
          <w:rFonts w:hint="eastAsia"/>
        </w:rPr>
        <w:t>需要获取</w:t>
      </w:r>
      <w:proofErr w:type="gramStart"/>
      <w:r w:rsidR="004C241A">
        <w:rPr>
          <w:rFonts w:hint="eastAsia"/>
        </w:rPr>
        <w:t>所有边</w:t>
      </w:r>
      <w:proofErr w:type="gramEnd"/>
      <w:r w:rsidR="007D2B60">
        <w:rPr>
          <w:rFonts w:hint="eastAsia"/>
        </w:rPr>
        <w:t>分别移除</w:t>
      </w:r>
      <w:r w:rsidR="004C241A">
        <w:rPr>
          <w:rFonts w:hint="eastAsia"/>
        </w:rPr>
        <w:t>之后能够满足的最大流，然后</w:t>
      </w:r>
      <w:r w:rsidR="004C241A" w:rsidRPr="00993FE4">
        <w:rPr>
          <w:rFonts w:hint="eastAsia"/>
        </w:rPr>
        <w:t>对计算的流量进行排序</w:t>
      </w:r>
      <w:r w:rsidR="004C241A">
        <w:rPr>
          <w:rFonts w:hint="eastAsia"/>
        </w:rPr>
        <w:t>，</w:t>
      </w:r>
      <w:proofErr w:type="gramStart"/>
      <w:r w:rsidR="004C241A" w:rsidRPr="00993FE4">
        <w:rPr>
          <w:rFonts w:hint="eastAsia"/>
        </w:rPr>
        <w:t>当前后</w:t>
      </w:r>
      <w:proofErr w:type="gramEnd"/>
      <w:r w:rsidR="004C241A" w:rsidRPr="00993FE4">
        <w:rPr>
          <w:rFonts w:hint="eastAsia"/>
        </w:rPr>
        <w:t>两条边断掉之后获得的流量不相等时</w:t>
      </w:r>
      <w:r w:rsidR="004C241A">
        <w:rPr>
          <w:rFonts w:hint="eastAsia"/>
        </w:rPr>
        <w:t>，</w:t>
      </w:r>
      <w:r w:rsidR="004C241A" w:rsidRPr="00993FE4">
        <w:rPr>
          <w:rFonts w:hint="eastAsia"/>
        </w:rPr>
        <w:t>根据模型定义</w:t>
      </w:r>
      <w:r w:rsidR="004C241A">
        <w:rPr>
          <w:rFonts w:hint="eastAsia"/>
        </w:rPr>
        <w:t>，</w:t>
      </w:r>
      <w:r w:rsidR="004C241A" w:rsidRPr="00993FE4">
        <w:rPr>
          <w:rFonts w:hint="eastAsia"/>
        </w:rPr>
        <w:t>直接就可以比较出两条边的关键程度</w:t>
      </w:r>
      <w:r w:rsidR="007D2B60">
        <w:rPr>
          <w:rFonts w:hint="eastAsia"/>
        </w:rPr>
        <w:t>。</w:t>
      </w:r>
      <w:r w:rsidR="004C241A">
        <w:rPr>
          <w:rFonts w:hint="eastAsia"/>
        </w:rPr>
        <w:t>当两条边移除之后</w:t>
      </w:r>
      <w:r w:rsidR="007D2B60">
        <w:rPr>
          <w:rFonts w:hint="eastAsia"/>
        </w:rPr>
        <w:t>剩余</w:t>
      </w:r>
      <w:proofErr w:type="gramStart"/>
      <w:r w:rsidR="007D2B60">
        <w:rPr>
          <w:rFonts w:hint="eastAsia"/>
        </w:rPr>
        <w:t>图最大流</w:t>
      </w:r>
      <w:proofErr w:type="gramEnd"/>
      <w:r w:rsidR="007D2B60">
        <w:rPr>
          <w:rFonts w:hint="eastAsia"/>
        </w:rPr>
        <w:t>一致</w:t>
      </w:r>
      <w:r w:rsidR="004C241A">
        <w:rPr>
          <w:rFonts w:hint="eastAsia"/>
        </w:rPr>
        <w:t>，</w:t>
      </w:r>
      <w:r w:rsidR="007D2B60">
        <w:rPr>
          <w:rFonts w:hint="eastAsia"/>
        </w:rPr>
        <w:t>判断移除边的类型，然后根据三类边的不同性质对于不同性质的边选择不同的算法，从而简化计算过程。</w:t>
      </w:r>
    </w:p>
    <w:p w:rsidR="004C241A" w:rsidRPr="002C2D8F" w:rsidRDefault="004C241A" w:rsidP="005000A5">
      <w:pPr>
        <w:pStyle w:val="a3"/>
        <w:spacing w:line="288" w:lineRule="auto"/>
        <w:ind w:firstLine="468"/>
      </w:pPr>
      <w:r>
        <w:rPr>
          <w:rFonts w:hint="eastAsia"/>
        </w:rPr>
        <w:lastRenderedPageBreak/>
        <w:t>首先对于</w:t>
      </w:r>
      <w:r>
        <w:rPr>
          <w:rFonts w:hint="eastAsia"/>
        </w:rPr>
        <w:t>A</w:t>
      </w:r>
      <w:r>
        <w:rPr>
          <w:rFonts w:hint="eastAsia"/>
        </w:rPr>
        <w:t>类边，</w:t>
      </w:r>
      <w:r w:rsidR="007D2B60">
        <w:rPr>
          <w:rFonts w:hint="eastAsia"/>
        </w:rPr>
        <w:t>考虑最坏情况，</w:t>
      </w:r>
      <w:r>
        <w:rPr>
          <w:rFonts w:hint="eastAsia"/>
        </w:rPr>
        <w:t>复杂度主要体现在</w:t>
      </w:r>
      <w:r>
        <w:rPr>
          <w:rFonts w:hint="eastAsia"/>
        </w:rPr>
        <w:t>K</w:t>
      </w:r>
      <w:proofErr w:type="gramStart"/>
      <w:r>
        <w:rPr>
          <w:rFonts w:hint="eastAsia"/>
        </w:rPr>
        <w:t>次运行</w:t>
      </w:r>
      <w:proofErr w:type="gramEnd"/>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w:t>
      </w:r>
      <w:r w:rsidR="007D2B60">
        <w:rPr>
          <w:rFonts w:hint="eastAsia"/>
        </w:rPr>
        <w:t>需要计算的</w:t>
      </w:r>
      <w:r>
        <w:rPr>
          <w:rFonts w:hint="eastAsia"/>
        </w:rPr>
        <w:t>a</w:t>
      </w:r>
      <w:r w:rsidR="007D2B60">
        <w:rPr>
          <w:rFonts w:hint="eastAsia"/>
        </w:rPr>
        <w:t>边</w:t>
      </w:r>
      <w:r w:rsidR="0009599C">
        <w:rPr>
          <w:rFonts w:hint="eastAsia"/>
        </w:rPr>
        <w:t>个数</w:t>
      </w:r>
      <w:r w:rsidR="00304686">
        <w:rPr>
          <w:rFonts w:hint="eastAsia"/>
        </w:rPr>
        <w:t>，</w:t>
      </w:r>
      <w:r w:rsidR="00304686">
        <w:rPr>
          <w:rFonts w:hint="eastAsia"/>
        </w:rPr>
        <w:t>A</w:t>
      </w:r>
      <w:r w:rsidR="00304686">
        <w:rPr>
          <w:rFonts w:hint="eastAsia"/>
        </w:rPr>
        <w:t>边计算结束</w:t>
      </w:r>
      <w:r w:rsidR="0009599C">
        <w:rPr>
          <w:rFonts w:hint="eastAsia"/>
        </w:rPr>
        <w:t>，根据容量可靠性的定义，需要获取所有满足最大流的子图概率之和，这一部分的复杂度可以表示为</w:t>
      </w:r>
      <w:r w:rsidR="0009599C" w:rsidRPr="00F36CEC">
        <w:rPr>
          <w:rFonts w:hint="eastAsia"/>
        </w:rPr>
        <w:t>O</w:t>
      </w:r>
      <w:r w:rsidR="0009599C">
        <w:rPr>
          <w:rFonts w:hint="eastAsia"/>
        </w:rPr>
        <w:t>（</w:t>
      </w:r>
      <w:r w:rsidR="008E61B4">
        <w:rPr>
          <w:rFonts w:hint="eastAsia"/>
        </w:rPr>
        <w:t>a</w:t>
      </w:r>
      <w:r w:rsidR="0009599C">
        <w:rPr>
          <w:rFonts w:hint="eastAsia"/>
        </w:rPr>
        <w:t>T</w:t>
      </w:r>
      <w:r w:rsidR="0009599C" w:rsidRPr="00F36CEC">
        <w:rPr>
          <w:rFonts w:hint="eastAsia"/>
        </w:rPr>
        <w:t>|E|</w:t>
      </w:r>
      <w:r w:rsidR="0009599C">
        <w:rPr>
          <w:rFonts w:hint="eastAsia"/>
        </w:rPr>
        <w:t>），其中</w:t>
      </w:r>
      <w:r w:rsidR="0009599C">
        <w:rPr>
          <w:rFonts w:hint="eastAsia"/>
        </w:rPr>
        <w:t>T</w:t>
      </w:r>
      <w:r w:rsidR="0009599C">
        <w:rPr>
          <w:rFonts w:hint="eastAsia"/>
        </w:rPr>
        <w:t>为满足最大流子图的个数；</w:t>
      </w:r>
      <w:r>
        <w:rPr>
          <w:rFonts w:hint="eastAsia"/>
        </w:rPr>
        <w:t>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proofErr w:type="gramStart"/>
      <w:r>
        <w:rPr>
          <w:rFonts w:hint="eastAsia"/>
        </w:rPr>
        <w:t>类边的</w:t>
      </w:r>
      <w:proofErr w:type="gramEnd"/>
      <w:r>
        <w:rPr>
          <w:rFonts w:hint="eastAsia"/>
        </w:rPr>
        <w:t>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sidR="00C870DE">
        <w:rPr>
          <w:rFonts w:hint="eastAsia"/>
        </w:rPr>
        <w:t>+</w:t>
      </w:r>
      <w:r w:rsidR="00C870DE" w:rsidRPr="00C870DE">
        <w:rPr>
          <w:rFonts w:hint="eastAsia"/>
        </w:rPr>
        <w:t xml:space="preserve"> </w:t>
      </w:r>
      <w:r w:rsidR="00C870DE" w:rsidRPr="00F36CEC">
        <w:rPr>
          <w:rFonts w:hint="eastAsia"/>
        </w:rPr>
        <w:t>O</w:t>
      </w:r>
      <w:r w:rsidR="00C870DE">
        <w:rPr>
          <w:rFonts w:hint="eastAsia"/>
        </w:rPr>
        <w:t>（</w:t>
      </w:r>
      <w:r w:rsidR="00C870DE">
        <w:rPr>
          <w:rFonts w:hint="eastAsia"/>
        </w:rPr>
        <w:t>aT</w:t>
      </w:r>
      <w:r w:rsidR="00C870DE" w:rsidRPr="00F36CEC">
        <w:rPr>
          <w:rFonts w:hint="eastAsia"/>
        </w:rPr>
        <w:t>|E|</w:t>
      </w:r>
      <w:r w:rsidR="00C870DE">
        <w:rPr>
          <w:rFonts w:hint="eastAsia"/>
        </w:rP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sidR="00EC7454">
        <w:rPr>
          <w:rFonts w:hint="eastAsia"/>
        </w:rPr>
        <w:t>。</w:t>
      </w:r>
    </w:p>
    <w:p w:rsidR="00B5662D" w:rsidRDefault="00986F09" w:rsidP="00DB5271">
      <w:pPr>
        <w:pStyle w:val="21"/>
      </w:pPr>
      <w:bookmarkStart w:id="61" w:name="_Toc451285685"/>
      <w:r>
        <w:rPr>
          <w:rFonts w:hint="eastAsia"/>
        </w:rPr>
        <w:t>3.</w:t>
      </w:r>
      <w:r w:rsidR="00DD4BA9">
        <w:rPr>
          <w:rFonts w:hint="eastAsia"/>
        </w:rPr>
        <w:t>4</w:t>
      </w:r>
      <w:r>
        <w:rPr>
          <w:rFonts w:hint="eastAsia"/>
        </w:rPr>
        <w:t xml:space="preserve"> </w:t>
      </w:r>
      <w:r w:rsidR="00B5662D">
        <w:rPr>
          <w:rFonts w:hint="eastAsia"/>
        </w:rPr>
        <w:t>实验</w:t>
      </w:r>
      <w:r w:rsidR="00435AA3">
        <w:rPr>
          <w:rFonts w:hint="eastAsia"/>
        </w:rPr>
        <w:t>及</w:t>
      </w:r>
      <w:r w:rsidR="00AE6ACD">
        <w:rPr>
          <w:rFonts w:hint="eastAsia"/>
        </w:rPr>
        <w:t>分析</w:t>
      </w:r>
      <w:bookmarkEnd w:id="61"/>
    </w:p>
    <w:p w:rsidR="00BC2D44" w:rsidRDefault="008713FD" w:rsidP="004D2E43">
      <w:pPr>
        <w:pStyle w:val="a3"/>
        <w:spacing w:line="288" w:lineRule="auto"/>
        <w:ind w:firstLine="468"/>
      </w:pPr>
      <w:r>
        <w:rPr>
          <w:rFonts w:hint="eastAsia"/>
        </w:rPr>
        <w:t>为了验证本文所提出算法的运行效率及分析影响算法性能各种因素，本</w:t>
      </w:r>
      <w:r w:rsidR="00341EAD">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00EC7454">
        <w:rPr>
          <w:rFonts w:hint="eastAsia"/>
        </w:rPr>
        <w:t>所有</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986F09" w:rsidP="003610BD">
      <w:pPr>
        <w:pStyle w:val="31"/>
      </w:pPr>
      <w:bookmarkStart w:id="62" w:name="_Toc451285686"/>
      <w:r>
        <w:rPr>
          <w:rFonts w:hint="eastAsia"/>
        </w:rPr>
        <w:t>3.</w:t>
      </w:r>
      <w:r w:rsidR="00DD4BA9">
        <w:rPr>
          <w:rFonts w:hint="eastAsia"/>
        </w:rPr>
        <w:t>4</w:t>
      </w:r>
      <w:r>
        <w:rPr>
          <w:rFonts w:hint="eastAsia"/>
        </w:rPr>
        <w:t xml:space="preserve">.1 </w:t>
      </w:r>
      <w:r w:rsidR="00F53CF7">
        <w:rPr>
          <w:rFonts w:hint="eastAsia"/>
        </w:rPr>
        <w:t>实验数据</w:t>
      </w:r>
      <w:bookmarkEnd w:id="62"/>
    </w:p>
    <w:p w:rsidR="00F53CF7" w:rsidRDefault="00C90128" w:rsidP="004D2E43">
      <w:pPr>
        <w:pStyle w:val="a3"/>
        <w:spacing w:line="288" w:lineRule="auto"/>
        <w:ind w:firstLine="468"/>
      </w:pPr>
      <w:r>
        <w:rPr>
          <w:rFonts w:hint="eastAsia"/>
        </w:rPr>
        <w:t>本文采用了与文献</w:t>
      </w:r>
      <w:r w:rsidRPr="00605549">
        <w:rPr>
          <w:rFonts w:hint="eastAsia"/>
          <w:vertAlign w:val="superscript"/>
        </w:rPr>
        <w:t>[</w:t>
      </w:r>
      <w:r w:rsidR="00D47755">
        <w:rPr>
          <w:rFonts w:hint="eastAsia"/>
          <w:vertAlign w:val="superscript"/>
        </w:rPr>
        <w:t>50</w:t>
      </w:r>
      <w:r w:rsidRPr="00605549">
        <w:rPr>
          <w:rFonts w:hint="eastAsia"/>
          <w:vertAlign w:val="superscript"/>
        </w:rPr>
        <w:t>]</w:t>
      </w:r>
      <w:r>
        <w:rPr>
          <w:rFonts w:hint="eastAsia"/>
        </w:rPr>
        <w:t>相同的数据集，使用</w:t>
      </w:r>
      <w:r w:rsidRPr="009D0F57">
        <w:rPr>
          <w:rFonts w:hint="eastAsia"/>
        </w:rPr>
        <w:t>NETGEN</w:t>
      </w:r>
      <w:r w:rsidRPr="009D0F57">
        <w:rPr>
          <w:rFonts w:hint="eastAsia"/>
        </w:rPr>
        <w:t>生成器产生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w:t>
      </w:r>
      <w:proofErr w:type="gramStart"/>
      <w:r>
        <w:rPr>
          <w:rFonts w:hint="eastAsia"/>
        </w:rPr>
        <w:t>图规模</w:t>
      </w:r>
      <w:proofErr w:type="gramEnd"/>
      <w:r>
        <w:rPr>
          <w:rFonts w:hint="eastAsia"/>
        </w:rPr>
        <w:t>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proofErr w:type="gramStart"/>
      <w:r w:rsidRPr="009D0F57">
        <w:rPr>
          <w:rFonts w:hint="eastAsia"/>
        </w:rPr>
        <w:t>个</w:t>
      </w:r>
      <w:proofErr w:type="gramEnd"/>
      <w:r w:rsidRPr="009D0F57">
        <w:rPr>
          <w:rFonts w:hint="eastAsia"/>
        </w:rPr>
        <w:t>顶点、</w:t>
      </w:r>
      <w:r w:rsidRPr="009D0F57">
        <w:rPr>
          <w:rFonts w:hint="eastAsia"/>
        </w:rPr>
        <w:t>m</w:t>
      </w:r>
      <w:r w:rsidRPr="009D0F57">
        <w:rPr>
          <w:rFonts w:hint="eastAsia"/>
        </w:rPr>
        <w:t>条</w:t>
      </w:r>
      <w:proofErr w:type="gramStart"/>
      <w:r w:rsidRPr="009D0F57">
        <w:rPr>
          <w:rFonts w:hint="eastAsia"/>
        </w:rPr>
        <w:t>边组成</w:t>
      </w:r>
      <w:proofErr w:type="gramEnd"/>
      <w:r w:rsidRPr="009D0F57">
        <w:rPr>
          <w:rFonts w:hint="eastAsia"/>
        </w:rPr>
        <w:t>的图</w:t>
      </w:r>
      <w:r>
        <w:rPr>
          <w:rFonts w:hint="eastAsia"/>
        </w:rPr>
        <w:t>，</w:t>
      </w:r>
      <w:r w:rsidRPr="009D0F57">
        <w:rPr>
          <w:rFonts w:hint="eastAsia"/>
        </w:rPr>
        <w:t>图中边的容量与对应概率满足均匀分布</w:t>
      </w:r>
      <w:r>
        <w:rPr>
          <w:rFonts w:hint="eastAsia"/>
        </w:rPr>
        <w:t>。通过在不同</w:t>
      </w:r>
      <w:proofErr w:type="gramStart"/>
      <w:r>
        <w:rPr>
          <w:rFonts w:hint="eastAsia"/>
        </w:rPr>
        <w:t>图规模</w:t>
      </w:r>
      <w:proofErr w:type="gramEnd"/>
      <w:r>
        <w:rPr>
          <w:rFonts w:hint="eastAsia"/>
        </w:rPr>
        <w:t>的情况下，比较算法</w:t>
      </w:r>
      <w:r>
        <w:rPr>
          <w:rFonts w:hint="eastAsia"/>
        </w:rPr>
        <w:t>BASE</w:t>
      </w:r>
      <w:r w:rsidR="00DB1B2B">
        <w:rPr>
          <w:rFonts w:hint="eastAsia"/>
        </w:rPr>
        <w:t>_FCP</w:t>
      </w:r>
      <w:r>
        <w:rPr>
          <w:rFonts w:hint="eastAsia"/>
        </w:rPr>
        <w:t>和</w:t>
      </w:r>
      <w:r>
        <w:rPr>
          <w:rFonts w:hint="eastAsia"/>
        </w:rPr>
        <w:t>ICA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986F09" w:rsidP="003610BD">
      <w:pPr>
        <w:pStyle w:val="31"/>
      </w:pPr>
      <w:bookmarkStart w:id="63" w:name="_Toc451285687"/>
      <w:r>
        <w:rPr>
          <w:rFonts w:hint="eastAsia"/>
        </w:rPr>
        <w:t>3.</w:t>
      </w:r>
      <w:r w:rsidR="00DD4BA9">
        <w:rPr>
          <w:rFonts w:hint="eastAsia"/>
        </w:rPr>
        <w:t>4</w:t>
      </w:r>
      <w:r>
        <w:rPr>
          <w:rFonts w:hint="eastAsia"/>
        </w:rPr>
        <w:t xml:space="preserve">.2 </w:t>
      </w:r>
      <w:r w:rsidR="00DA3E60">
        <w:rPr>
          <w:rFonts w:hint="eastAsia"/>
        </w:rPr>
        <w:t>实验结果与分析</w:t>
      </w:r>
      <w:bookmarkEnd w:id="63"/>
    </w:p>
    <w:p w:rsidR="00AE0F0D" w:rsidRDefault="00AE0F0D" w:rsidP="004D2E43">
      <w:pPr>
        <w:pStyle w:val="a3"/>
        <w:spacing w:line="288" w:lineRule="auto"/>
        <w:ind w:firstLine="470"/>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w:t>
      </w:r>
      <w:proofErr w:type="gramStart"/>
      <w:r>
        <w:rPr>
          <w:rFonts w:hint="eastAsia"/>
        </w:rPr>
        <w:t>图规模</w:t>
      </w:r>
      <w:proofErr w:type="gramEnd"/>
      <w:r>
        <w:rPr>
          <w:rFonts w:hint="eastAsia"/>
        </w:rPr>
        <w:t>对于算法性能的影响</w:t>
      </w:r>
    </w:p>
    <w:p w:rsidR="0028095F" w:rsidRDefault="0079682D" w:rsidP="008F7848">
      <w:pPr>
        <w:pStyle w:val="a3"/>
        <w:ind w:firstLineChars="0" w:firstLine="0"/>
        <w:jc w:val="center"/>
        <w:rPr>
          <w:noProof/>
          <w:sz w:val="21"/>
        </w:rPr>
      </w:pPr>
      <w:r>
        <w:rPr>
          <w:noProof/>
          <w:sz w:val="21"/>
        </w:rPr>
        <w:drawing>
          <wp:inline distT="0" distB="0" distL="0" distR="0">
            <wp:extent cx="1971675" cy="1352550"/>
            <wp:effectExtent l="0" t="0" r="9525" b="0"/>
            <wp:docPr id="1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71675" cy="1352550"/>
                    </a:xfrm>
                    <a:prstGeom prst="rect">
                      <a:avLst/>
                    </a:prstGeom>
                    <a:noFill/>
                    <a:ln>
                      <a:noFill/>
                    </a:ln>
                  </pic:spPr>
                </pic:pic>
              </a:graphicData>
            </a:graphic>
          </wp:inline>
        </w:drawing>
      </w:r>
      <w:r w:rsidR="008F7848">
        <w:rPr>
          <w:rFonts w:hint="eastAsia"/>
          <w:noProof/>
          <w:sz w:val="21"/>
        </w:rPr>
        <w:t xml:space="preserve">      </w:t>
      </w:r>
      <w:r>
        <w:rPr>
          <w:noProof/>
          <w:sz w:val="21"/>
        </w:rPr>
        <w:drawing>
          <wp:inline distT="0" distB="0" distL="0" distR="0">
            <wp:extent cx="1924050" cy="1352550"/>
            <wp:effectExtent l="0" t="0" r="0" b="0"/>
            <wp:docPr id="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24050"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E136F1" w:rsidP="004D2E43">
      <w:pPr>
        <w:pStyle w:val="a3"/>
        <w:spacing w:line="288" w:lineRule="auto"/>
        <w:ind w:firstLine="408"/>
        <w:jc w:val="center"/>
        <w:rPr>
          <w:sz w:val="21"/>
        </w:rPr>
      </w:pPr>
      <w:r w:rsidRPr="004D2E43">
        <w:rPr>
          <w:rFonts w:hint="eastAsia"/>
          <w:sz w:val="21"/>
        </w:rPr>
        <w:t>图</w:t>
      </w:r>
      <w:r w:rsidRPr="004D2E43">
        <w:rPr>
          <w:rFonts w:hint="eastAsia"/>
          <w:sz w:val="21"/>
        </w:rPr>
        <w:t xml:space="preserve">3-5 </w:t>
      </w:r>
      <w:r w:rsidR="00AE0F0D" w:rsidRPr="004D2E43">
        <w:rPr>
          <w:rFonts w:hint="eastAsia"/>
          <w:sz w:val="21"/>
        </w:rPr>
        <w:t>不同</w:t>
      </w:r>
      <w:proofErr w:type="gramStart"/>
      <w:r w:rsidR="00AE0F0D" w:rsidRPr="004D2E43">
        <w:rPr>
          <w:rFonts w:hint="eastAsia"/>
          <w:sz w:val="21"/>
        </w:rPr>
        <w:t>图规模</w:t>
      </w:r>
      <w:proofErr w:type="gramEnd"/>
      <w:r w:rsidR="00AE0F0D" w:rsidRPr="004D2E43">
        <w:rPr>
          <w:rFonts w:hint="eastAsia"/>
          <w:sz w:val="21"/>
        </w:rPr>
        <w:t>情况下</w:t>
      </w:r>
      <w:r w:rsidR="00AE0F0D" w:rsidRPr="004D2E43">
        <w:rPr>
          <w:rFonts w:hint="eastAsia"/>
          <w:sz w:val="21"/>
        </w:rPr>
        <w:t>BASE</w:t>
      </w:r>
      <w:r w:rsidR="00785046" w:rsidRPr="004D2E43">
        <w:rPr>
          <w:rFonts w:hint="eastAsia"/>
          <w:sz w:val="21"/>
        </w:rPr>
        <w:t>_FCP</w:t>
      </w:r>
      <w:r w:rsidR="00AE0F0D" w:rsidRPr="004D2E43">
        <w:rPr>
          <w:rFonts w:hint="eastAsia"/>
          <w:sz w:val="21"/>
        </w:rPr>
        <w:t>和</w:t>
      </w:r>
      <w:r w:rsidR="00AE0F0D" w:rsidRPr="004D2E43">
        <w:rPr>
          <w:rFonts w:hint="eastAsia"/>
          <w:sz w:val="21"/>
        </w:rPr>
        <w:t>ICA</w:t>
      </w:r>
      <w:r w:rsidR="00785046" w:rsidRPr="004D2E43">
        <w:rPr>
          <w:rFonts w:hint="eastAsia"/>
          <w:sz w:val="21"/>
        </w:rPr>
        <w:t>_FCP</w:t>
      </w:r>
      <w:r w:rsidR="00AE0F0D" w:rsidRPr="004D2E43">
        <w:rPr>
          <w:rFonts w:hint="eastAsia"/>
          <w:sz w:val="21"/>
        </w:rPr>
        <w:t>算法时间和内存消耗</w:t>
      </w:r>
    </w:p>
    <w:p w:rsidR="00AE0F0D" w:rsidRDefault="00AE0F0D" w:rsidP="004D2E43">
      <w:pPr>
        <w:pStyle w:val="a3"/>
        <w:spacing w:line="288" w:lineRule="auto"/>
        <w:ind w:firstLine="468"/>
      </w:pPr>
      <w:r>
        <w:rPr>
          <w:rFonts w:hint="eastAsia"/>
        </w:rPr>
        <w:t>根据图</w:t>
      </w:r>
      <w:r w:rsidR="00134444">
        <w:rPr>
          <w:rFonts w:hint="eastAsia"/>
        </w:rPr>
        <w:t>3-5</w:t>
      </w:r>
      <w:r w:rsidR="00815CA1">
        <w:rPr>
          <w:rFonts w:hint="eastAsia"/>
        </w:rPr>
        <w:t>所示，</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w:t>
      </w:r>
      <w:proofErr w:type="gramStart"/>
      <w:r w:rsidRPr="0096225A">
        <w:rPr>
          <w:rFonts w:hint="eastAsia"/>
        </w:rPr>
        <w:t>才计算</w:t>
      </w:r>
      <w:proofErr w:type="gramEnd"/>
      <w:r w:rsidRPr="0096225A">
        <w:rPr>
          <w:rFonts w:hint="eastAsia"/>
        </w:rPr>
        <w:t>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1A1AC0">
        <w:rPr>
          <w:rFonts w:hint="eastAsia"/>
        </w:rPr>
        <w:t>ICA_FCP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Pr>
          <w:rFonts w:hint="eastAsia"/>
        </w:rPr>
        <w:t>ICA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w:t>
      </w:r>
      <w:proofErr w:type="gramStart"/>
      <w:r>
        <w:rPr>
          <w:rFonts w:hint="eastAsia"/>
        </w:rPr>
        <w:t>图规模</w:t>
      </w:r>
      <w:proofErr w:type="gramEnd"/>
      <w:r>
        <w:rPr>
          <w:rFonts w:hint="eastAsia"/>
        </w:rPr>
        <w:t>的增加，内存的使用并没有增加太多，依然在可以接受的范围内。</w:t>
      </w:r>
    </w:p>
    <w:p w:rsidR="00AE0F0D" w:rsidRDefault="00AE0F0D" w:rsidP="004D2E43">
      <w:pPr>
        <w:pStyle w:val="a3"/>
        <w:spacing w:line="288" w:lineRule="auto"/>
        <w:ind w:firstLine="470"/>
      </w:pPr>
      <w:r w:rsidRPr="007E43E0">
        <w:rPr>
          <w:rFonts w:hint="eastAsia"/>
          <w:b/>
        </w:rPr>
        <w:lastRenderedPageBreak/>
        <w:t>实验</w:t>
      </w:r>
      <w:r w:rsidR="00DC19EC">
        <w:rPr>
          <w:rFonts w:hint="eastAsia"/>
          <w:b/>
        </w:rPr>
        <w:t>3-2</w:t>
      </w:r>
      <w:r>
        <w:rPr>
          <w:rFonts w:hint="eastAsia"/>
          <w:b/>
        </w:rPr>
        <w:t xml:space="preserve">. </w:t>
      </w:r>
      <w:r>
        <w:rPr>
          <w:rFonts w:hint="eastAsia"/>
        </w:rPr>
        <w:t>不同图稠密</w:t>
      </w:r>
      <w:proofErr w:type="gramStart"/>
      <w:r>
        <w:rPr>
          <w:rFonts w:hint="eastAsia"/>
        </w:rPr>
        <w:t>度对于</w:t>
      </w:r>
      <w:proofErr w:type="gramEnd"/>
      <w:r>
        <w:rPr>
          <w:rFonts w:hint="eastAsia"/>
        </w:rPr>
        <w:t>算法性能的影响</w:t>
      </w:r>
    </w:p>
    <w:p w:rsidR="00AE0F0D" w:rsidRDefault="00AE0F0D" w:rsidP="004D2E43">
      <w:pPr>
        <w:pStyle w:val="a3"/>
        <w:spacing w:line="288" w:lineRule="auto"/>
        <w:ind w:firstLine="468"/>
      </w:pPr>
      <w:r>
        <w:rPr>
          <w:rFonts w:hint="eastAsia"/>
        </w:rPr>
        <w:t>为更好的</w:t>
      </w:r>
      <w:r w:rsidR="00F51021">
        <w:rPr>
          <w:rFonts w:hint="eastAsia"/>
        </w:rPr>
        <w:t>反映</w:t>
      </w:r>
      <w:r>
        <w:rPr>
          <w:rFonts w:hint="eastAsia"/>
        </w:rPr>
        <w:t>算法</w:t>
      </w:r>
      <w:r>
        <w:rPr>
          <w:rFonts w:hint="eastAsia"/>
        </w:rPr>
        <w:t>BASE</w:t>
      </w:r>
      <w:r w:rsidR="008C438B">
        <w:rPr>
          <w:rFonts w:hint="eastAsia"/>
        </w:rPr>
        <w:t>_FCP</w:t>
      </w:r>
      <w:r>
        <w:rPr>
          <w:rFonts w:hint="eastAsia"/>
        </w:rPr>
        <w:t>算法和</w:t>
      </w:r>
      <w:r>
        <w:rPr>
          <w:rFonts w:hint="eastAsia"/>
        </w:rPr>
        <w:t>ICA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proofErr w:type="gramStart"/>
      <w:r>
        <w:rPr>
          <w:rFonts w:hint="eastAsia"/>
        </w:rPr>
        <w:t>四</w:t>
      </w:r>
      <w:proofErr w:type="gramEnd"/>
      <w:r>
        <w:rPr>
          <w:rFonts w:hint="eastAsia"/>
        </w:rPr>
        <w:t>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79682D" w:rsidP="003B263F">
      <w:pPr>
        <w:pStyle w:val="a3"/>
        <w:ind w:firstLineChars="92" w:firstLine="226"/>
        <w:jc w:val="center"/>
      </w:pPr>
      <w:r>
        <w:rPr>
          <w:noProof/>
        </w:rPr>
        <w:drawing>
          <wp:inline distT="0" distB="0" distL="0" distR="0">
            <wp:extent cx="1952625" cy="1352550"/>
            <wp:effectExtent l="0" t="0" r="9525" b="0"/>
            <wp:docPr id="1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r w:rsidR="000063C3">
        <w:rPr>
          <w:rFonts w:hint="eastAsia"/>
        </w:rPr>
        <w:t xml:space="preserve">      </w:t>
      </w:r>
      <w:r>
        <w:rPr>
          <w:noProof/>
        </w:rPr>
        <w:drawing>
          <wp:inline distT="0" distB="0" distL="0" distR="0">
            <wp:extent cx="1952625" cy="1352550"/>
            <wp:effectExtent l="0" t="0" r="9525" b="0"/>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AE0F0D" w:rsidP="004D2E43">
      <w:pPr>
        <w:pStyle w:val="a3"/>
        <w:tabs>
          <w:tab w:val="clear" w:pos="357"/>
          <w:tab w:val="left" w:pos="177"/>
        </w:tabs>
        <w:spacing w:line="288" w:lineRule="auto"/>
        <w:ind w:firstLineChars="92" w:firstLine="188"/>
        <w:jc w:val="center"/>
        <w:rPr>
          <w:sz w:val="21"/>
        </w:rPr>
      </w:pPr>
      <w:r w:rsidRPr="004D2E43">
        <w:rPr>
          <w:rFonts w:hint="eastAsia"/>
          <w:sz w:val="21"/>
        </w:rPr>
        <w:t>图</w:t>
      </w:r>
      <w:r w:rsidR="00095D73" w:rsidRPr="004D2E43">
        <w:rPr>
          <w:rFonts w:hint="eastAsia"/>
          <w:sz w:val="21"/>
        </w:rPr>
        <w:t>3-6</w:t>
      </w:r>
      <w:r w:rsidRPr="004D2E43">
        <w:rPr>
          <w:rFonts w:hint="eastAsia"/>
          <w:sz w:val="21"/>
        </w:rPr>
        <w:t xml:space="preserve"> </w:t>
      </w:r>
      <w:r w:rsidRPr="004D2E43">
        <w:rPr>
          <w:rFonts w:hint="eastAsia"/>
          <w:sz w:val="21"/>
        </w:rPr>
        <w:t>图稠密度对</w:t>
      </w:r>
      <w:r w:rsidRPr="004D2E43">
        <w:rPr>
          <w:rFonts w:hint="eastAsia"/>
          <w:sz w:val="21"/>
        </w:rPr>
        <w:t>BASE</w:t>
      </w:r>
      <w:r w:rsidR="00A3060E" w:rsidRPr="004D2E43">
        <w:rPr>
          <w:rFonts w:hint="eastAsia"/>
          <w:sz w:val="21"/>
        </w:rPr>
        <w:t>_FCP</w:t>
      </w:r>
      <w:r w:rsidRPr="004D2E43">
        <w:rPr>
          <w:rFonts w:hint="eastAsia"/>
          <w:sz w:val="21"/>
        </w:rPr>
        <w:t>和</w:t>
      </w:r>
      <w:r w:rsidRPr="004D2E43">
        <w:rPr>
          <w:rFonts w:hint="eastAsia"/>
          <w:sz w:val="21"/>
        </w:rPr>
        <w:t>ICA</w:t>
      </w:r>
      <w:r w:rsidR="00A3060E" w:rsidRPr="004D2E43">
        <w:rPr>
          <w:rFonts w:hint="eastAsia"/>
          <w:sz w:val="21"/>
        </w:rPr>
        <w:t>_FCP</w:t>
      </w:r>
      <w:r w:rsidRPr="004D2E43">
        <w:rPr>
          <w:rFonts w:hint="eastAsia"/>
          <w:sz w:val="21"/>
        </w:rPr>
        <w:t>时间和内存消耗影响</w:t>
      </w:r>
    </w:p>
    <w:p w:rsidR="00AE0F0D" w:rsidRDefault="00AE0F0D" w:rsidP="004D2E43">
      <w:pPr>
        <w:pStyle w:val="a3"/>
        <w:spacing w:line="288" w:lineRule="auto"/>
        <w:ind w:firstLine="468"/>
      </w:pPr>
      <w:r w:rsidRPr="006E6741">
        <w:rPr>
          <w:rFonts w:hint="eastAsia"/>
        </w:rPr>
        <w:t>如图</w:t>
      </w:r>
      <w:r w:rsidR="0016591C">
        <w:rPr>
          <w:rFonts w:hint="eastAsia"/>
        </w:rPr>
        <w:t>3-6</w:t>
      </w:r>
      <w:r w:rsidRPr="006E6741">
        <w:rPr>
          <w:rFonts w:hint="eastAsia"/>
        </w:rPr>
        <w:t>所示，相对于不同稠密度的图，</w:t>
      </w:r>
      <w:r w:rsidRPr="006E6741">
        <w:rPr>
          <w:rFonts w:hint="eastAsia"/>
        </w:rPr>
        <w:t>ICA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4D2E43">
      <w:pPr>
        <w:pStyle w:val="a3"/>
        <w:spacing w:line="288" w:lineRule="auto"/>
        <w:ind w:firstLine="468"/>
      </w:pPr>
      <w:r>
        <w:rPr>
          <w:rFonts w:hint="eastAsia"/>
        </w:rPr>
        <w:t>在实验的过程中，发现对于不确定图使用状态划分</w:t>
      </w:r>
      <w:r w:rsidR="00C53029">
        <w:rPr>
          <w:rFonts w:hint="eastAsia"/>
        </w:rPr>
        <w:t>来求解所有满足最大流的区间子图，来求解不确定图的</w:t>
      </w:r>
      <w:r w:rsidR="007E5186">
        <w:rPr>
          <w:rFonts w:hint="eastAsia"/>
        </w:rPr>
        <w:t>最大流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proofErr w:type="gramStart"/>
      <w:r w:rsidR="0087583D">
        <w:rPr>
          <w:rFonts w:hint="eastAsia"/>
        </w:rPr>
        <w:t>类边被</w:t>
      </w:r>
      <w:proofErr w:type="gramEnd"/>
      <w:r w:rsidR="0087583D">
        <w:rPr>
          <w:rFonts w:hint="eastAsia"/>
        </w:rPr>
        <w:t>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proofErr w:type="gramStart"/>
      <w:r w:rsidR="00EE1ACB">
        <w:rPr>
          <w:rFonts w:hint="eastAsia"/>
        </w:rPr>
        <w:t>类边不</w:t>
      </w:r>
      <w:proofErr w:type="gramEnd"/>
      <w:r w:rsidR="00EE1ACB">
        <w:rPr>
          <w:rFonts w:hint="eastAsia"/>
        </w:rPr>
        <w:t>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986F09" w:rsidP="00DB5271">
      <w:pPr>
        <w:pStyle w:val="21"/>
      </w:pPr>
      <w:bookmarkStart w:id="64" w:name="_Toc451285688"/>
      <w:r>
        <w:rPr>
          <w:rFonts w:hint="eastAsia"/>
        </w:rPr>
        <w:t>3.</w:t>
      </w:r>
      <w:r w:rsidR="00DD4BA9">
        <w:rPr>
          <w:rFonts w:hint="eastAsia"/>
        </w:rPr>
        <w:t>5</w:t>
      </w:r>
      <w:r>
        <w:rPr>
          <w:rFonts w:hint="eastAsia"/>
        </w:rPr>
        <w:t xml:space="preserve"> </w:t>
      </w:r>
      <w:r w:rsidR="00574321">
        <w:rPr>
          <w:rFonts w:hint="eastAsia"/>
        </w:rPr>
        <w:t>本章小结</w:t>
      </w:r>
      <w:bookmarkEnd w:id="64"/>
    </w:p>
    <w:p w:rsidR="00CB7910" w:rsidRDefault="00097386" w:rsidP="00CB7910">
      <w:pPr>
        <w:pStyle w:val="a3"/>
        <w:spacing w:line="288" w:lineRule="auto"/>
        <w:ind w:firstLine="468"/>
        <w:rPr>
          <w:rFonts w:hint="eastAsia"/>
        </w:rPr>
      </w:pPr>
      <w:bookmarkStart w:id="65" w:name="OLE_LINK41"/>
      <w:r>
        <w:rPr>
          <w:rFonts w:hint="eastAsia"/>
        </w:rPr>
        <w:t>针对不确定</w:t>
      </w:r>
      <w:proofErr w:type="gramStart"/>
      <w:r>
        <w:rPr>
          <w:rFonts w:hint="eastAsia"/>
        </w:rPr>
        <w:t>图关键边</w:t>
      </w:r>
      <w:proofErr w:type="gramEnd"/>
      <w:r>
        <w:rPr>
          <w:rFonts w:hint="eastAsia"/>
        </w:rPr>
        <w:t>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6D52D4">
        <w:rPr>
          <w:rFonts w:hint="eastAsia"/>
        </w:rPr>
        <w:t>（最大流）</w:t>
      </w:r>
      <w:r w:rsidR="00C21E97">
        <w:rPr>
          <w:rFonts w:hint="eastAsia"/>
        </w:rPr>
        <w:t>容量</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算法复杂度较高，本章提出一种基于流量和容量可靠性的关键边增量算法</w:t>
      </w:r>
      <w:r>
        <w:rPr>
          <w:rFonts w:hint="eastAsia"/>
        </w:rPr>
        <w:t>ICA_FCP</w:t>
      </w:r>
      <w:r>
        <w:rPr>
          <w:rFonts w:hint="eastAsia"/>
        </w:rPr>
        <w:t>，并重点介绍了算法的思想与实现，同时对算法</w:t>
      </w:r>
      <w:r w:rsidR="006D52D4">
        <w:rPr>
          <w:rFonts w:hint="eastAsia"/>
        </w:rPr>
        <w:t>过程</w:t>
      </w:r>
      <w:r>
        <w:rPr>
          <w:rFonts w:hint="eastAsia"/>
        </w:rPr>
        <w:t>进行了正确性证明以及时间复杂度和空间复杂度的分析。最后通过实验分析，比较</w:t>
      </w:r>
      <w:r w:rsidR="00FB07F1">
        <w:rPr>
          <w:rFonts w:hint="eastAsia"/>
        </w:rPr>
        <w:t>BASE_FCP</w:t>
      </w:r>
      <w:r>
        <w:rPr>
          <w:rFonts w:hint="eastAsia"/>
        </w:rPr>
        <w:t>算法和</w:t>
      </w:r>
      <w:r>
        <w:rPr>
          <w:rFonts w:hint="eastAsia"/>
        </w:rPr>
        <w:t>ICA_F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AC42A3" w:rsidRPr="006751CE">
        <w:rPr>
          <w:rFonts w:hint="eastAsia"/>
        </w:rPr>
        <w:t>ICA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030915" w:rsidRDefault="00287C55" w:rsidP="00CB7910">
      <w:pPr>
        <w:pStyle w:val="a3"/>
        <w:spacing w:line="288" w:lineRule="auto"/>
        <w:ind w:firstLine="468"/>
        <w:sectPr w:rsidR="00030915" w:rsidSect="006272F4">
          <w:headerReference w:type="default" r:id="rId63"/>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然而根据容量可靠性的定义，计算最大流容量可靠性需要获取不确定</w:t>
      </w:r>
      <w:proofErr w:type="gramStart"/>
      <w:r>
        <w:rPr>
          <w:rFonts w:hint="eastAsia"/>
        </w:rPr>
        <w:t>图</w:t>
      </w:r>
      <w:r w:rsidR="00284AFF" w:rsidRPr="00284AFF">
        <w:rPr>
          <w:rFonts w:hint="eastAsia"/>
        </w:rPr>
        <w:t>所有</w:t>
      </w:r>
      <w:proofErr w:type="gramEnd"/>
      <w:r w:rsidR="00284AFF" w:rsidRPr="00284AFF">
        <w:rPr>
          <w:rFonts w:hint="eastAsia"/>
        </w:rPr>
        <w:t>满足最大流的子图，计算容量可靠性本身是一个非常复杂的过程。</w:t>
      </w:r>
    </w:p>
    <w:p w:rsidR="00C55BBF" w:rsidRDefault="00983510" w:rsidP="00983510">
      <w:pPr>
        <w:pStyle w:val="1"/>
        <w:numPr>
          <w:ilvl w:val="0"/>
          <w:numId w:val="0"/>
        </w:numPr>
        <w:ind w:left="420" w:hanging="420"/>
      </w:pPr>
      <w:bookmarkStart w:id="66" w:name="_Toc451285689"/>
      <w:bookmarkEnd w:id="65"/>
      <w:r>
        <w:rPr>
          <w:rFonts w:hint="eastAsia"/>
        </w:rPr>
        <w:lastRenderedPageBreak/>
        <w:t>第</w:t>
      </w:r>
      <w:r>
        <w:rPr>
          <w:rFonts w:hint="eastAsia"/>
        </w:rPr>
        <w:t>4</w:t>
      </w:r>
      <w:r>
        <w:rPr>
          <w:rFonts w:hint="eastAsia"/>
        </w:rPr>
        <w:t>章</w:t>
      </w:r>
      <w:r>
        <w:rPr>
          <w:rFonts w:hint="eastAsia"/>
        </w:rPr>
        <w:t xml:space="preserve"> </w:t>
      </w:r>
      <w:r w:rsidR="00D10E35">
        <w:rPr>
          <w:rFonts w:hint="eastAsia"/>
        </w:rPr>
        <w:t>基于流量和</w:t>
      </w:r>
      <w:r w:rsidR="009D5ACB">
        <w:rPr>
          <w:rFonts w:hint="eastAsia"/>
        </w:rPr>
        <w:t>分布可靠性的</w:t>
      </w:r>
      <w:r w:rsidR="00442815">
        <w:rPr>
          <w:rFonts w:hint="eastAsia"/>
        </w:rPr>
        <w:t>关键边</w:t>
      </w:r>
      <w:r w:rsidR="009D5ACB">
        <w:rPr>
          <w:rFonts w:hint="eastAsia"/>
        </w:rPr>
        <w:t>衡量</w:t>
      </w:r>
      <w:r w:rsidR="00EC7651">
        <w:rPr>
          <w:rFonts w:hint="eastAsia"/>
        </w:rPr>
        <w:t>方法</w:t>
      </w:r>
      <w:bookmarkEnd w:id="66"/>
    </w:p>
    <w:p w:rsidR="005B41C0" w:rsidRDefault="005B41C0" w:rsidP="0018613A">
      <w:pPr>
        <w:pStyle w:val="a3"/>
        <w:spacing w:line="288" w:lineRule="auto"/>
        <w:ind w:firstLine="468"/>
        <w:rPr>
          <w:rFonts w:hint="eastAsia"/>
        </w:rPr>
      </w:pPr>
      <w:bookmarkStart w:id="67" w:name="OLE_LINK34"/>
      <w:bookmarkStart w:id="68" w:name="OLE_LINK37"/>
      <w:bookmarkStart w:id="69" w:name="OLE_LINK38"/>
      <w:r>
        <w:rPr>
          <w:rFonts w:hint="eastAsia"/>
        </w:rPr>
        <w:t>虽然基于流量和容量可靠性的模型对于关键边的区分度较好，但不确定图容量可靠性的计算过于复杂，而计算不确定图分布可靠性只需要获取其极小子图即可，为此</w:t>
      </w:r>
      <w:r>
        <w:rPr>
          <w:rFonts w:hint="eastAsia"/>
        </w:rPr>
        <w:t>，本章</w:t>
      </w:r>
      <w:r w:rsidRPr="005B41C0">
        <w:rPr>
          <w:rFonts w:hint="eastAsia"/>
        </w:rPr>
        <w:t>重新构建了一种基于流量和分布可靠性的关键边模型。针对此模型，首先提出了增量算法</w:t>
      </w:r>
      <w:r w:rsidRPr="005B41C0">
        <w:rPr>
          <w:rFonts w:hint="eastAsia"/>
        </w:rPr>
        <w:t>ICA_FDP</w:t>
      </w:r>
      <w:r w:rsidRPr="005B41C0">
        <w:rPr>
          <w:rFonts w:hint="eastAsia"/>
        </w:rPr>
        <w:t>，但是考虑到其在状态划分过程中存在初始状态划分空间大的缺点，为此，提出一种基于</w:t>
      </w:r>
      <w:proofErr w:type="gramStart"/>
      <w:r w:rsidRPr="005B41C0">
        <w:rPr>
          <w:rFonts w:hint="eastAsia"/>
        </w:rPr>
        <w:t>确定边</w:t>
      </w:r>
      <w:proofErr w:type="gramEnd"/>
      <w:r w:rsidRPr="005B41C0">
        <w:rPr>
          <w:rFonts w:hint="eastAsia"/>
        </w:rPr>
        <w:t>过滤的优化算法</w:t>
      </w:r>
      <w:r w:rsidRPr="005B41C0">
        <w:rPr>
          <w:rFonts w:hint="eastAsia"/>
        </w:rPr>
        <w:t>ICA_FEA</w:t>
      </w:r>
      <w:r w:rsidRPr="005B41C0">
        <w:rPr>
          <w:rFonts w:hint="eastAsia"/>
        </w:rPr>
        <w:t>，该算法使用割集边和</w:t>
      </w:r>
      <w:proofErr w:type="gramStart"/>
      <w:r w:rsidRPr="005B41C0">
        <w:rPr>
          <w:rFonts w:hint="eastAsia"/>
        </w:rPr>
        <w:t>悬挂边对于</w:t>
      </w:r>
      <w:proofErr w:type="gramEnd"/>
      <w:r w:rsidRPr="005B41C0">
        <w:rPr>
          <w:rFonts w:hint="eastAsia"/>
        </w:rPr>
        <w:t>初始划分集合剪枝，从而减少初始状态划分集合大小。</w:t>
      </w:r>
      <w:r w:rsidR="00EB4573">
        <w:rPr>
          <w:rFonts w:hint="eastAsia"/>
        </w:rPr>
        <w:t>最后，通过实验分析，比较了基于流量和容量可靠性的模型与基于流量和分布可靠性的性能，同时</w:t>
      </w:r>
      <w:r w:rsidR="00EB4573">
        <w:rPr>
          <w:rFonts w:hint="eastAsia"/>
        </w:rPr>
        <w:t>比较了</w:t>
      </w:r>
      <w:r w:rsidR="00EB4573" w:rsidRPr="00476A23">
        <w:rPr>
          <w:rFonts w:hint="eastAsia"/>
        </w:rPr>
        <w:t>BASE_F</w:t>
      </w:r>
      <w:r w:rsidR="00EB4573">
        <w:rPr>
          <w:rFonts w:hint="eastAsia"/>
        </w:rPr>
        <w:t>D</w:t>
      </w:r>
      <w:r w:rsidR="00EB4573" w:rsidRPr="00476A23">
        <w:rPr>
          <w:rFonts w:hint="eastAsia"/>
        </w:rPr>
        <w:t>P</w:t>
      </w:r>
      <w:r w:rsidR="00EB4573" w:rsidRPr="00476A23">
        <w:rPr>
          <w:rFonts w:hint="eastAsia"/>
        </w:rPr>
        <w:t>算法</w:t>
      </w:r>
      <w:r w:rsidR="00EB4573">
        <w:rPr>
          <w:rFonts w:hint="eastAsia"/>
        </w:rPr>
        <w:t>、</w:t>
      </w:r>
      <w:r w:rsidR="00EB4573" w:rsidRPr="00476A23">
        <w:rPr>
          <w:rFonts w:hint="eastAsia"/>
        </w:rPr>
        <w:t>ICA_F</w:t>
      </w:r>
      <w:r w:rsidR="00EB4573">
        <w:rPr>
          <w:rFonts w:hint="eastAsia"/>
        </w:rPr>
        <w:t>DP</w:t>
      </w:r>
      <w:r w:rsidR="00EB4573" w:rsidRPr="00476A23">
        <w:rPr>
          <w:rFonts w:hint="eastAsia"/>
        </w:rPr>
        <w:t>算法</w:t>
      </w:r>
      <w:r w:rsidR="00EB4573">
        <w:rPr>
          <w:rFonts w:hint="eastAsia"/>
        </w:rPr>
        <w:t>和</w:t>
      </w:r>
      <w:r w:rsidR="00EB4573">
        <w:rPr>
          <w:rFonts w:hint="eastAsia"/>
        </w:rPr>
        <w:t>ICA_FEA</w:t>
      </w:r>
      <w:r w:rsidR="00EB4573">
        <w:rPr>
          <w:rFonts w:hint="eastAsia"/>
        </w:rPr>
        <w:t>三种算法对于不同</w:t>
      </w:r>
      <w:proofErr w:type="gramStart"/>
      <w:r w:rsidR="00EB4573">
        <w:rPr>
          <w:rFonts w:hint="eastAsia"/>
        </w:rPr>
        <w:t>图规模</w:t>
      </w:r>
      <w:proofErr w:type="gramEnd"/>
      <w:r w:rsidR="00EB4573">
        <w:rPr>
          <w:rFonts w:hint="eastAsia"/>
        </w:rPr>
        <w:t>和不同稠密度再在空间复杂度和时间复杂度上的差别。</w:t>
      </w:r>
    </w:p>
    <w:p w:rsidR="005F6F8E" w:rsidRDefault="006D75D3" w:rsidP="00DB5271">
      <w:pPr>
        <w:pStyle w:val="21"/>
      </w:pPr>
      <w:bookmarkStart w:id="70" w:name="_Toc451285690"/>
      <w:bookmarkEnd w:id="67"/>
      <w:bookmarkEnd w:id="68"/>
      <w:bookmarkEnd w:id="69"/>
      <w:r>
        <w:rPr>
          <w:rFonts w:hint="eastAsia"/>
        </w:rPr>
        <w:t xml:space="preserve">4.1 </w:t>
      </w:r>
      <w:r w:rsidR="00590DD7">
        <w:rPr>
          <w:rFonts w:hint="eastAsia"/>
        </w:rPr>
        <w:t>基于流量和分布可靠性的关键</w:t>
      </w:r>
      <w:r w:rsidR="003E6D97">
        <w:rPr>
          <w:rFonts w:hint="eastAsia"/>
        </w:rPr>
        <w:t>边</w:t>
      </w:r>
      <w:r w:rsidR="00590DD7">
        <w:rPr>
          <w:rFonts w:hint="eastAsia"/>
        </w:rPr>
        <w:t>模型</w:t>
      </w:r>
      <w:bookmarkEnd w:id="70"/>
    </w:p>
    <w:p w:rsidR="000158D7" w:rsidRDefault="00DD557F" w:rsidP="0018613A">
      <w:pPr>
        <w:pStyle w:val="a3"/>
        <w:spacing w:line="288" w:lineRule="auto"/>
        <w:ind w:firstLine="468"/>
      </w:pPr>
      <w:r>
        <w:rPr>
          <w:rFonts w:hint="eastAsia"/>
        </w:rPr>
        <w:t>本文</w:t>
      </w:r>
      <w:r w:rsidR="001F2389">
        <w:rPr>
          <w:rFonts w:hint="eastAsia"/>
        </w:rPr>
        <w:t>第三章研究的是基于</w:t>
      </w:r>
      <w:r>
        <w:rPr>
          <w:rFonts w:hint="eastAsia"/>
        </w:rPr>
        <w:t>流量和容量可靠性的</w:t>
      </w:r>
      <w:r w:rsidR="0042132B">
        <w:rPr>
          <w:rFonts w:hint="eastAsia"/>
        </w:rPr>
        <w:t>关键</w:t>
      </w:r>
      <w:r>
        <w:rPr>
          <w:rFonts w:hint="eastAsia"/>
        </w:rPr>
        <w:t>边</w:t>
      </w:r>
      <w:r w:rsidR="0042132B">
        <w:rPr>
          <w:rFonts w:hint="eastAsia"/>
        </w:rPr>
        <w:t>评估方法，</w:t>
      </w:r>
      <w:r w:rsidR="00D725E7">
        <w:rPr>
          <w:rFonts w:hint="eastAsia"/>
        </w:rPr>
        <w:t>然而计</w:t>
      </w:r>
      <w:r w:rsidR="003F52AD">
        <w:rPr>
          <w:rFonts w:hint="eastAsia"/>
        </w:rPr>
        <w:t>算不确定图的容量可靠性复杂度很高，</w:t>
      </w:r>
      <w:r w:rsidR="0011681B">
        <w:rPr>
          <w:rFonts w:hint="eastAsia"/>
        </w:rPr>
        <w:t>该</w:t>
      </w:r>
      <w:r w:rsidR="003F52AD">
        <w:rPr>
          <w:rFonts w:hint="eastAsia"/>
        </w:rPr>
        <w:t>算法只能适应较小规模的图。</w:t>
      </w:r>
      <w:r w:rsidR="005535C3">
        <w:rPr>
          <w:rFonts w:hint="eastAsia"/>
        </w:rPr>
        <w:t>因此本章提出一种基于流量</w:t>
      </w:r>
      <w:r>
        <w:rPr>
          <w:rFonts w:hint="eastAsia"/>
        </w:rPr>
        <w:t>（最大流）</w:t>
      </w:r>
      <w:r w:rsidR="005535C3">
        <w:rPr>
          <w:rFonts w:hint="eastAsia"/>
        </w:rPr>
        <w:t>和分布可靠性（最可靠最大流分布可靠性）</w:t>
      </w:r>
      <w:r w:rsidR="00965995">
        <w:rPr>
          <w:rFonts w:hint="eastAsia"/>
        </w:rPr>
        <w:t>的不确定</w:t>
      </w:r>
      <w:proofErr w:type="gramStart"/>
      <w:r w:rsidR="00965995">
        <w:rPr>
          <w:rFonts w:hint="eastAsia"/>
        </w:rPr>
        <w:t>图</w:t>
      </w:r>
      <w:r w:rsidR="00F74D36">
        <w:rPr>
          <w:rFonts w:hint="eastAsia"/>
        </w:rPr>
        <w:t>关键边</w:t>
      </w:r>
      <w:proofErr w:type="gramEnd"/>
      <w:r w:rsidR="00F74D36">
        <w:rPr>
          <w:rFonts w:hint="eastAsia"/>
        </w:rPr>
        <w:t>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该模型将流量作为衡量关键边的最重要因素，当流量一致时，比较</w:t>
      </w:r>
      <w:r w:rsidR="00E12FA6">
        <w:rPr>
          <w:rFonts w:hint="eastAsia"/>
        </w:rPr>
        <w:t>最可靠最大流分布的</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分别表示为流量和容量可靠性的关键系数，那么模型中的指标关键程度可以表示为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18613A">
      <w:pPr>
        <w:pStyle w:val="a3"/>
        <w:spacing w:line="288" w:lineRule="auto"/>
        <w:ind w:firstLine="468"/>
      </w:pPr>
      <w:r>
        <w:rPr>
          <w:rFonts w:hint="eastAsia"/>
        </w:rPr>
        <w:t>因为计算不确定图的（最大流）容量可靠性</w:t>
      </w:r>
      <w:r w:rsidR="00D45EE2">
        <w:rPr>
          <w:rFonts w:hint="eastAsia"/>
        </w:rPr>
        <w:t>，需要将不确定</w:t>
      </w:r>
      <w:proofErr w:type="gramStart"/>
      <w:r w:rsidR="00D45EE2">
        <w:rPr>
          <w:rFonts w:hint="eastAsia"/>
        </w:rPr>
        <w:t>图所有</w:t>
      </w:r>
      <w:proofErr w:type="gramEnd"/>
      <w:r w:rsidR="00D45EE2">
        <w:rPr>
          <w:rFonts w:hint="eastAsia"/>
        </w:rPr>
        <w:t>满足最大流的子图都获取，</w:t>
      </w:r>
      <w:r w:rsidR="00DF3A00">
        <w:rPr>
          <w:rFonts w:hint="eastAsia"/>
        </w:rPr>
        <w:t>然后计算所有子图的概率之</w:t>
      </w:r>
      <w:r w:rsidR="009C3E1E">
        <w:rPr>
          <w:rFonts w:hint="eastAsia"/>
        </w:rPr>
        <w:t>和，</w:t>
      </w:r>
      <w:r w:rsidR="00B0788A">
        <w:rPr>
          <w:rFonts w:hint="eastAsia"/>
        </w:rPr>
        <w:t>而相对于此，计算不确定图的分布可靠性就简单很多，同样也需要状态划分算法，但是</w:t>
      </w:r>
      <w:r w:rsidR="0092332C">
        <w:rPr>
          <w:rFonts w:hint="eastAsia"/>
        </w:rPr>
        <w:t>根据极小子图理论</w:t>
      </w:r>
      <w:r w:rsidR="00D47755">
        <w:rPr>
          <w:rFonts w:hint="eastAsia"/>
          <w:vertAlign w:val="superscript"/>
        </w:rPr>
        <w:t>[22</w:t>
      </w:r>
      <w:r w:rsidR="006153E3" w:rsidRPr="009A610A">
        <w:rPr>
          <w:rFonts w:hint="eastAsia"/>
          <w:vertAlign w:val="superscript"/>
        </w:rPr>
        <w:t>]</w:t>
      </w:r>
      <w:r w:rsidR="00F94D37">
        <w:rPr>
          <w:rFonts w:hint="eastAsia"/>
        </w:rPr>
        <w:t>，只需要</w:t>
      </w:r>
      <w:proofErr w:type="gramStart"/>
      <w:r w:rsidR="00F94D37">
        <w:rPr>
          <w:rFonts w:hint="eastAsia"/>
        </w:rPr>
        <w:t>获取极</w:t>
      </w:r>
      <w:proofErr w:type="gramEnd"/>
      <w:r w:rsidR="00F94D37">
        <w:rPr>
          <w:rFonts w:hint="eastAsia"/>
        </w:rPr>
        <w:t>小子图即可。但是</w:t>
      </w:r>
      <w:r w:rsidR="00F220BD">
        <w:rPr>
          <w:rFonts w:hint="eastAsia"/>
        </w:rPr>
        <w:t>不确定图两条边断掉之后，分布可靠性是一样的时候，容量可靠性有可能不同，因此使用不确定</w:t>
      </w:r>
      <w:r w:rsidR="0072759F">
        <w:rPr>
          <w:rFonts w:hint="eastAsia"/>
        </w:rPr>
        <w:t>使用</w:t>
      </w:r>
      <w:r w:rsidR="00B218A8">
        <w:rPr>
          <w:rFonts w:hint="eastAsia"/>
        </w:rPr>
        <w:t>流量和分布可靠性作为指标的关键边衡量模型的区分</w:t>
      </w:r>
      <w:proofErr w:type="gramStart"/>
      <w:r w:rsidR="00B218A8">
        <w:rPr>
          <w:rFonts w:hint="eastAsia"/>
        </w:rPr>
        <w:t>度</w:t>
      </w:r>
      <w:r w:rsidR="00F73271">
        <w:rPr>
          <w:rFonts w:hint="eastAsia"/>
        </w:rPr>
        <w:t>没有</w:t>
      </w:r>
      <w:proofErr w:type="gramEnd"/>
      <w:r w:rsidR="00F73271">
        <w:rPr>
          <w:rFonts w:hint="eastAsia"/>
        </w:rPr>
        <w:t>第三章的模型好，但是算法复杂度降低了许多。</w:t>
      </w:r>
    </w:p>
    <w:p w:rsidR="005144BE" w:rsidRDefault="00D544F1" w:rsidP="0018613A">
      <w:pPr>
        <w:pStyle w:val="a3"/>
        <w:spacing w:line="288" w:lineRule="auto"/>
        <w:ind w:firstLine="468"/>
      </w:pPr>
      <w:r>
        <w:rPr>
          <w:rFonts w:hint="eastAsia"/>
        </w:rPr>
        <w:t>同样，</w:t>
      </w:r>
      <w:r w:rsidR="00840352">
        <w:rPr>
          <w:rFonts w:hint="eastAsia"/>
        </w:rPr>
        <w:t>根据流量和（最可靠最大流）分布可靠性</w:t>
      </w:r>
      <w:r w:rsidR="005144BE">
        <w:rPr>
          <w:rFonts w:hint="eastAsia"/>
        </w:rPr>
        <w:t>，可以将不确定图的</w:t>
      </w:r>
      <w:proofErr w:type="gramStart"/>
      <w:r w:rsidR="005144BE">
        <w:rPr>
          <w:rFonts w:hint="eastAsia"/>
        </w:rPr>
        <w:t>边分为</w:t>
      </w:r>
      <w:proofErr w:type="gramEnd"/>
      <w:r w:rsidR="005144BE">
        <w:rPr>
          <w:rFonts w:hint="eastAsia"/>
        </w:rPr>
        <w:t>三类，</w:t>
      </w:r>
      <w:proofErr w:type="gramStart"/>
      <w:r w:rsidR="005144BE">
        <w:rPr>
          <w:rFonts w:hint="eastAsia"/>
        </w:rPr>
        <w:t>即边发生</w:t>
      </w:r>
      <w:proofErr w:type="gramEnd"/>
      <w:r w:rsidR="005144BE">
        <w:rPr>
          <w:rFonts w:hint="eastAsia"/>
        </w:rPr>
        <w:t>故障之后剩余不确定图和原不确定图进行对比：</w:t>
      </w:r>
    </w:p>
    <w:p w:rsidR="005144BE" w:rsidRDefault="005144BE" w:rsidP="0018613A">
      <w:pPr>
        <w:pStyle w:val="a3"/>
        <w:spacing w:line="288" w:lineRule="auto"/>
        <w:ind w:firstLine="468"/>
      </w:pPr>
      <w:r>
        <w:rPr>
          <w:rFonts w:hint="eastAsia"/>
        </w:rPr>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18613A">
      <w:pPr>
        <w:pStyle w:val="a3"/>
        <w:spacing w:line="288" w:lineRule="auto"/>
        <w:ind w:firstLine="468"/>
      </w:pPr>
      <w:r>
        <w:rPr>
          <w:rFonts w:hint="eastAsia"/>
        </w:rPr>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18613A">
      <w:pPr>
        <w:pStyle w:val="a3"/>
        <w:spacing w:line="288" w:lineRule="auto"/>
        <w:ind w:firstLine="468"/>
      </w:pPr>
      <w:r>
        <w:rPr>
          <w:rFonts w:hint="eastAsia"/>
        </w:rPr>
        <w:t>（</w:t>
      </w:r>
      <w:r>
        <w:rPr>
          <w:rFonts w:hint="eastAsia"/>
        </w:rPr>
        <w:t>3</w:t>
      </w:r>
      <w:r>
        <w:rPr>
          <w:rFonts w:hint="eastAsia"/>
        </w:rPr>
        <w:t>）流量和</w:t>
      </w:r>
      <w:r w:rsidR="00C4484A">
        <w:rPr>
          <w:rFonts w:hint="eastAsia"/>
        </w:rPr>
        <w:t>分布</w:t>
      </w:r>
      <w:r>
        <w:rPr>
          <w:rFonts w:hint="eastAsia"/>
        </w:rPr>
        <w:t>可靠性都不边，作为</w:t>
      </w:r>
      <w:r>
        <w:rPr>
          <w:rFonts w:hint="eastAsia"/>
        </w:rPr>
        <w:t>C</w:t>
      </w:r>
      <w:r>
        <w:rPr>
          <w:rFonts w:hint="eastAsia"/>
        </w:rPr>
        <w:t>类边。</w:t>
      </w:r>
    </w:p>
    <w:p w:rsidR="005144BE" w:rsidRDefault="005144BE" w:rsidP="0018613A">
      <w:pPr>
        <w:pStyle w:val="a3"/>
        <w:spacing w:line="288" w:lineRule="auto"/>
        <w:ind w:firstLine="46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18613A">
      <w:pPr>
        <w:pStyle w:val="a3"/>
        <w:spacing w:line="288" w:lineRule="auto"/>
        <w:ind w:firstLine="468"/>
      </w:pPr>
      <w:r>
        <w:rPr>
          <w:rFonts w:hint="eastAsia"/>
        </w:rPr>
        <w:t>在不确定图求解最可靠最大流分布的过程中，通过状态划分规则</w:t>
      </w:r>
      <w:r w:rsidRPr="00CC2B2B">
        <w:rPr>
          <w:rFonts w:hint="eastAsia"/>
        </w:rPr>
        <w:t>可以求解不确定</w:t>
      </w:r>
      <w:proofErr w:type="gramStart"/>
      <w:r w:rsidRPr="00CC2B2B">
        <w:rPr>
          <w:rFonts w:hint="eastAsia"/>
        </w:rPr>
        <w:t>图满足</w:t>
      </w:r>
      <w:proofErr w:type="gramEnd"/>
      <w:r w:rsidRPr="00CC2B2B">
        <w:rPr>
          <w:rFonts w:hint="eastAsia"/>
        </w:rPr>
        <w:t>最大流的所有子图区间</w:t>
      </w:r>
      <w:r>
        <w:rPr>
          <w:rFonts w:hint="eastAsia"/>
        </w:rPr>
        <w:t>，</w:t>
      </w:r>
      <w:r w:rsidRPr="00A338C8">
        <w:rPr>
          <w:rFonts w:hint="eastAsia"/>
        </w:rPr>
        <w:t>根据</w:t>
      </w:r>
      <w:proofErr w:type="gramStart"/>
      <w:r w:rsidRPr="00A338C8">
        <w:rPr>
          <w:rFonts w:hint="eastAsia"/>
        </w:rPr>
        <w:t>边能够</w:t>
      </w:r>
      <w:proofErr w:type="gramEnd"/>
      <w:r w:rsidRPr="00A338C8">
        <w:rPr>
          <w:rFonts w:hint="eastAsia"/>
        </w:rPr>
        <w:t>被满足最大流的子图的个数可对边进行分类</w:t>
      </w:r>
      <w:r>
        <w:rPr>
          <w:rFonts w:hint="eastAsia"/>
        </w:rPr>
        <w:t>。</w:t>
      </w:r>
      <w:r w:rsidRPr="00862071">
        <w:rPr>
          <w:rFonts w:hint="eastAsia"/>
        </w:rPr>
        <w:lastRenderedPageBreak/>
        <w:t>根据不确定图子图的向量表示法以及向量的偏序关系，本</w:t>
      </w:r>
      <w:r w:rsidR="00C24AE6">
        <w:rPr>
          <w:rFonts w:hint="eastAsia"/>
        </w:rPr>
        <w:t>章</w:t>
      </w:r>
      <w:r w:rsidRPr="00862071">
        <w:rPr>
          <w:rFonts w:hint="eastAsia"/>
        </w:rPr>
        <w:t>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18613A">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w:t>
      </w:r>
      <w:proofErr w:type="gramStart"/>
      <w:r>
        <w:rPr>
          <w:rFonts w:hint="eastAsia"/>
        </w:rPr>
        <w:t>包含边</w:t>
      </w:r>
      <w:proofErr w:type="gramEnd"/>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w:t>
      </w:r>
      <w:proofErr w:type="gramStart"/>
      <w:r>
        <w:rPr>
          <w:rFonts w:hint="eastAsia"/>
        </w:rPr>
        <w:t>包含边</w:t>
      </w:r>
      <w:proofErr w:type="gramEnd"/>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CF32F9" w:rsidRDefault="00A20C8B" w:rsidP="004678AB">
      <w:pPr>
        <w:pStyle w:val="a3"/>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18613A">
        <w:rPr>
          <w:rFonts w:hint="eastAsia"/>
        </w:rPr>
        <w:t xml:space="preserve">                  </w:t>
      </w:r>
      <w:r w:rsidR="00CF32F9">
        <w:rPr>
          <w:rFonts w:hint="eastAsia"/>
        </w:rPr>
        <w:t xml:space="preserve">             </w:t>
      </w:r>
      <w:r w:rsidR="00CF32F9">
        <w:rPr>
          <w:rFonts w:hint="eastAsia"/>
        </w:rPr>
        <w:t>（</w:t>
      </w:r>
      <w:r w:rsidR="00CF32F9">
        <w:rPr>
          <w:rFonts w:hint="eastAsia"/>
        </w:rPr>
        <w:t>4-1</w:t>
      </w:r>
      <w:r w:rsidR="00CF32F9">
        <w:rPr>
          <w:rFonts w:hint="eastAsia"/>
        </w:rPr>
        <w:t>）</w:t>
      </w:r>
    </w:p>
    <w:p w:rsidR="005144BE" w:rsidRPr="002B32D6" w:rsidRDefault="005144BE" w:rsidP="0018613A">
      <w:pPr>
        <w:pStyle w:val="a3"/>
        <w:spacing w:line="288" w:lineRule="auto"/>
        <w:ind w:firstLine="468"/>
      </w:pPr>
      <w:r>
        <w:rPr>
          <w:rFonts w:hint="eastAsia"/>
        </w:rPr>
        <w:t>其中</w:t>
      </w:r>
      <w:r>
        <w:t>i</w:t>
      </w:r>
      <w:r>
        <w:rPr>
          <w:rFonts w:hint="eastAsia"/>
        </w:rPr>
        <w:t>表示边的序号，</w:t>
      </w:r>
      <w:r>
        <w:t>j</w:t>
      </w:r>
      <w:r>
        <w:rPr>
          <w:rFonts w:hint="eastAsia"/>
        </w:rPr>
        <w:t>表示子图区间的序号。</w:t>
      </w:r>
    </w:p>
    <w:p w:rsidR="005144BE" w:rsidRDefault="005144BE" w:rsidP="0018613A">
      <w:pPr>
        <w:pStyle w:val="a3"/>
        <w:spacing w:line="288" w:lineRule="auto"/>
        <w:ind w:firstLine="46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765339" w:rsidRDefault="00A20C8B"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765339">
        <w:rPr>
          <w:rFonts w:hint="eastAsia"/>
        </w:rPr>
        <w:t xml:space="preserve"> </w:t>
      </w:r>
      <w:r w:rsidR="0018613A">
        <w:rPr>
          <w:rFonts w:hint="eastAsia"/>
        </w:rPr>
        <w:t xml:space="preserve">                     </w:t>
      </w:r>
      <w:r w:rsidR="00765339">
        <w:rPr>
          <w:rFonts w:hint="eastAsia"/>
        </w:rPr>
        <w:t xml:space="preserve">         </w:t>
      </w:r>
      <w:r w:rsidR="00765339">
        <w:rPr>
          <w:rFonts w:hint="eastAsia"/>
        </w:rPr>
        <w:t>（</w:t>
      </w:r>
      <w:r w:rsidR="00762B78">
        <w:rPr>
          <w:rFonts w:hint="eastAsia"/>
        </w:rPr>
        <w:t>4</w:t>
      </w:r>
      <w:r w:rsidR="00765339">
        <w:rPr>
          <w:rFonts w:hint="eastAsia"/>
        </w:rPr>
        <w:t>-2</w:t>
      </w:r>
      <w:r w:rsidR="00765339">
        <w:rPr>
          <w:rFonts w:hint="eastAsia"/>
        </w:rPr>
        <w:t>）</w:t>
      </w:r>
    </w:p>
    <w:p w:rsidR="005144BE" w:rsidRDefault="005144BE" w:rsidP="0018613A">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EF2193" w:rsidP="0018613A">
      <w:pPr>
        <w:pStyle w:val="a3"/>
        <w:spacing w:line="288" w:lineRule="auto"/>
        <w:ind w:firstLine="468"/>
      </w:pPr>
      <w:r>
        <w:rPr>
          <w:rFonts w:hint="eastAsia"/>
        </w:rPr>
        <w:t>根据定义可知，</w:t>
      </w:r>
      <w:r>
        <w:t>S</w:t>
      </w:r>
      <w:r w:rsidRPr="00270E57">
        <w:rPr>
          <w:vertAlign w:val="subscript"/>
        </w:rPr>
        <w:t>i</w:t>
      </w:r>
      <w:r>
        <w:rPr>
          <w:rFonts w:hint="eastAsia"/>
        </w:rPr>
        <w:t>有性质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18613A">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w:t>
      </w:r>
      <w:proofErr w:type="gramStart"/>
      <w:r>
        <w:rPr>
          <w:rFonts w:hint="eastAsia"/>
        </w:rPr>
        <w:t>边</w:t>
      </w:r>
      <w:proofErr w:type="gramEnd"/>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18613A">
      <w:pPr>
        <w:pStyle w:val="a3"/>
        <w:spacing w:line="288" w:lineRule="auto"/>
        <w:ind w:firstLine="470"/>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对于图</w:t>
      </w:r>
      <w:r>
        <w:rPr>
          <w:rFonts w:hint="eastAsia"/>
        </w:rPr>
        <w:t>2-</w:t>
      </w:r>
      <w:r w:rsidR="006153E3">
        <w:rPr>
          <w:rFonts w:hint="eastAsia"/>
        </w:rPr>
        <w:t>3</w:t>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proofErr w:type="gramStart"/>
      <w:r w:rsidR="00A94F26">
        <w:rPr>
          <w:rFonts w:hint="eastAsia"/>
        </w:rPr>
        <w:t>不在极</w:t>
      </w:r>
      <w:proofErr w:type="gramEnd"/>
      <w:r w:rsidR="00A94F26">
        <w:rPr>
          <w:rFonts w:hint="eastAsia"/>
        </w:rPr>
        <w:t>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18613A">
      <w:pPr>
        <w:pStyle w:val="a3"/>
        <w:spacing w:line="288" w:lineRule="auto"/>
        <w:ind w:firstLine="46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18613A">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18613A">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18613A">
      <w:pPr>
        <w:pStyle w:val="a3"/>
        <w:spacing w:line="288" w:lineRule="auto"/>
        <w:ind w:firstLine="468"/>
      </w:pPr>
      <w:r>
        <w:rPr>
          <w:rFonts w:hint="eastAsia"/>
        </w:rPr>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18613A">
      <w:pPr>
        <w:pStyle w:val="a3"/>
        <w:spacing w:line="288" w:lineRule="auto"/>
        <w:ind w:firstLine="468"/>
      </w:pPr>
      <w:r>
        <w:rPr>
          <w:rFonts w:hint="eastAsia"/>
        </w:rPr>
        <w:t>根据以上的定性分析，可以得到如下的一系列的性质。</w:t>
      </w:r>
    </w:p>
    <w:p w:rsidR="005144BE" w:rsidRPr="007E5300" w:rsidRDefault="00356C2D" w:rsidP="0018613A">
      <w:pPr>
        <w:pStyle w:val="a3"/>
        <w:spacing w:line="288" w:lineRule="auto"/>
        <w:ind w:firstLine="470"/>
        <w:rPr>
          <w:b/>
          <w:color w:val="FF0000"/>
        </w:rPr>
      </w:pPr>
      <w:r>
        <w:rPr>
          <w:rFonts w:hint="eastAsia"/>
          <w:b/>
        </w:rPr>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4678AB">
        <w:rPr>
          <w:rFonts w:hint="eastAsia"/>
          <w:color w:val="000000"/>
        </w:rPr>
        <w:t>条边</w:t>
      </w:r>
      <w:r w:rsidR="005144BE" w:rsidRPr="004678AB">
        <w:rPr>
          <w:color w:val="000000"/>
        </w:rPr>
        <w:t>e</w:t>
      </w:r>
      <w:r w:rsidR="005144BE" w:rsidRPr="004678AB">
        <w:rPr>
          <w:color w:val="000000"/>
          <w:vertAlign w:val="subscript"/>
        </w:rPr>
        <w:t>i</w:t>
      </w:r>
      <w:r w:rsidR="005144BE" w:rsidRPr="004678AB">
        <w:rPr>
          <w:rFonts w:hint="eastAsia"/>
          <w:color w:val="000000"/>
        </w:rPr>
        <w:t>，如果边</w:t>
      </w:r>
      <w:r w:rsidR="005144BE" w:rsidRPr="004678AB">
        <w:rPr>
          <w:color w:val="000000"/>
        </w:rPr>
        <w:t>e</w:t>
      </w:r>
      <w:r w:rsidR="005144BE" w:rsidRPr="004678AB">
        <w:rPr>
          <w:color w:val="000000"/>
          <w:vertAlign w:val="subscript"/>
        </w:rPr>
        <w:t>i</w:t>
      </w:r>
      <w:r w:rsidR="005144BE" w:rsidRPr="004678AB">
        <w:rPr>
          <w:rFonts w:hint="eastAsia"/>
          <w:color w:val="000000"/>
        </w:rPr>
        <w:t>是</w:t>
      </w:r>
      <w:r w:rsidR="005144BE" w:rsidRPr="004678AB">
        <w:rPr>
          <w:color w:val="000000"/>
        </w:rPr>
        <w:t>B</w:t>
      </w:r>
      <w:r w:rsidR="005144BE" w:rsidRPr="004678AB">
        <w:rPr>
          <w:rFonts w:hint="eastAsia"/>
          <w:color w:val="000000"/>
        </w:rPr>
        <w:t>类边，那么移除</w:t>
      </w:r>
      <w:r w:rsidR="005144BE" w:rsidRPr="004678AB">
        <w:rPr>
          <w:color w:val="000000"/>
        </w:rPr>
        <w:t>e</w:t>
      </w:r>
      <w:r w:rsidR="005144BE" w:rsidRPr="00EA3C89">
        <w:rPr>
          <w:color w:val="000000"/>
          <w:vertAlign w:val="subscript"/>
        </w:rPr>
        <w:t>i</w:t>
      </w:r>
      <w:r w:rsidR="005144BE" w:rsidRPr="004678AB">
        <w:rPr>
          <w:rFonts w:hint="eastAsia"/>
          <w:color w:val="000000"/>
        </w:rPr>
        <w:t>，不确定图依然可以达到最大流</w:t>
      </w:r>
      <w:r w:rsidR="00933A0D" w:rsidRPr="004678AB">
        <w:rPr>
          <w:rFonts w:hint="eastAsia"/>
          <w:color w:val="000000"/>
        </w:rPr>
        <w:t>，但分布可靠性下降</w:t>
      </w:r>
      <w:r w:rsidR="005144BE" w:rsidRPr="004678AB">
        <w:rPr>
          <w:rFonts w:hint="eastAsia"/>
          <w:color w:val="000000"/>
        </w:rPr>
        <w:t>。</w:t>
      </w:r>
    </w:p>
    <w:p w:rsidR="007A3EEC" w:rsidRDefault="005144BE" w:rsidP="0018613A">
      <w:pPr>
        <w:pStyle w:val="a3"/>
        <w:spacing w:line="288" w:lineRule="auto"/>
        <w:ind w:firstLine="470"/>
      </w:pPr>
      <w:r w:rsidRPr="00BC7BE4">
        <w:rPr>
          <w:rFonts w:hint="eastAsia"/>
          <w:b/>
        </w:rPr>
        <w:lastRenderedPageBreak/>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w:t>
      </w:r>
      <w:proofErr w:type="gramStart"/>
      <w:r w:rsidR="007A3EEC">
        <w:rPr>
          <w:rFonts w:hint="eastAsia"/>
        </w:rPr>
        <w:t>图最大流</w:t>
      </w:r>
      <w:proofErr w:type="gramEnd"/>
      <w:r w:rsidR="007A3EEC">
        <w:rPr>
          <w:rFonts w:hint="eastAsia"/>
        </w:rPr>
        <w:t>不变（</w:t>
      </w:r>
      <w:r w:rsidR="007A3EEC">
        <w:rPr>
          <w:rFonts w:hint="eastAsia"/>
        </w:rPr>
        <w:t>2</w:t>
      </w:r>
      <w:r w:rsidR="007A3EEC">
        <w:rPr>
          <w:rFonts w:hint="eastAsia"/>
        </w:rPr>
        <w:t>）移除</w:t>
      </w:r>
      <w:r w:rsidR="007A3EEC">
        <w:rPr>
          <w:rFonts w:hint="eastAsia"/>
        </w:rPr>
        <w:t>B</w:t>
      </w:r>
      <w:r w:rsidR="00EA3C89">
        <w:rPr>
          <w:rFonts w:hint="eastAsia"/>
        </w:rPr>
        <w:t>边，</w:t>
      </w:r>
      <w:r w:rsidR="007A3EEC">
        <w:rPr>
          <w:rFonts w:hint="eastAsia"/>
        </w:rPr>
        <w:t>最可靠最大流分布可靠性下降。</w:t>
      </w:r>
    </w:p>
    <w:p w:rsidR="007A3EEC" w:rsidRPr="0028455D" w:rsidRDefault="00D64584" w:rsidP="0018613A">
      <w:pPr>
        <w:pStyle w:val="a3"/>
        <w:spacing w:line="288" w:lineRule="auto"/>
        <w:ind w:firstLine="468"/>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proofErr w:type="gramStart"/>
      <w:r w:rsidR="00EB1543">
        <w:rPr>
          <w:rFonts w:hint="eastAsia"/>
        </w:rPr>
        <w:t>必存在</w:t>
      </w:r>
      <w:proofErr w:type="gramEnd"/>
      <w:r w:rsidR="00EB1543">
        <w:rPr>
          <w:rFonts w:hint="eastAsia"/>
        </w:rPr>
        <w:t>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不会对不确定图的最大流造成影响。</w:t>
      </w:r>
    </w:p>
    <w:p w:rsidR="00CD6C34" w:rsidRPr="0076317F" w:rsidRDefault="00C76B05" w:rsidP="0018613A">
      <w:pPr>
        <w:pStyle w:val="a3"/>
        <w:spacing w:line="288" w:lineRule="auto"/>
        <w:ind w:firstLine="468"/>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Default="005144BE" w:rsidP="0018613A">
      <w:pPr>
        <w:pStyle w:val="a3"/>
        <w:spacing w:line="288" w:lineRule="auto"/>
        <w:ind w:firstLine="468"/>
      </w:pPr>
      <w:r>
        <w:rPr>
          <w:rFonts w:hint="eastAsia"/>
        </w:rPr>
        <w:t>的证。</w:t>
      </w:r>
    </w:p>
    <w:p w:rsidR="005144BE" w:rsidRPr="00147003" w:rsidRDefault="00A82E1F" w:rsidP="0018613A">
      <w:pPr>
        <w:pStyle w:val="a3"/>
        <w:spacing w:line="288" w:lineRule="auto"/>
        <w:ind w:firstLine="470"/>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，如果</w:t>
      </w:r>
      <w:r w:rsidR="002540DF" w:rsidRPr="00147003">
        <w:rPr>
          <w:rFonts w:hint="eastAsia"/>
        </w:rPr>
        <w:t>e</w:t>
      </w:r>
      <w:r w:rsidR="002540DF" w:rsidRPr="002540DF">
        <w:rPr>
          <w:rFonts w:hint="eastAsia"/>
          <w:vertAlign w:val="subscript"/>
        </w:rPr>
        <w:t>i</w:t>
      </w:r>
      <w:r w:rsidR="005144BE" w:rsidRPr="00147003">
        <w:rPr>
          <w:rFonts w:hint="eastAsia"/>
        </w:rPr>
        <w:t>是</w:t>
      </w:r>
      <w:r w:rsidR="005144BE" w:rsidRPr="00147003">
        <w:rPr>
          <w:rFonts w:hint="eastAsia"/>
        </w:rPr>
        <w:t>C</w:t>
      </w:r>
      <w:r w:rsidR="005144BE" w:rsidRPr="00147003">
        <w:rPr>
          <w:rFonts w:hint="eastAsia"/>
        </w:rPr>
        <w:t>类边，那么移除边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18613A">
      <w:pPr>
        <w:pStyle w:val="a3"/>
        <w:spacing w:line="288" w:lineRule="auto"/>
        <w:ind w:firstLine="470"/>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w:t>
      </w:r>
      <w:proofErr w:type="gramStart"/>
      <w:r w:rsidR="00FA719D">
        <w:rPr>
          <w:rFonts w:hint="eastAsia"/>
        </w:rPr>
        <w:t>图最大流</w:t>
      </w:r>
      <w:proofErr w:type="gramEnd"/>
      <w:r w:rsidR="00FA719D">
        <w:rPr>
          <w:rFonts w:hint="eastAsia"/>
        </w:rPr>
        <w:t>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18613A">
      <w:pPr>
        <w:pStyle w:val="a3"/>
        <w:spacing w:line="288" w:lineRule="auto"/>
        <w:ind w:firstLine="468"/>
      </w:pPr>
      <w:r>
        <w:rPr>
          <w:rFonts w:hint="eastAsia"/>
        </w:rPr>
        <w:t>（</w:t>
      </w:r>
      <w:r>
        <w:rPr>
          <w:rFonts w:hint="eastAsia"/>
        </w:rPr>
        <w:t>1</w:t>
      </w:r>
      <w:r>
        <w:rPr>
          <w:rFonts w:hint="eastAsia"/>
        </w:rPr>
        <w:t>）</w:t>
      </w:r>
      <w:proofErr w:type="gramStart"/>
      <w:r>
        <w:rPr>
          <w:rFonts w:hint="eastAsia"/>
        </w:rPr>
        <w:t>同证明</w:t>
      </w:r>
      <w:proofErr w:type="gramEnd"/>
      <w:r>
        <w:rPr>
          <w:rFonts w:hint="eastAsia"/>
        </w:rPr>
        <w:t>4-1</w:t>
      </w:r>
      <w:r>
        <w:rPr>
          <w:rFonts w:hint="eastAsia"/>
        </w:rPr>
        <w:t>（</w:t>
      </w:r>
      <w:r>
        <w:rPr>
          <w:rFonts w:hint="eastAsia"/>
        </w:rPr>
        <w:t>1</w:t>
      </w:r>
      <w:r>
        <w:rPr>
          <w:rFonts w:hint="eastAsia"/>
        </w:rPr>
        <w:t>）。</w:t>
      </w:r>
    </w:p>
    <w:p w:rsidR="00B77407" w:rsidRPr="0076317F" w:rsidRDefault="00B77407" w:rsidP="0018613A">
      <w:pPr>
        <w:pStyle w:val="a3"/>
        <w:spacing w:line="288" w:lineRule="auto"/>
        <w:ind w:firstLine="468"/>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144BE" w:rsidRDefault="005144BE" w:rsidP="0018613A">
      <w:pPr>
        <w:pStyle w:val="a3"/>
        <w:spacing w:line="288" w:lineRule="auto"/>
        <w:ind w:firstLine="468"/>
      </w:pPr>
      <w:r>
        <w:rPr>
          <w:rFonts w:hint="eastAsia"/>
        </w:rPr>
        <w:t>的证。</w:t>
      </w:r>
    </w:p>
    <w:p w:rsidR="00454C28" w:rsidRDefault="006D75D3" w:rsidP="00DB5271">
      <w:pPr>
        <w:pStyle w:val="21"/>
      </w:pPr>
      <w:bookmarkStart w:id="71" w:name="_Toc451285691"/>
      <w:r>
        <w:rPr>
          <w:rFonts w:hint="eastAsia"/>
        </w:rPr>
        <w:t xml:space="preserve">4.2 </w:t>
      </w:r>
      <w:r w:rsidR="00067D09">
        <w:rPr>
          <w:rFonts w:hint="eastAsia"/>
        </w:rPr>
        <w:t>基于重复计算的</w:t>
      </w:r>
      <w:r w:rsidR="00FB34EB">
        <w:rPr>
          <w:rFonts w:hint="eastAsia"/>
        </w:rPr>
        <w:t>BASE_FDP</w:t>
      </w:r>
      <w:r w:rsidR="00067D09">
        <w:rPr>
          <w:rFonts w:hint="eastAsia"/>
        </w:rPr>
        <w:t>算法</w:t>
      </w:r>
      <w:bookmarkEnd w:id="71"/>
    </w:p>
    <w:p w:rsidR="00B82082" w:rsidRDefault="00B82082" w:rsidP="0018613A">
      <w:pPr>
        <w:pStyle w:val="a3"/>
        <w:spacing w:line="288" w:lineRule="auto"/>
        <w:ind w:firstLine="468"/>
      </w:pPr>
      <w:r>
        <w:rPr>
          <w:rFonts w:hint="eastAsia"/>
        </w:rPr>
        <w:t>基于重复计算的基础算法（</w:t>
      </w:r>
      <w:r>
        <w:rPr>
          <w:rFonts w:hint="eastAsia"/>
        </w:rPr>
        <w:t xml:space="preserve">BASELINE </w:t>
      </w:r>
      <w:r w:rsidRPr="00AB1E4F">
        <w:t>algorithm</w:t>
      </w:r>
      <w:r w:rsidR="00990418">
        <w:rPr>
          <w:rFonts w:hint="eastAsia"/>
        </w:rPr>
        <w:t xml:space="preserve"> with Flow and </w:t>
      </w:r>
      <w:r w:rsidR="00462D1B">
        <w:rPr>
          <w:rFonts w:hint="eastAsia"/>
        </w:rPr>
        <w:t>D</w:t>
      </w:r>
      <w:r w:rsidR="00462D1B" w:rsidRPr="00462D1B">
        <w:t xml:space="preserve">istribution </w:t>
      </w:r>
      <w:r w:rsidR="00990418">
        <w:rPr>
          <w:rFonts w:hint="eastAsia"/>
        </w:rPr>
        <w:t>P</w:t>
      </w:r>
      <w:r w:rsidR="00990418" w:rsidRPr="00DF33EC">
        <w:t>robability</w:t>
      </w:r>
      <w:r>
        <w:rPr>
          <w:rFonts w:hint="eastAsia"/>
        </w:rPr>
        <w:t>）的思想是，</w:t>
      </w:r>
      <w:r w:rsidRPr="001E5097">
        <w:rPr>
          <w:rFonts w:hint="eastAsia"/>
        </w:rPr>
        <w:t>首先计算</w:t>
      </w:r>
      <w:proofErr w:type="gramStart"/>
      <w:r w:rsidRPr="001E5097">
        <w:rPr>
          <w:rFonts w:hint="eastAsia"/>
        </w:rPr>
        <w:t>不确定图每一条</w:t>
      </w:r>
      <w:proofErr w:type="gramEnd"/>
      <w:r w:rsidRPr="001E5097">
        <w:rPr>
          <w:rFonts w:hint="eastAsia"/>
        </w:rPr>
        <w:t>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proofErr w:type="gramStart"/>
      <w:r w:rsidRPr="001E5097">
        <w:rPr>
          <w:rFonts w:hint="eastAsia"/>
        </w:rPr>
        <w:t>才计算</w:t>
      </w:r>
      <w:proofErr w:type="gramEnd"/>
      <w:r w:rsidRPr="001E5097">
        <w:rPr>
          <w:rFonts w:hint="eastAsia"/>
        </w:rPr>
        <w:t>比较</w:t>
      </w:r>
      <w:r w:rsidR="00C80B06">
        <w:rPr>
          <w:rFonts w:hint="eastAsia"/>
        </w:rPr>
        <w:t>最可靠最大流分布及其可靠性</w:t>
      </w:r>
      <w:r>
        <w:rPr>
          <w:rFonts w:hint="eastAsia"/>
        </w:rPr>
        <w:t>，</w:t>
      </w:r>
      <w:r w:rsidR="00EA3C89">
        <w:rPr>
          <w:rFonts w:hint="eastAsia"/>
        </w:rPr>
        <w:t>本章</w:t>
      </w:r>
      <w:r w:rsidRPr="001E5097">
        <w:rPr>
          <w:rFonts w:hint="eastAsia"/>
        </w:rPr>
        <w:t>将</w:t>
      </w:r>
      <w:r w:rsidR="00EC4EE2">
        <w:rPr>
          <w:rFonts w:hint="eastAsia"/>
        </w:rPr>
        <w:t>BASE_FDP</w:t>
      </w:r>
      <w:r w:rsidRPr="001E5097">
        <w:rPr>
          <w:rFonts w:hint="eastAsia"/>
        </w:rPr>
        <w:t>算法作为</w:t>
      </w:r>
      <w:r w:rsidR="00872603">
        <w:rPr>
          <w:rFonts w:hint="eastAsia"/>
        </w:rPr>
        <w:t>改模型下</w:t>
      </w:r>
      <w:r w:rsidRPr="001E5097">
        <w:rPr>
          <w:rFonts w:hint="eastAsia"/>
        </w:rPr>
        <w:t>衡量关键边的基本算法</w:t>
      </w:r>
      <w:r>
        <w:rPr>
          <w:rFonts w:hint="eastAsia"/>
        </w:rPr>
        <w:t>。</w:t>
      </w:r>
    </w:p>
    <w:p w:rsidR="00B82082" w:rsidRDefault="00B82082" w:rsidP="0018613A">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74E9C" w:rsidRPr="005A05F9" w:rsidTr="00F4129C">
        <w:tc>
          <w:tcPr>
            <w:tcW w:w="8522" w:type="dxa"/>
            <w:shd w:val="clear" w:color="auto" w:fill="D9D9D9"/>
            <w:vAlign w:val="center"/>
          </w:tcPr>
          <w:p w:rsidR="00F74E9C" w:rsidRPr="00327708" w:rsidRDefault="00F74E9C" w:rsidP="00F4129C">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 xml:space="preserve">-1. </w:t>
            </w:r>
            <w:r>
              <w:rPr>
                <w:rFonts w:hint="eastAsia"/>
              </w:rPr>
              <w:t>基于重复计算的</w:t>
            </w:r>
            <w:r>
              <w:rPr>
                <w:rFonts w:hint="eastAsia"/>
              </w:rPr>
              <w:t>BASE_F</w:t>
            </w:r>
            <w:r w:rsidR="000C0AF1">
              <w:rPr>
                <w:rFonts w:hint="eastAsia"/>
              </w:rPr>
              <w:t>D</w:t>
            </w:r>
            <w:r>
              <w:rPr>
                <w:rFonts w:hint="eastAsia"/>
              </w:rPr>
              <w:t>P</w:t>
            </w:r>
            <w:r>
              <w:rPr>
                <w:rFonts w:hint="eastAsia"/>
              </w:rPr>
              <w:t>算法</w:t>
            </w:r>
          </w:p>
        </w:tc>
      </w:tr>
      <w:tr w:rsidR="00F74E9C" w:rsidRPr="005A05F9" w:rsidTr="00F4129C">
        <w:tc>
          <w:tcPr>
            <w:tcW w:w="8522" w:type="dxa"/>
            <w:vAlign w:val="center"/>
          </w:tcPr>
          <w:p w:rsidR="00F74E9C" w:rsidRDefault="00F74E9C" w:rsidP="00F4129C">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74E9C" w:rsidRDefault="00F74E9C" w:rsidP="00F4129C">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947CCF" w:rsidRDefault="00F74E9C" w:rsidP="00F4129C">
            <w:pPr>
              <w:tabs>
                <w:tab w:val="left" w:pos="1200"/>
              </w:tabs>
              <w:spacing w:beforeLines="20" w:before="65" w:afterLines="20" w:after="65" w:line="288" w:lineRule="auto"/>
              <w:jc w:val="both"/>
            </w:pPr>
            <w:r>
              <w:rPr>
                <w:rFonts w:hint="eastAsia"/>
              </w:rPr>
              <w:t xml:space="preserve">3. </w:t>
            </w:r>
            <w:r w:rsidR="005D21F3">
              <w:rPr>
                <w:rFonts w:hint="eastAsia"/>
              </w:rPr>
              <w:t xml:space="preserve">ALLEdgeFlowDecrease[|E|] </w:t>
            </w:r>
            <w:r w:rsidR="006F3743">
              <w:sym w:font="Wingdings" w:char="F0DF"/>
            </w:r>
            <w:r w:rsidR="006F3743">
              <w:rPr>
                <w:rFonts w:hint="eastAsia"/>
              </w:rPr>
              <w:t xml:space="preserve"> Get the maxflow of remain uncertain graph when every single edge being cut off By Dinic; </w:t>
            </w:r>
          </w:p>
          <w:p w:rsidR="00F74E9C" w:rsidRDefault="00F74E9C" w:rsidP="00F4129C">
            <w:pPr>
              <w:tabs>
                <w:tab w:val="left" w:pos="1200"/>
              </w:tabs>
              <w:spacing w:beforeLines="20" w:before="65" w:afterLines="20" w:after="65" w:line="288" w:lineRule="auto"/>
              <w:jc w:val="both"/>
            </w:pPr>
            <w:r>
              <w:rPr>
                <w:rFonts w:hint="eastAsia"/>
              </w:rPr>
              <w:t>4. Sort ALLEdgeFlowDecrease[|E|]</w:t>
            </w:r>
            <w:r w:rsidR="000C79A3">
              <w:rPr>
                <w:rFonts w:hint="eastAsia"/>
              </w:rPr>
              <w:t xml:space="preserve"> by maxflow</w:t>
            </w:r>
            <w:r>
              <w:rPr>
                <w:rFonts w:hint="eastAsia"/>
              </w:rPr>
              <w:t>；</w:t>
            </w:r>
          </w:p>
          <w:p w:rsidR="00947CCF" w:rsidRDefault="00947CCF" w:rsidP="00947CCF">
            <w:pPr>
              <w:tabs>
                <w:tab w:val="left" w:pos="1200"/>
              </w:tabs>
              <w:spacing w:beforeLines="20" w:before="65" w:afterLines="20" w:after="65" w:line="288" w:lineRule="auto"/>
              <w:jc w:val="both"/>
            </w:pPr>
            <w:r>
              <w:rPr>
                <w:rFonts w:hint="eastAsia"/>
              </w:rPr>
              <w:t>4. e</w:t>
            </w:r>
            <w:r w:rsidRPr="00F36911">
              <w:rPr>
                <w:rFonts w:hint="eastAsia"/>
                <w:vertAlign w:val="subscript"/>
              </w:rPr>
              <w:t>i</w:t>
            </w:r>
            <w:r>
              <w:sym w:font="Wingdings" w:char="F0DF"/>
            </w:r>
            <w:r>
              <w:rPr>
                <w:rFonts w:hint="eastAsia"/>
              </w:rPr>
              <w:t>0, e</w:t>
            </w:r>
            <w:r w:rsidRPr="00647AFD">
              <w:rPr>
                <w:rFonts w:hint="eastAsia"/>
                <w:vertAlign w:val="subscript"/>
              </w:rPr>
              <w:t>j</w:t>
            </w:r>
            <w:r>
              <w:sym w:font="Wingdings" w:char="F0DF"/>
            </w:r>
            <w:r>
              <w:rPr>
                <w:rFonts w:hint="eastAsia"/>
              </w:rPr>
              <w:t>1;</w:t>
            </w:r>
          </w:p>
          <w:p w:rsidR="009534BB" w:rsidRDefault="009534BB" w:rsidP="009534BB">
            <w:pPr>
              <w:tabs>
                <w:tab w:val="left" w:pos="1200"/>
              </w:tabs>
              <w:spacing w:beforeLines="20" w:before="65" w:afterLines="20" w:after="65" w:line="288" w:lineRule="auto"/>
              <w:jc w:val="both"/>
            </w:pPr>
            <w:r>
              <w:rPr>
                <w:rFonts w:hint="eastAsia"/>
              </w:rPr>
              <w:t>5. When the maxflow of the remain uncertain graph (G-e</w:t>
            </w:r>
            <w:r w:rsidRPr="001A0392">
              <w:rPr>
                <w:rFonts w:hint="eastAsia"/>
                <w:vertAlign w:val="subscript"/>
              </w:rPr>
              <w:t>i</w:t>
            </w:r>
            <w:r>
              <w:rPr>
                <w:rFonts w:hint="eastAsia"/>
              </w:rPr>
              <w:t>) equles the flow of (G-e</w:t>
            </w:r>
            <w:r w:rsidRPr="001A0392">
              <w:rPr>
                <w:rFonts w:hint="eastAsia"/>
                <w:vertAlign w:val="subscript"/>
              </w:rPr>
              <w:t>j</w:t>
            </w:r>
            <w:r>
              <w:rPr>
                <w:rFonts w:hint="eastAsia"/>
              </w:rPr>
              <w:t>) then</w:t>
            </w:r>
            <w:r>
              <w:rPr>
                <w:rFonts w:hint="eastAsia"/>
              </w:rPr>
              <w:t>；</w:t>
            </w:r>
          </w:p>
          <w:p w:rsidR="009534BB" w:rsidRDefault="009534BB" w:rsidP="009534BB">
            <w:pPr>
              <w:tabs>
                <w:tab w:val="left" w:pos="1200"/>
              </w:tabs>
              <w:spacing w:beforeLines="20" w:before="65" w:afterLines="20" w:after="65" w:line="288" w:lineRule="auto"/>
              <w:jc w:val="both"/>
            </w:pPr>
            <w:r>
              <w:rPr>
                <w:rFonts w:hint="eastAsia"/>
              </w:rPr>
              <w:lastRenderedPageBreak/>
              <w:t>6.    reCompute the maxFlow and p</w:t>
            </w:r>
            <w:r w:rsidR="00D21047">
              <w:rPr>
                <w:rFonts w:hint="eastAsia"/>
                <w:vertAlign w:val="subscript"/>
              </w:rPr>
              <w:t>d</w:t>
            </w:r>
            <w:r>
              <w:rPr>
                <w:rFonts w:hint="eastAsia"/>
              </w:rPr>
              <w:t xml:space="preserve"> of Uncertain Graph (G-e</w:t>
            </w:r>
            <w:r w:rsidRPr="004827DD">
              <w:rPr>
                <w:rFonts w:hint="eastAsia"/>
                <w:vertAlign w:val="subscript"/>
              </w:rPr>
              <w:t>i</w:t>
            </w:r>
            <w:r>
              <w:rPr>
                <w:rFonts w:hint="eastAsia"/>
              </w:rPr>
              <w:t>)</w:t>
            </w:r>
            <w:r>
              <w:rPr>
                <w:rFonts w:hint="eastAsia"/>
              </w:rPr>
              <w:t>；</w:t>
            </w:r>
          </w:p>
          <w:p w:rsidR="00B61F3B" w:rsidRDefault="00B61F3B" w:rsidP="00B61F3B">
            <w:pPr>
              <w:tabs>
                <w:tab w:val="left" w:pos="1200"/>
              </w:tabs>
              <w:spacing w:beforeLines="20" w:before="65" w:afterLines="20" w:after="65" w:line="288" w:lineRule="auto"/>
              <w:jc w:val="both"/>
            </w:pPr>
            <w:r>
              <w:rPr>
                <w:rFonts w:hint="eastAsia"/>
              </w:rPr>
              <w:t>7. e</w:t>
            </w:r>
            <w:r w:rsidRPr="0014400F">
              <w:rPr>
                <w:rFonts w:hint="eastAsia"/>
                <w:vertAlign w:val="subscript"/>
              </w:rPr>
              <w:t>i</w:t>
            </w:r>
            <w:r>
              <w:sym w:font="Wingdings" w:char="F0DF"/>
            </w:r>
            <w:r>
              <w:rPr>
                <w:rFonts w:hint="eastAsia"/>
              </w:rPr>
              <w:t>e</w:t>
            </w:r>
            <w:r w:rsidRPr="0014400F">
              <w:rPr>
                <w:rFonts w:hint="eastAsia"/>
                <w:vertAlign w:val="subscript"/>
              </w:rPr>
              <w:t>j</w:t>
            </w:r>
            <w:r>
              <w:rPr>
                <w:rFonts w:hint="eastAsia"/>
              </w:rPr>
              <w:t>,e</w:t>
            </w:r>
            <w:r w:rsidRPr="0014400F">
              <w:rPr>
                <w:rFonts w:hint="eastAsia"/>
                <w:vertAlign w:val="subscript"/>
              </w:rPr>
              <w:t>j</w:t>
            </w:r>
            <w:r>
              <w:sym w:font="Wingdings" w:char="F0DF"/>
            </w:r>
            <w:r>
              <w:rPr>
                <w:rFonts w:hint="eastAsia"/>
              </w:rPr>
              <w:t>e</w:t>
            </w:r>
            <w:r w:rsidRPr="0014400F">
              <w:rPr>
                <w:rFonts w:hint="eastAsia"/>
                <w:vertAlign w:val="subscript"/>
              </w:rPr>
              <w:t>j</w:t>
            </w:r>
            <w:r>
              <w:rPr>
                <w:rFonts w:hint="eastAsia"/>
              </w:rPr>
              <w:t>+1;</w:t>
            </w:r>
          </w:p>
          <w:p w:rsidR="00B61F3B" w:rsidRDefault="00B61F3B" w:rsidP="00B61F3B">
            <w:pPr>
              <w:tabs>
                <w:tab w:val="left" w:pos="1200"/>
              </w:tabs>
              <w:spacing w:beforeLines="20" w:before="65" w:afterLines="20" w:after="65" w:line="288" w:lineRule="auto"/>
              <w:jc w:val="both"/>
            </w:pPr>
            <w:r>
              <w:rPr>
                <w:rFonts w:hint="eastAsia"/>
              </w:rPr>
              <w:t>8. Sort KeyEdge by p</w:t>
            </w:r>
            <w:r w:rsidRPr="00454F77">
              <w:rPr>
                <w:rFonts w:hint="eastAsia"/>
                <w:vertAlign w:val="subscript"/>
              </w:rPr>
              <w:t>c</w:t>
            </w:r>
            <w:r>
              <w:rPr>
                <w:rFonts w:hint="eastAsia"/>
              </w:rPr>
              <w:t>；</w:t>
            </w:r>
          </w:p>
          <w:p w:rsidR="00B61F3B" w:rsidRPr="00F30E09" w:rsidRDefault="00B61F3B" w:rsidP="00B61F3B">
            <w:pPr>
              <w:tabs>
                <w:tab w:val="left" w:pos="1200"/>
              </w:tabs>
              <w:spacing w:beforeLines="20" w:before="65" w:afterLines="20" w:after="65" w:line="288" w:lineRule="auto"/>
              <w:jc w:val="both"/>
            </w:pPr>
            <w:r>
              <w:rPr>
                <w:rFonts w:hint="eastAsia"/>
              </w:rPr>
              <w:t>9. Return sorted key edge set</w:t>
            </w:r>
            <w:r>
              <w:rPr>
                <w:rFonts w:hint="eastAsia"/>
              </w:rPr>
              <w:t>；</w:t>
            </w:r>
          </w:p>
          <w:p w:rsidR="006F3743" w:rsidRPr="006F3743" w:rsidRDefault="00F74E9C" w:rsidP="008B3141">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w:t>
            </w:r>
            <w:r w:rsidR="008B3141" w:rsidRPr="006F3743">
              <w:t xml:space="preserve"> </w:t>
            </w:r>
          </w:p>
        </w:tc>
      </w:tr>
    </w:tbl>
    <w:p w:rsidR="00670699" w:rsidRDefault="00B82082" w:rsidP="0018613A">
      <w:pPr>
        <w:pStyle w:val="a3"/>
        <w:spacing w:line="288" w:lineRule="auto"/>
        <w:ind w:firstLine="468"/>
      </w:pPr>
      <w:r>
        <w:rPr>
          <w:rFonts w:hint="eastAsia"/>
        </w:rPr>
        <w:lastRenderedPageBreak/>
        <w:t>算法</w:t>
      </w:r>
      <w:r w:rsidR="00F4129C">
        <w:rPr>
          <w:rFonts w:hint="eastAsia"/>
        </w:rPr>
        <w:t>4</w:t>
      </w:r>
      <w:r w:rsidR="006B31F4">
        <w:rPr>
          <w:rFonts w:hint="eastAsia"/>
        </w:rPr>
        <w:t>-1</w:t>
      </w:r>
      <w:r w:rsidR="00670699">
        <w:rPr>
          <w:rFonts w:hint="eastAsia"/>
        </w:rPr>
        <w:t>首先要</w:t>
      </w:r>
      <w:r>
        <w:rPr>
          <w:rFonts w:hint="eastAsia"/>
        </w:rPr>
        <w:t>获取</w:t>
      </w:r>
      <w:proofErr w:type="gramStart"/>
      <w:r>
        <w:rPr>
          <w:rFonts w:hint="eastAsia"/>
        </w:rPr>
        <w:t>所有边</w:t>
      </w:r>
      <w:proofErr w:type="gramEnd"/>
      <w:r>
        <w:rPr>
          <w:rFonts w:hint="eastAsia"/>
        </w:rPr>
        <w:t>发生故障之后能够满足的最大流，然后</w:t>
      </w:r>
      <w:r w:rsidR="00670699">
        <w:rPr>
          <w:rFonts w:hint="eastAsia"/>
        </w:rPr>
        <w:t>根据流量进行排序，当两条边断掉之后剩余图的最大流不相等时，根据模型定义，直接可以比较两条边的关键程度，而</w:t>
      </w:r>
      <w:r>
        <w:rPr>
          <w:rFonts w:hint="eastAsia"/>
        </w:rPr>
        <w:t>当两条边断掉</w:t>
      </w:r>
      <w:r w:rsidR="00670699">
        <w:rPr>
          <w:rFonts w:hint="eastAsia"/>
        </w:rPr>
        <w:t>剩余图的最大流</w:t>
      </w:r>
      <w:r>
        <w:rPr>
          <w:rFonts w:hint="eastAsia"/>
        </w:rPr>
        <w:t>相等</w:t>
      </w:r>
      <w:r w:rsidR="00670699">
        <w:rPr>
          <w:rFonts w:hint="eastAsia"/>
        </w:rPr>
        <w:t>时</w:t>
      </w:r>
      <w:r>
        <w:rPr>
          <w:rFonts w:hint="eastAsia"/>
        </w:rPr>
        <w:t>，</w:t>
      </w:r>
      <w:r w:rsidR="00670699">
        <w:rPr>
          <w:rFonts w:hint="eastAsia"/>
        </w:rPr>
        <w:t>使用分布可靠性来区分这两条边的关键程度。</w:t>
      </w:r>
    </w:p>
    <w:p w:rsidR="00B82082" w:rsidRDefault="00E27762" w:rsidP="0018613A">
      <w:pPr>
        <w:pStyle w:val="a3"/>
        <w:spacing w:line="288" w:lineRule="auto"/>
        <w:ind w:firstLine="468"/>
      </w:pPr>
      <w:r>
        <w:rPr>
          <w:rFonts w:hint="eastAsia"/>
        </w:rPr>
        <w:t>BASE_FDP</w:t>
      </w:r>
      <w:r>
        <w:rPr>
          <w:rFonts w:hint="eastAsia"/>
        </w:rPr>
        <w:t>的运行效率与计算分布可靠性的次数有关</w:t>
      </w:r>
      <w:r w:rsidR="00B82082">
        <w:rPr>
          <w:rFonts w:hint="eastAsia"/>
        </w:rPr>
        <w:t>，算法计算</w:t>
      </w:r>
      <w:proofErr w:type="gramStart"/>
      <w:r w:rsidR="00B82082">
        <w:rPr>
          <w:rFonts w:hint="eastAsia"/>
        </w:rPr>
        <w:t>所有边</w:t>
      </w:r>
      <w:proofErr w:type="gramEnd"/>
      <w:r w:rsidR="00B82082">
        <w:rPr>
          <w:rFonts w:hint="eastAsia"/>
        </w:rPr>
        <w:t>发生故障之后的最大</w:t>
      </w:r>
      <w:proofErr w:type="gramStart"/>
      <w:r w:rsidR="00B82082">
        <w:rPr>
          <w:rFonts w:hint="eastAsia"/>
        </w:rPr>
        <w:t>流</w:t>
      </w:r>
      <w:r w:rsidR="00586B83">
        <w:rPr>
          <w:rFonts w:hint="eastAsia"/>
        </w:rPr>
        <w:t>使用</w:t>
      </w:r>
      <w:proofErr w:type="gramEnd"/>
      <w:r w:rsidR="00586B83">
        <w:rPr>
          <w:rFonts w:hint="eastAsia"/>
        </w:rPr>
        <w:t>的是</w:t>
      </w:r>
      <w:r w:rsidR="00B82082">
        <w:rPr>
          <w:rFonts w:hint="eastAsia"/>
        </w:rPr>
        <w:t>Dinic</w:t>
      </w:r>
      <w:r w:rsidR="00B82082">
        <w:rPr>
          <w:rFonts w:hint="eastAsia"/>
        </w:rPr>
        <w:t>算法，</w:t>
      </w:r>
      <w:r w:rsidR="00B82082" w:rsidRPr="00C92CE3">
        <w:rPr>
          <w:rFonts w:hint="eastAsia"/>
        </w:rPr>
        <w:t>运行</w:t>
      </w:r>
      <w:r w:rsidR="00B82082" w:rsidRPr="00C92CE3">
        <w:rPr>
          <w:rFonts w:hint="eastAsia"/>
        </w:rPr>
        <w:t>Dinic</w:t>
      </w:r>
      <w:r w:rsidR="00586B83">
        <w:rPr>
          <w:rFonts w:hint="eastAsia"/>
        </w:rPr>
        <w:t>算法所需的复杂度</w:t>
      </w:r>
      <w:r w:rsidR="00B82082" w:rsidRPr="00C92CE3">
        <w:rPr>
          <w:rFonts w:hint="eastAsia"/>
        </w:rPr>
        <w:t>为</w:t>
      </w:r>
      <w:r w:rsidR="00B82082" w:rsidRPr="00C92CE3">
        <w:rPr>
          <w:rFonts w:hint="eastAsia"/>
        </w:rPr>
        <w:t>O</w:t>
      </w:r>
      <w:r w:rsidR="00B82082">
        <w:rPr>
          <w:rFonts w:hint="eastAsia"/>
        </w:rPr>
        <w:t>（</w:t>
      </w:r>
      <w:r w:rsidR="00B82082" w:rsidRPr="00C92CE3">
        <w:rPr>
          <w:rFonts w:hint="eastAsia"/>
        </w:rPr>
        <w:t>|V|</w:t>
      </w:r>
      <w:r w:rsidR="00B82082" w:rsidRPr="00F36CEC">
        <w:rPr>
          <w:rFonts w:hint="eastAsia"/>
          <w:vertAlign w:val="superscript"/>
        </w:rPr>
        <w:t>2</w:t>
      </w:r>
      <w:r w:rsidR="00B82082" w:rsidRPr="00C92CE3">
        <w:rPr>
          <w:rFonts w:hint="eastAsia"/>
        </w:rPr>
        <w:t>|E|</w:t>
      </w:r>
      <w:r w:rsidR="00B82082">
        <w:rPr>
          <w:rFonts w:hint="eastAsia"/>
        </w:rPr>
        <w:t>），因此这部分复杂度是</w:t>
      </w:r>
      <w:r w:rsidR="00B82082" w:rsidRPr="00F36CEC">
        <w:rPr>
          <w:rFonts w:hint="eastAsia"/>
        </w:rPr>
        <w:t>O</w:t>
      </w:r>
      <w:r w:rsidR="00B82082">
        <w:rPr>
          <w:rFonts w:hint="eastAsia"/>
        </w:rPr>
        <w:t>（</w:t>
      </w:r>
      <w:r w:rsidR="00B82082" w:rsidRPr="00F36CEC">
        <w:rPr>
          <w:rFonts w:hint="eastAsia"/>
        </w:rPr>
        <w:t>|V|</w:t>
      </w:r>
      <w:r w:rsidR="00B82082" w:rsidRPr="00F36CEC">
        <w:rPr>
          <w:rFonts w:hint="eastAsia"/>
          <w:vertAlign w:val="superscript"/>
        </w:rPr>
        <w:t>2</w:t>
      </w:r>
      <w:r w:rsidR="00B82082" w:rsidRPr="00F36CEC">
        <w:rPr>
          <w:rFonts w:hint="eastAsia"/>
        </w:rPr>
        <w:t>|E|</w:t>
      </w:r>
      <w:r w:rsidR="00B82082" w:rsidRPr="00E660B9">
        <w:rPr>
          <w:rFonts w:hint="eastAsia"/>
          <w:vertAlign w:val="superscript"/>
        </w:rPr>
        <w:t>2</w:t>
      </w:r>
      <w:r w:rsidR="00B82082">
        <w:rPr>
          <w:rFonts w:hint="eastAsia"/>
        </w:rPr>
        <w:t>）；然后当移除边之后流量相同的情况下，需要重复计算，本文使用的重复计算方式为基于状态划分的算法</w:t>
      </w:r>
      <w:r w:rsidR="00D47755">
        <w:rPr>
          <w:rFonts w:hint="eastAsia"/>
          <w:vertAlign w:val="superscript"/>
        </w:rPr>
        <w:t>[22</w:t>
      </w:r>
      <w:r w:rsidR="00586B83" w:rsidRPr="00586B83">
        <w:rPr>
          <w:rFonts w:hint="eastAsia"/>
          <w:vertAlign w:val="superscript"/>
        </w:rPr>
        <w:t>]</w:t>
      </w:r>
      <w:r w:rsidR="00B82082">
        <w:rPr>
          <w:rFonts w:hint="eastAsia"/>
        </w:rPr>
        <w:t>，其复杂度为</w:t>
      </w:r>
      <w:r w:rsidR="00B82082" w:rsidRPr="00A91DE7">
        <w:t>O</w:t>
      </w:r>
      <w:r w:rsidR="00B82082">
        <w:t>（</w:t>
      </w:r>
      <w:r w:rsidR="00B82082" w:rsidRPr="00A91DE7">
        <w:t>k|V|</w:t>
      </w:r>
      <w:r w:rsidR="00B82082" w:rsidRPr="00A91DE7">
        <w:rPr>
          <w:vertAlign w:val="superscript"/>
        </w:rPr>
        <w:t>2</w:t>
      </w:r>
      <w:r w:rsidR="00B82082" w:rsidRPr="00A91DE7">
        <w:t>|E|</w:t>
      </w:r>
      <w:r w:rsidR="00B82082">
        <w:t>）</w:t>
      </w:r>
      <w:r w:rsidR="00B82082">
        <w:rPr>
          <w:rFonts w:hint="eastAsia"/>
        </w:rPr>
        <w:t>，其中</w:t>
      </w:r>
      <w:r w:rsidR="00B82082">
        <w:rPr>
          <w:rFonts w:hint="eastAsia"/>
        </w:rPr>
        <w:t>K</w:t>
      </w:r>
      <w:r w:rsidR="00B82082">
        <w:rPr>
          <w:rFonts w:hint="eastAsia"/>
        </w:rPr>
        <w:t>为划分过程中需要运行</w:t>
      </w:r>
      <w:r w:rsidR="00B82082">
        <w:rPr>
          <w:rFonts w:hint="eastAsia"/>
        </w:rPr>
        <w:t>Dinic</w:t>
      </w:r>
      <w:r w:rsidR="00B82082">
        <w:rPr>
          <w:rFonts w:hint="eastAsia"/>
        </w:rPr>
        <w:t>算法的次数。因此整个</w:t>
      </w:r>
      <w:r w:rsidR="00B82082">
        <w:rPr>
          <w:rFonts w:hint="eastAsia"/>
        </w:rPr>
        <w:t>BASE</w:t>
      </w:r>
      <w:r w:rsidR="00B82082">
        <w:rPr>
          <w:rFonts w:hint="eastAsia"/>
        </w:rPr>
        <w:t>算法的复杂度为</w:t>
      </w:r>
      <w:r w:rsidR="00B82082" w:rsidRPr="00A91DE7">
        <w:t>O</w:t>
      </w:r>
      <w:r w:rsidR="00B82082">
        <w:t>（</w:t>
      </w:r>
      <w:r w:rsidR="00B82082" w:rsidRPr="00A91DE7">
        <w:t>k</w:t>
      </w:r>
      <w:r w:rsidR="00B82082">
        <w:rPr>
          <w:rFonts w:hint="eastAsia"/>
        </w:rPr>
        <w:t>m</w:t>
      </w:r>
      <w:r w:rsidR="00B82082" w:rsidRPr="00A91DE7">
        <w:t>|V|</w:t>
      </w:r>
      <w:r w:rsidR="00B82082" w:rsidRPr="00A91DE7">
        <w:rPr>
          <w:vertAlign w:val="superscript"/>
        </w:rPr>
        <w:t>2</w:t>
      </w:r>
      <w:r w:rsidR="00B82082" w:rsidRPr="00A91DE7">
        <w:t>|E|</w:t>
      </w:r>
      <w:r w:rsidR="00B82082">
        <w:t>）</w:t>
      </w:r>
      <w:r w:rsidR="00B82082">
        <w:rPr>
          <w:rFonts w:hint="eastAsia"/>
        </w:rPr>
        <w:t xml:space="preserve"> + </w:t>
      </w:r>
      <w:r w:rsidR="00B82082" w:rsidRPr="00F36CEC">
        <w:rPr>
          <w:rFonts w:hint="eastAsia"/>
        </w:rPr>
        <w:t>O</w:t>
      </w:r>
      <w:r w:rsidR="00B82082">
        <w:rPr>
          <w:rFonts w:hint="eastAsia"/>
        </w:rPr>
        <w:t>（</w:t>
      </w:r>
      <w:r w:rsidR="00B82082" w:rsidRPr="00F36CEC">
        <w:rPr>
          <w:rFonts w:hint="eastAsia"/>
        </w:rPr>
        <w:t>|V|</w:t>
      </w:r>
      <w:r w:rsidR="00B82082" w:rsidRPr="00F36CEC">
        <w:rPr>
          <w:rFonts w:hint="eastAsia"/>
          <w:vertAlign w:val="superscript"/>
        </w:rPr>
        <w:t>2</w:t>
      </w:r>
      <w:r w:rsidR="00B82082" w:rsidRPr="00F36CEC">
        <w:rPr>
          <w:rFonts w:hint="eastAsia"/>
        </w:rPr>
        <w:t>|E|</w:t>
      </w:r>
      <w:r w:rsidR="00B82082" w:rsidRPr="00E660B9">
        <w:rPr>
          <w:rFonts w:hint="eastAsia"/>
          <w:vertAlign w:val="superscript"/>
        </w:rPr>
        <w:t>2</w:t>
      </w:r>
      <w:r w:rsidR="00B82082">
        <w:rPr>
          <w:rFonts w:hint="eastAsia"/>
        </w:rPr>
        <w:t>），其中</w:t>
      </w:r>
      <w:r w:rsidR="00B82082">
        <w:rPr>
          <w:rFonts w:hint="eastAsia"/>
        </w:rPr>
        <w:t>m</w:t>
      </w:r>
      <w:r w:rsidR="00B82082">
        <w:rPr>
          <w:rFonts w:hint="eastAsia"/>
        </w:rPr>
        <w:t>为需要重复计算的次数，一般</w:t>
      </w:r>
      <w:r w:rsidR="00B82082">
        <w:rPr>
          <w:rFonts w:hint="eastAsia"/>
        </w:rPr>
        <w:t>m</w:t>
      </w:r>
      <w:r w:rsidR="00B82082">
        <w:rPr>
          <w:rFonts w:hint="eastAsia"/>
        </w:rPr>
        <w:t>的范围是</w:t>
      </w:r>
      <w:r w:rsidR="00B82082">
        <w:rPr>
          <w:rFonts w:hint="eastAsia"/>
        </w:rPr>
        <w:t>0</w:t>
      </w:r>
      <w:r w:rsidR="00B82082">
        <w:rPr>
          <w:rFonts w:hint="eastAsia"/>
        </w:rPr>
        <w:t>≤</w:t>
      </w:r>
      <w:r w:rsidR="00B82082">
        <w:rPr>
          <w:rFonts w:hint="eastAsia"/>
        </w:rPr>
        <w:t>m</w:t>
      </w:r>
      <w:r w:rsidR="00B82082">
        <w:rPr>
          <w:rFonts w:hint="eastAsia"/>
        </w:rPr>
        <w:t>≤</w:t>
      </w:r>
      <w:r w:rsidR="00B82082">
        <w:rPr>
          <w:rFonts w:hint="eastAsia"/>
        </w:rPr>
        <w:t>|E|</w:t>
      </w:r>
      <w:r w:rsidR="00B82082">
        <w:rPr>
          <w:rFonts w:hint="eastAsia"/>
        </w:rPr>
        <w:t>。</w:t>
      </w:r>
    </w:p>
    <w:p w:rsidR="00554E98" w:rsidRDefault="006D75D3" w:rsidP="00DB5271">
      <w:pPr>
        <w:pStyle w:val="21"/>
      </w:pPr>
      <w:bookmarkStart w:id="72" w:name="_Toc451285692"/>
      <w:r>
        <w:rPr>
          <w:rFonts w:hint="eastAsia"/>
        </w:rPr>
        <w:t xml:space="preserve">4.3 </w:t>
      </w:r>
      <w:r w:rsidR="00F742AB">
        <w:rPr>
          <w:rFonts w:hint="eastAsia"/>
        </w:rPr>
        <w:t>基于流量和分布可靠性的关键边增量算法</w:t>
      </w:r>
      <w:r w:rsidR="00F742AB">
        <w:rPr>
          <w:rFonts w:hint="eastAsia"/>
        </w:rPr>
        <w:t>ICA_F</w:t>
      </w:r>
      <w:r w:rsidR="000F7B8A">
        <w:rPr>
          <w:rFonts w:hint="eastAsia"/>
        </w:rPr>
        <w:t>DP</w:t>
      </w:r>
      <w:bookmarkEnd w:id="72"/>
    </w:p>
    <w:p w:rsidR="00782B52" w:rsidRPr="00782B52" w:rsidRDefault="006D75D3" w:rsidP="003610BD">
      <w:pPr>
        <w:pStyle w:val="31"/>
      </w:pPr>
      <w:bookmarkStart w:id="73" w:name="_Toc451285693"/>
      <w:r>
        <w:rPr>
          <w:rFonts w:hint="eastAsia"/>
        </w:rPr>
        <w:t xml:space="preserve">4.3.1 </w:t>
      </w:r>
      <w:r w:rsidR="00782B52">
        <w:rPr>
          <w:rFonts w:hint="eastAsia"/>
        </w:rPr>
        <w:t>算法思想</w:t>
      </w:r>
      <w:bookmarkEnd w:id="73"/>
    </w:p>
    <w:p w:rsidR="002E1CDB" w:rsidRDefault="002E1CDB" w:rsidP="0018613A">
      <w:pPr>
        <w:pStyle w:val="a3"/>
        <w:spacing w:line="288" w:lineRule="auto"/>
        <w:ind w:firstLine="468"/>
      </w:pPr>
      <w:r>
        <w:rPr>
          <w:rFonts w:hint="eastAsia"/>
        </w:rPr>
        <w:t>类似的，由于</w:t>
      </w:r>
      <w:r>
        <w:rPr>
          <w:rFonts w:hint="eastAsia"/>
        </w:rPr>
        <w:t>BASE_FDP</w:t>
      </w:r>
      <w:r>
        <w:rPr>
          <w:rFonts w:hint="eastAsia"/>
        </w:rPr>
        <w:t>算法的复杂度较高，在本章中只是作为一个基础算法作为对比，本节提供</w:t>
      </w:r>
      <w:r w:rsidR="00B82082">
        <w:rPr>
          <w:rFonts w:hint="eastAsia"/>
        </w:rPr>
        <w:t>了一种基于</w:t>
      </w:r>
      <w:r>
        <w:rPr>
          <w:rFonts w:hint="eastAsia"/>
        </w:rPr>
        <w:t>流量和分布可靠性</w:t>
      </w:r>
      <w:r w:rsidRPr="002E1CDB">
        <w:rPr>
          <w:rFonts w:hint="eastAsia"/>
        </w:rPr>
        <w:t>的关键边增量算法</w:t>
      </w:r>
      <w:r w:rsidRPr="002E1CDB">
        <w:rPr>
          <w:rFonts w:hint="eastAsia"/>
        </w:rPr>
        <w:t>ICA_FDP</w:t>
      </w:r>
      <w:r w:rsidR="00245D25">
        <w:rPr>
          <w:rFonts w:hint="eastAsia"/>
        </w:rPr>
        <w:t>（</w:t>
      </w:r>
      <w:r w:rsidR="00245D25" w:rsidRPr="002D764F">
        <w:t>Increment Cost Algorithm</w:t>
      </w:r>
      <w:r w:rsidR="00245D25">
        <w:rPr>
          <w:rFonts w:hint="eastAsia"/>
        </w:rPr>
        <w:t xml:space="preserve"> with Flow and D</w:t>
      </w:r>
      <w:r w:rsidR="00245D25" w:rsidRPr="00462D1B">
        <w:t xml:space="preserve">istribution </w:t>
      </w:r>
      <w:r w:rsidR="00245D25">
        <w:rPr>
          <w:rFonts w:hint="eastAsia"/>
        </w:rPr>
        <w:t>P</w:t>
      </w:r>
      <w:r w:rsidR="00245D25" w:rsidRPr="00DF33EC">
        <w:t>robability</w:t>
      </w:r>
      <w:r w:rsidR="00245D25">
        <w:rPr>
          <w:rFonts w:hint="eastAsia"/>
        </w:rPr>
        <w:t>），</w:t>
      </w:r>
      <w:r w:rsidR="00417E03" w:rsidRPr="00DD379F">
        <w:rPr>
          <w:rFonts w:hint="eastAsia"/>
        </w:rPr>
        <w:t>该算法的主要思想是</w:t>
      </w:r>
      <w:r w:rsidR="00417E03">
        <w:rPr>
          <w:rFonts w:hint="eastAsia"/>
        </w:rPr>
        <w:t>根据模型中不同类型的边设置不同的增量算法计算，以减少计算复杂度</w:t>
      </w:r>
      <w:r w:rsidR="00682A64">
        <w:rPr>
          <w:rFonts w:hint="eastAsia"/>
        </w:rPr>
        <w:t>，对于</w:t>
      </w:r>
      <w:r w:rsidR="00682A64">
        <w:rPr>
          <w:rFonts w:hint="eastAsia"/>
        </w:rPr>
        <w:t>ABC</w:t>
      </w:r>
      <w:r w:rsidR="00682A64">
        <w:rPr>
          <w:rFonts w:hint="eastAsia"/>
        </w:rPr>
        <w:t>三类边做不同的处理。</w:t>
      </w:r>
    </w:p>
    <w:p w:rsidR="00B82082" w:rsidRDefault="00B82082" w:rsidP="0018613A">
      <w:pPr>
        <w:pStyle w:val="a3"/>
        <w:spacing w:line="288" w:lineRule="auto"/>
        <w:ind w:firstLine="468"/>
      </w:pPr>
      <w:r>
        <w:rPr>
          <w:rFonts w:hint="eastAsia"/>
        </w:rPr>
        <w:t>基于以上步骤，</w:t>
      </w:r>
      <w:r>
        <w:rPr>
          <w:rFonts w:hint="eastAsia"/>
        </w:rPr>
        <w:t>ICA</w:t>
      </w:r>
      <w:r w:rsidR="00A27F03">
        <w:rPr>
          <w:rFonts w:hint="eastAsia"/>
        </w:rPr>
        <w:t>_FDP</w:t>
      </w:r>
      <w:r>
        <w:rPr>
          <w:rFonts w:hint="eastAsia"/>
        </w:rPr>
        <w:t>算法可以表示为如图</w:t>
      </w:r>
      <w:r w:rsidR="00654AE8">
        <w:rPr>
          <w:rFonts w:hint="eastAsia"/>
        </w:rPr>
        <w:t>4-1</w:t>
      </w:r>
      <w:r>
        <w:rPr>
          <w:rFonts w:hint="eastAsia"/>
        </w:rPr>
        <w:t>步骤：</w:t>
      </w:r>
    </w:p>
    <w:p w:rsidR="00B82082" w:rsidRDefault="0001540C" w:rsidP="003B263F">
      <w:pPr>
        <w:pStyle w:val="a3"/>
        <w:ind w:firstLine="492"/>
        <w:jc w:val="center"/>
      </w:pPr>
      <w:r>
        <w:object w:dxaOrig="4607" w:dyaOrig="3911">
          <v:shape id="_x0000_i1043" type="#_x0000_t75" style="width:145.25pt;height:125.85pt" o:ole="">
            <v:imagedata r:id="rId64" o:title=""/>
          </v:shape>
          <o:OLEObject Type="Embed" ProgID="Visio.Drawing.11" ShapeID="_x0000_i1043" DrawAspect="Content" ObjectID="_1525031967" r:id="rId65"/>
        </w:object>
      </w:r>
    </w:p>
    <w:p w:rsidR="00B82082" w:rsidRPr="0018613A" w:rsidRDefault="00B82082" w:rsidP="0018613A">
      <w:pPr>
        <w:pStyle w:val="a3"/>
        <w:spacing w:line="288" w:lineRule="auto"/>
        <w:ind w:firstLine="408"/>
        <w:jc w:val="center"/>
        <w:rPr>
          <w:sz w:val="21"/>
        </w:rPr>
      </w:pPr>
      <w:r w:rsidRPr="0018613A">
        <w:rPr>
          <w:rFonts w:hint="eastAsia"/>
          <w:sz w:val="21"/>
        </w:rPr>
        <w:t>图</w:t>
      </w:r>
      <w:r w:rsidR="00056180" w:rsidRPr="0018613A">
        <w:rPr>
          <w:rFonts w:hint="eastAsia"/>
          <w:sz w:val="21"/>
        </w:rPr>
        <w:t>4-1</w:t>
      </w:r>
      <w:r w:rsidRPr="0018613A">
        <w:rPr>
          <w:rFonts w:hint="eastAsia"/>
          <w:sz w:val="21"/>
        </w:rPr>
        <w:t xml:space="preserve"> </w:t>
      </w:r>
      <w:r w:rsidRPr="0018613A">
        <w:rPr>
          <w:rFonts w:hint="eastAsia"/>
          <w:sz w:val="21"/>
        </w:rPr>
        <w:t>算法</w:t>
      </w:r>
      <w:r w:rsidRPr="0018613A">
        <w:rPr>
          <w:rFonts w:hint="eastAsia"/>
          <w:sz w:val="21"/>
        </w:rPr>
        <w:t>ICA</w:t>
      </w:r>
      <w:r w:rsidR="001C2406" w:rsidRPr="0018613A">
        <w:rPr>
          <w:rFonts w:hint="eastAsia"/>
          <w:sz w:val="21"/>
        </w:rPr>
        <w:t>_FDP</w:t>
      </w:r>
      <w:r w:rsidRPr="0018613A">
        <w:rPr>
          <w:rFonts w:hint="eastAsia"/>
          <w:sz w:val="21"/>
        </w:rPr>
        <w:t>流程图</w:t>
      </w:r>
    </w:p>
    <w:p w:rsidR="009761E2" w:rsidRDefault="0033137F" w:rsidP="003610BD">
      <w:pPr>
        <w:pStyle w:val="31"/>
        <w:rPr>
          <w:rFonts w:hint="eastAsia"/>
        </w:rPr>
      </w:pPr>
      <w:bookmarkStart w:id="74" w:name="_Toc451285694"/>
      <w:r>
        <w:rPr>
          <w:rFonts w:hint="eastAsia"/>
        </w:rPr>
        <w:t xml:space="preserve">4.3.2 </w:t>
      </w:r>
      <w:r w:rsidR="009761E2">
        <w:rPr>
          <w:rFonts w:hint="eastAsia"/>
        </w:rPr>
        <w:t>算法步骤</w:t>
      </w:r>
      <w:bookmarkEnd w:id="74"/>
    </w:p>
    <w:p w:rsidR="006D048D" w:rsidRPr="0033137F" w:rsidRDefault="00796B15" w:rsidP="000E00D4">
      <w:pPr>
        <w:spacing w:beforeLines="50" w:before="163" w:afterLines="50" w:after="163"/>
        <w:rPr>
          <w:b/>
        </w:rPr>
      </w:pPr>
      <w:r w:rsidRPr="0033137F">
        <w:rPr>
          <w:rFonts w:hint="eastAsia"/>
          <w:b/>
        </w:rPr>
        <w:t>（</w:t>
      </w:r>
      <w:r w:rsidRPr="0033137F">
        <w:rPr>
          <w:rFonts w:hint="eastAsia"/>
          <w:b/>
        </w:rPr>
        <w:t>I</w:t>
      </w:r>
      <w:r w:rsidRPr="0033137F">
        <w:rPr>
          <w:rFonts w:hint="eastAsia"/>
          <w:b/>
        </w:rPr>
        <w:t>）</w:t>
      </w:r>
      <w:r w:rsidR="006D75D3" w:rsidRPr="0033137F">
        <w:rPr>
          <w:rFonts w:hint="eastAsia"/>
          <w:b/>
        </w:rPr>
        <w:t xml:space="preserve"> </w:t>
      </w:r>
      <w:r w:rsidR="00161621" w:rsidRPr="0033137F">
        <w:rPr>
          <w:rFonts w:hint="eastAsia"/>
          <w:b/>
        </w:rPr>
        <w:t>A</w:t>
      </w:r>
      <w:proofErr w:type="gramStart"/>
      <w:r w:rsidR="00161621" w:rsidRPr="0033137F">
        <w:rPr>
          <w:rFonts w:hint="eastAsia"/>
          <w:b/>
        </w:rPr>
        <w:t>类边计算</w:t>
      </w:r>
      <w:proofErr w:type="gramEnd"/>
    </w:p>
    <w:p w:rsidR="00580C26" w:rsidRDefault="00580C26" w:rsidP="00211C0D">
      <w:pPr>
        <w:pStyle w:val="a3"/>
        <w:spacing w:line="288" w:lineRule="auto"/>
        <w:ind w:firstLine="468"/>
      </w:pPr>
      <w:r>
        <w:rPr>
          <w:rFonts w:hint="eastAsia"/>
        </w:rPr>
        <w:lastRenderedPageBreak/>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w:t>
      </w:r>
      <w:r w:rsidR="00093D0B">
        <w:rPr>
          <w:rFonts w:hint="eastAsia"/>
        </w:rPr>
        <w:t>。</w:t>
      </w:r>
    </w:p>
    <w:p w:rsidR="00C06EF7" w:rsidRDefault="00E907B4" w:rsidP="00211C0D">
      <w:pPr>
        <w:pStyle w:val="a3"/>
        <w:spacing w:line="288" w:lineRule="auto"/>
        <w:ind w:firstLine="468"/>
      </w:pPr>
      <w:r>
        <w:rPr>
          <w:rFonts w:hint="eastAsia"/>
        </w:rPr>
        <w:t>对于</w:t>
      </w:r>
      <w:r w:rsidR="00C06EF7">
        <w:rPr>
          <w:rFonts w:hint="eastAsia"/>
        </w:rPr>
        <w:t>A</w:t>
      </w:r>
      <w:r w:rsidR="00C06EF7">
        <w:rPr>
          <w:rFonts w:hint="eastAsia"/>
        </w:rPr>
        <w:t>类边</w:t>
      </w:r>
      <w:r>
        <w:rPr>
          <w:rFonts w:hint="eastAsia"/>
        </w:rPr>
        <w:t>，本节</w:t>
      </w:r>
      <w:r w:rsidR="00C06EF7">
        <w:rPr>
          <w:rFonts w:hint="eastAsia"/>
        </w:rPr>
        <w:t>提出一种基于</w:t>
      </w:r>
      <w:r w:rsidR="00630C47">
        <w:rPr>
          <w:rFonts w:hint="eastAsia"/>
        </w:rPr>
        <w:t>割集</w:t>
      </w:r>
      <w:r w:rsidR="00C06EF7">
        <w:rPr>
          <w:rFonts w:hint="eastAsia"/>
        </w:rPr>
        <w:t>状态树剪枝算法</w:t>
      </w:r>
      <w:r w:rsidR="00AA702C" w:rsidRPr="003A1E7F">
        <w:rPr>
          <w:rFonts w:hint="eastAsia"/>
        </w:rPr>
        <w:t>STPA_</w:t>
      </w:r>
      <w:r w:rsidR="00AA702C">
        <w:rPr>
          <w:rFonts w:hint="eastAsia"/>
        </w:rPr>
        <w:t>F</w:t>
      </w:r>
      <w:r w:rsidR="001B7077">
        <w:rPr>
          <w:rFonts w:hint="eastAsia"/>
        </w:rPr>
        <w:t>D</w:t>
      </w:r>
      <w:r w:rsidR="00AA702C">
        <w:rPr>
          <w:rFonts w:hint="eastAsia"/>
        </w:rPr>
        <w:t>P</w:t>
      </w:r>
      <w:r w:rsidR="00C06EF7">
        <w:rPr>
          <w:rFonts w:hint="eastAsia"/>
        </w:rPr>
        <w:t>（</w:t>
      </w:r>
      <w:r w:rsidR="00C06EF7">
        <w:rPr>
          <w:rFonts w:hint="eastAsia"/>
        </w:rPr>
        <w:t>S</w:t>
      </w:r>
      <w:r w:rsidR="00C06EF7">
        <w:t xml:space="preserve">tate </w:t>
      </w:r>
      <w:r w:rsidR="00C06EF7">
        <w:rPr>
          <w:rFonts w:hint="eastAsia"/>
        </w:rPr>
        <w:t>T</w:t>
      </w:r>
      <w:r w:rsidR="00C06EF7" w:rsidRPr="009A7294">
        <w:t xml:space="preserve">ree </w:t>
      </w:r>
      <w:r w:rsidR="00C06EF7">
        <w:rPr>
          <w:rFonts w:hint="eastAsia"/>
        </w:rPr>
        <w:t>P</w:t>
      </w:r>
      <w:r w:rsidR="00C06EF7">
        <w:t xml:space="preserve">runing </w:t>
      </w:r>
      <w:r w:rsidR="00C06EF7">
        <w:rPr>
          <w:rFonts w:hint="eastAsia"/>
        </w:rPr>
        <w:t>A</w:t>
      </w:r>
      <w:r w:rsidR="00C06EF7" w:rsidRPr="009A7294">
        <w:t>lgorithm</w:t>
      </w:r>
      <w:r w:rsidR="00C06EF7">
        <w:rPr>
          <w:rFonts w:hint="eastAsia"/>
        </w:rPr>
        <w:t xml:space="preserve"> </w:t>
      </w:r>
      <w:r w:rsidR="00630C47">
        <w:rPr>
          <w:rFonts w:hint="eastAsia"/>
        </w:rPr>
        <w:t>with Flow and D</w:t>
      </w:r>
      <w:r w:rsidR="00630C47" w:rsidRPr="00462D1B">
        <w:t xml:space="preserve">istribution </w:t>
      </w:r>
      <w:r w:rsidR="00630C47">
        <w:rPr>
          <w:rFonts w:hint="eastAsia"/>
        </w:rPr>
        <w:t>P</w:t>
      </w:r>
      <w:r w:rsidR="00630C47" w:rsidRPr="00DF33EC">
        <w:t>robability</w:t>
      </w:r>
      <w:r w:rsidR="00C06EF7">
        <w:rPr>
          <w:rFonts w:hint="eastAsia"/>
        </w:rPr>
        <w:t>），</w:t>
      </w:r>
      <w:r w:rsidR="00071625">
        <w:rPr>
          <w:rFonts w:hint="eastAsia"/>
        </w:rPr>
        <w:t>该算法</w:t>
      </w:r>
      <w:r w:rsidR="00C06EF7">
        <w:rPr>
          <w:rFonts w:hint="eastAsia"/>
        </w:rPr>
        <w:t>的主要是利用了割集中的边必定在最大流子图这一性质，通过割集中的</w:t>
      </w:r>
      <w:proofErr w:type="gramStart"/>
      <w:r w:rsidR="00C06EF7">
        <w:rPr>
          <w:rFonts w:hint="eastAsia"/>
        </w:rPr>
        <w:t>边对于</w:t>
      </w:r>
      <w:proofErr w:type="gramEnd"/>
      <w:r w:rsidR="00C06EF7">
        <w:rPr>
          <w:rFonts w:hint="eastAsia"/>
        </w:rPr>
        <w:t>子</w:t>
      </w:r>
      <w:r w:rsidR="00BA22AE">
        <w:rPr>
          <w:rFonts w:hint="eastAsia"/>
        </w:rPr>
        <w:t>图状态树进行剪枝，以达到减少搜索的目的。</w:t>
      </w:r>
    </w:p>
    <w:p w:rsidR="00842577" w:rsidRDefault="003F31F8" w:rsidP="00211C0D">
      <w:pPr>
        <w:pStyle w:val="a3"/>
        <w:spacing w:line="288" w:lineRule="auto"/>
        <w:ind w:firstLine="468"/>
      </w:pPr>
      <w:r>
        <w:rPr>
          <w:rFonts w:hint="eastAsia"/>
        </w:rPr>
        <w:t>该算法首先获取根节点，对于其所有子节点，通过割集中的边进行剪枝，因为</w:t>
      </w:r>
      <w:r w:rsidR="00842577">
        <w:rPr>
          <w:rFonts w:hint="eastAsia"/>
        </w:rPr>
        <w:t>极小子图满足最大流，所以割集中的边必包含于极小子图，所以不包含割集中边的中间节点和叶子节点都必须舍去，对于依然保存的子图区间，进行进一步划分即可</w:t>
      </w:r>
      <w:r w:rsidR="0071652D">
        <w:rPr>
          <w:rFonts w:hint="eastAsia"/>
        </w:rPr>
        <w:t>，指导</w:t>
      </w:r>
      <w:proofErr w:type="gramStart"/>
      <w:r w:rsidR="0071652D">
        <w:rPr>
          <w:rFonts w:hint="eastAsia"/>
        </w:rPr>
        <w:t>获取极</w:t>
      </w:r>
      <w:proofErr w:type="gramEnd"/>
      <w:r w:rsidR="0071652D">
        <w:rPr>
          <w:rFonts w:hint="eastAsia"/>
        </w:rPr>
        <w:t>小子图。即（</w:t>
      </w:r>
      <w:r w:rsidR="0071652D">
        <w:rPr>
          <w:rFonts w:hint="eastAsia"/>
        </w:rPr>
        <w:t>1</w:t>
      </w:r>
      <w:r w:rsidR="0071652D">
        <w:rPr>
          <w:rFonts w:hint="eastAsia"/>
        </w:rPr>
        <w:t>）当区间的下界子图满足最大流，则整个区间满足最大流，保留</w:t>
      </w:r>
      <w:r w:rsidR="00B07520">
        <w:rPr>
          <w:rFonts w:hint="eastAsia"/>
        </w:rPr>
        <w:t>下界子图，并计算下界子图概率并与原有极小子图比较</w:t>
      </w:r>
      <w:r w:rsidR="0071652D">
        <w:rPr>
          <w:rFonts w:hint="eastAsia"/>
        </w:rPr>
        <w:t>。（</w:t>
      </w:r>
      <w:r w:rsidR="0071652D">
        <w:rPr>
          <w:rFonts w:hint="eastAsia"/>
        </w:rPr>
        <w:t>2</w:t>
      </w:r>
      <w:r w:rsidR="0071652D">
        <w:rPr>
          <w:rFonts w:hint="eastAsia"/>
        </w:rPr>
        <w:t>）当区间上界不满足最大流，则整个区间不满足最大流，舍弃区间。（</w:t>
      </w:r>
      <w:r w:rsidR="0071652D">
        <w:rPr>
          <w:rFonts w:hint="eastAsia"/>
        </w:rPr>
        <w:t>3</w:t>
      </w:r>
      <w:r w:rsidR="0071652D">
        <w:rPr>
          <w:rFonts w:hint="eastAsia"/>
        </w:rPr>
        <w:t>）区间下界不满足最大流，上界满足最大流，则需要二次划分区间。</w:t>
      </w:r>
      <w:r w:rsidR="00E907B4">
        <w:rPr>
          <w:rFonts w:hint="eastAsia"/>
        </w:rPr>
        <w:t>通过这样的方法获取移除</w:t>
      </w:r>
      <w:r w:rsidR="00E907B4">
        <w:rPr>
          <w:rFonts w:hint="eastAsia"/>
        </w:rPr>
        <w:t>A</w:t>
      </w:r>
      <w:r w:rsidR="00E907B4">
        <w:rPr>
          <w:rFonts w:hint="eastAsia"/>
        </w:rPr>
        <w:t>边之后，不确定图的极小子图</w:t>
      </w:r>
      <w:r w:rsidR="00B46EF5">
        <w:rPr>
          <w:rFonts w:hint="eastAsia"/>
        </w:rPr>
        <w:t>，从而获取对应的最可靠最大流分布。</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tc>
          <w:tcPr>
            <w:tcW w:w="8522" w:type="dxa"/>
            <w:shd w:val="clear" w:color="auto" w:fill="D9D9D9"/>
            <w:vAlign w:val="center"/>
          </w:tcPr>
          <w:p w:rsidR="00B07520" w:rsidRPr="00327708" w:rsidRDefault="00B07520"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2</w:t>
            </w:r>
            <w:r w:rsidRPr="00327708">
              <w:rPr>
                <w:rFonts w:ascii="宋体" w:hAnsi="宋体" w:hint="eastAsia"/>
                <w:b/>
              </w:rPr>
              <w:t xml:space="preserve">. </w:t>
            </w:r>
            <w:r w:rsidRPr="008F248D">
              <w:rPr>
                <w:rFonts w:ascii="宋体" w:hAnsi="宋体" w:hint="eastAsia"/>
              </w:rPr>
              <w:t>基于割集的状态树剪枝算法STPA_F</w:t>
            </w:r>
            <w:r w:rsidR="00FA735B">
              <w:rPr>
                <w:rFonts w:ascii="宋体" w:hAnsi="宋体" w:hint="eastAsia"/>
              </w:rPr>
              <w:t>D</w:t>
            </w:r>
            <w:r w:rsidRPr="008F248D">
              <w:rPr>
                <w:rFonts w:ascii="宋体" w:hAnsi="宋体" w:hint="eastAsia"/>
              </w:rPr>
              <w:t>P</w:t>
            </w:r>
          </w:p>
        </w:tc>
      </w:tr>
      <w:tr w:rsidR="00B07520" w:rsidRPr="00F30E09">
        <w:tc>
          <w:tcPr>
            <w:tcW w:w="8522" w:type="dxa"/>
            <w:vAlign w:val="center"/>
          </w:tcPr>
          <w:p w:rsidR="00B07520" w:rsidRDefault="00B07520" w:rsidP="00211C0D">
            <w:pPr>
              <w:tabs>
                <w:tab w:val="left" w:pos="1200"/>
              </w:tabs>
              <w:spacing w:beforeLines="20" w:before="65" w:afterLines="20" w:after="65" w:line="288" w:lineRule="auto"/>
              <w:jc w:val="both"/>
            </w:pPr>
            <w:r w:rsidRPr="005A12A7">
              <w:rPr>
                <w:rFonts w:hint="eastAsia"/>
                <w:b/>
              </w:rPr>
              <w:t>输入</w:t>
            </w:r>
            <w:r>
              <w:rPr>
                <w:rFonts w:hint="eastAsia"/>
              </w:rPr>
              <w:t>：</w:t>
            </w:r>
            <w:r w:rsidRPr="00033DDE">
              <w:rPr>
                <w:rFonts w:hint="eastAsia"/>
              </w:rPr>
              <w:t>割集边</w:t>
            </w:r>
            <w:r w:rsidRPr="00033DDE">
              <w:rPr>
                <w:rFonts w:hint="eastAsia"/>
              </w:rPr>
              <w:t>CutSet</w:t>
            </w:r>
            <w:r w:rsidRPr="00033DDE">
              <w:rPr>
                <w:rFonts w:hint="eastAsia"/>
              </w:rPr>
              <w:t>，子图区间树</w:t>
            </w:r>
            <w:r w:rsidRPr="00033DDE">
              <w:rPr>
                <w:rFonts w:hint="eastAsia"/>
              </w:rPr>
              <w:t>root</w:t>
            </w:r>
            <w:r w:rsidRPr="00033DDE">
              <w:rPr>
                <w:rFonts w:hint="eastAsia"/>
              </w:rPr>
              <w:t>，不确定图</w:t>
            </w:r>
            <w:r w:rsidRPr="00033DDE">
              <w:rPr>
                <w:rFonts w:hint="eastAsia"/>
              </w:rPr>
              <w:t>G</w:t>
            </w:r>
            <w:r w:rsidRPr="00033DDE">
              <w:rPr>
                <w:rFonts w:hint="eastAsia"/>
              </w:rPr>
              <w:t>，源点</w:t>
            </w:r>
            <w:r w:rsidRPr="00033DDE">
              <w:rPr>
                <w:rFonts w:hint="eastAsia"/>
              </w:rPr>
              <w:t>source</w:t>
            </w:r>
            <w:r w:rsidRPr="00033DDE">
              <w:rPr>
                <w:rFonts w:hint="eastAsia"/>
              </w:rPr>
              <w:t>，汇点</w:t>
            </w:r>
            <w:r w:rsidRPr="00033DDE">
              <w:rPr>
                <w:rFonts w:hint="eastAsia"/>
              </w:rPr>
              <w:t>sink</w:t>
            </w:r>
            <w:r w:rsidRPr="00033DDE">
              <w:rPr>
                <w:rFonts w:hint="eastAsia"/>
              </w:rPr>
              <w:t>，移除边</w:t>
            </w:r>
            <w:r w:rsidRPr="00033DDE">
              <w:rPr>
                <w:rFonts w:hint="eastAsia"/>
              </w:rPr>
              <w:t>e</w:t>
            </w:r>
          </w:p>
          <w:p w:rsidR="00B07520" w:rsidRDefault="00B07520" w:rsidP="00211C0D">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2. push root in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4.     if the cut edge</w:t>
            </w:r>
            <w:proofErr w:type="gramStart"/>
            <w:r>
              <w:rPr>
                <w:rFonts w:hint="eastAsia"/>
              </w:rPr>
              <w:t>’</w:t>
            </w:r>
            <w:proofErr w:type="gramEnd"/>
            <w:r>
              <w:rPr>
                <w:rFonts w:hint="eastAsia"/>
              </w:rPr>
              <w:t>s position is 0 then move out C</w:t>
            </w:r>
            <w:r>
              <w:rPr>
                <w:rFonts w:hint="eastAsia"/>
              </w:rPr>
              <w:t>；</w:t>
            </w:r>
          </w:p>
          <w:p w:rsidR="00B07520" w:rsidRDefault="00B07520" w:rsidP="00211C0D">
            <w:pPr>
              <w:tabs>
                <w:tab w:val="left" w:pos="1200"/>
              </w:tabs>
              <w:spacing w:beforeLines="20" w:before="65" w:afterLines="20" w:after="65" w:line="288" w:lineRule="auto"/>
              <w:jc w:val="both"/>
            </w:pPr>
            <w:r>
              <w:t>5.     Else if C’s lower bound graph satisfy Fmax then keep C</w:t>
            </w:r>
          </w:p>
          <w:p w:rsidR="00B07520" w:rsidRDefault="00B07520" w:rsidP="00211C0D">
            <w:pPr>
              <w:tabs>
                <w:tab w:val="left" w:pos="1200"/>
              </w:tabs>
              <w:spacing w:beforeLines="20" w:before="65" w:afterLines="20" w:after="65" w:line="288" w:lineRule="auto"/>
              <w:jc w:val="both"/>
            </w:pPr>
            <w:r>
              <w:rPr>
                <w:rFonts w:hint="eastAsia"/>
              </w:rPr>
              <w:t>6.     If C</w:t>
            </w:r>
            <w:proofErr w:type="gramStart"/>
            <w:r>
              <w:rPr>
                <w:rFonts w:hint="eastAsia"/>
              </w:rPr>
              <w:t>’</w:t>
            </w:r>
            <w:proofErr w:type="gramEnd"/>
            <w:r>
              <w:rPr>
                <w:rFonts w:hint="eastAsia"/>
              </w:rPr>
              <w:t>s upper bound graph not satisfy Fmax then move out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7.     If C</w:t>
            </w:r>
            <w:proofErr w:type="gramStart"/>
            <w:r>
              <w:rPr>
                <w:rFonts w:hint="eastAsia"/>
              </w:rPr>
              <w:t>’</w:t>
            </w:r>
            <w:proofErr w:type="gramEnd"/>
            <w:r>
              <w:rPr>
                <w:rFonts w:hint="eastAsia"/>
              </w:rPr>
              <w:t>s lower bound graph not satisfy Fmax</w:t>
            </w:r>
            <w:r>
              <w:rPr>
                <w:rFonts w:hint="eastAsia"/>
              </w:rPr>
              <w:t>，</w:t>
            </w:r>
            <w:r>
              <w:rPr>
                <w:rFonts w:hint="eastAsia"/>
              </w:rPr>
              <w:t>but upper bound graph satisfy Fmax then divide C</w:t>
            </w:r>
          </w:p>
          <w:p w:rsidR="00B07520" w:rsidRPr="00947414" w:rsidRDefault="00B07520" w:rsidP="00211C0D">
            <w:pPr>
              <w:tabs>
                <w:tab w:val="left" w:pos="1200"/>
              </w:tabs>
              <w:spacing w:beforeLines="20" w:before="65" w:afterLines="20" w:after="65" w:line="288" w:lineRule="auto"/>
              <w:jc w:val="both"/>
            </w:pPr>
            <w:r>
              <w:t>8. Return all graph that satisfy Fmax after G move edge e</w:t>
            </w:r>
          </w:p>
          <w:p w:rsidR="00B07520" w:rsidRPr="00F30E09" w:rsidRDefault="00B07520" w:rsidP="00211C0D">
            <w:pPr>
              <w:tabs>
                <w:tab w:val="left" w:pos="1200"/>
              </w:tabs>
              <w:spacing w:beforeLines="20" w:before="65" w:afterLines="20" w:after="65" w:line="288" w:lineRule="auto"/>
              <w:jc w:val="both"/>
            </w:pPr>
            <w:r w:rsidRPr="005A12A7">
              <w:rPr>
                <w:rFonts w:hint="eastAsia"/>
                <w:b/>
              </w:rPr>
              <w:t>输出</w:t>
            </w:r>
            <w:r>
              <w:rPr>
                <w:rFonts w:hint="eastAsia"/>
              </w:rPr>
              <w:t>：</w:t>
            </w:r>
            <w:r w:rsidRPr="007A628E">
              <w:rPr>
                <w:rFonts w:hint="eastAsia"/>
              </w:rPr>
              <w:t>不确定图</w:t>
            </w:r>
            <w:r w:rsidRPr="007A628E">
              <w:rPr>
                <w:rFonts w:hint="eastAsia"/>
              </w:rPr>
              <w:t>G</w:t>
            </w:r>
            <w:r w:rsidRPr="007A628E">
              <w:rPr>
                <w:rFonts w:hint="eastAsia"/>
              </w:rPr>
              <w:t>在移除边</w:t>
            </w:r>
            <w:r w:rsidRPr="007A628E">
              <w:rPr>
                <w:rFonts w:hint="eastAsia"/>
              </w:rPr>
              <w:t>e</w:t>
            </w:r>
            <w:r w:rsidRPr="007A628E">
              <w:rPr>
                <w:rFonts w:hint="eastAsia"/>
              </w:rPr>
              <w:t>之后所有能够满足最大流的子图集合</w:t>
            </w:r>
            <w:r w:rsidRPr="007A628E">
              <w:rPr>
                <w:rFonts w:hint="eastAsia"/>
              </w:rPr>
              <w:t>set</w:t>
            </w:r>
            <w:r w:rsidRPr="00F30E09">
              <w:t xml:space="preserve"> </w:t>
            </w:r>
          </w:p>
        </w:tc>
      </w:tr>
    </w:tbl>
    <w:p w:rsidR="00161621" w:rsidRDefault="00A87B8F" w:rsidP="00A87B8F">
      <w:pPr>
        <w:spacing w:beforeLines="50" w:before="163" w:afterLines="50" w:after="163"/>
      </w:pPr>
      <w:r>
        <w:rPr>
          <w:rFonts w:hint="eastAsia"/>
        </w:rPr>
        <w:t>（</w:t>
      </w:r>
      <w:r>
        <w:rPr>
          <w:rFonts w:hint="eastAsia"/>
        </w:rPr>
        <w:t>II</w:t>
      </w:r>
      <w:r>
        <w:rPr>
          <w:rFonts w:hint="eastAsia"/>
        </w:rPr>
        <w:t>）</w:t>
      </w:r>
      <w:r w:rsidR="006D75D3">
        <w:rPr>
          <w:rFonts w:hint="eastAsia"/>
        </w:rPr>
        <w:t xml:space="preserve"> </w:t>
      </w:r>
      <w:r w:rsidR="00161621">
        <w:rPr>
          <w:rFonts w:hint="eastAsia"/>
        </w:rPr>
        <w:t>B</w:t>
      </w:r>
      <w:proofErr w:type="gramStart"/>
      <w:r w:rsidR="00161621">
        <w:rPr>
          <w:rFonts w:hint="eastAsia"/>
        </w:rPr>
        <w:t>类边计算</w:t>
      </w:r>
      <w:proofErr w:type="gramEnd"/>
    </w:p>
    <w:p w:rsidR="00C06EF7" w:rsidRDefault="00C06EF7" w:rsidP="00211C0D">
      <w:pPr>
        <w:pStyle w:val="a3"/>
        <w:spacing w:line="288" w:lineRule="auto"/>
        <w:ind w:firstLine="468"/>
      </w:pPr>
      <w:r>
        <w:rPr>
          <w:rFonts w:hint="eastAsia"/>
        </w:rPr>
        <w:t>对于</w:t>
      </w:r>
      <w:r>
        <w:rPr>
          <w:rFonts w:hint="eastAsia"/>
        </w:rPr>
        <w:t>B</w:t>
      </w:r>
      <w:r w:rsidR="00C73447">
        <w:rPr>
          <w:rFonts w:hint="eastAsia"/>
        </w:rPr>
        <w:t>类边，</w:t>
      </w:r>
      <w:r>
        <w:rPr>
          <w:rFonts w:hint="eastAsia"/>
        </w:rPr>
        <w:t>由推论</w:t>
      </w:r>
      <w:r w:rsidR="009B67EF">
        <w:rPr>
          <w:rFonts w:hint="eastAsia"/>
        </w:rPr>
        <w:t>4-1</w:t>
      </w:r>
      <w:r>
        <w:rPr>
          <w:rFonts w:hint="eastAsia"/>
        </w:rPr>
        <w:t>可以知道，断掉</w:t>
      </w:r>
      <w:r>
        <w:rPr>
          <w:rFonts w:hint="eastAsia"/>
        </w:rPr>
        <w:t>B</w:t>
      </w:r>
      <w:r>
        <w:rPr>
          <w:rFonts w:hint="eastAsia"/>
        </w:rPr>
        <w:t>类边，流量不</w:t>
      </w:r>
      <w:r w:rsidR="00A119D5">
        <w:rPr>
          <w:rFonts w:hint="eastAsia"/>
        </w:rPr>
        <w:t>会减少，此时的重点在于计算剩余的不确定图的分布可靠性</w:t>
      </w:r>
      <w:r>
        <w:rPr>
          <w:rFonts w:hint="eastAsia"/>
        </w:rPr>
        <w:t>。为了计算移除</w:t>
      </w:r>
      <w:r>
        <w:rPr>
          <w:rFonts w:hint="eastAsia"/>
        </w:rPr>
        <w:t>B</w:t>
      </w:r>
      <w:r>
        <w:rPr>
          <w:rFonts w:hint="eastAsia"/>
        </w:rPr>
        <w:t>边之后的分布可靠性，主要是</w:t>
      </w:r>
      <w:r w:rsidR="00C73447">
        <w:rPr>
          <w:rFonts w:hint="eastAsia"/>
        </w:rPr>
        <w:t>在</w:t>
      </w:r>
      <w:r>
        <w:rPr>
          <w:rFonts w:hint="eastAsia"/>
        </w:rPr>
        <w:t>移除</w:t>
      </w:r>
      <w:r>
        <w:rPr>
          <w:rFonts w:hint="eastAsia"/>
        </w:rPr>
        <w:t>B</w:t>
      </w:r>
      <w:r>
        <w:rPr>
          <w:rFonts w:hint="eastAsia"/>
        </w:rPr>
        <w:t>边</w:t>
      </w:r>
      <w:r w:rsidR="00C73447">
        <w:rPr>
          <w:rFonts w:hint="eastAsia"/>
        </w:rPr>
        <w:t>之后</w:t>
      </w:r>
      <w:r>
        <w:rPr>
          <w:rFonts w:hint="eastAsia"/>
        </w:rPr>
        <w:t>，</w:t>
      </w:r>
      <w:r w:rsidR="009B4FE4">
        <w:rPr>
          <w:rFonts w:hint="eastAsia"/>
        </w:rPr>
        <w:t>找到新的极小子图即可，</w:t>
      </w:r>
      <w:r>
        <w:rPr>
          <w:rFonts w:hint="eastAsia"/>
        </w:rPr>
        <w:t>换言之，就是要移除不能满足最大流子图，且不能存在重复的子图。本</w:t>
      </w:r>
      <w:r w:rsidR="00061EEC">
        <w:rPr>
          <w:rFonts w:hint="eastAsia"/>
        </w:rPr>
        <w:t>章</w:t>
      </w:r>
      <w:r>
        <w:rPr>
          <w:rFonts w:hint="eastAsia"/>
        </w:rPr>
        <w:t>提出算法</w:t>
      </w:r>
      <w:r w:rsidR="00D82BB2">
        <w:rPr>
          <w:rFonts w:hint="eastAsia"/>
        </w:rPr>
        <w:t>B</w:t>
      </w:r>
      <w:r>
        <w:rPr>
          <w:rFonts w:hint="eastAsia"/>
        </w:rPr>
        <w:t>SA</w:t>
      </w:r>
      <w:r w:rsidR="00D82BB2">
        <w:rPr>
          <w:rFonts w:hint="eastAsia"/>
        </w:rPr>
        <w:t>_FDP</w:t>
      </w:r>
      <w:r>
        <w:rPr>
          <w:rFonts w:hint="eastAsia"/>
        </w:rPr>
        <w:t>（</w:t>
      </w:r>
      <w:r w:rsidR="008E40D3">
        <w:rPr>
          <w:rFonts w:hint="eastAsia"/>
        </w:rPr>
        <w:t>B Class Edge S</w:t>
      </w:r>
      <w:r w:rsidR="008E40D3" w:rsidRPr="005F72D8">
        <w:t>earch</w:t>
      </w:r>
      <w:r w:rsidR="008E40D3">
        <w:rPr>
          <w:rFonts w:hint="eastAsia"/>
        </w:rPr>
        <w:t xml:space="preserve"> A</w:t>
      </w:r>
      <w:r w:rsidR="008E40D3" w:rsidRPr="00355F97">
        <w:t>lgorithm</w:t>
      </w:r>
      <w:r w:rsidR="008E40D3">
        <w:rPr>
          <w:rFonts w:hint="eastAsia"/>
        </w:rPr>
        <w:t xml:space="preserve"> with Flow and </w:t>
      </w:r>
      <w:r w:rsidR="007316D2">
        <w:rPr>
          <w:rFonts w:hint="eastAsia"/>
        </w:rPr>
        <w:t>D</w:t>
      </w:r>
      <w:r w:rsidR="007316D2" w:rsidRPr="00462D1B">
        <w:t xml:space="preserve">istribution </w:t>
      </w:r>
      <w:r w:rsidR="008E40D3">
        <w:rPr>
          <w:rFonts w:hint="eastAsia"/>
        </w:rPr>
        <w:t>P</w:t>
      </w:r>
      <w:r w:rsidR="008E40D3" w:rsidRPr="00DF33EC">
        <w:t>robability</w:t>
      </w:r>
      <w:r w:rsidR="00C73447">
        <w:rPr>
          <w:rFonts w:hint="eastAsia"/>
        </w:rPr>
        <w:t>），用于</w:t>
      </w:r>
      <w:r>
        <w:rPr>
          <w:rFonts w:hint="eastAsia"/>
        </w:rPr>
        <w:t>获取</w:t>
      </w:r>
      <w:r>
        <w:rPr>
          <w:rFonts w:hint="eastAsia"/>
        </w:rPr>
        <w:t>B</w:t>
      </w:r>
      <w:r>
        <w:rPr>
          <w:rFonts w:hint="eastAsia"/>
        </w:rPr>
        <w:t>边移除之后，</w:t>
      </w:r>
      <w:r w:rsidR="00A235CD">
        <w:rPr>
          <w:rFonts w:hint="eastAsia"/>
        </w:rPr>
        <w:t>新的极小子图</w:t>
      </w:r>
      <w:r>
        <w:rPr>
          <w:rFonts w:hint="eastAsia"/>
        </w:rPr>
        <w:t>。该算法步骤如下：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tc>
          <w:tcPr>
            <w:tcW w:w="8522" w:type="dxa"/>
            <w:shd w:val="clear" w:color="auto" w:fill="D9D9D9"/>
            <w:vAlign w:val="center"/>
          </w:tcPr>
          <w:p w:rsidR="00AC0322" w:rsidRPr="00327708" w:rsidRDefault="00AC0322" w:rsidP="001400C7">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3</w:t>
            </w:r>
            <w:r w:rsidRPr="00327708">
              <w:rPr>
                <w:rFonts w:ascii="宋体" w:hAnsi="宋体" w:hint="eastAsia"/>
                <w:b/>
              </w:rPr>
              <w:t xml:space="preserve">. </w:t>
            </w:r>
            <w:r w:rsidRPr="00604FBF">
              <w:rPr>
                <w:rFonts w:ascii="宋体" w:hAnsi="宋体" w:hint="eastAsia"/>
              </w:rPr>
              <w:t>B</w:t>
            </w:r>
            <w:proofErr w:type="gramStart"/>
            <w:r w:rsidRPr="00604FBF">
              <w:rPr>
                <w:rFonts w:ascii="宋体" w:hAnsi="宋体" w:hint="eastAsia"/>
              </w:rPr>
              <w:t>类边搜索</w:t>
            </w:r>
            <w:proofErr w:type="gramEnd"/>
            <w:r w:rsidRPr="00604FBF">
              <w:rPr>
                <w:rFonts w:ascii="宋体" w:hAnsi="宋体" w:hint="eastAsia"/>
              </w:rPr>
              <w:t>算法BSA_F</w:t>
            </w:r>
            <w:r w:rsidR="001400C7">
              <w:rPr>
                <w:rFonts w:ascii="宋体" w:hAnsi="宋体" w:hint="eastAsia"/>
              </w:rPr>
              <w:t>D</w:t>
            </w:r>
            <w:r w:rsidRPr="00604FBF">
              <w:rPr>
                <w:rFonts w:ascii="宋体" w:hAnsi="宋体" w:hint="eastAsia"/>
              </w:rPr>
              <w:t>P</w:t>
            </w:r>
          </w:p>
        </w:tc>
      </w:tr>
      <w:tr w:rsidR="00AC0322" w:rsidRPr="005A05F9">
        <w:tc>
          <w:tcPr>
            <w:tcW w:w="8522" w:type="dxa"/>
            <w:vAlign w:val="center"/>
          </w:tcPr>
          <w:p w:rsidR="00AC0322" w:rsidRDefault="00AC0322" w:rsidP="00211C0D">
            <w:pPr>
              <w:tabs>
                <w:tab w:val="left" w:pos="1200"/>
              </w:tabs>
              <w:spacing w:beforeLines="20" w:before="65" w:afterLines="20" w:after="65" w:line="288" w:lineRule="auto"/>
              <w:jc w:val="both"/>
            </w:pPr>
            <w:r w:rsidRPr="005A12A7">
              <w:rPr>
                <w:rFonts w:hint="eastAsia"/>
                <w:b/>
              </w:rPr>
              <w:lastRenderedPageBreak/>
              <w:t>输入</w:t>
            </w:r>
            <w:r>
              <w:rPr>
                <w:rFonts w:hint="eastAsia"/>
              </w:rPr>
              <w:t>：</w:t>
            </w:r>
            <w:r w:rsidR="00C73447">
              <w:rPr>
                <w:rFonts w:hint="eastAsia"/>
              </w:rPr>
              <w:t>原不确定</w:t>
            </w:r>
            <w:proofErr w:type="gramStart"/>
            <w:r w:rsidR="00C73447">
              <w:rPr>
                <w:rFonts w:hint="eastAsia"/>
              </w:rPr>
              <w:t>图所有</w:t>
            </w:r>
            <w:proofErr w:type="gramEnd"/>
            <w:r w:rsidRPr="00486AB1">
              <w:rPr>
                <w:rFonts w:hint="eastAsia"/>
              </w:rPr>
              <w:t>满足最大流</w:t>
            </w:r>
            <w:r w:rsidR="00C73447">
              <w:rPr>
                <w:rFonts w:hint="eastAsia"/>
              </w:rPr>
              <w:t>的区间子图</w:t>
            </w:r>
            <w:r w:rsidR="00920F34">
              <w:rPr>
                <w:rFonts w:hint="eastAsia"/>
              </w:rPr>
              <w:t>C</w:t>
            </w:r>
            <w:r w:rsidRPr="00486AB1">
              <w:rPr>
                <w:rFonts w:hint="eastAsia"/>
              </w:rPr>
              <w:t>，移除边</w:t>
            </w:r>
            <w:r w:rsidRPr="00486AB1">
              <w:rPr>
                <w:rFonts w:hint="eastAsia"/>
              </w:rPr>
              <w:t>e</w:t>
            </w:r>
          </w:p>
          <w:p w:rsidR="003616B0" w:rsidRDefault="003616B0" w:rsidP="00211C0D">
            <w:pPr>
              <w:tabs>
                <w:tab w:val="left" w:pos="1200"/>
              </w:tabs>
              <w:spacing w:beforeLines="20" w:before="65" w:afterLines="20" w:after="65" w:line="288" w:lineRule="auto"/>
              <w:jc w:val="both"/>
            </w:pPr>
            <w:r>
              <w:rPr>
                <w:rFonts w:hint="eastAsia"/>
              </w:rPr>
              <w:t xml:space="preserve">1. init </w:t>
            </w:r>
            <w:r w:rsidRPr="003616B0">
              <w:t>minimum</w:t>
            </w:r>
            <w:r w:rsidR="00E630A8">
              <w:rPr>
                <w:rFonts w:hint="eastAsia"/>
              </w:rPr>
              <w:t xml:space="preserve"> subgraph</w:t>
            </w:r>
            <w:r w:rsidR="004C5E82">
              <w:rPr>
                <w:rFonts w:hint="eastAsia"/>
              </w:rPr>
              <w:t>, p</w:t>
            </w:r>
            <w:r w:rsidR="004C5E82">
              <w:sym w:font="Wingdings" w:char="F0DF"/>
            </w:r>
            <w:r w:rsidR="004C5E82">
              <w:rPr>
                <w:rFonts w:hint="eastAsia"/>
              </w:rPr>
              <w:t>1</w:t>
            </w:r>
            <w:r w:rsidR="00E630A8">
              <w:rPr>
                <w:rFonts w:hint="eastAsia"/>
              </w:rPr>
              <w:t>;</w:t>
            </w:r>
          </w:p>
          <w:p w:rsidR="00AC0322" w:rsidRDefault="00E630A8" w:rsidP="00211C0D">
            <w:pPr>
              <w:tabs>
                <w:tab w:val="left" w:pos="1200"/>
              </w:tabs>
              <w:spacing w:beforeLines="20" w:before="65" w:afterLines="20" w:after="65" w:line="288" w:lineRule="auto"/>
              <w:jc w:val="both"/>
            </w:pPr>
            <w:r>
              <w:rPr>
                <w:rFonts w:hint="eastAsia"/>
              </w:rPr>
              <w:t>2</w:t>
            </w:r>
            <w:r w:rsidR="00AC0322">
              <w:t xml:space="preserve">. For all node in </w:t>
            </w:r>
            <w:r w:rsidR="003616B0">
              <w:rPr>
                <w:rFonts w:hint="eastAsia"/>
              </w:rPr>
              <w:t>C</w:t>
            </w:r>
            <w:r w:rsidR="00AC0322">
              <w:t xml:space="preserve"> as C</w:t>
            </w:r>
            <w:r w:rsidR="003616B0" w:rsidRPr="003616B0">
              <w:rPr>
                <w:rFonts w:hint="eastAsia"/>
                <w:vertAlign w:val="subscript"/>
              </w:rPr>
              <w:t>i</w:t>
            </w:r>
          </w:p>
          <w:p w:rsidR="00AC0322" w:rsidRDefault="00E630A8" w:rsidP="00211C0D">
            <w:pPr>
              <w:tabs>
                <w:tab w:val="left" w:pos="1200"/>
              </w:tabs>
              <w:spacing w:beforeLines="20" w:before="65" w:afterLines="20" w:after="65" w:line="288" w:lineRule="auto"/>
              <w:jc w:val="both"/>
            </w:pPr>
            <w:r>
              <w:rPr>
                <w:rFonts w:hint="eastAsia"/>
              </w:rPr>
              <w:t>3</w:t>
            </w:r>
            <w:r w:rsidR="00AC0322">
              <w:rPr>
                <w:rFonts w:hint="eastAsia"/>
              </w:rPr>
              <w:t>.     If the position of e in C</w:t>
            </w:r>
            <w:r w:rsidR="003616B0" w:rsidRPr="003616B0">
              <w:rPr>
                <w:rFonts w:hint="eastAsia"/>
                <w:vertAlign w:val="subscript"/>
              </w:rPr>
              <w:t>i</w:t>
            </w:r>
            <w:r w:rsidR="00AC0322">
              <w:rPr>
                <w:rFonts w:hint="eastAsia"/>
              </w:rPr>
              <w:t xml:space="preserve"> is 1</w:t>
            </w:r>
            <w:r w:rsidR="00AC0322">
              <w:rPr>
                <w:rFonts w:hint="eastAsia"/>
              </w:rPr>
              <w:t>，</w:t>
            </w:r>
            <w:r w:rsidR="00AC0322">
              <w:rPr>
                <w:rFonts w:hint="eastAsia"/>
              </w:rPr>
              <w:t>then move out</w:t>
            </w:r>
            <w:r w:rsidR="003616B0">
              <w:rPr>
                <w:rFonts w:hint="eastAsia"/>
              </w:rPr>
              <w:t xml:space="preserve"> C</w:t>
            </w:r>
            <w:r w:rsidR="003616B0" w:rsidRPr="003616B0">
              <w:rPr>
                <w:rFonts w:hint="eastAsia"/>
                <w:vertAlign w:val="subscript"/>
              </w:rPr>
              <w:t>i</w:t>
            </w:r>
            <w:r w:rsidR="00AC0322">
              <w:rPr>
                <w:rFonts w:hint="eastAsia"/>
              </w:rPr>
              <w:t>；</w:t>
            </w:r>
          </w:p>
          <w:p w:rsidR="00AC0322" w:rsidRDefault="00E630A8" w:rsidP="00211C0D">
            <w:pPr>
              <w:tabs>
                <w:tab w:val="left" w:pos="1200"/>
              </w:tabs>
              <w:spacing w:beforeLines="20" w:before="65" w:afterLines="20" w:after="65" w:line="288" w:lineRule="auto"/>
              <w:jc w:val="both"/>
            </w:pPr>
            <w:r>
              <w:rPr>
                <w:rFonts w:hint="eastAsia"/>
              </w:rPr>
              <w:t>4</w:t>
            </w:r>
            <w:r w:rsidR="00AC0322">
              <w:rPr>
                <w:rFonts w:hint="eastAsia"/>
              </w:rPr>
              <w:t>.     If the position of e position in C is 0</w:t>
            </w:r>
            <w:r w:rsidR="00AC0322">
              <w:rPr>
                <w:rFonts w:hint="eastAsia"/>
              </w:rPr>
              <w:t>，</w:t>
            </w:r>
            <w:r>
              <w:rPr>
                <w:rFonts w:hint="eastAsia"/>
              </w:rPr>
              <w:t xml:space="preserve">then </w:t>
            </w:r>
            <w:r w:rsidRPr="00E630A8">
              <w:t>calculate</w:t>
            </w:r>
            <w:r w:rsidR="004C5E82">
              <w:rPr>
                <w:rFonts w:hint="eastAsia"/>
              </w:rPr>
              <w:t xml:space="preserve"> the </w:t>
            </w:r>
            <w:r w:rsidR="004C5E82" w:rsidRPr="004C5E82">
              <w:t>Probability</w:t>
            </w:r>
            <w:r w:rsidR="00F537A8">
              <w:rPr>
                <w:rFonts w:hint="eastAsia"/>
              </w:rPr>
              <w:t xml:space="preserve"> Pi</w:t>
            </w:r>
            <w:r w:rsidR="004C5E82">
              <w:rPr>
                <w:rFonts w:hint="eastAsia"/>
              </w:rPr>
              <w:t xml:space="preserve"> of the lower bounder subgraph</w:t>
            </w:r>
            <w:r w:rsidR="00AC0322">
              <w:rPr>
                <w:rFonts w:hint="eastAsia"/>
              </w:rPr>
              <w:t>；</w:t>
            </w:r>
          </w:p>
          <w:p w:rsidR="00123C37" w:rsidRDefault="00F537A8" w:rsidP="00211C0D">
            <w:pPr>
              <w:tabs>
                <w:tab w:val="left" w:pos="1200"/>
              </w:tabs>
              <w:spacing w:beforeLines="20" w:before="65" w:afterLines="20" w:after="65" w:line="288" w:lineRule="auto"/>
              <w:jc w:val="both"/>
            </w:pPr>
            <w:r>
              <w:rPr>
                <w:rFonts w:hint="eastAsia"/>
              </w:rPr>
              <w:t>5.         if</w:t>
            </w:r>
            <w:r w:rsidR="00123C37">
              <w:rPr>
                <w:rFonts w:hint="eastAsia"/>
              </w:rPr>
              <w:t xml:space="preserve"> Pi&gt;p, then p</w:t>
            </w:r>
            <w:r w:rsidR="00123C37">
              <w:sym w:font="Wingdings" w:char="F0DF"/>
            </w:r>
            <w:r w:rsidR="005805F4">
              <w:rPr>
                <w:rFonts w:hint="eastAsia"/>
              </w:rPr>
              <w:t>Pi</w:t>
            </w:r>
            <w:r w:rsidR="005805F4">
              <w:rPr>
                <w:rFonts w:hint="eastAsia"/>
              </w:rPr>
              <w:t>，</w:t>
            </w:r>
            <w:r w:rsidR="007D01C3">
              <w:rPr>
                <w:rFonts w:hint="eastAsia"/>
              </w:rPr>
              <w:t xml:space="preserve">get </w:t>
            </w:r>
            <w:r w:rsidR="007D01C3" w:rsidRPr="003616B0">
              <w:t>minimum</w:t>
            </w:r>
            <w:r w:rsidR="007D01C3">
              <w:rPr>
                <w:rFonts w:hint="eastAsia"/>
              </w:rPr>
              <w:t xml:space="preserve"> subgraph</w:t>
            </w:r>
            <w:r w:rsidR="007D01C3">
              <w:rPr>
                <w:rFonts w:hint="eastAsia"/>
              </w:rPr>
              <w:t>（</w:t>
            </w:r>
            <w:r w:rsidR="007D01C3">
              <w:rPr>
                <w:rFonts w:hint="eastAsia"/>
              </w:rPr>
              <w:t>Ci</w:t>
            </w:r>
            <w:r w:rsidR="007D01C3">
              <w:rPr>
                <w:rFonts w:hint="eastAsia"/>
              </w:rPr>
              <w:t>）</w:t>
            </w:r>
            <w:r w:rsidR="007E0DA9">
              <w:rPr>
                <w:rFonts w:hint="eastAsia"/>
              </w:rPr>
              <w:t>；</w:t>
            </w:r>
          </w:p>
          <w:p w:rsidR="00AC0322" w:rsidRDefault="00E630A8" w:rsidP="00211C0D">
            <w:pPr>
              <w:tabs>
                <w:tab w:val="left" w:pos="1200"/>
              </w:tabs>
              <w:spacing w:beforeLines="20" w:before="65" w:afterLines="20" w:after="65" w:line="288" w:lineRule="auto"/>
              <w:jc w:val="both"/>
            </w:pPr>
            <w:r>
              <w:rPr>
                <w:rFonts w:hint="eastAsia"/>
              </w:rPr>
              <w:t>5</w:t>
            </w:r>
            <w:r w:rsidR="00AC0322">
              <w:rPr>
                <w:rFonts w:hint="eastAsia"/>
              </w:rPr>
              <w:t>.     If the position of e in C is X</w:t>
            </w:r>
            <w:r w:rsidR="00AC0322">
              <w:rPr>
                <w:rFonts w:hint="eastAsia"/>
              </w:rPr>
              <w:t>，</w:t>
            </w:r>
            <w:r w:rsidR="00AC0322">
              <w:rPr>
                <w:rFonts w:hint="eastAsia"/>
              </w:rPr>
              <w:t xml:space="preserve">then divide C to Ce=1 and Ce=0 and goto step </w:t>
            </w:r>
            <w:r w:rsidR="00AC0322">
              <w:rPr>
                <w:rFonts w:hint="eastAsia"/>
              </w:rPr>
              <w:t>（</w:t>
            </w:r>
            <w:r w:rsidR="00E90181">
              <w:rPr>
                <w:rFonts w:hint="eastAsia"/>
              </w:rPr>
              <w:t>3</w:t>
            </w:r>
            <w:r w:rsidR="00AC0322">
              <w:rPr>
                <w:rFonts w:hint="eastAsia"/>
              </w:rPr>
              <w:t>）（</w:t>
            </w:r>
            <w:r w:rsidR="00E90181">
              <w:rPr>
                <w:rFonts w:hint="eastAsia"/>
              </w:rPr>
              <w:t>4</w:t>
            </w:r>
            <w:r w:rsidR="00AC0322">
              <w:rPr>
                <w:rFonts w:hint="eastAsia"/>
              </w:rPr>
              <w:t>）；</w:t>
            </w:r>
          </w:p>
          <w:p w:rsidR="0080360E" w:rsidRDefault="006D1F8B" w:rsidP="00211C0D">
            <w:pPr>
              <w:tabs>
                <w:tab w:val="left" w:pos="1200"/>
              </w:tabs>
              <w:spacing w:beforeLines="20" w:before="65" w:afterLines="20" w:after="65" w:line="288" w:lineRule="auto"/>
              <w:jc w:val="both"/>
            </w:pPr>
            <w:r>
              <w:rPr>
                <w:rFonts w:hint="eastAsia"/>
              </w:rPr>
              <w:t xml:space="preserve">6. </w:t>
            </w:r>
            <w:r w:rsidR="00A41661">
              <w:rPr>
                <w:rFonts w:hint="eastAsia"/>
              </w:rPr>
              <w:t>get Max Flow</w:t>
            </w:r>
            <w:r w:rsidR="00DA3E48">
              <w:rPr>
                <w:rFonts w:hint="eastAsia"/>
              </w:rPr>
              <w:t xml:space="preserve"> with </w:t>
            </w:r>
            <w:r w:rsidR="00DA3E48" w:rsidRPr="003616B0">
              <w:t>minimum</w:t>
            </w:r>
            <w:r w:rsidR="00DA3E48">
              <w:rPr>
                <w:rFonts w:hint="eastAsia"/>
              </w:rPr>
              <w:t xml:space="preserve"> subgraph</w:t>
            </w:r>
            <w:r w:rsidR="00DA3E48">
              <w:rPr>
                <w:rFonts w:hint="eastAsia"/>
              </w:rPr>
              <w:t>（</w:t>
            </w:r>
            <w:r w:rsidR="00DA3E48">
              <w:rPr>
                <w:rFonts w:hint="eastAsia"/>
              </w:rPr>
              <w:t>C</w:t>
            </w:r>
            <w:r w:rsidR="00DA3E48">
              <w:rPr>
                <w:rFonts w:hint="eastAsia"/>
              </w:rPr>
              <w:t>）</w:t>
            </w:r>
            <w:r w:rsidR="00EF0631">
              <w:rPr>
                <w:rFonts w:hint="eastAsia"/>
              </w:rPr>
              <w:t>and p</w:t>
            </w:r>
          </w:p>
          <w:p w:rsidR="00AC0322" w:rsidRPr="00F30E09" w:rsidRDefault="00AC0322" w:rsidP="008E2911">
            <w:pPr>
              <w:tabs>
                <w:tab w:val="left" w:pos="1200"/>
              </w:tabs>
              <w:spacing w:beforeLines="20" w:before="65" w:afterLines="20" w:after="65" w:line="288" w:lineRule="auto"/>
              <w:jc w:val="both"/>
            </w:pPr>
            <w:r w:rsidRPr="005A12A7">
              <w:rPr>
                <w:rFonts w:hint="eastAsia"/>
                <w:b/>
              </w:rPr>
              <w:t>输出</w:t>
            </w:r>
            <w:r>
              <w:rPr>
                <w:rFonts w:hint="eastAsia"/>
              </w:rPr>
              <w:t>：</w:t>
            </w:r>
            <w:r w:rsidRPr="00E7419D">
              <w:rPr>
                <w:rFonts w:hint="eastAsia"/>
              </w:rPr>
              <w:t>移除</w:t>
            </w:r>
            <w:r w:rsidRPr="00E7419D">
              <w:rPr>
                <w:rFonts w:hint="eastAsia"/>
              </w:rPr>
              <w:t>e</w:t>
            </w:r>
            <w:r w:rsidRPr="00E7419D">
              <w:rPr>
                <w:rFonts w:hint="eastAsia"/>
              </w:rPr>
              <w:t>之后，</w:t>
            </w:r>
            <w:r w:rsidR="008E2911">
              <w:rPr>
                <w:rFonts w:hint="eastAsia"/>
              </w:rPr>
              <w:t>剩余不确定图的分布可靠性</w:t>
            </w:r>
            <w:r w:rsidR="008E2911">
              <w:rPr>
                <w:rFonts w:hint="eastAsia"/>
              </w:rPr>
              <w:t>p</w:t>
            </w:r>
            <w:r w:rsidRPr="00F30E09">
              <w:t xml:space="preserve"> </w:t>
            </w:r>
          </w:p>
        </w:tc>
      </w:tr>
    </w:tbl>
    <w:p w:rsidR="0084634E" w:rsidRDefault="00B07A86" w:rsidP="00211C0D">
      <w:pPr>
        <w:pStyle w:val="a3"/>
        <w:spacing w:line="288" w:lineRule="auto"/>
        <w:ind w:firstLine="468"/>
      </w:pPr>
      <w:r>
        <w:rPr>
          <w:rFonts w:hint="eastAsia"/>
        </w:rPr>
        <w:t>BSA_FDP</w:t>
      </w:r>
      <w:r>
        <w:rPr>
          <w:rFonts w:hint="eastAsia"/>
        </w:rPr>
        <w:t>算法的主要思想是在移除一个</w:t>
      </w:r>
      <w:r>
        <w:rPr>
          <w:rFonts w:hint="eastAsia"/>
        </w:rPr>
        <w:t>B</w:t>
      </w:r>
      <w:proofErr w:type="gramStart"/>
      <w:r>
        <w:rPr>
          <w:rFonts w:hint="eastAsia"/>
        </w:rPr>
        <w:t>类边之后</w:t>
      </w:r>
      <w:proofErr w:type="gramEnd"/>
      <w:r>
        <w:rPr>
          <w:rFonts w:hint="eastAsia"/>
        </w:rPr>
        <w:t>，获取剩余不确定图的</w:t>
      </w:r>
      <w:r w:rsidR="00FB457B">
        <w:rPr>
          <w:rFonts w:hint="eastAsia"/>
        </w:rPr>
        <w:t>满足最大量的极小子图，根据推论</w:t>
      </w:r>
      <w:r w:rsidR="00FB457B">
        <w:rPr>
          <w:rFonts w:hint="eastAsia"/>
        </w:rPr>
        <w:t>4-2</w:t>
      </w:r>
      <w:r w:rsidR="00FB457B">
        <w:rPr>
          <w:rFonts w:hint="eastAsia"/>
        </w:rPr>
        <w:t>可以知道，</w:t>
      </w:r>
      <w:r w:rsidR="00FB457B">
        <w:rPr>
          <w:rFonts w:hint="eastAsia"/>
        </w:rPr>
        <w:t>B</w:t>
      </w:r>
      <w:r w:rsidR="00FB457B">
        <w:rPr>
          <w:rFonts w:hint="eastAsia"/>
        </w:rPr>
        <w:t>边断掉之后，不确定图</w:t>
      </w:r>
      <w:r w:rsidR="00FB457B">
        <w:rPr>
          <w:rFonts w:hint="eastAsia"/>
        </w:rPr>
        <w:t>G</w:t>
      </w:r>
      <w:proofErr w:type="gramStart"/>
      <w:r w:rsidR="00FB457B">
        <w:rPr>
          <w:rFonts w:hint="eastAsia"/>
        </w:rPr>
        <w:t>任然能够</w:t>
      </w:r>
      <w:proofErr w:type="gramEnd"/>
      <w:r w:rsidR="00FB457B">
        <w:rPr>
          <w:rFonts w:hint="eastAsia"/>
        </w:rPr>
        <w:t>满足最大流，所以剩余不确定</w:t>
      </w:r>
      <w:proofErr w:type="gramStart"/>
      <w:r w:rsidR="00FB457B">
        <w:rPr>
          <w:rFonts w:hint="eastAsia"/>
        </w:rPr>
        <w:t>图所有</w:t>
      </w:r>
      <w:proofErr w:type="gramEnd"/>
      <w:r w:rsidR="00FB457B">
        <w:rPr>
          <w:rFonts w:hint="eastAsia"/>
        </w:rPr>
        <w:t>满足最大流的区间和移除</w:t>
      </w:r>
      <w:r w:rsidR="00FB457B">
        <w:rPr>
          <w:rFonts w:hint="eastAsia"/>
        </w:rPr>
        <w:t>B</w:t>
      </w:r>
      <w:proofErr w:type="gramStart"/>
      <w:r w:rsidR="00FB457B">
        <w:rPr>
          <w:rFonts w:hint="eastAsia"/>
        </w:rPr>
        <w:t>边之前</w:t>
      </w:r>
      <w:proofErr w:type="gramEnd"/>
      <w:r w:rsidR="00FB457B">
        <w:rPr>
          <w:rFonts w:hint="eastAsia"/>
        </w:rPr>
        <w:t>满足最大流的区间是一致的（移除包含该边的子图）。</w:t>
      </w:r>
    </w:p>
    <w:p w:rsidR="00516000" w:rsidRPr="004C241A" w:rsidRDefault="00516000" w:rsidP="00211C0D">
      <w:pPr>
        <w:pStyle w:val="a3"/>
        <w:spacing w:line="288" w:lineRule="auto"/>
        <w:ind w:firstLine="468"/>
      </w:pPr>
      <w:r w:rsidRPr="00927386">
        <w:rPr>
          <w:rFonts w:hint="eastAsia"/>
        </w:rPr>
        <w:t>对于</w:t>
      </w:r>
      <w:r w:rsidRPr="00927386">
        <w:rPr>
          <w:rFonts w:hint="eastAsia"/>
        </w:rPr>
        <w:t>C</w:t>
      </w:r>
      <w:proofErr w:type="gramStart"/>
      <w:r w:rsidRPr="00927386">
        <w:rPr>
          <w:rFonts w:hint="eastAsia"/>
        </w:rPr>
        <w:t>类边的</w:t>
      </w:r>
      <w:proofErr w:type="gramEnd"/>
      <w:r w:rsidRPr="00927386">
        <w:rPr>
          <w:rFonts w:hint="eastAsia"/>
        </w:rPr>
        <w:t>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E06664">
        <w:rPr>
          <w:rFonts w:hint="eastAsia"/>
        </w:rPr>
        <w:t>分布</w:t>
      </w:r>
      <w:r>
        <w:rPr>
          <w:rFonts w:hint="eastAsia"/>
        </w:rPr>
        <w:t>可靠性，</w:t>
      </w:r>
      <w:r w:rsidRPr="00927386">
        <w:rPr>
          <w:rFonts w:hint="eastAsia"/>
        </w:rPr>
        <w:t>也就是说</w:t>
      </w:r>
      <w:r w:rsidRPr="00927386">
        <w:rPr>
          <w:rFonts w:hint="eastAsia"/>
        </w:rPr>
        <w:t>C</w:t>
      </w:r>
      <w:proofErr w:type="gramStart"/>
      <w:r w:rsidRPr="00927386">
        <w:rPr>
          <w:rFonts w:hint="eastAsia"/>
        </w:rPr>
        <w:t>类边断掉</w:t>
      </w:r>
      <w:proofErr w:type="gramEnd"/>
      <w:r w:rsidRPr="00927386">
        <w:rPr>
          <w:rFonts w:hint="eastAsia"/>
        </w:rPr>
        <w:t>不会对不确定图的状态照成任何的影响</w:t>
      </w:r>
      <w:r>
        <w:rPr>
          <w:rFonts w:hint="eastAsia"/>
        </w:rPr>
        <w:t>，因此不需要计算。</w:t>
      </w:r>
    </w:p>
    <w:p w:rsidR="00C06EF7" w:rsidRDefault="00C06EF7" w:rsidP="00984F03">
      <w:pPr>
        <w:pStyle w:val="a3"/>
        <w:spacing w:line="288" w:lineRule="auto"/>
        <w:ind w:firstLine="468"/>
      </w:pPr>
      <w:r>
        <w:rPr>
          <w:rFonts w:hint="eastAsia"/>
        </w:rPr>
        <w:t>根据性质</w:t>
      </w:r>
      <w:r w:rsidR="00FF6EC7">
        <w:rPr>
          <w:rFonts w:hint="eastAsia"/>
        </w:rPr>
        <w:t>4-2</w:t>
      </w:r>
      <w:r>
        <w:rPr>
          <w:rFonts w:hint="eastAsia"/>
        </w:rPr>
        <w:t>，</w:t>
      </w:r>
      <w:r>
        <w:rPr>
          <w:rFonts w:hint="eastAsia"/>
        </w:rPr>
        <w:t>C</w:t>
      </w:r>
      <w:proofErr w:type="gramStart"/>
      <w:r>
        <w:rPr>
          <w:rFonts w:hint="eastAsia"/>
        </w:rPr>
        <w:t>类边移除</w:t>
      </w:r>
      <w:proofErr w:type="gramEnd"/>
      <w:r>
        <w:rPr>
          <w:rFonts w:hint="eastAsia"/>
        </w:rPr>
        <w:t>之后不需要计算，直接使用原有的最大流，分布可靠性</w:t>
      </w:r>
      <w:r w:rsidR="00714576">
        <w:rPr>
          <w:rFonts w:hint="eastAsia"/>
        </w:rPr>
        <w:t>即可</w:t>
      </w:r>
      <w:r>
        <w:rPr>
          <w:rFonts w:hint="eastAsia"/>
        </w:rPr>
        <w:t>。</w:t>
      </w:r>
    </w:p>
    <w:p w:rsidR="00C06EF7" w:rsidRDefault="00C06EF7" w:rsidP="00984F03">
      <w:pPr>
        <w:pStyle w:val="a3"/>
        <w:spacing w:line="288" w:lineRule="auto"/>
        <w:ind w:firstLine="468"/>
      </w:pPr>
      <w:r>
        <w:rPr>
          <w:rFonts w:hint="eastAsia"/>
        </w:rPr>
        <w:t>基于以上处理方式，</w:t>
      </w:r>
      <w:r>
        <w:rPr>
          <w:rFonts w:hint="eastAsia"/>
        </w:rPr>
        <w:t>ICA</w:t>
      </w:r>
      <w:r w:rsidR="00C503E0">
        <w:rPr>
          <w:rFonts w:hint="eastAsia"/>
        </w:rPr>
        <w:t>_FDP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tc>
          <w:tcPr>
            <w:tcW w:w="8522" w:type="dxa"/>
            <w:shd w:val="clear" w:color="auto" w:fill="D9D9D9"/>
            <w:vAlign w:val="center"/>
          </w:tcPr>
          <w:p w:rsidR="002C3D1C" w:rsidRPr="00327708" w:rsidRDefault="002C3D1C" w:rsidP="00A953C4">
            <w:pPr>
              <w:spacing w:line="288" w:lineRule="auto"/>
              <w:jc w:val="both"/>
              <w:rPr>
                <w:rFonts w:ascii="宋体" w:hAnsi="宋体"/>
                <w:b/>
              </w:rPr>
            </w:pPr>
            <w:r w:rsidRPr="00327708">
              <w:rPr>
                <w:rFonts w:ascii="宋体" w:hAnsi="宋体" w:hint="eastAsia"/>
                <w:b/>
              </w:rPr>
              <w:t>算法</w:t>
            </w:r>
            <w:r w:rsidR="00D94637">
              <w:rPr>
                <w:rFonts w:ascii="宋体" w:hAnsi="宋体" w:hint="eastAsia"/>
                <w:b/>
              </w:rPr>
              <w:t>4</w:t>
            </w:r>
            <w:r w:rsidRPr="00327708">
              <w:rPr>
                <w:rFonts w:ascii="宋体" w:hAnsi="宋体" w:hint="eastAsia"/>
                <w:b/>
              </w:rPr>
              <w:t>-</w:t>
            </w:r>
            <w:r>
              <w:rPr>
                <w:rFonts w:ascii="宋体" w:hAnsi="宋体" w:hint="eastAsia"/>
                <w:b/>
              </w:rPr>
              <w:t>4</w:t>
            </w:r>
            <w:r w:rsidRPr="00327708">
              <w:rPr>
                <w:rFonts w:ascii="宋体" w:hAnsi="宋体" w:hint="eastAsia"/>
                <w:b/>
              </w:rPr>
              <w:t xml:space="preserve">. </w:t>
            </w:r>
            <w:r>
              <w:rPr>
                <w:rFonts w:hint="eastAsia"/>
              </w:rPr>
              <w:t>基于流量和容量可靠性的不确定</w:t>
            </w:r>
            <w:proofErr w:type="gramStart"/>
            <w:r>
              <w:rPr>
                <w:rFonts w:hint="eastAsia"/>
              </w:rPr>
              <w:t>图关键边</w:t>
            </w:r>
            <w:proofErr w:type="gramEnd"/>
            <w:r>
              <w:rPr>
                <w:rFonts w:hint="eastAsia"/>
              </w:rPr>
              <w:t>增量算法</w:t>
            </w:r>
            <w:r>
              <w:rPr>
                <w:rFonts w:hint="eastAsia"/>
              </w:rPr>
              <w:t>ICA_F</w:t>
            </w:r>
            <w:r w:rsidR="00A953C4">
              <w:rPr>
                <w:rFonts w:hint="eastAsia"/>
              </w:rPr>
              <w:t>D</w:t>
            </w:r>
            <w:r>
              <w:rPr>
                <w:rFonts w:hint="eastAsia"/>
              </w:rPr>
              <w:t>P</w:t>
            </w:r>
          </w:p>
        </w:tc>
      </w:tr>
      <w:tr w:rsidR="002C3D1C" w:rsidRPr="005A05F9">
        <w:tc>
          <w:tcPr>
            <w:tcW w:w="8522" w:type="dxa"/>
            <w:vAlign w:val="center"/>
          </w:tcPr>
          <w:p w:rsidR="002C3D1C" w:rsidRDefault="002C3D1C" w:rsidP="00A83CA2">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2C3D1C" w:rsidRDefault="002C3D1C" w:rsidP="00A83CA2">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2C3D1C" w:rsidRDefault="002C3D1C" w:rsidP="00A83CA2">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4.  Sort keyedge by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5.  Classify ABC edge by StateMtrix</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2C3D1C" w:rsidRDefault="002C3D1C" w:rsidP="00A83CA2">
            <w:pPr>
              <w:tabs>
                <w:tab w:val="left" w:pos="1200"/>
              </w:tabs>
              <w:spacing w:beforeLines="20" w:before="65" w:afterLines="20" w:after="65" w:line="288" w:lineRule="auto"/>
              <w:jc w:val="both"/>
            </w:pPr>
            <w:r>
              <w:rPr>
                <w:rFonts w:hint="eastAsia"/>
              </w:rPr>
              <w:t>7.      If ei is A class edge then use algorithm STPA_F</w:t>
            </w:r>
            <w:r w:rsidR="00040267">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8.      If ei is B class edge then use algorithm BSA_F</w:t>
            </w:r>
            <w:r w:rsidR="001C5314">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10. Soet KeyEdge by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11. Return sorted key_edge_set</w:t>
            </w:r>
            <w:r>
              <w:rPr>
                <w:rFonts w:hint="eastAsia"/>
              </w:rPr>
              <w:t>；</w:t>
            </w:r>
          </w:p>
          <w:p w:rsidR="002C3D1C" w:rsidRPr="00F30E09" w:rsidRDefault="002C3D1C" w:rsidP="00A83CA2">
            <w:pPr>
              <w:tabs>
                <w:tab w:val="left" w:pos="1200"/>
              </w:tabs>
              <w:spacing w:beforeLines="20" w:before="65" w:afterLines="20" w:after="65" w:line="288" w:lineRule="auto"/>
              <w:jc w:val="both"/>
            </w:pPr>
            <w:r w:rsidRPr="005A12A7">
              <w:rPr>
                <w:rFonts w:hint="eastAsia"/>
                <w:b/>
              </w:rPr>
              <w:lastRenderedPageBreak/>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0C738B" w:rsidRDefault="000C738B" w:rsidP="000C738B">
      <w:pPr>
        <w:pStyle w:val="31"/>
      </w:pPr>
      <w:bookmarkStart w:id="75" w:name="_Toc451285695"/>
      <w:r>
        <w:rPr>
          <w:rFonts w:hint="eastAsia"/>
        </w:rPr>
        <w:lastRenderedPageBreak/>
        <w:t>4.3.</w:t>
      </w:r>
      <w:r w:rsidR="00607E18">
        <w:rPr>
          <w:rFonts w:hint="eastAsia"/>
        </w:rPr>
        <w:t>3</w:t>
      </w:r>
      <w:r>
        <w:rPr>
          <w:rFonts w:hint="eastAsia"/>
        </w:rPr>
        <w:t xml:space="preserve"> </w:t>
      </w:r>
      <w:r>
        <w:rPr>
          <w:rFonts w:hint="eastAsia"/>
        </w:rPr>
        <w:t>算法复杂度分析</w:t>
      </w:r>
      <w:bookmarkEnd w:id="75"/>
    </w:p>
    <w:p w:rsidR="00C0117A" w:rsidRDefault="00C0117A" w:rsidP="00984F03">
      <w:pPr>
        <w:pStyle w:val="a3"/>
        <w:spacing w:line="288" w:lineRule="auto"/>
        <w:ind w:firstLine="468"/>
      </w:pPr>
      <w:r>
        <w:rPr>
          <w:rFonts w:hint="eastAsia"/>
        </w:rPr>
        <w:t>基于状态划分树的增量算法</w:t>
      </w:r>
      <w:r>
        <w:rPr>
          <w:rFonts w:hint="eastAsia"/>
        </w:rPr>
        <w:t>ICA_F</w:t>
      </w:r>
      <w:r w:rsidR="005246A0">
        <w:rPr>
          <w:rFonts w:hint="eastAsia"/>
        </w:rPr>
        <w:t>D</w:t>
      </w:r>
      <w:r>
        <w:rPr>
          <w:rFonts w:hint="eastAsia"/>
        </w:rPr>
        <w:t>P</w:t>
      </w:r>
      <w:r>
        <w:rPr>
          <w:rFonts w:hint="eastAsia"/>
        </w:rPr>
        <w:t>首先需要使用</w:t>
      </w:r>
      <w:r w:rsidRPr="00961505">
        <w:t>getALLEdgeFlowDecrease</w:t>
      </w:r>
      <w:r w:rsidR="0066176B">
        <w:rPr>
          <w:rFonts w:hint="eastAsia"/>
        </w:rPr>
        <w:t>函数获取</w:t>
      </w:r>
      <w:proofErr w:type="gramStart"/>
      <w:r w:rsidR="0066176B">
        <w:rPr>
          <w:rFonts w:hint="eastAsia"/>
        </w:rPr>
        <w:t>所有边</w:t>
      </w:r>
      <w:proofErr w:type="gramEnd"/>
      <w:r w:rsidR="0066176B">
        <w:rPr>
          <w:rFonts w:hint="eastAsia"/>
        </w:rPr>
        <w:t>发生故障之后能够满足的最大流，然后</w:t>
      </w:r>
      <w:r w:rsidRPr="00993FE4">
        <w:rPr>
          <w:rFonts w:hint="eastAsia"/>
        </w:rPr>
        <w:t>对计算的流量进行排序</w:t>
      </w:r>
      <w:r>
        <w:rPr>
          <w:rFonts w:hint="eastAsia"/>
        </w:rPr>
        <w:t>，</w:t>
      </w:r>
      <w:proofErr w:type="gramStart"/>
      <w:r w:rsidRPr="00993FE4">
        <w:rPr>
          <w:rFonts w:hint="eastAsia"/>
        </w:rPr>
        <w:t>当前后</w:t>
      </w:r>
      <w:proofErr w:type="gramEnd"/>
      <w:r w:rsidRPr="00993FE4">
        <w:rPr>
          <w:rFonts w:hint="eastAsia"/>
        </w:rPr>
        <w:t>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w:t>
      </w:r>
      <w:proofErr w:type="gramStart"/>
      <w:r>
        <w:rPr>
          <w:rFonts w:hint="eastAsia"/>
        </w:rPr>
        <w:t>流一致</w:t>
      </w:r>
      <w:proofErr w:type="gramEnd"/>
      <w:r>
        <w:rPr>
          <w:rFonts w:hint="eastAsia"/>
        </w:rPr>
        <w:t>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w:t>
      </w:r>
      <w:proofErr w:type="gramStart"/>
      <w:r>
        <w:rPr>
          <w:rFonts w:hint="eastAsia"/>
        </w:rPr>
        <w:t>边分为</w:t>
      </w:r>
      <w:proofErr w:type="gramEnd"/>
      <w:r>
        <w:rPr>
          <w:rFonts w:hint="eastAsia"/>
        </w:rPr>
        <w:t>ABC</w:t>
      </w:r>
      <w:r>
        <w:rPr>
          <w:rFonts w:hint="eastAsia"/>
        </w:rPr>
        <w:t>三类边，然后根据三类边的不同性质对于不同性质的边选择不同的算法，从而简化计算过程。</w:t>
      </w:r>
    </w:p>
    <w:p w:rsidR="00C06EF7" w:rsidRDefault="00C0117A" w:rsidP="00984F03">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proofErr w:type="gramStart"/>
      <w:r>
        <w:rPr>
          <w:rFonts w:hint="eastAsia"/>
        </w:rPr>
        <w:t>次运行</w:t>
      </w:r>
      <w:proofErr w:type="gramEnd"/>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边来说，因为不需要计算，只需要保留原有的最大流和容量可靠性，所以复杂度为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proofErr w:type="gramStart"/>
      <w:r>
        <w:rPr>
          <w:rFonts w:hint="eastAsia"/>
        </w:rPr>
        <w:t>类边的</w:t>
      </w:r>
      <w:proofErr w:type="gramEnd"/>
      <w:r>
        <w:rPr>
          <w:rFonts w:hint="eastAsia"/>
        </w:rPr>
        <w:t>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ICA_F</w:t>
      </w:r>
      <w:r w:rsidR="005246A0">
        <w:rPr>
          <w:rFonts w:hint="eastAsia"/>
        </w:rPr>
        <w:t>D</w:t>
      </w:r>
      <w:r>
        <w:rPr>
          <w:rFonts w:hint="eastAsia"/>
        </w:rPr>
        <w:t>P</w:t>
      </w:r>
      <w:r>
        <w:rPr>
          <w:rFonts w:hint="eastAsia"/>
        </w:rPr>
        <w:t>在最坏的情况下，复杂度和</w:t>
      </w:r>
      <w:r>
        <w:rPr>
          <w:rFonts w:hint="eastAsia"/>
        </w:rPr>
        <w:t>BASE</w:t>
      </w:r>
      <w:r w:rsidR="005246A0">
        <w:rPr>
          <w:rFonts w:hint="eastAsia"/>
        </w:rPr>
        <w:t>_FDP</w:t>
      </w:r>
      <w:r>
        <w:rPr>
          <w:rFonts w:hint="eastAsia"/>
        </w:rPr>
        <w:t>算法的复杂度一致。</w:t>
      </w:r>
    </w:p>
    <w:p w:rsidR="00F31B76" w:rsidRDefault="00F31B76" w:rsidP="00BF706C">
      <w:pPr>
        <w:pStyle w:val="21"/>
      </w:pPr>
      <w:bookmarkStart w:id="76" w:name="_Toc451285696"/>
      <w:r>
        <w:rPr>
          <w:rFonts w:hint="eastAsia"/>
        </w:rPr>
        <w:t>4.</w:t>
      </w:r>
      <w:r w:rsidR="00C6524B">
        <w:rPr>
          <w:rFonts w:hint="eastAsia"/>
        </w:rPr>
        <w:t>4</w:t>
      </w:r>
      <w:r w:rsidR="00BF706C">
        <w:rPr>
          <w:rFonts w:hint="eastAsia"/>
        </w:rPr>
        <w:t xml:space="preserve"> </w:t>
      </w:r>
      <w:r w:rsidRPr="00F31B76">
        <w:rPr>
          <w:rFonts w:hint="eastAsia"/>
        </w:rPr>
        <w:t>基于</w:t>
      </w:r>
      <w:proofErr w:type="gramStart"/>
      <w:r w:rsidRPr="00F31B76">
        <w:rPr>
          <w:rFonts w:hint="eastAsia"/>
        </w:rPr>
        <w:t>确定边</w:t>
      </w:r>
      <w:proofErr w:type="gramEnd"/>
      <w:r w:rsidRPr="00F31B76">
        <w:rPr>
          <w:rFonts w:hint="eastAsia"/>
        </w:rPr>
        <w:t>过滤的增量</w:t>
      </w:r>
      <w:r w:rsidR="0047174F">
        <w:rPr>
          <w:rFonts w:hint="eastAsia"/>
        </w:rPr>
        <w:t>优化</w:t>
      </w:r>
      <w:r w:rsidRPr="00F31B76">
        <w:rPr>
          <w:rFonts w:hint="eastAsia"/>
        </w:rPr>
        <w:t>算法</w:t>
      </w:r>
      <w:r w:rsidRPr="00F31B76">
        <w:rPr>
          <w:rFonts w:hint="eastAsia"/>
        </w:rPr>
        <w:t>ICA_FEA</w:t>
      </w:r>
      <w:bookmarkEnd w:id="76"/>
    </w:p>
    <w:p w:rsidR="007C3BDA" w:rsidRDefault="00BB6E40" w:rsidP="007C3BDA">
      <w:pPr>
        <w:pStyle w:val="31"/>
      </w:pPr>
      <w:bookmarkStart w:id="77" w:name="_Toc451285697"/>
      <w:r>
        <w:rPr>
          <w:rFonts w:hint="eastAsia"/>
        </w:rPr>
        <w:t>4</w:t>
      </w:r>
      <w:r w:rsidR="007C3BDA">
        <w:rPr>
          <w:rFonts w:hint="eastAsia"/>
        </w:rPr>
        <w:t>.</w:t>
      </w:r>
      <w:r>
        <w:rPr>
          <w:rFonts w:hint="eastAsia"/>
        </w:rPr>
        <w:t>4</w:t>
      </w:r>
      <w:r w:rsidR="007C3BDA">
        <w:rPr>
          <w:rFonts w:hint="eastAsia"/>
        </w:rPr>
        <w:t xml:space="preserve">.1 </w:t>
      </w:r>
      <w:r w:rsidR="007C3BDA">
        <w:rPr>
          <w:rFonts w:hint="eastAsia"/>
        </w:rPr>
        <w:t>算法基本思想</w:t>
      </w:r>
      <w:bookmarkEnd w:id="77"/>
    </w:p>
    <w:p w:rsidR="007C3BDA" w:rsidRDefault="007C3BDA" w:rsidP="007C3BDA">
      <w:pPr>
        <w:pStyle w:val="a3"/>
        <w:spacing w:line="288" w:lineRule="auto"/>
        <w:ind w:firstLine="468"/>
      </w:pPr>
      <w:r>
        <w:rPr>
          <w:rFonts w:hint="eastAsia"/>
        </w:rPr>
        <w:t>考虑到传统状态划分算法需要划分的状态空间较大，本节在原有计算方式的基础上提出一种基于</w:t>
      </w:r>
      <w:proofErr w:type="gramStart"/>
      <w:r>
        <w:rPr>
          <w:rFonts w:hint="eastAsia"/>
        </w:rPr>
        <w:t>确定边</w:t>
      </w:r>
      <w:proofErr w:type="gramEnd"/>
      <w:r>
        <w:rPr>
          <w:rFonts w:hint="eastAsia"/>
        </w:rPr>
        <w:t>过滤的状态划分算法</w:t>
      </w:r>
      <w:r>
        <w:rPr>
          <w:rFonts w:hint="eastAsia"/>
        </w:rPr>
        <w:t>ICA_FEA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w:t>
      </w:r>
      <w:proofErr w:type="gramStart"/>
      <w:r>
        <w:rPr>
          <w:rFonts w:hint="eastAsia"/>
        </w:rPr>
        <w:t>确定边包括</w:t>
      </w:r>
      <w:proofErr w:type="gramEnd"/>
      <w:r>
        <w:rPr>
          <w:rFonts w:hint="eastAsia"/>
        </w:rPr>
        <w:t>割集中的边和悬挂边。</w:t>
      </w:r>
    </w:p>
    <w:p w:rsidR="007C3BDA" w:rsidRDefault="007C3BDA" w:rsidP="007C3BDA">
      <w:pPr>
        <w:pStyle w:val="a3"/>
        <w:spacing w:line="288" w:lineRule="auto"/>
        <w:ind w:firstLine="46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w:t>
      </w:r>
      <w:r w:rsidRPr="0031531D">
        <w:rPr>
          <w:rFonts w:hint="eastAsia"/>
          <w:vertAlign w:val="superscript"/>
        </w:rPr>
        <w:t>|E|</w:t>
      </w:r>
      <w:proofErr w:type="gramStart"/>
      <w:r>
        <w:rPr>
          <w:rFonts w:hint="eastAsia"/>
        </w:rPr>
        <w:t>个</w:t>
      </w:r>
      <w:proofErr w:type="gramEnd"/>
      <w:r>
        <w:rPr>
          <w:rFonts w:hint="eastAsia"/>
        </w:rPr>
        <w:t>，而在基于过滤集合的状态划分算法中，只要能够确定一条确定边（包括割集中的</w:t>
      </w:r>
      <w:proofErr w:type="gramStart"/>
      <w:r>
        <w:rPr>
          <w:rFonts w:hint="eastAsia"/>
        </w:rPr>
        <w:t>边或者</w:t>
      </w:r>
      <w:proofErr w:type="gramEnd"/>
      <w:r>
        <w:rPr>
          <w:rFonts w:hint="eastAsia"/>
        </w:rPr>
        <w:t>悬挂边），都能够是状态划分的区间减少一半，显然尽可能多的确定这些</w:t>
      </w:r>
      <w:proofErr w:type="gramStart"/>
      <w:r>
        <w:rPr>
          <w:rFonts w:hint="eastAsia"/>
        </w:rPr>
        <w:t>边能够</w:t>
      </w:r>
      <w:proofErr w:type="gramEnd"/>
      <w:r>
        <w:rPr>
          <w:rFonts w:hint="eastAsia"/>
        </w:rPr>
        <w:t>很大程度上简化算法复杂度。</w:t>
      </w:r>
    </w:p>
    <w:p w:rsidR="007C3BDA" w:rsidRDefault="006C2175" w:rsidP="007C3BDA">
      <w:pPr>
        <w:pStyle w:val="a3"/>
        <w:spacing w:line="288" w:lineRule="auto"/>
        <w:ind w:firstLine="468"/>
      </w:pPr>
      <w:r w:rsidRPr="00F31B76">
        <w:rPr>
          <w:rFonts w:hint="eastAsia"/>
        </w:rPr>
        <w:t>ICA_FEA</w:t>
      </w:r>
      <w:r w:rsidR="007C3BDA">
        <w:rPr>
          <w:rFonts w:hint="eastAsia"/>
        </w:rPr>
        <w:t>算法的是</w:t>
      </w:r>
      <w:r w:rsidR="00400CE5">
        <w:rPr>
          <w:rFonts w:hint="eastAsia"/>
        </w:rPr>
        <w:t>相对于</w:t>
      </w:r>
      <w:r w:rsidR="006A00DA">
        <w:rPr>
          <w:rFonts w:hint="eastAsia"/>
        </w:rPr>
        <w:t>ICA_FDP</w:t>
      </w:r>
      <w:r w:rsidR="006A00DA">
        <w:rPr>
          <w:rFonts w:hint="eastAsia"/>
        </w:rPr>
        <w:t>的优化算法</w:t>
      </w:r>
      <w:r w:rsidR="00EA18DA">
        <w:rPr>
          <w:rFonts w:hint="eastAsia"/>
        </w:rPr>
        <w:t>，</w:t>
      </w:r>
      <w:r w:rsidR="007C3BDA">
        <w:rPr>
          <w:rFonts w:hint="eastAsia"/>
        </w:rPr>
        <w:t>减少了</w:t>
      </w:r>
      <w:r w:rsidR="007C3BDA">
        <w:rPr>
          <w:rFonts w:hint="eastAsia"/>
        </w:rPr>
        <w:t>ICA</w:t>
      </w:r>
      <w:r w:rsidR="00EA18DA">
        <w:rPr>
          <w:rFonts w:hint="eastAsia"/>
        </w:rPr>
        <w:t>_FDP</w:t>
      </w:r>
      <w:r w:rsidR="007C3BDA">
        <w:rPr>
          <w:rFonts w:hint="eastAsia"/>
        </w:rPr>
        <w:t>算法状态划分的初始空间。因此</w:t>
      </w:r>
      <w:r w:rsidR="00585414">
        <w:rPr>
          <w:rFonts w:hint="eastAsia"/>
        </w:rPr>
        <w:t>ICA_</w:t>
      </w:r>
      <w:r w:rsidR="007C3BDA">
        <w:rPr>
          <w:rFonts w:hint="eastAsia"/>
        </w:rPr>
        <w:t>FEA</w:t>
      </w:r>
      <w:r w:rsidR="00585414">
        <w:rPr>
          <w:rFonts w:hint="eastAsia"/>
        </w:rPr>
        <w:t>算法的主要着手点就是如何找到</w:t>
      </w:r>
      <w:r w:rsidR="007C3BDA">
        <w:rPr>
          <w:rFonts w:hint="eastAsia"/>
        </w:rPr>
        <w:t>确定边。</w:t>
      </w:r>
    </w:p>
    <w:p w:rsidR="007C3BDA" w:rsidRDefault="007C3BDA" w:rsidP="007C3BDA">
      <w:pPr>
        <w:pStyle w:val="a3"/>
        <w:spacing w:line="288" w:lineRule="auto"/>
        <w:ind w:firstLine="468"/>
      </w:pPr>
      <w:r>
        <w:rPr>
          <w:rFonts w:hint="eastAsia"/>
        </w:rPr>
        <w:t>对于割集中的边，目前求解割集中的</w:t>
      </w:r>
      <w:proofErr w:type="gramStart"/>
      <w:r>
        <w:rPr>
          <w:rFonts w:hint="eastAsia"/>
        </w:rPr>
        <w:t>边已经</w:t>
      </w:r>
      <w:proofErr w:type="gramEnd"/>
      <w:r>
        <w:rPr>
          <w:rFonts w:hint="eastAsia"/>
        </w:rPr>
        <w:t>被证明是一个</w:t>
      </w:r>
      <w:r>
        <w:rPr>
          <w:rFonts w:hint="eastAsia"/>
        </w:rPr>
        <w:t>NP-Hard</w:t>
      </w:r>
      <w:r>
        <w:rPr>
          <w:rFonts w:hint="eastAsia"/>
        </w:rPr>
        <w:t>问题</w:t>
      </w:r>
      <w:r w:rsidR="00441D66">
        <w:rPr>
          <w:rFonts w:hint="eastAsia"/>
        </w:rPr>
        <w:t>，本节</w:t>
      </w:r>
      <w:r>
        <w:rPr>
          <w:rFonts w:hint="eastAsia"/>
        </w:rPr>
        <w:t>提供一种计算割集中的边算法，该方法不追求找到所有割集中的边，而是尽可能多的找到割集中的边，且满足找到的</w:t>
      </w:r>
      <w:proofErr w:type="gramStart"/>
      <w:r>
        <w:rPr>
          <w:rFonts w:hint="eastAsia"/>
        </w:rPr>
        <w:t>边一定</w:t>
      </w:r>
      <w:proofErr w:type="gramEnd"/>
      <w:r>
        <w:rPr>
          <w:rFonts w:hint="eastAsia"/>
        </w:rPr>
        <w:t>是割集中的边。该方法的主要思想是首先用最大流最小割算法找到一组割，获取的最大流为全局最大流，然后，根据割集将图分割为两部分，并补全虚拟源点或虚拟汇点，连接割集边上的顶点到虚拟源点或者虚拟汇点作为一条边，并</w:t>
      </w:r>
      <w:proofErr w:type="gramStart"/>
      <w:r>
        <w:rPr>
          <w:rFonts w:hint="eastAsia"/>
        </w:rPr>
        <w:t>设置边</w:t>
      </w:r>
      <w:proofErr w:type="gramEnd"/>
      <w:r>
        <w:rPr>
          <w:rFonts w:hint="eastAsia"/>
        </w:rPr>
        <w:t>的容量为一个大于原容量的值；接着，对构造的新图递归使用最大流最小割定</w:t>
      </w:r>
      <w:r>
        <w:rPr>
          <w:rFonts w:hint="eastAsia"/>
        </w:rPr>
        <w:lastRenderedPageBreak/>
        <w:t>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7C3BDA" w:rsidRDefault="007C3BDA" w:rsidP="007C3BDA">
      <w:pPr>
        <w:pStyle w:val="a3"/>
        <w:spacing w:line="288" w:lineRule="auto"/>
        <w:ind w:firstLine="468"/>
        <w:rPr>
          <w:rFonts w:hint="eastAsia"/>
        </w:rPr>
      </w:pPr>
      <w:r>
        <w:rPr>
          <w:rFonts w:hint="eastAsia"/>
        </w:rPr>
        <w:t>对于悬挂边，指的是只有</w:t>
      </w:r>
      <w:proofErr w:type="gramStart"/>
      <w:r>
        <w:rPr>
          <w:rFonts w:hint="eastAsia"/>
        </w:rPr>
        <w:t>入度或者只有出度</w:t>
      </w:r>
      <w:proofErr w:type="gramEnd"/>
      <w:r>
        <w:rPr>
          <w:rFonts w:hint="eastAsia"/>
        </w:rPr>
        <w:t>的边（特殊的对于源点的</w:t>
      </w:r>
      <w:proofErr w:type="gramStart"/>
      <w:r>
        <w:rPr>
          <w:rFonts w:hint="eastAsia"/>
        </w:rPr>
        <w:t>入度边</w:t>
      </w:r>
      <w:proofErr w:type="gramEnd"/>
      <w:r>
        <w:rPr>
          <w:rFonts w:hint="eastAsia"/>
        </w:rPr>
        <w:t>、汇点的</w:t>
      </w:r>
      <w:proofErr w:type="gramStart"/>
      <w:r>
        <w:rPr>
          <w:rFonts w:hint="eastAsia"/>
        </w:rPr>
        <w:t>出度边归为此</w:t>
      </w:r>
      <w:proofErr w:type="gramEnd"/>
      <w:r>
        <w:rPr>
          <w:rFonts w:hint="eastAsia"/>
        </w:rPr>
        <w:t>类），不管单</w:t>
      </w:r>
      <w:proofErr w:type="gramStart"/>
      <w:r>
        <w:rPr>
          <w:rFonts w:hint="eastAsia"/>
        </w:rPr>
        <w:t>入度边还是单</w:t>
      </w:r>
      <w:r w:rsidR="00AE792D">
        <w:rPr>
          <w:rFonts w:hint="eastAsia"/>
        </w:rPr>
        <w:t>出</w:t>
      </w:r>
      <w:r>
        <w:rPr>
          <w:rFonts w:hint="eastAsia"/>
        </w:rPr>
        <w:t>度边对于</w:t>
      </w:r>
      <w:proofErr w:type="gramEnd"/>
      <w:r>
        <w:rPr>
          <w:rFonts w:hint="eastAsia"/>
        </w:rPr>
        <w:t>不确定图的最大</w:t>
      </w:r>
      <w:proofErr w:type="gramStart"/>
      <w:r>
        <w:rPr>
          <w:rFonts w:hint="eastAsia"/>
        </w:rPr>
        <w:t>流都是</w:t>
      </w:r>
      <w:proofErr w:type="gramEnd"/>
      <w:r>
        <w:rPr>
          <w:rFonts w:hint="eastAsia"/>
        </w:rPr>
        <w:t>可有可无的，在计算的时候只需要通过图中点的出入</w:t>
      </w:r>
      <w:proofErr w:type="gramStart"/>
      <w:r>
        <w:rPr>
          <w:rFonts w:hint="eastAsia"/>
        </w:rPr>
        <w:t>度判断</w:t>
      </w:r>
      <w:proofErr w:type="gramEnd"/>
      <w:r>
        <w:rPr>
          <w:rFonts w:hint="eastAsia"/>
        </w:rPr>
        <w:t>即可。</w:t>
      </w:r>
    </w:p>
    <w:p w:rsidR="00607E18" w:rsidRDefault="00607E18" w:rsidP="007C3BDA">
      <w:pPr>
        <w:pStyle w:val="31"/>
        <w:rPr>
          <w:rFonts w:hint="eastAsia"/>
        </w:rPr>
      </w:pPr>
      <w:bookmarkStart w:id="78" w:name="_Toc451285698"/>
      <w:r>
        <w:rPr>
          <w:rFonts w:hint="eastAsia"/>
        </w:rPr>
        <w:t xml:space="preserve">4.4.2 </w:t>
      </w:r>
      <w:r>
        <w:rPr>
          <w:rFonts w:hint="eastAsia"/>
        </w:rPr>
        <w:t>算法步骤</w:t>
      </w:r>
      <w:bookmarkEnd w:id="78"/>
    </w:p>
    <w:p w:rsidR="007C3BDA" w:rsidRPr="00607E18" w:rsidRDefault="00607E18" w:rsidP="00607E18">
      <w:pPr>
        <w:spacing w:beforeLines="50" w:before="163" w:afterLines="50" w:after="163"/>
        <w:rPr>
          <w:b/>
        </w:rPr>
      </w:pPr>
      <w:r w:rsidRPr="00607E18">
        <w:rPr>
          <w:rFonts w:hint="eastAsia"/>
          <w:b/>
        </w:rPr>
        <w:t>（</w:t>
      </w:r>
      <w:r w:rsidRPr="00607E18">
        <w:rPr>
          <w:rFonts w:hint="eastAsia"/>
          <w:b/>
        </w:rPr>
        <w:t>I</w:t>
      </w:r>
      <w:r w:rsidRPr="00607E18">
        <w:rPr>
          <w:rFonts w:hint="eastAsia"/>
          <w:b/>
        </w:rPr>
        <w:t>）</w:t>
      </w:r>
      <w:r w:rsidR="007C3BDA" w:rsidRPr="00607E18">
        <w:rPr>
          <w:rFonts w:hint="eastAsia"/>
          <w:b/>
        </w:rPr>
        <w:t xml:space="preserve"> </w:t>
      </w:r>
      <w:r w:rsidR="007C3BDA" w:rsidRPr="00607E18">
        <w:rPr>
          <w:rFonts w:hint="eastAsia"/>
          <w:b/>
        </w:rPr>
        <w:t>割集中的边计算</w:t>
      </w:r>
    </w:p>
    <w:p w:rsidR="007C3BDA" w:rsidRDefault="007C3BDA" w:rsidP="007C3BDA">
      <w:pPr>
        <w:pStyle w:val="a3"/>
        <w:spacing w:line="288" w:lineRule="auto"/>
        <w:ind w:firstLine="468"/>
      </w:pPr>
      <w:r>
        <w:rPr>
          <w:rFonts w:hint="eastAsia"/>
        </w:rPr>
        <w:t>目前求解图中所有割集的方法有割集矩阵算法</w:t>
      </w:r>
      <w:r w:rsidR="00BD3327">
        <w:rPr>
          <w:rFonts w:hint="eastAsia"/>
        </w:rPr>
        <w:t>，</w:t>
      </w:r>
      <w:r>
        <w:rPr>
          <w:rFonts w:hint="eastAsia"/>
        </w:rPr>
        <w:t>然而求解图中所有的割集是一个</w:t>
      </w:r>
      <w:r>
        <w:rPr>
          <w:rFonts w:hint="eastAsia"/>
        </w:rPr>
        <w:t>NP</w:t>
      </w:r>
      <w:r>
        <w:rPr>
          <w:rFonts w:hint="eastAsia"/>
        </w:rPr>
        <w:t>问题，当图的规模越来越大，算法复杂度会上升</w:t>
      </w:r>
      <w:r w:rsidR="00BD3327">
        <w:rPr>
          <w:rFonts w:hint="eastAsia"/>
        </w:rPr>
        <w:t>很快，显然是不合适的，因此本文使用一种递归的方式求解割集中的边，</w:t>
      </w:r>
      <w:r>
        <w:rPr>
          <w:rFonts w:hint="eastAsia"/>
        </w:rPr>
        <w:t>该方法的目的是尽可能多的求解割集中的边，而不能保证求得的边包含所有割集中的边。</w:t>
      </w:r>
    </w:p>
    <w:p w:rsidR="007C3BDA" w:rsidRDefault="007C3BDA" w:rsidP="007C3BDA">
      <w:pPr>
        <w:pStyle w:val="a3"/>
        <w:spacing w:line="288" w:lineRule="auto"/>
        <w:ind w:firstLine="468"/>
      </w:pPr>
      <w:r>
        <w:rPr>
          <w:rFonts w:hint="eastAsia"/>
        </w:rPr>
        <w:t>在一般的图中，割集之间一般有两种形式存在，一种是独立的割集，另一种是关联割集。独立割集就是多个割集之间没有重合的割边，而关联割表示，多个割集中至少存在一条边公用。</w:t>
      </w:r>
    </w:p>
    <w:p w:rsidR="007C3BDA" w:rsidRDefault="007C3BDA" w:rsidP="00C15CC1">
      <w:pPr>
        <w:pStyle w:val="a3"/>
        <w:ind w:firstLineChars="81" w:firstLine="199"/>
        <w:jc w:val="center"/>
      </w:pPr>
      <w:r>
        <w:object w:dxaOrig="2985" w:dyaOrig="1500">
          <v:shape id="_x0000_i1044" type="#_x0000_t75" style="width:149pt;height:73.25pt" o:ole="">
            <v:imagedata r:id="rId66" o:title=""/>
          </v:shape>
          <o:OLEObject Type="Embed" ProgID="Visio.Drawing.11" ShapeID="_x0000_i1044" DrawAspect="Content" ObjectID="_1525031968" r:id="rId67"/>
        </w:object>
      </w:r>
      <w:r>
        <w:rPr>
          <w:rFonts w:hint="eastAsia"/>
        </w:rPr>
        <w:t xml:space="preserve"> </w:t>
      </w:r>
      <w:r w:rsidR="00C15CC1">
        <w:rPr>
          <w:rFonts w:hint="eastAsia"/>
        </w:rPr>
        <w:t xml:space="preserve">  </w:t>
      </w:r>
      <w:r>
        <w:rPr>
          <w:rFonts w:hint="eastAsia"/>
        </w:rPr>
        <w:t xml:space="preserve">   </w:t>
      </w:r>
      <w:r>
        <w:object w:dxaOrig="2985" w:dyaOrig="2085">
          <v:shape id="_x0000_i1045" type="#_x0000_t75" style="width:149pt;height:103.95pt" o:ole="">
            <v:imagedata r:id="rId68" o:title=""/>
          </v:shape>
          <o:OLEObject Type="Embed" ProgID="Visio.Drawing.11" ShapeID="_x0000_i1045" DrawAspect="Content" ObjectID="_1525031969" r:id="rId69"/>
        </w:object>
      </w:r>
    </w:p>
    <w:p w:rsidR="007C3BDA" w:rsidRPr="00C15CC1" w:rsidRDefault="007C3BDA" w:rsidP="00C15CC1">
      <w:pPr>
        <w:pStyle w:val="a3"/>
        <w:spacing w:line="288" w:lineRule="auto"/>
        <w:ind w:firstLine="408"/>
        <w:jc w:val="center"/>
        <w:rPr>
          <w:sz w:val="21"/>
        </w:rPr>
      </w:pPr>
      <w:r w:rsidRPr="00C15CC1">
        <w:rPr>
          <w:rFonts w:hint="eastAsia"/>
          <w:sz w:val="21"/>
        </w:rPr>
        <w:t>图</w:t>
      </w:r>
      <w:r w:rsidR="00BD3327" w:rsidRPr="00C15CC1">
        <w:rPr>
          <w:rFonts w:hint="eastAsia"/>
          <w:sz w:val="21"/>
        </w:rPr>
        <w:t xml:space="preserve">4-2 </w:t>
      </w:r>
      <w:r w:rsidRPr="00C15CC1">
        <w:rPr>
          <w:rFonts w:hint="eastAsia"/>
          <w:sz w:val="21"/>
        </w:rPr>
        <w:t>不确定图的最大子图</w:t>
      </w:r>
      <w:r w:rsidRPr="00C15CC1">
        <w:rPr>
          <w:rFonts w:hint="eastAsia"/>
          <w:sz w:val="21"/>
        </w:rPr>
        <w:t xml:space="preserve">         </w:t>
      </w:r>
      <w:r w:rsidRPr="00C15CC1">
        <w:rPr>
          <w:rFonts w:hint="eastAsia"/>
          <w:sz w:val="21"/>
        </w:rPr>
        <w:t>图</w:t>
      </w:r>
      <w:r w:rsidR="00BD3327" w:rsidRPr="00C15CC1">
        <w:rPr>
          <w:rFonts w:hint="eastAsia"/>
          <w:sz w:val="21"/>
        </w:rPr>
        <w:t>4</w:t>
      </w:r>
      <w:r w:rsidR="000B3BDA">
        <w:rPr>
          <w:rFonts w:hint="eastAsia"/>
          <w:sz w:val="21"/>
        </w:rPr>
        <w:t>-</w:t>
      </w:r>
      <w:r w:rsidR="00BD3327" w:rsidRPr="00C15CC1">
        <w:rPr>
          <w:rFonts w:hint="eastAsia"/>
          <w:sz w:val="21"/>
        </w:rPr>
        <w:t>3</w:t>
      </w:r>
      <w:r w:rsidRPr="00C15CC1">
        <w:rPr>
          <w:rFonts w:hint="eastAsia"/>
          <w:sz w:val="21"/>
        </w:rPr>
        <w:t xml:space="preserve"> </w:t>
      </w:r>
      <w:r w:rsidRPr="00C15CC1">
        <w:rPr>
          <w:rFonts w:hint="eastAsia"/>
          <w:sz w:val="21"/>
        </w:rPr>
        <w:t>不确定</w:t>
      </w:r>
      <w:proofErr w:type="gramStart"/>
      <w:r w:rsidRPr="00C15CC1">
        <w:rPr>
          <w:rFonts w:hint="eastAsia"/>
          <w:sz w:val="21"/>
        </w:rPr>
        <w:t>图最大</w:t>
      </w:r>
      <w:proofErr w:type="gramEnd"/>
      <w:r w:rsidRPr="00C15CC1">
        <w:rPr>
          <w:rFonts w:hint="eastAsia"/>
          <w:sz w:val="21"/>
        </w:rPr>
        <w:t>子图的割集表示</w:t>
      </w:r>
    </w:p>
    <w:p w:rsidR="007C3BDA" w:rsidRDefault="007C3BDA" w:rsidP="007C3BDA">
      <w:pPr>
        <w:pStyle w:val="a3"/>
        <w:spacing w:line="288" w:lineRule="auto"/>
        <w:ind w:firstLine="468"/>
      </w:pPr>
      <w:r>
        <w:rPr>
          <w:rFonts w:hint="eastAsia"/>
        </w:rPr>
        <w:t>如上图所示，图</w:t>
      </w:r>
      <w:r w:rsidR="00B25473">
        <w:rPr>
          <w:rFonts w:hint="eastAsia"/>
        </w:rPr>
        <w:t>4-2</w:t>
      </w:r>
      <w:r w:rsidR="00B25473">
        <w:rPr>
          <w:rFonts w:hint="eastAsia"/>
        </w:rPr>
        <w:t>是</w:t>
      </w:r>
      <w:r>
        <w:rPr>
          <w:rFonts w:hint="eastAsia"/>
        </w:rPr>
        <w:t>个不确定图的最大子图</w:t>
      </w:r>
      <w:r>
        <w:rPr>
          <w:rFonts w:hint="eastAsia"/>
        </w:rPr>
        <w:t>MSG</w:t>
      </w:r>
      <w:r>
        <w:rPr>
          <w:rFonts w:hint="eastAsia"/>
        </w:rPr>
        <w:t>（</w:t>
      </w:r>
      <w:r>
        <w:rPr>
          <w:rFonts w:hint="eastAsia"/>
        </w:rPr>
        <w:t>G</w:t>
      </w:r>
      <w:r>
        <w:rPr>
          <w:rFonts w:hint="eastAsia"/>
        </w:rPr>
        <w:t>），这个最大子图的其中一个割集如图</w:t>
      </w:r>
      <w:r w:rsidR="00B25473">
        <w:rPr>
          <w:rFonts w:hint="eastAsia"/>
        </w:rPr>
        <w:t>4-3</w:t>
      </w:r>
      <w:r>
        <w:rPr>
          <w:rFonts w:hint="eastAsia"/>
        </w:rPr>
        <w:t>所示，那么</w:t>
      </w:r>
      <w:r>
        <w:rPr>
          <w:rFonts w:hint="eastAsia"/>
        </w:rPr>
        <w:t>MSG</w:t>
      </w:r>
      <w:r>
        <w:rPr>
          <w:rFonts w:hint="eastAsia"/>
        </w:rPr>
        <w:t>（</w:t>
      </w:r>
      <w:r>
        <w:rPr>
          <w:rFonts w:hint="eastAsia"/>
        </w:rPr>
        <w:t>G</w:t>
      </w:r>
      <w:r>
        <w:rPr>
          <w:rFonts w:hint="eastAsia"/>
        </w:rPr>
        <w:t>）的</w:t>
      </w:r>
      <w:proofErr w:type="gramStart"/>
      <w:r>
        <w:rPr>
          <w:rFonts w:hint="eastAsia"/>
        </w:rPr>
        <w:t>的</w:t>
      </w:r>
      <w:proofErr w:type="gramEnd"/>
      <w:r>
        <w:rPr>
          <w:rFonts w:hint="eastAsia"/>
        </w:rPr>
        <w:t>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w:t>
      </w:r>
      <w:proofErr w:type="gramStart"/>
      <w:r>
        <w:rPr>
          <w:rFonts w:hint="eastAsia"/>
        </w:rPr>
        <w:t>不</w:t>
      </w:r>
      <w:proofErr w:type="gramEnd"/>
      <w:r>
        <w:rPr>
          <w:rFonts w:hint="eastAsia"/>
        </w:rPr>
        <w:t>含有相同边，表示两割集为独立割集。</w:t>
      </w:r>
    </w:p>
    <w:p w:rsidR="007C3BDA" w:rsidRDefault="007C3BDA" w:rsidP="007C3BDA">
      <w:pPr>
        <w:pStyle w:val="a3"/>
        <w:spacing w:line="288" w:lineRule="auto"/>
        <w:ind w:firstLine="468"/>
      </w:pPr>
      <w:r>
        <w:rPr>
          <w:rFonts w:hint="eastAsia"/>
        </w:rPr>
        <w:t>如果求解如图</w:t>
      </w:r>
      <w:r w:rsidR="00BD6E1E">
        <w:rPr>
          <w:rFonts w:hint="eastAsia"/>
        </w:rPr>
        <w:t>4-</w:t>
      </w:r>
      <w:r>
        <w:rPr>
          <w:rFonts w:hint="eastAsia"/>
        </w:rPr>
        <w:t>2</w:t>
      </w:r>
      <w:r>
        <w:rPr>
          <w:rFonts w:hint="eastAsia"/>
        </w:rPr>
        <w:t>中的割集，经过划分获得如下的两个子图，如图</w:t>
      </w:r>
      <w:r>
        <w:rPr>
          <w:rFonts w:hint="eastAsia"/>
        </w:rPr>
        <w:t>3.</w:t>
      </w:r>
    </w:p>
    <w:p w:rsidR="007C3BDA" w:rsidRDefault="007C3BDA" w:rsidP="000B3BDA">
      <w:pPr>
        <w:pStyle w:val="a3"/>
        <w:ind w:firstLineChars="0" w:firstLine="0"/>
        <w:jc w:val="center"/>
      </w:pPr>
      <w:r>
        <w:object w:dxaOrig="3090" w:dyaOrig="2070">
          <v:shape id="_x0000_i1046" type="#_x0000_t75" style="width:155.9pt;height:103.95pt" o:ole="">
            <v:imagedata r:id="rId70" o:title=""/>
          </v:shape>
          <o:OLEObject Type="Embed" ProgID="Visio.Drawing.11" ShapeID="_x0000_i1046" DrawAspect="Content" ObjectID="_1525031970" r:id="rId71"/>
        </w:object>
      </w:r>
      <w:r w:rsidR="003F1BA3">
        <w:rPr>
          <w:rFonts w:hint="eastAsia"/>
        </w:rPr>
        <w:t xml:space="preserve">      </w:t>
      </w:r>
      <w:r>
        <w:object w:dxaOrig="3045" w:dyaOrig="1560">
          <v:shape id="_x0000_i1047" type="#_x0000_t75" style="width:152.15pt;height:78.9pt" o:ole="">
            <v:imagedata r:id="rId72" o:title=""/>
          </v:shape>
          <o:OLEObject Type="Embed" ProgID="Visio.Drawing.11" ShapeID="_x0000_i1047" DrawAspect="Content" ObjectID="_1525031971" r:id="rId73"/>
        </w:object>
      </w:r>
    </w:p>
    <w:p w:rsidR="007C3BDA" w:rsidRPr="000B3BDA" w:rsidRDefault="007C3BDA" w:rsidP="000B3BDA">
      <w:pPr>
        <w:pStyle w:val="a3"/>
        <w:spacing w:line="288" w:lineRule="auto"/>
        <w:ind w:firstLine="408"/>
        <w:jc w:val="center"/>
        <w:rPr>
          <w:sz w:val="21"/>
        </w:rPr>
      </w:pPr>
      <w:r w:rsidRPr="000B3BDA">
        <w:rPr>
          <w:rFonts w:hint="eastAsia"/>
          <w:sz w:val="21"/>
        </w:rPr>
        <w:t>图</w:t>
      </w:r>
      <w:r w:rsidR="000B3BDA" w:rsidRPr="000B3BDA">
        <w:rPr>
          <w:rFonts w:hint="eastAsia"/>
          <w:sz w:val="21"/>
        </w:rPr>
        <w:t>4-4</w:t>
      </w:r>
      <w:r w:rsidRPr="000B3BDA">
        <w:rPr>
          <w:rFonts w:hint="eastAsia"/>
          <w:sz w:val="21"/>
        </w:rPr>
        <w:t xml:space="preserve"> </w:t>
      </w:r>
      <w:r w:rsidRPr="000B3BDA">
        <w:rPr>
          <w:rFonts w:hint="eastAsia"/>
          <w:sz w:val="21"/>
        </w:rPr>
        <w:t>求得一个割集之后获得的两个子图</w:t>
      </w:r>
    </w:p>
    <w:p w:rsidR="007C3BDA" w:rsidRDefault="007C3BDA" w:rsidP="000B3BDA">
      <w:pPr>
        <w:pStyle w:val="a3"/>
        <w:spacing w:line="288" w:lineRule="auto"/>
        <w:ind w:firstLine="468"/>
      </w:pPr>
      <w:r>
        <w:rPr>
          <w:rFonts w:hint="eastAsia"/>
        </w:rPr>
        <w:t>使用递归的方式求解所有子图中的局部最小割，直到没有子图生成为止，返回所得割集中的边，就是割集中的边。</w:t>
      </w:r>
    </w:p>
    <w:p w:rsidR="007C3BDA" w:rsidRDefault="007C3BDA" w:rsidP="000B3BDA">
      <w:pPr>
        <w:pStyle w:val="a3"/>
        <w:spacing w:line="288" w:lineRule="auto"/>
        <w:ind w:firstLine="468"/>
      </w:pPr>
      <w:r>
        <w:rPr>
          <w:rFonts w:hint="eastAsia"/>
        </w:rPr>
        <w:lastRenderedPageBreak/>
        <w:t>在一般的图中也会存在一些悬挂边，这些</w:t>
      </w:r>
      <w:proofErr w:type="gramStart"/>
      <w:r>
        <w:rPr>
          <w:rFonts w:hint="eastAsia"/>
        </w:rPr>
        <w:t>边对于</w:t>
      </w:r>
      <w:proofErr w:type="gramEnd"/>
      <w:r>
        <w:rPr>
          <w:rFonts w:hint="eastAsia"/>
        </w:rPr>
        <w:t>计算不确定</w:t>
      </w:r>
      <w:proofErr w:type="gramStart"/>
      <w:r>
        <w:rPr>
          <w:rFonts w:hint="eastAsia"/>
        </w:rPr>
        <w:t>图关键</w:t>
      </w:r>
      <w:proofErr w:type="gramEnd"/>
      <w:r>
        <w:rPr>
          <w:rFonts w:hint="eastAsia"/>
        </w:rPr>
        <w:t>程度之前可以确定下来，已减少状态划分算法的划分区间，从而减少算法的复杂度。</w:t>
      </w:r>
    </w:p>
    <w:p w:rsidR="007C3BDA" w:rsidRDefault="000B3BDA" w:rsidP="001F32EE">
      <w:pPr>
        <w:pStyle w:val="a3"/>
        <w:spacing w:line="288" w:lineRule="auto"/>
        <w:ind w:firstLine="468"/>
      </w:pPr>
      <w:r>
        <w:rPr>
          <w:rFonts w:hint="eastAsia"/>
        </w:rPr>
        <w:t>基于以上分析，</w:t>
      </w:r>
      <w:r>
        <w:rPr>
          <w:rFonts w:hint="eastAsia"/>
        </w:rPr>
        <w:t>ICA_FEA</w:t>
      </w:r>
      <w:r>
        <w:rPr>
          <w:rFonts w:hint="eastAsia"/>
        </w:rPr>
        <w:t>关于</w:t>
      </w:r>
      <w:r w:rsidR="000356BF">
        <w:rPr>
          <w:rFonts w:hint="eastAsia"/>
        </w:rPr>
        <w:t>求解割集中</w:t>
      </w:r>
      <w:proofErr w:type="gramStart"/>
      <w:r w:rsidR="000356BF">
        <w:rPr>
          <w:rFonts w:hint="eastAsia"/>
        </w:rPr>
        <w:t>边过程</w:t>
      </w:r>
      <w:proofErr w:type="gramEnd"/>
      <w:r w:rsidR="000356BF">
        <w:rPr>
          <w:rFonts w:hint="eastAsia"/>
        </w:rPr>
        <w:t>的算法流程图</w:t>
      </w:r>
      <w:r w:rsidR="00485AEF">
        <w:rPr>
          <w:rFonts w:hint="eastAsia"/>
        </w:rPr>
        <w:t>如图</w:t>
      </w:r>
      <w:r w:rsidR="00485AEF">
        <w:rPr>
          <w:rFonts w:hint="eastAsia"/>
        </w:rPr>
        <w:t>4-5</w:t>
      </w:r>
      <w:r w:rsidR="00485AEF">
        <w:rPr>
          <w:rFonts w:hint="eastAsia"/>
        </w:rPr>
        <w:t>所示</w:t>
      </w:r>
      <w:r w:rsidR="000356BF">
        <w:rPr>
          <w:rFonts w:hint="eastAsia"/>
        </w:rPr>
        <w:t>：</w:t>
      </w:r>
    </w:p>
    <w:p w:rsidR="001F32EE" w:rsidRPr="001F32EE" w:rsidRDefault="001F32EE" w:rsidP="001F32EE">
      <w:pPr>
        <w:pStyle w:val="a3"/>
        <w:spacing w:line="288" w:lineRule="auto"/>
        <w:ind w:firstLineChars="0" w:firstLine="0"/>
        <w:jc w:val="center"/>
      </w:pPr>
      <w:r>
        <w:object w:dxaOrig="5321" w:dyaOrig="5328">
          <v:shape id="_x0000_i1048" type="#_x0000_t75" style="width:266.1pt;height:266.1pt" o:ole="">
            <v:imagedata r:id="rId74" o:title=""/>
          </v:shape>
          <o:OLEObject Type="Embed" ProgID="Visio.Drawing.11" ShapeID="_x0000_i1048" DrawAspect="Content" ObjectID="_1525031972" r:id="rId75"/>
        </w:object>
      </w:r>
    </w:p>
    <w:p w:rsidR="007C3BDA" w:rsidRPr="00485AEF" w:rsidRDefault="00485AEF" w:rsidP="00485AEF">
      <w:pPr>
        <w:pStyle w:val="a3"/>
        <w:spacing w:line="288" w:lineRule="auto"/>
        <w:ind w:firstLine="408"/>
        <w:jc w:val="center"/>
        <w:rPr>
          <w:sz w:val="21"/>
        </w:rPr>
      </w:pPr>
      <w:r w:rsidRPr="00485AEF">
        <w:rPr>
          <w:rFonts w:hint="eastAsia"/>
          <w:color w:val="000000" w:themeColor="text1"/>
          <w:sz w:val="21"/>
        </w:rPr>
        <w:t>图</w:t>
      </w:r>
      <w:r w:rsidRPr="00485AEF">
        <w:rPr>
          <w:rFonts w:hint="eastAsia"/>
          <w:color w:val="000000" w:themeColor="text1"/>
          <w:sz w:val="21"/>
        </w:rPr>
        <w:t>4-5</w:t>
      </w:r>
      <w:r w:rsidRPr="00485AEF">
        <w:rPr>
          <w:rFonts w:hint="eastAsia"/>
          <w:color w:val="FF0000"/>
          <w:sz w:val="21"/>
        </w:rPr>
        <w:t xml:space="preserve"> </w:t>
      </w:r>
      <w:r w:rsidR="007C3BDA" w:rsidRPr="00485AEF">
        <w:rPr>
          <w:rFonts w:hint="eastAsia"/>
          <w:sz w:val="21"/>
        </w:rPr>
        <w:t>求解部分割集中的边的算法流程图</w:t>
      </w:r>
    </w:p>
    <w:p w:rsidR="007C3BDA" w:rsidRDefault="007C3BDA" w:rsidP="00485AEF">
      <w:pPr>
        <w:pStyle w:val="a3"/>
        <w:spacing w:line="288" w:lineRule="auto"/>
        <w:ind w:firstLine="468"/>
      </w:pPr>
      <w:r>
        <w:rPr>
          <w:rFonts w:hint="eastAsia"/>
        </w:rPr>
        <w:t>算法伪代码</w:t>
      </w:r>
      <w:r w:rsidR="00DC6C85">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872DAB" w:rsidRPr="005A05F9" w:rsidTr="00F96FA0">
        <w:tc>
          <w:tcPr>
            <w:tcW w:w="8522" w:type="dxa"/>
            <w:shd w:val="clear" w:color="auto" w:fill="D9D9D9"/>
            <w:vAlign w:val="center"/>
          </w:tcPr>
          <w:p w:rsidR="00872DAB" w:rsidRPr="00327708" w:rsidRDefault="00872DAB" w:rsidP="00872DAB">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5</w:t>
            </w:r>
            <w:r w:rsidRPr="00327708">
              <w:rPr>
                <w:rFonts w:ascii="宋体" w:hAnsi="宋体" w:hint="eastAsia"/>
                <w:b/>
              </w:rPr>
              <w:t xml:space="preserve">. </w:t>
            </w:r>
            <w:r>
              <w:rPr>
                <w:rFonts w:hint="eastAsia"/>
              </w:rPr>
              <w:t>获取不确定</w:t>
            </w:r>
            <w:proofErr w:type="gramStart"/>
            <w:r>
              <w:rPr>
                <w:rFonts w:hint="eastAsia"/>
              </w:rPr>
              <w:t>图最大</w:t>
            </w:r>
            <w:proofErr w:type="gramEnd"/>
            <w:r>
              <w:rPr>
                <w:rFonts w:hint="eastAsia"/>
              </w:rPr>
              <w:t>子图</w:t>
            </w:r>
            <w:r>
              <w:rPr>
                <w:rFonts w:hint="eastAsia"/>
              </w:rPr>
              <w:t>MSG</w:t>
            </w:r>
            <w:r>
              <w:rPr>
                <w:rFonts w:hint="eastAsia"/>
              </w:rPr>
              <w:t>（</w:t>
            </w:r>
            <w:r>
              <w:rPr>
                <w:rFonts w:hint="eastAsia"/>
              </w:rPr>
              <w:t>G</w:t>
            </w:r>
            <w:r>
              <w:rPr>
                <w:rFonts w:hint="eastAsia"/>
              </w:rPr>
              <w:t>）</w:t>
            </w:r>
            <w:r w:rsidR="004308F6">
              <w:rPr>
                <w:rFonts w:hint="eastAsia"/>
              </w:rPr>
              <w:t>割集中边</w:t>
            </w:r>
          </w:p>
        </w:tc>
      </w:tr>
      <w:tr w:rsidR="00872DAB" w:rsidRPr="005A05F9" w:rsidTr="00F96FA0">
        <w:tc>
          <w:tcPr>
            <w:tcW w:w="8522" w:type="dxa"/>
            <w:vAlign w:val="center"/>
          </w:tcPr>
          <w:p w:rsidR="00872DAB" w:rsidRDefault="00872DAB" w:rsidP="00872DA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4675B7">
              <w:rPr>
                <w:rFonts w:hint="eastAsia"/>
              </w:rPr>
              <w:t>的最大子图</w:t>
            </w:r>
            <w:r w:rsidR="004675B7">
              <w:rPr>
                <w:rFonts w:hint="eastAsia"/>
              </w:rPr>
              <w:t>MSG</w:t>
            </w:r>
            <w:r w:rsidR="004675B7">
              <w:rPr>
                <w:rFonts w:hint="eastAsia"/>
              </w:rPr>
              <w:t>（</w:t>
            </w:r>
            <w:r w:rsidR="004675B7">
              <w:rPr>
                <w:rFonts w:hint="eastAsia"/>
              </w:rPr>
              <w:t>G</w:t>
            </w:r>
            <w:r w:rsidR="004675B7">
              <w:rPr>
                <w:rFonts w:hint="eastAsia"/>
              </w:rPr>
              <w:t>）</w:t>
            </w:r>
            <w:r w:rsidRPr="00F40560">
              <w:rPr>
                <w:rFonts w:hint="eastAsia"/>
              </w:rPr>
              <w:t>，源点</w:t>
            </w:r>
            <w:r w:rsidRPr="00F40560">
              <w:t>source</w:t>
            </w:r>
            <w:r w:rsidRPr="00F40560">
              <w:rPr>
                <w:rFonts w:hint="eastAsia"/>
              </w:rPr>
              <w:t>，汇点</w:t>
            </w:r>
            <w:r w:rsidRPr="00F40560">
              <w:t>sink</w:t>
            </w:r>
          </w:p>
          <w:p w:rsidR="000D2ED5" w:rsidRDefault="000D2ED5" w:rsidP="000D2ED5">
            <w:pPr>
              <w:tabs>
                <w:tab w:val="left" w:pos="1200"/>
              </w:tabs>
              <w:spacing w:beforeLines="20" w:before="65" w:afterLines="20" w:after="65" w:line="288" w:lineRule="auto"/>
              <w:jc w:val="both"/>
            </w:pPr>
            <w:r>
              <w:rPr>
                <w:rFonts w:hint="eastAsia"/>
              </w:rPr>
              <w:t>1. init</w:t>
            </w:r>
            <w:r w:rsidR="006226F7">
              <w:rPr>
                <w:rFonts w:hint="eastAsia"/>
              </w:rPr>
              <w:t xml:space="preserve"> queue Q</w:t>
            </w:r>
            <w:r w:rsidR="009F61CB">
              <w:rPr>
                <w:rFonts w:hint="eastAsia"/>
              </w:rPr>
              <w:t>, Cut Edge SET ;</w:t>
            </w:r>
          </w:p>
          <w:p w:rsidR="006226F7" w:rsidRDefault="006226F7" w:rsidP="000D2ED5">
            <w:pPr>
              <w:tabs>
                <w:tab w:val="left" w:pos="1200"/>
              </w:tabs>
              <w:spacing w:beforeLines="20" w:before="65" w:afterLines="20" w:after="65" w:line="288" w:lineRule="auto"/>
              <w:jc w:val="both"/>
            </w:pPr>
            <w:r>
              <w:rPr>
                <w:rFonts w:hint="eastAsia"/>
              </w:rPr>
              <w:t>2. get max_flow</w:t>
            </w:r>
            <w:r w:rsidR="0092646F">
              <w:rPr>
                <w:rFonts w:hint="eastAsia"/>
              </w:rPr>
              <w:t xml:space="preserve"> F</w:t>
            </w:r>
            <w:r>
              <w:rPr>
                <w:rFonts w:hint="eastAsia"/>
              </w:rPr>
              <w:t xml:space="preserve"> of MSG(G)</w:t>
            </w:r>
            <w:r w:rsidR="00F4754D">
              <w:rPr>
                <w:rFonts w:hint="eastAsia"/>
              </w:rPr>
              <w:t>, push Cut edge into SET</w:t>
            </w:r>
            <w:r>
              <w:rPr>
                <w:rFonts w:hint="eastAsia"/>
              </w:rPr>
              <w:t xml:space="preserve"> and put </w:t>
            </w:r>
            <w:r w:rsidRPr="006226F7">
              <w:t>divided</w:t>
            </w:r>
            <w:r>
              <w:rPr>
                <w:rFonts w:hint="eastAsia"/>
              </w:rPr>
              <w:t xml:space="preserve"> subgraph into Q, the cut edge in the subgraph </w:t>
            </w:r>
            <w:r w:rsidRPr="006226F7">
              <w:t>Assign</w:t>
            </w:r>
            <w:r>
              <w:rPr>
                <w:rFonts w:hint="eastAsia"/>
              </w:rPr>
              <w:t xml:space="preserve"> c</w:t>
            </w:r>
            <w:r>
              <w:t>’</w:t>
            </w:r>
            <w:r>
              <w:rPr>
                <w:rFonts w:hint="eastAsia"/>
              </w:rPr>
              <w:t>=c+1;</w:t>
            </w:r>
          </w:p>
          <w:p w:rsidR="000D2ED5" w:rsidRDefault="006226F7" w:rsidP="00872DAB">
            <w:pPr>
              <w:tabs>
                <w:tab w:val="left" w:pos="1200"/>
              </w:tabs>
              <w:spacing w:beforeLines="20" w:before="65" w:afterLines="20" w:after="65" w:line="288" w:lineRule="auto"/>
              <w:jc w:val="both"/>
            </w:pPr>
            <w:r>
              <w:rPr>
                <w:rFonts w:hint="eastAsia"/>
              </w:rPr>
              <w:t>3. if Q is not empty then pop Q</w:t>
            </w:r>
            <w:r>
              <w:sym w:font="Wingdings" w:char="F0E0"/>
            </w:r>
            <w:r>
              <w:rPr>
                <w:rFonts w:hint="eastAsia"/>
              </w:rPr>
              <w:t>g;</w:t>
            </w:r>
          </w:p>
          <w:p w:rsidR="006226F7" w:rsidRDefault="006226F7" w:rsidP="00872DAB">
            <w:pPr>
              <w:tabs>
                <w:tab w:val="left" w:pos="1200"/>
              </w:tabs>
              <w:spacing w:beforeLines="20" w:before="65" w:afterLines="20" w:after="65" w:line="288" w:lineRule="auto"/>
              <w:jc w:val="both"/>
            </w:pPr>
            <w:r>
              <w:rPr>
                <w:rFonts w:hint="eastAsia"/>
              </w:rPr>
              <w:t xml:space="preserve">4. get </w:t>
            </w:r>
            <w:r w:rsidRPr="006226F7">
              <w:t>partial</w:t>
            </w:r>
            <w:r>
              <w:rPr>
                <w:rFonts w:hint="eastAsia"/>
              </w:rPr>
              <w:t xml:space="preserve"> max_flow as f in </w:t>
            </w:r>
            <w:r w:rsidR="00E76A54">
              <w:rPr>
                <w:rFonts w:hint="eastAsia"/>
              </w:rPr>
              <w:t xml:space="preserve">graph </w:t>
            </w:r>
            <w:r>
              <w:rPr>
                <w:rFonts w:hint="eastAsia"/>
              </w:rPr>
              <w:t>g;</w:t>
            </w:r>
          </w:p>
          <w:p w:rsidR="006226F7" w:rsidRDefault="0092646F" w:rsidP="00872DAB">
            <w:pPr>
              <w:tabs>
                <w:tab w:val="left" w:pos="1200"/>
              </w:tabs>
              <w:spacing w:beforeLines="20" w:before="65" w:afterLines="20" w:after="65" w:line="288" w:lineRule="auto"/>
              <w:jc w:val="both"/>
            </w:pPr>
            <w:r>
              <w:rPr>
                <w:rFonts w:hint="eastAsia"/>
              </w:rPr>
              <w:t>5. if</w:t>
            </w:r>
            <w:r w:rsidR="003157A7">
              <w:rPr>
                <w:rFonts w:hint="eastAsia"/>
              </w:rPr>
              <w:t xml:space="preserve"> f&gt;F then check the cut contains </w:t>
            </w:r>
            <w:r w:rsidR="003157A7" w:rsidRPr="003157A7">
              <w:t>The original</w:t>
            </w:r>
            <w:r w:rsidR="003157A7">
              <w:rPr>
                <w:rFonts w:hint="eastAsia"/>
              </w:rPr>
              <w:t xml:space="preserve"> Cut edges, if contains then </w:t>
            </w:r>
            <w:r w:rsidR="003157A7" w:rsidRPr="003157A7">
              <w:t>adjustment</w:t>
            </w:r>
            <w:r w:rsidR="003157A7">
              <w:rPr>
                <w:rFonts w:hint="eastAsia"/>
              </w:rPr>
              <w:t xml:space="preserve"> else give up this subgraph;</w:t>
            </w:r>
          </w:p>
          <w:p w:rsidR="003157A7" w:rsidRDefault="003157A7" w:rsidP="00872DAB">
            <w:pPr>
              <w:tabs>
                <w:tab w:val="left" w:pos="1200"/>
              </w:tabs>
              <w:spacing w:beforeLines="20" w:before="65" w:afterLines="20" w:after="65" w:line="288" w:lineRule="auto"/>
              <w:jc w:val="both"/>
            </w:pPr>
            <w:r>
              <w:rPr>
                <w:rFonts w:hint="eastAsia"/>
              </w:rPr>
              <w:t>6. if f=F then</w:t>
            </w:r>
            <w:r w:rsidR="002E06AF">
              <w:rPr>
                <w:rFonts w:hint="eastAsia"/>
              </w:rPr>
              <w:t xml:space="preserve"> push Cut edge into SET</w:t>
            </w:r>
            <w:r w:rsidR="00E01B49">
              <w:rPr>
                <w:rFonts w:hint="eastAsia"/>
              </w:rPr>
              <w:t xml:space="preserve"> and</w:t>
            </w:r>
            <w:r>
              <w:rPr>
                <w:rFonts w:hint="eastAsia"/>
              </w:rPr>
              <w:t xml:space="preserve"> </w:t>
            </w:r>
            <w:r w:rsidR="003B1799" w:rsidRPr="006226F7">
              <w:t>divid</w:t>
            </w:r>
            <w:r w:rsidR="003B1799">
              <w:rPr>
                <w:rFonts w:hint="eastAsia"/>
              </w:rPr>
              <w:t xml:space="preserve"> g to 2 subgraph as step(2) and go to step(2)</w:t>
            </w:r>
            <w:r w:rsidR="00AA5339">
              <w:rPr>
                <w:rFonts w:hint="eastAsia"/>
              </w:rPr>
              <w:t>;</w:t>
            </w:r>
          </w:p>
          <w:p w:rsidR="009F61CB" w:rsidRPr="0092646F" w:rsidRDefault="00F43D3E" w:rsidP="00872DAB">
            <w:pPr>
              <w:tabs>
                <w:tab w:val="left" w:pos="1200"/>
              </w:tabs>
              <w:spacing w:beforeLines="20" w:before="65" w:afterLines="20" w:after="65" w:line="288" w:lineRule="auto"/>
              <w:jc w:val="both"/>
            </w:pPr>
            <w:r>
              <w:rPr>
                <w:rFonts w:hint="eastAsia"/>
              </w:rPr>
              <w:t xml:space="preserve">7. </w:t>
            </w:r>
            <w:proofErr w:type="gramStart"/>
            <w:r>
              <w:rPr>
                <w:rFonts w:hint="eastAsia"/>
              </w:rPr>
              <w:t>the</w:t>
            </w:r>
            <w:proofErr w:type="gramEnd"/>
            <w:r>
              <w:rPr>
                <w:rFonts w:hint="eastAsia"/>
              </w:rPr>
              <w:t xml:space="preserve"> Edge in SET is the CUT EDGE.</w:t>
            </w:r>
          </w:p>
          <w:p w:rsidR="00872DAB" w:rsidRPr="00F30E09" w:rsidRDefault="00872DAB" w:rsidP="00213144">
            <w:pPr>
              <w:tabs>
                <w:tab w:val="left" w:pos="1200"/>
              </w:tabs>
              <w:spacing w:beforeLines="20" w:before="65" w:afterLines="20" w:after="65" w:line="288" w:lineRule="auto"/>
              <w:jc w:val="both"/>
            </w:pPr>
            <w:r w:rsidRPr="005A12A7">
              <w:rPr>
                <w:rFonts w:hint="eastAsia"/>
                <w:b/>
              </w:rPr>
              <w:t>输出</w:t>
            </w:r>
            <w:r>
              <w:rPr>
                <w:rFonts w:hint="eastAsia"/>
              </w:rPr>
              <w:t>：</w:t>
            </w:r>
            <w:r w:rsidR="00213144">
              <w:rPr>
                <w:rFonts w:hint="eastAsia"/>
              </w:rPr>
              <w:t>包含不确定</w:t>
            </w:r>
            <w:proofErr w:type="gramStart"/>
            <w:r w:rsidR="00213144">
              <w:rPr>
                <w:rFonts w:hint="eastAsia"/>
              </w:rPr>
              <w:t>图最大</w:t>
            </w:r>
            <w:proofErr w:type="gramEnd"/>
            <w:r w:rsidR="00213144">
              <w:rPr>
                <w:rFonts w:hint="eastAsia"/>
              </w:rPr>
              <w:t>子图</w:t>
            </w:r>
            <w:r w:rsidR="00213144">
              <w:rPr>
                <w:rFonts w:hint="eastAsia"/>
              </w:rPr>
              <w:t>MSG</w:t>
            </w:r>
            <w:r w:rsidR="00213144">
              <w:rPr>
                <w:rFonts w:hint="eastAsia"/>
              </w:rPr>
              <w:t>（</w:t>
            </w:r>
            <w:r w:rsidR="00213144">
              <w:rPr>
                <w:rFonts w:hint="eastAsia"/>
              </w:rPr>
              <w:t>G</w:t>
            </w:r>
            <w:r w:rsidR="00213144">
              <w:rPr>
                <w:rFonts w:hint="eastAsia"/>
              </w:rPr>
              <w:t>）的割边集合</w:t>
            </w:r>
            <w:r w:rsidR="00213144">
              <w:rPr>
                <w:rFonts w:hint="eastAsia"/>
              </w:rPr>
              <w:t>SET</w:t>
            </w:r>
            <w:r w:rsidRPr="00F30E09">
              <w:t xml:space="preserve"> </w:t>
            </w:r>
          </w:p>
        </w:tc>
      </w:tr>
    </w:tbl>
    <w:p w:rsidR="007C3BDA" w:rsidRPr="00607E18" w:rsidRDefault="00607E18" w:rsidP="00607E18">
      <w:pPr>
        <w:spacing w:beforeLines="50" w:before="163" w:afterLines="50" w:after="163"/>
        <w:rPr>
          <w:rFonts w:ascii="黑体" w:eastAsia="黑体" w:hAnsi="黑体"/>
          <w:b/>
        </w:rPr>
      </w:pPr>
      <w:r w:rsidRPr="00607E18">
        <w:rPr>
          <w:rFonts w:ascii="黑体" w:eastAsia="黑体" w:hAnsi="黑体" w:hint="eastAsia"/>
          <w:b/>
        </w:rPr>
        <w:t>（II）</w:t>
      </w:r>
      <w:r w:rsidR="007C3BDA" w:rsidRPr="00607E18">
        <w:rPr>
          <w:rFonts w:ascii="黑体" w:eastAsia="黑体" w:hAnsi="黑体" w:hint="eastAsia"/>
          <w:b/>
        </w:rPr>
        <w:t xml:space="preserve"> </w:t>
      </w:r>
      <w:proofErr w:type="gramStart"/>
      <w:r w:rsidR="007C3BDA" w:rsidRPr="00607E18">
        <w:rPr>
          <w:rFonts w:ascii="黑体" w:eastAsia="黑体" w:hAnsi="黑体" w:hint="eastAsia"/>
          <w:b/>
        </w:rPr>
        <w:t>悬挂边</w:t>
      </w:r>
      <w:proofErr w:type="gramEnd"/>
      <w:r w:rsidR="007C3BDA" w:rsidRPr="00607E18">
        <w:rPr>
          <w:rFonts w:ascii="黑体" w:eastAsia="黑体" w:hAnsi="黑体" w:hint="eastAsia"/>
          <w:b/>
        </w:rPr>
        <w:t>的计算</w:t>
      </w:r>
    </w:p>
    <w:p w:rsidR="007C3BDA" w:rsidRDefault="00DC6C85" w:rsidP="00DC6C85">
      <w:pPr>
        <w:pStyle w:val="a3"/>
        <w:spacing w:line="288" w:lineRule="auto"/>
        <w:ind w:firstLine="468"/>
      </w:pPr>
      <w:proofErr w:type="gramStart"/>
      <w:r>
        <w:rPr>
          <w:rFonts w:hint="eastAsia"/>
        </w:rPr>
        <w:t>悬挂边</w:t>
      </w:r>
      <w:r w:rsidR="007C3BDA">
        <w:rPr>
          <w:rFonts w:hint="eastAsia"/>
        </w:rPr>
        <w:t>指</w:t>
      </w:r>
      <w:proofErr w:type="gramEnd"/>
      <w:r w:rsidR="007C3BDA">
        <w:rPr>
          <w:rFonts w:hint="eastAsia"/>
        </w:rPr>
        <w:t>的是只有</w:t>
      </w:r>
      <w:proofErr w:type="gramStart"/>
      <w:r w:rsidR="007C3BDA">
        <w:rPr>
          <w:rFonts w:hint="eastAsia"/>
        </w:rPr>
        <w:t>入度或者只有出度</w:t>
      </w:r>
      <w:proofErr w:type="gramEnd"/>
      <w:r w:rsidR="007C3BDA">
        <w:rPr>
          <w:rFonts w:hint="eastAsia"/>
        </w:rPr>
        <w:t>的边（特殊的对于源点的</w:t>
      </w:r>
      <w:proofErr w:type="gramStart"/>
      <w:r w:rsidR="007C3BDA">
        <w:rPr>
          <w:rFonts w:hint="eastAsia"/>
        </w:rPr>
        <w:t>入度边</w:t>
      </w:r>
      <w:proofErr w:type="gramEnd"/>
      <w:r w:rsidR="007C3BDA">
        <w:rPr>
          <w:rFonts w:hint="eastAsia"/>
        </w:rPr>
        <w:t>、汇点的</w:t>
      </w:r>
      <w:proofErr w:type="gramStart"/>
      <w:r w:rsidR="007C3BDA">
        <w:rPr>
          <w:rFonts w:hint="eastAsia"/>
        </w:rPr>
        <w:t>出度边归为此</w:t>
      </w:r>
      <w:proofErr w:type="gramEnd"/>
      <w:r w:rsidR="007C3BDA">
        <w:rPr>
          <w:rFonts w:hint="eastAsia"/>
        </w:rPr>
        <w:t>类），不管单</w:t>
      </w:r>
      <w:proofErr w:type="gramStart"/>
      <w:r w:rsidR="007C3BDA">
        <w:rPr>
          <w:rFonts w:hint="eastAsia"/>
        </w:rPr>
        <w:t>入度边还是单初度边对于</w:t>
      </w:r>
      <w:proofErr w:type="gramEnd"/>
      <w:r w:rsidR="007C3BDA">
        <w:rPr>
          <w:rFonts w:hint="eastAsia"/>
        </w:rPr>
        <w:t>不确定图的最大</w:t>
      </w:r>
      <w:proofErr w:type="gramStart"/>
      <w:r w:rsidR="007C3BDA">
        <w:rPr>
          <w:rFonts w:hint="eastAsia"/>
        </w:rPr>
        <w:t>流都是</w:t>
      </w:r>
      <w:proofErr w:type="gramEnd"/>
      <w:r w:rsidR="007C3BDA">
        <w:rPr>
          <w:rFonts w:hint="eastAsia"/>
        </w:rPr>
        <w:t>可有可无的，在计算的时候只需要通过图中点的出入</w:t>
      </w:r>
      <w:proofErr w:type="gramStart"/>
      <w:r w:rsidR="007C3BDA">
        <w:rPr>
          <w:rFonts w:hint="eastAsia"/>
        </w:rPr>
        <w:t>度判断</w:t>
      </w:r>
      <w:proofErr w:type="gramEnd"/>
      <w:r w:rsidR="007C3BDA">
        <w:rPr>
          <w:rFonts w:hint="eastAsia"/>
        </w:rPr>
        <w:t>即可。</w:t>
      </w:r>
    </w:p>
    <w:p w:rsidR="007C3BDA" w:rsidRDefault="007C3BDA" w:rsidP="005B0327">
      <w:pPr>
        <w:pStyle w:val="a3"/>
        <w:spacing w:line="288" w:lineRule="auto"/>
        <w:ind w:firstLine="468"/>
      </w:pPr>
      <w:r>
        <w:rPr>
          <w:rFonts w:hint="eastAsia"/>
        </w:rPr>
        <w:lastRenderedPageBreak/>
        <w:t>如图</w:t>
      </w:r>
      <w:r w:rsidR="003F062D">
        <w:rPr>
          <w:rFonts w:hint="eastAsia"/>
        </w:rPr>
        <w:t>4-6</w:t>
      </w:r>
      <w:r>
        <w:rPr>
          <w:rFonts w:hint="eastAsia"/>
        </w:rPr>
        <w:t>所示为一个比较特殊的不确定图的最大子图，课件点</w:t>
      </w:r>
      <w:r>
        <w:rPr>
          <w:rFonts w:hint="eastAsia"/>
        </w:rPr>
        <w:t>v1</w:t>
      </w:r>
      <w:r>
        <w:rPr>
          <w:rFonts w:hint="eastAsia"/>
        </w:rPr>
        <w:t>只有初度而没有入度，</w:t>
      </w:r>
      <w:r>
        <w:rPr>
          <w:rFonts w:hint="eastAsia"/>
        </w:rPr>
        <w:t>V2</w:t>
      </w:r>
      <w:r>
        <w:rPr>
          <w:rFonts w:hint="eastAsia"/>
        </w:rPr>
        <w:t>只有入度而没有初度，那么</w:t>
      </w:r>
      <w:r>
        <w:rPr>
          <w:rFonts w:hint="eastAsia"/>
        </w:rPr>
        <w:t>v1</w:t>
      </w:r>
      <w:r>
        <w:rPr>
          <w:rFonts w:hint="eastAsia"/>
        </w:rPr>
        <w:t>便是单出度点，</w:t>
      </w:r>
      <w:r>
        <w:rPr>
          <w:rFonts w:hint="eastAsia"/>
        </w:rPr>
        <w:t>V2</w:t>
      </w:r>
      <w:r>
        <w:rPr>
          <w:rFonts w:hint="eastAsia"/>
        </w:rPr>
        <w:t>是单入度点，又因为这些点都是中间节点，因此与这些点相连的边都不会出现在流分布当中，自然也不会出现在最大流分布当中，所以都可以去除，从而减少状态划分算法的划分空间，从而减少算法的复杂度。</w:t>
      </w:r>
    </w:p>
    <w:p w:rsidR="007C3BDA" w:rsidRDefault="007C3BDA" w:rsidP="005B0327">
      <w:pPr>
        <w:pStyle w:val="a3"/>
        <w:spacing w:line="288" w:lineRule="auto"/>
        <w:ind w:firstLine="492"/>
        <w:jc w:val="center"/>
      </w:pPr>
      <w:r>
        <w:object w:dxaOrig="3043" w:dyaOrig="1733">
          <v:shape id="_x0000_i1049" type="#_x0000_t75" style="width:113.95pt;height:65.1pt" o:ole="">
            <v:imagedata r:id="rId76" o:title=""/>
          </v:shape>
          <o:OLEObject Type="Embed" ProgID="Visio.Drawing.11" ShapeID="_x0000_i1049" DrawAspect="Content" ObjectID="_1525031973" r:id="rId77"/>
        </w:object>
      </w:r>
    </w:p>
    <w:p w:rsidR="003F062D" w:rsidRDefault="003F062D" w:rsidP="005B0327">
      <w:pPr>
        <w:pStyle w:val="a3"/>
        <w:spacing w:line="288" w:lineRule="auto"/>
        <w:ind w:firstLine="468"/>
        <w:jc w:val="center"/>
      </w:pPr>
      <w:r>
        <w:rPr>
          <w:rFonts w:hint="eastAsia"/>
        </w:rPr>
        <w:t>图</w:t>
      </w:r>
      <w:r>
        <w:rPr>
          <w:rFonts w:hint="eastAsia"/>
        </w:rPr>
        <w:t xml:space="preserve">4-6 </w:t>
      </w:r>
      <w:r>
        <w:rPr>
          <w:rFonts w:hint="eastAsia"/>
        </w:rPr>
        <w:t>不确定图的最大子图</w:t>
      </w:r>
    </w:p>
    <w:p w:rsidR="007C3BDA" w:rsidRDefault="005B0327" w:rsidP="005B0327">
      <w:pPr>
        <w:pStyle w:val="a3"/>
        <w:spacing w:line="288" w:lineRule="auto"/>
        <w:ind w:firstLine="468"/>
      </w:pPr>
      <w:r>
        <w:rPr>
          <w:rFonts w:hint="eastAsia"/>
        </w:rPr>
        <w:t>基于以上分析，计算悬挂边的算法流程如</w:t>
      </w:r>
      <w:r w:rsidR="007C3BDA">
        <w:rPr>
          <w:rFonts w:hint="eastAsia"/>
        </w:rPr>
        <w:t>图</w:t>
      </w:r>
      <w:r>
        <w:rPr>
          <w:rFonts w:hint="eastAsia"/>
        </w:rPr>
        <w:t>4-7</w:t>
      </w:r>
      <w:r>
        <w:rPr>
          <w:rFonts w:hint="eastAsia"/>
        </w:rPr>
        <w:t>所示</w:t>
      </w:r>
      <w:r w:rsidR="007C3BDA">
        <w:rPr>
          <w:rFonts w:hint="eastAsia"/>
        </w:rPr>
        <w:t>：</w:t>
      </w:r>
    </w:p>
    <w:p w:rsidR="007C3BDA" w:rsidRDefault="004E791A" w:rsidP="005B0327">
      <w:pPr>
        <w:pStyle w:val="a3"/>
        <w:spacing w:line="288" w:lineRule="auto"/>
        <w:ind w:firstLineChars="0" w:firstLine="0"/>
        <w:jc w:val="center"/>
      </w:pPr>
      <w:r>
        <w:object w:dxaOrig="5130" w:dyaOrig="3940">
          <v:shape id="_x0000_i1050" type="#_x0000_t75" style="width:255.45pt;height:197.2pt" o:ole="">
            <v:imagedata r:id="rId78" o:title=""/>
          </v:shape>
          <o:OLEObject Type="Embed" ProgID="Visio.Drawing.11" ShapeID="_x0000_i1050" DrawAspect="Content" ObjectID="_1525031974" r:id="rId79"/>
        </w:object>
      </w:r>
    </w:p>
    <w:p w:rsidR="007C3BDA" w:rsidRPr="005B0327" w:rsidRDefault="007C3BDA" w:rsidP="005B0327">
      <w:pPr>
        <w:pStyle w:val="a3"/>
        <w:spacing w:line="288" w:lineRule="auto"/>
        <w:ind w:firstLine="408"/>
        <w:jc w:val="center"/>
      </w:pPr>
      <w:r w:rsidRPr="005B0327">
        <w:rPr>
          <w:rFonts w:hint="eastAsia"/>
          <w:color w:val="000000" w:themeColor="text1"/>
          <w:sz w:val="21"/>
        </w:rPr>
        <w:t>图</w:t>
      </w:r>
      <w:r w:rsidR="005B0327" w:rsidRPr="005B0327">
        <w:rPr>
          <w:rFonts w:hint="eastAsia"/>
          <w:color w:val="000000" w:themeColor="text1"/>
          <w:sz w:val="21"/>
        </w:rPr>
        <w:t>4-7</w:t>
      </w:r>
      <w:r w:rsidRPr="005B0327">
        <w:rPr>
          <w:rFonts w:hint="eastAsia"/>
          <w:color w:val="000000" w:themeColor="text1"/>
          <w:sz w:val="21"/>
        </w:rPr>
        <w:t xml:space="preserve"> </w:t>
      </w:r>
      <w:r w:rsidRPr="005B0327">
        <w:rPr>
          <w:rFonts w:hint="eastAsia"/>
          <w:color w:val="000000" w:themeColor="text1"/>
          <w:sz w:val="21"/>
        </w:rPr>
        <w:t>计算悬挂边流程图</w:t>
      </w:r>
    </w:p>
    <w:p w:rsidR="007C3BDA" w:rsidRDefault="007C3BDA" w:rsidP="005B0327">
      <w:pPr>
        <w:pStyle w:val="a3"/>
        <w:spacing w:line="288" w:lineRule="auto"/>
        <w:ind w:firstLine="468"/>
      </w:pPr>
      <w:r>
        <w:rPr>
          <w:rFonts w:hint="eastAsia"/>
        </w:rPr>
        <w:t>算法伪代码</w:t>
      </w:r>
      <w:r w:rsidR="005B0327">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5B0327" w:rsidRPr="005A05F9" w:rsidTr="00F96FA0">
        <w:tc>
          <w:tcPr>
            <w:tcW w:w="8522" w:type="dxa"/>
            <w:shd w:val="clear" w:color="auto" w:fill="D9D9D9"/>
            <w:vAlign w:val="center"/>
          </w:tcPr>
          <w:p w:rsidR="005B0327" w:rsidRPr="00327708" w:rsidRDefault="005B0327" w:rsidP="005B0327">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6</w:t>
            </w:r>
            <w:r w:rsidRPr="00327708">
              <w:rPr>
                <w:rFonts w:ascii="宋体" w:hAnsi="宋体" w:hint="eastAsia"/>
                <w:b/>
              </w:rPr>
              <w:t xml:space="preserve">. </w:t>
            </w:r>
            <w:r>
              <w:rPr>
                <w:rFonts w:hint="eastAsia"/>
              </w:rPr>
              <w:t>获取不确定图最大子图</w:t>
            </w:r>
            <w:r>
              <w:rPr>
                <w:rFonts w:hint="eastAsia"/>
              </w:rPr>
              <w:t>MSG</w:t>
            </w:r>
            <w:r>
              <w:rPr>
                <w:rFonts w:hint="eastAsia"/>
              </w:rPr>
              <w:t>（</w:t>
            </w:r>
            <w:r>
              <w:rPr>
                <w:rFonts w:hint="eastAsia"/>
              </w:rPr>
              <w:t>G</w:t>
            </w:r>
            <w:r>
              <w:rPr>
                <w:rFonts w:hint="eastAsia"/>
              </w:rPr>
              <w:t>）的悬挂边算法</w:t>
            </w:r>
          </w:p>
        </w:tc>
      </w:tr>
      <w:tr w:rsidR="005B0327" w:rsidRPr="005A05F9" w:rsidTr="00F96FA0">
        <w:tc>
          <w:tcPr>
            <w:tcW w:w="8522" w:type="dxa"/>
            <w:vAlign w:val="center"/>
          </w:tcPr>
          <w:p w:rsidR="005B0327" w:rsidRDefault="005B0327" w:rsidP="005B0327">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C14781">
              <w:rPr>
                <w:rFonts w:hint="eastAsia"/>
              </w:rPr>
              <w:t>的最大子图</w:t>
            </w:r>
            <w:r w:rsidR="00C14781">
              <w:rPr>
                <w:rFonts w:hint="eastAsia"/>
              </w:rPr>
              <w:t>MSG</w:t>
            </w:r>
            <w:r w:rsidR="00C14781">
              <w:rPr>
                <w:rFonts w:hint="eastAsia"/>
              </w:rPr>
              <w:t>（</w:t>
            </w:r>
            <w:r w:rsidR="00C14781">
              <w:rPr>
                <w:rFonts w:hint="eastAsia"/>
              </w:rPr>
              <w:t>G</w:t>
            </w:r>
            <w:r w:rsidR="00C14781">
              <w:rPr>
                <w:rFonts w:hint="eastAsia"/>
              </w:rPr>
              <w:t>）</w:t>
            </w:r>
            <w:r w:rsidRPr="00F40560">
              <w:rPr>
                <w:rFonts w:hint="eastAsia"/>
              </w:rPr>
              <w:t>，源点</w:t>
            </w:r>
            <w:r w:rsidRPr="00F40560">
              <w:t>source</w:t>
            </w:r>
            <w:r w:rsidRPr="00F40560">
              <w:rPr>
                <w:rFonts w:hint="eastAsia"/>
              </w:rPr>
              <w:t>，汇点</w:t>
            </w:r>
            <w:r w:rsidRPr="00F40560">
              <w:t>sink</w:t>
            </w:r>
          </w:p>
          <w:p w:rsidR="005B0327" w:rsidRDefault="005B0327" w:rsidP="005B0327">
            <w:pPr>
              <w:tabs>
                <w:tab w:val="left" w:pos="1200"/>
              </w:tabs>
              <w:spacing w:beforeLines="20" w:before="65" w:afterLines="20" w:after="65" w:line="288" w:lineRule="auto"/>
              <w:jc w:val="both"/>
            </w:pPr>
            <w:r>
              <w:rPr>
                <w:rFonts w:hint="eastAsia"/>
              </w:rPr>
              <w:t xml:space="preserve">1. </w:t>
            </w:r>
            <w:r w:rsidR="00F0395F">
              <w:rPr>
                <w:rFonts w:hint="eastAsia"/>
              </w:rPr>
              <w:t>init IN_SET, OUT_SET</w:t>
            </w:r>
            <w:r w:rsidR="00C823CE">
              <w:rPr>
                <w:rFonts w:hint="eastAsia"/>
              </w:rPr>
              <w:t>, edge SET</w:t>
            </w:r>
          </w:p>
          <w:p w:rsidR="002A573C" w:rsidRDefault="00476A60" w:rsidP="005B0327">
            <w:pPr>
              <w:tabs>
                <w:tab w:val="left" w:pos="1200"/>
              </w:tabs>
              <w:spacing w:beforeLines="20" w:before="65" w:afterLines="20" w:after="65" w:line="288" w:lineRule="auto"/>
              <w:jc w:val="both"/>
            </w:pPr>
            <w:r>
              <w:rPr>
                <w:rFonts w:hint="eastAsia"/>
              </w:rPr>
              <w:t xml:space="preserve">2. for every single </w:t>
            </w:r>
            <w:r w:rsidR="00FB08BD">
              <w:rPr>
                <w:rFonts w:hint="eastAsia"/>
              </w:rPr>
              <w:t>Node</w:t>
            </w:r>
            <w:r w:rsidR="00C21F40">
              <w:rPr>
                <w:rFonts w:hint="eastAsia"/>
              </w:rPr>
              <w:t xml:space="preserve"> N </w:t>
            </w:r>
            <w:r>
              <w:rPr>
                <w:rFonts w:hint="eastAsia"/>
              </w:rPr>
              <w:t xml:space="preserve">in </w:t>
            </w:r>
            <w:r w:rsidR="0024383B">
              <w:rPr>
                <w:rFonts w:hint="eastAsia"/>
              </w:rPr>
              <w:t>MSG</w:t>
            </w:r>
            <w:r w:rsidR="0024383B">
              <w:rPr>
                <w:rFonts w:hint="eastAsia"/>
              </w:rPr>
              <w:t>（</w:t>
            </w:r>
            <w:r w:rsidR="0024383B">
              <w:rPr>
                <w:rFonts w:hint="eastAsia"/>
              </w:rPr>
              <w:t>G</w:t>
            </w:r>
            <w:r w:rsidR="0024383B">
              <w:rPr>
                <w:rFonts w:hint="eastAsia"/>
              </w:rPr>
              <w:t>）</w:t>
            </w:r>
            <w:r w:rsidR="00FB08BD">
              <w:rPr>
                <w:rFonts w:hint="eastAsia"/>
              </w:rPr>
              <w:t xml:space="preserve">if </w:t>
            </w:r>
            <w:r w:rsidR="00FB08BD" w:rsidRPr="00FB08BD">
              <w:t>Indegree</w:t>
            </w:r>
            <w:r w:rsidR="00FB08BD">
              <w:rPr>
                <w:rFonts w:hint="eastAsia"/>
              </w:rPr>
              <w:t xml:space="preserve"> = 0 then </w:t>
            </w:r>
            <w:r w:rsidR="002A5E76">
              <w:rPr>
                <w:rFonts w:hint="eastAsia"/>
              </w:rPr>
              <w:t>push N into IN_SET</w:t>
            </w:r>
            <w:r w:rsidR="002A5E76">
              <w:rPr>
                <w:rFonts w:hint="eastAsia"/>
              </w:rPr>
              <w:t>；</w:t>
            </w:r>
          </w:p>
          <w:p w:rsidR="002A5E76" w:rsidRDefault="002A5E76" w:rsidP="005B0327">
            <w:pPr>
              <w:tabs>
                <w:tab w:val="left" w:pos="1200"/>
              </w:tabs>
              <w:spacing w:beforeLines="20" w:before="65" w:afterLines="20" w:after="65" w:line="288" w:lineRule="auto"/>
              <w:jc w:val="both"/>
            </w:pPr>
            <w:r>
              <w:rPr>
                <w:rFonts w:hint="eastAsia"/>
              </w:rPr>
              <w:t>3. if Outdegree = 0 then push N into OUT_SET</w:t>
            </w:r>
            <w:r w:rsidR="003E216C">
              <w:rPr>
                <w:rFonts w:hint="eastAsia"/>
              </w:rPr>
              <w:t>；</w:t>
            </w:r>
          </w:p>
          <w:p w:rsidR="00301B1F" w:rsidRDefault="003E216C" w:rsidP="005B0327">
            <w:pPr>
              <w:tabs>
                <w:tab w:val="left" w:pos="1200"/>
              </w:tabs>
              <w:spacing w:beforeLines="20" w:before="65" w:afterLines="20" w:after="65" w:line="288" w:lineRule="auto"/>
              <w:jc w:val="both"/>
            </w:pPr>
            <w:r>
              <w:rPr>
                <w:rFonts w:hint="eastAsia"/>
              </w:rPr>
              <w:t xml:space="preserve">4. for Node N in </w:t>
            </w:r>
            <w:r w:rsidR="00301B1F">
              <w:rPr>
                <w:rFonts w:hint="eastAsia"/>
              </w:rPr>
              <w:t>IN_SET, push the edge e into SET that connect to the Node N Which only have out Flow;</w:t>
            </w:r>
          </w:p>
          <w:p w:rsidR="00301B1F" w:rsidRPr="003E216C" w:rsidRDefault="00301B1F" w:rsidP="005B0327">
            <w:pPr>
              <w:tabs>
                <w:tab w:val="left" w:pos="1200"/>
              </w:tabs>
              <w:spacing w:beforeLines="20" w:before="65" w:afterLines="20" w:after="65" w:line="288" w:lineRule="auto"/>
              <w:jc w:val="both"/>
            </w:pPr>
            <w:r>
              <w:rPr>
                <w:rFonts w:hint="eastAsia"/>
              </w:rPr>
              <w:t>5. for Node N in Out_SET, push the edge e into SET that connect to the Node N which only have in Folw;</w:t>
            </w:r>
          </w:p>
          <w:p w:rsidR="002A573C" w:rsidRDefault="003748A1" w:rsidP="005B0327">
            <w:pPr>
              <w:tabs>
                <w:tab w:val="left" w:pos="1200"/>
              </w:tabs>
              <w:spacing w:beforeLines="20" w:before="65" w:afterLines="20" w:after="65" w:line="288" w:lineRule="auto"/>
              <w:jc w:val="both"/>
            </w:pPr>
            <w:r>
              <w:rPr>
                <w:rFonts w:hint="eastAsia"/>
              </w:rPr>
              <w:t xml:space="preserve">6. the Edge in SET is the </w:t>
            </w:r>
            <w:r>
              <w:t xml:space="preserve">demand </w:t>
            </w:r>
            <w:r w:rsidR="002C68E3">
              <w:rPr>
                <w:rFonts w:hint="eastAsia"/>
              </w:rPr>
              <w:t>EDGE</w:t>
            </w:r>
            <w:r>
              <w:rPr>
                <w:rFonts w:hint="eastAsia"/>
              </w:rPr>
              <w:t>.</w:t>
            </w:r>
          </w:p>
          <w:p w:rsidR="005B0327" w:rsidRPr="00F30E09" w:rsidRDefault="005B0327" w:rsidP="004258B8">
            <w:pPr>
              <w:tabs>
                <w:tab w:val="left" w:pos="1200"/>
              </w:tabs>
              <w:spacing w:beforeLines="20" w:before="65" w:afterLines="20" w:after="65" w:line="288" w:lineRule="auto"/>
              <w:jc w:val="both"/>
            </w:pPr>
            <w:r w:rsidRPr="005A12A7">
              <w:rPr>
                <w:rFonts w:hint="eastAsia"/>
                <w:b/>
              </w:rPr>
              <w:t>输出</w:t>
            </w:r>
            <w:r>
              <w:rPr>
                <w:rFonts w:hint="eastAsia"/>
              </w:rPr>
              <w:t>：</w:t>
            </w:r>
            <w:r w:rsidR="004258B8">
              <w:rPr>
                <w:rFonts w:hint="eastAsia"/>
              </w:rPr>
              <w:t>悬挂边集合</w:t>
            </w:r>
            <w:r w:rsidR="004258B8">
              <w:rPr>
                <w:rFonts w:hint="eastAsia"/>
              </w:rPr>
              <w:t>SET</w:t>
            </w:r>
            <w:r w:rsidRPr="00F30E09">
              <w:t xml:space="preserve"> </w:t>
            </w:r>
          </w:p>
        </w:tc>
      </w:tr>
    </w:tbl>
    <w:p w:rsidR="007C3BDA" w:rsidRDefault="00BB6E40" w:rsidP="007C3BDA">
      <w:pPr>
        <w:pStyle w:val="31"/>
      </w:pPr>
      <w:bookmarkStart w:id="79" w:name="_Toc451285699"/>
      <w:r>
        <w:rPr>
          <w:rFonts w:hint="eastAsia"/>
        </w:rPr>
        <w:lastRenderedPageBreak/>
        <w:t>4</w:t>
      </w:r>
      <w:r w:rsidR="007C3BDA">
        <w:rPr>
          <w:rFonts w:hint="eastAsia"/>
        </w:rPr>
        <w:t>.</w:t>
      </w:r>
      <w:r>
        <w:rPr>
          <w:rFonts w:hint="eastAsia"/>
        </w:rPr>
        <w:t>4</w:t>
      </w:r>
      <w:r w:rsidR="007C3BDA">
        <w:rPr>
          <w:rFonts w:hint="eastAsia"/>
        </w:rPr>
        <w:t>.</w:t>
      </w:r>
      <w:r w:rsidR="00E309DD">
        <w:rPr>
          <w:rFonts w:hint="eastAsia"/>
        </w:rPr>
        <w:t>3</w:t>
      </w:r>
      <w:r w:rsidR="007C3BDA">
        <w:rPr>
          <w:rFonts w:hint="eastAsia"/>
        </w:rPr>
        <w:t xml:space="preserve"> </w:t>
      </w:r>
      <w:r w:rsidR="007C3BDA">
        <w:rPr>
          <w:rFonts w:hint="eastAsia"/>
        </w:rPr>
        <w:t>算法实现及分析</w:t>
      </w:r>
      <w:bookmarkEnd w:id="79"/>
    </w:p>
    <w:p w:rsidR="007C3BDA" w:rsidRPr="003E598F" w:rsidRDefault="00D60F55" w:rsidP="003E598F">
      <w:pPr>
        <w:pStyle w:val="a3"/>
        <w:spacing w:line="288" w:lineRule="auto"/>
        <w:ind w:firstLine="468"/>
        <w:rPr>
          <w:color w:val="000000" w:themeColor="text1"/>
        </w:rPr>
      </w:pPr>
      <w:r w:rsidRPr="003E598F">
        <w:rPr>
          <w:rFonts w:hint="eastAsia"/>
          <w:color w:val="000000" w:themeColor="text1"/>
        </w:rPr>
        <w:t>ICA_</w:t>
      </w:r>
      <w:r w:rsidR="007C3BDA" w:rsidRPr="003E598F">
        <w:rPr>
          <w:color w:val="000000" w:themeColor="text1"/>
        </w:rPr>
        <w:t>FEA</w:t>
      </w:r>
      <w:r w:rsidR="007C3BDA" w:rsidRPr="003E598F">
        <w:rPr>
          <w:rFonts w:hint="eastAsia"/>
          <w:color w:val="000000" w:themeColor="text1"/>
        </w:rPr>
        <w:t>算法是在使用</w:t>
      </w:r>
      <w:r w:rsidR="007C3BDA" w:rsidRPr="003E598F">
        <w:rPr>
          <w:color w:val="000000" w:themeColor="text1"/>
        </w:rPr>
        <w:t>ICA</w:t>
      </w:r>
      <w:r w:rsidR="009E04C2" w:rsidRPr="003E598F">
        <w:rPr>
          <w:rFonts w:hint="eastAsia"/>
          <w:color w:val="000000" w:themeColor="text1"/>
        </w:rPr>
        <w:t>_FDP</w:t>
      </w:r>
      <w:r w:rsidR="007C3BDA" w:rsidRPr="003E598F">
        <w:rPr>
          <w:rFonts w:hint="eastAsia"/>
          <w:color w:val="000000" w:themeColor="text1"/>
        </w:rPr>
        <w:t>的状态划分算法之前，确定了部分确定边，使得状态划分算法的划分空间减少，从而减少复杂度。</w:t>
      </w:r>
      <w:r w:rsidR="005D6795" w:rsidRPr="003E598F">
        <w:rPr>
          <w:rFonts w:hint="eastAsia"/>
          <w:color w:val="000000" w:themeColor="text1"/>
        </w:rPr>
        <w:t>那么对于不确定图初始状态划分集合的设置如下</w:t>
      </w:r>
      <w:r w:rsidR="007C3BDA" w:rsidRPr="003E598F">
        <w:rPr>
          <w:rFonts w:hint="eastAsia"/>
          <w:color w:val="000000" w:themeColor="text1"/>
        </w:rPr>
        <w:t>：</w:t>
      </w:r>
      <w:r w:rsidR="007C3BDA" w:rsidRPr="003E598F">
        <w:rPr>
          <w:color w:val="000000" w:themeColor="text1"/>
        </w:rPr>
        <w:t xml:space="preserve"> </w:t>
      </w:r>
    </w:p>
    <w:p w:rsidR="007C3BDA" w:rsidRDefault="007C3BDA" w:rsidP="003E598F">
      <w:pPr>
        <w:pStyle w:val="a3"/>
        <w:spacing w:line="288" w:lineRule="auto"/>
        <w:ind w:firstLine="468"/>
      </w:pPr>
      <w:r>
        <w:rPr>
          <w:rFonts w:hint="eastAsia"/>
        </w:rPr>
        <w:t>对于割集中的边，始终满足空间中存在，即为</w:t>
      </w:r>
      <w:r>
        <w:t>1</w:t>
      </w:r>
      <w:r>
        <w:rPr>
          <w:rFonts w:hint="eastAsia"/>
        </w:rPr>
        <w:t>；</w:t>
      </w:r>
    </w:p>
    <w:p w:rsidR="007C3BDA" w:rsidRDefault="007C3BDA" w:rsidP="003E598F">
      <w:pPr>
        <w:pStyle w:val="a3"/>
        <w:spacing w:line="288" w:lineRule="auto"/>
        <w:ind w:firstLine="468"/>
      </w:pPr>
      <w:r>
        <w:rPr>
          <w:rFonts w:hint="eastAsia"/>
        </w:rPr>
        <w:t>对于悬挂边，始终满足划分空间中不存在，即为</w:t>
      </w:r>
      <w:r>
        <w:t>0</w:t>
      </w:r>
      <w:r>
        <w:rPr>
          <w:rFonts w:hint="eastAsia"/>
        </w:rPr>
        <w:t>；</w:t>
      </w:r>
    </w:p>
    <w:p w:rsidR="007C3BDA" w:rsidRDefault="007C3BDA" w:rsidP="003E598F">
      <w:pPr>
        <w:pStyle w:val="a3"/>
        <w:spacing w:line="288" w:lineRule="auto"/>
        <w:ind w:firstLine="468"/>
      </w:pPr>
      <w:r>
        <w:rPr>
          <w:rFonts w:hint="eastAsia"/>
        </w:rPr>
        <w:t>然后对于预处理的初始划分空间，使用状态划分空间求得所有满足最大流的不确定的子图区间。使用确定边过滤之后的状态划分算法可以有效的减少算法的复杂度。</w:t>
      </w:r>
    </w:p>
    <w:p w:rsidR="00D5389B" w:rsidRDefault="00C6573E" w:rsidP="00D12125">
      <w:pPr>
        <w:pStyle w:val="a3"/>
        <w:spacing w:line="288" w:lineRule="auto"/>
        <w:ind w:firstLine="470"/>
      </w:pPr>
      <w:r w:rsidRPr="001E749A">
        <w:rPr>
          <w:rFonts w:hint="eastAsia"/>
          <w:b/>
        </w:rPr>
        <w:t>实例</w:t>
      </w:r>
      <w:r w:rsidR="00D5389B" w:rsidRPr="001E749A">
        <w:rPr>
          <w:rFonts w:hint="eastAsia"/>
          <w:b/>
        </w:rPr>
        <w:t>4-2</w:t>
      </w:r>
      <w:r w:rsidR="00C11AE6">
        <w:rPr>
          <w:rFonts w:hint="eastAsia"/>
        </w:rPr>
        <w:t>.</w:t>
      </w:r>
      <w:r w:rsidR="001E749A">
        <w:rPr>
          <w:rFonts w:hint="eastAsia"/>
        </w:rPr>
        <w:t xml:space="preserve"> </w:t>
      </w:r>
      <w:r w:rsidR="001E749A">
        <w:rPr>
          <w:rFonts w:hint="eastAsia"/>
        </w:rPr>
        <w:t>对于图</w:t>
      </w:r>
      <w:r w:rsidR="001E749A">
        <w:rPr>
          <w:rFonts w:hint="eastAsia"/>
        </w:rPr>
        <w:t>2-3</w:t>
      </w:r>
      <w:r w:rsidR="001E749A">
        <w:rPr>
          <w:rFonts w:hint="eastAsia"/>
        </w:rPr>
        <w:t>的不确定图，</w:t>
      </w:r>
      <w:r w:rsidR="00025057">
        <w:rPr>
          <w:rFonts w:hint="eastAsia"/>
        </w:rPr>
        <w:t>按照一般的情况下，</w:t>
      </w:r>
      <w:r w:rsidR="00216399">
        <w:rPr>
          <w:rFonts w:hint="eastAsia"/>
        </w:rPr>
        <w:t>以为不确定图</w:t>
      </w:r>
      <w:r w:rsidR="00216399">
        <w:rPr>
          <w:rFonts w:hint="eastAsia"/>
        </w:rPr>
        <w:t>G</w:t>
      </w:r>
      <w:r w:rsidR="00216399">
        <w:rPr>
          <w:rFonts w:hint="eastAsia"/>
        </w:rPr>
        <w:t>有</w:t>
      </w:r>
      <w:r w:rsidR="00216399">
        <w:rPr>
          <w:rFonts w:hint="eastAsia"/>
        </w:rPr>
        <w:t>5</w:t>
      </w:r>
      <w:r w:rsidR="00216399">
        <w:rPr>
          <w:rFonts w:hint="eastAsia"/>
        </w:rPr>
        <w:t>条边，</w:t>
      </w:r>
      <w:r w:rsidR="00DA145C">
        <w:rPr>
          <w:rFonts w:hint="eastAsia"/>
        </w:rPr>
        <w:t>那么</w:t>
      </w:r>
      <w:r w:rsidR="00025057">
        <w:rPr>
          <w:rFonts w:hint="eastAsia"/>
        </w:rPr>
        <w:t>初始的状态划分空间为</w:t>
      </w:r>
      <w:r w:rsidR="00216399">
        <w:rPr>
          <w:rFonts w:hint="eastAsia"/>
        </w:rPr>
        <w:t>00000-11111</w:t>
      </w:r>
      <w:r w:rsidR="00216399">
        <w:rPr>
          <w:rFonts w:hint="eastAsia"/>
        </w:rPr>
        <w:t>，</w:t>
      </w:r>
      <w:r w:rsidR="002D07F7">
        <w:rPr>
          <w:rFonts w:hint="eastAsia"/>
        </w:rPr>
        <w:t>假设使用割集算法获取的割集中的边有</w:t>
      </w:r>
      <w:r w:rsidR="002D07F7">
        <w:rPr>
          <w:rFonts w:hint="eastAsia"/>
        </w:rPr>
        <w:t>e1</w:t>
      </w:r>
      <w:r w:rsidR="002D07F7">
        <w:rPr>
          <w:rFonts w:hint="eastAsia"/>
        </w:rPr>
        <w:t>和</w:t>
      </w:r>
      <w:r w:rsidR="002D07F7">
        <w:rPr>
          <w:rFonts w:hint="eastAsia"/>
        </w:rPr>
        <w:t>e2</w:t>
      </w:r>
      <w:r w:rsidR="002D07F7">
        <w:rPr>
          <w:rFonts w:hint="eastAsia"/>
        </w:rPr>
        <w:t>，那么</w:t>
      </w:r>
      <w:r w:rsidR="008D16DF">
        <w:rPr>
          <w:rFonts w:hint="eastAsia"/>
        </w:rPr>
        <w:t>通过以上处理</w:t>
      </w:r>
      <w:r w:rsidR="008229FA">
        <w:rPr>
          <w:rFonts w:hint="eastAsia"/>
        </w:rPr>
        <w:t>，获取的初始状态划分区间变成了</w:t>
      </w:r>
      <w:r w:rsidR="006D12FB">
        <w:rPr>
          <w:rFonts w:hint="eastAsia"/>
        </w:rPr>
        <w:t>11000-11111</w:t>
      </w:r>
      <w:r w:rsidR="00CB2713">
        <w:rPr>
          <w:rFonts w:hint="eastAsia"/>
        </w:rPr>
        <w:t>，</w:t>
      </w:r>
      <w:r w:rsidR="00AA6DD6">
        <w:rPr>
          <w:rFonts w:hint="eastAsia"/>
        </w:rPr>
        <w:t>这样就使得原有的</w:t>
      </w:r>
      <w:r w:rsidR="004635BB">
        <w:rPr>
          <w:rFonts w:hint="eastAsia"/>
        </w:rPr>
        <w:t>子图个数从</w:t>
      </w:r>
      <w:r w:rsidR="004635BB">
        <w:rPr>
          <w:rFonts w:hint="eastAsia"/>
        </w:rPr>
        <w:t>2</w:t>
      </w:r>
      <w:r w:rsidR="004635BB" w:rsidRPr="003F57A7">
        <w:rPr>
          <w:rFonts w:hint="eastAsia"/>
          <w:vertAlign w:val="superscript"/>
        </w:rPr>
        <w:t>5</w:t>
      </w:r>
      <w:r w:rsidR="004635BB">
        <w:rPr>
          <w:rFonts w:hint="eastAsia"/>
        </w:rPr>
        <w:t>变成了</w:t>
      </w:r>
      <w:r w:rsidR="004635BB">
        <w:rPr>
          <w:rFonts w:hint="eastAsia"/>
        </w:rPr>
        <w:t>2</w:t>
      </w:r>
      <w:r w:rsidR="004635BB" w:rsidRPr="003F57A7">
        <w:rPr>
          <w:rFonts w:hint="eastAsia"/>
          <w:vertAlign w:val="superscript"/>
        </w:rPr>
        <w:t>3</w:t>
      </w:r>
      <w:r w:rsidR="007507CD">
        <w:rPr>
          <w:rFonts w:hint="eastAsia"/>
        </w:rPr>
        <w:t>，</w:t>
      </w:r>
      <w:r w:rsidR="00D620C0">
        <w:rPr>
          <w:rFonts w:hint="eastAsia"/>
        </w:rPr>
        <w:t>然后对于新的初始状态区间，再使用</w:t>
      </w:r>
      <w:r w:rsidR="00D620C0">
        <w:rPr>
          <w:rFonts w:hint="eastAsia"/>
        </w:rPr>
        <w:t>ICA_FDP</w:t>
      </w:r>
      <w:r w:rsidR="00D620C0">
        <w:rPr>
          <w:rFonts w:hint="eastAsia"/>
        </w:rPr>
        <w:t>算法获取关键边集合即可。</w:t>
      </w:r>
    </w:p>
    <w:p w:rsidR="007C3BDA" w:rsidRPr="00D47E83" w:rsidRDefault="003E598F" w:rsidP="003E598F">
      <w:pPr>
        <w:pStyle w:val="a3"/>
        <w:spacing w:line="288" w:lineRule="auto"/>
        <w:ind w:firstLine="468"/>
        <w:rPr>
          <w:color w:val="000000" w:themeColor="text1"/>
        </w:rPr>
      </w:pPr>
      <w:r w:rsidRPr="00D47E83">
        <w:rPr>
          <w:rFonts w:hint="eastAsia"/>
          <w:color w:val="000000" w:themeColor="text1"/>
        </w:rPr>
        <w:t>基于以上分析，使用该方法的流程图如图</w:t>
      </w:r>
      <w:r w:rsidRPr="00D47E83">
        <w:rPr>
          <w:rFonts w:hint="eastAsia"/>
          <w:color w:val="000000" w:themeColor="text1"/>
        </w:rPr>
        <w:t>4-8</w:t>
      </w:r>
      <w:r w:rsidRPr="00D47E83">
        <w:rPr>
          <w:rFonts w:hint="eastAsia"/>
          <w:color w:val="000000" w:themeColor="text1"/>
        </w:rPr>
        <w:t>所示：</w:t>
      </w:r>
    </w:p>
    <w:p w:rsidR="007C3BDA" w:rsidRDefault="00141D86" w:rsidP="00141D86">
      <w:pPr>
        <w:pStyle w:val="a3"/>
        <w:ind w:firstLine="492"/>
        <w:jc w:val="center"/>
      </w:pPr>
      <w:r>
        <w:object w:dxaOrig="5215" w:dyaOrig="4308">
          <v:shape id="_x0000_i1051" type="#_x0000_t75" style="width:260.45pt;height:215.35pt" o:ole="">
            <v:imagedata r:id="rId80" o:title=""/>
          </v:shape>
          <o:OLEObject Type="Embed" ProgID="Visio.Drawing.11" ShapeID="_x0000_i1051" DrawAspect="Content" ObjectID="_1525031975" r:id="rId81"/>
        </w:object>
      </w:r>
    </w:p>
    <w:p w:rsidR="007C3BDA" w:rsidRPr="00D47E83" w:rsidRDefault="0063775D" w:rsidP="00D47E83">
      <w:pPr>
        <w:pStyle w:val="a3"/>
        <w:spacing w:line="288" w:lineRule="auto"/>
        <w:ind w:firstLine="408"/>
        <w:jc w:val="center"/>
        <w:rPr>
          <w:color w:val="000000" w:themeColor="text1"/>
          <w:sz w:val="21"/>
        </w:rPr>
      </w:pPr>
      <w:r>
        <w:rPr>
          <w:rFonts w:hint="eastAsia"/>
          <w:color w:val="000000" w:themeColor="text1"/>
          <w:sz w:val="21"/>
        </w:rPr>
        <w:t>图</w:t>
      </w:r>
      <w:r w:rsidR="00D47E83" w:rsidRPr="00D47E83">
        <w:rPr>
          <w:rFonts w:hint="eastAsia"/>
          <w:color w:val="000000" w:themeColor="text1"/>
          <w:sz w:val="21"/>
        </w:rPr>
        <w:t>4-8</w:t>
      </w:r>
      <w:r w:rsidR="007C3BDA" w:rsidRPr="00D47E83">
        <w:rPr>
          <w:color w:val="000000" w:themeColor="text1"/>
          <w:sz w:val="21"/>
        </w:rPr>
        <w:t xml:space="preserve"> FEA</w:t>
      </w:r>
      <w:r w:rsidR="007C3BDA" w:rsidRPr="00D47E83">
        <w:rPr>
          <w:rFonts w:hint="eastAsia"/>
          <w:color w:val="000000" w:themeColor="text1"/>
          <w:sz w:val="21"/>
        </w:rPr>
        <w:t>算法整体流程图</w:t>
      </w:r>
    </w:p>
    <w:p w:rsidR="00CD0250" w:rsidRDefault="00D47E83" w:rsidP="00D47E83">
      <w:pPr>
        <w:pStyle w:val="a3"/>
        <w:spacing w:line="288" w:lineRule="auto"/>
        <w:ind w:firstLine="468"/>
      </w:pPr>
      <w:r>
        <w:rPr>
          <w:rFonts w:hint="eastAsia"/>
        </w:rPr>
        <w:t>那么使用此方式的伪代码如下：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E6DEB" w:rsidRPr="005A05F9" w:rsidTr="00F96FA0">
        <w:tc>
          <w:tcPr>
            <w:tcW w:w="8522" w:type="dxa"/>
            <w:shd w:val="clear" w:color="auto" w:fill="D9D9D9"/>
            <w:vAlign w:val="center"/>
          </w:tcPr>
          <w:p w:rsidR="009E6DEB" w:rsidRPr="00327708" w:rsidRDefault="009E6DEB" w:rsidP="005F6BB8">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F0664F">
              <w:rPr>
                <w:rFonts w:ascii="宋体" w:hAnsi="宋体" w:hint="eastAsia"/>
                <w:b/>
              </w:rPr>
              <w:t>7</w:t>
            </w:r>
            <w:r w:rsidRPr="00327708">
              <w:rPr>
                <w:rFonts w:ascii="宋体" w:hAnsi="宋体" w:hint="eastAsia"/>
                <w:b/>
              </w:rPr>
              <w:t xml:space="preserve">. </w:t>
            </w:r>
            <w:r w:rsidR="005F6BB8">
              <w:rPr>
                <w:rFonts w:hint="eastAsia"/>
              </w:rPr>
              <w:t>基于确定边过滤的增量算法</w:t>
            </w:r>
            <w:r w:rsidR="005F6BB8">
              <w:rPr>
                <w:rFonts w:hint="eastAsia"/>
              </w:rPr>
              <w:t>ICA_FEA</w:t>
            </w:r>
          </w:p>
        </w:tc>
      </w:tr>
      <w:tr w:rsidR="009E6DEB" w:rsidRPr="005A05F9" w:rsidTr="00F96FA0">
        <w:tc>
          <w:tcPr>
            <w:tcW w:w="8522" w:type="dxa"/>
            <w:vAlign w:val="center"/>
          </w:tcPr>
          <w:p w:rsidR="009E6DEB" w:rsidRDefault="009E6DEB" w:rsidP="009E6DE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3C537E" w:rsidRDefault="003C537E" w:rsidP="009E6DEB">
            <w:pPr>
              <w:tabs>
                <w:tab w:val="left" w:pos="1200"/>
              </w:tabs>
              <w:spacing w:beforeLines="20" w:before="65" w:afterLines="20" w:after="65" w:line="288" w:lineRule="auto"/>
              <w:jc w:val="both"/>
            </w:pPr>
            <w:r>
              <w:rPr>
                <w:rFonts w:hint="eastAsia"/>
              </w:rPr>
              <w:t xml:space="preserve">1. </w:t>
            </w:r>
            <w:r w:rsidR="007D760E">
              <w:rPr>
                <w:rFonts w:hint="eastAsia"/>
              </w:rPr>
              <w:t xml:space="preserve">init </w:t>
            </w:r>
            <w:r w:rsidR="007D760E" w:rsidRPr="00F40560">
              <w:rPr>
                <w:rFonts w:hint="eastAsia"/>
              </w:rPr>
              <w:t>keyEdgeSet</w:t>
            </w:r>
            <w:r w:rsidR="00E34794">
              <w:rPr>
                <w:rFonts w:hint="eastAsia"/>
              </w:rPr>
              <w:t xml:space="preserve">, </w:t>
            </w:r>
            <w:r w:rsidR="00A8641E">
              <w:rPr>
                <w:rFonts w:hint="eastAsia"/>
              </w:rPr>
              <w:t>;</w:t>
            </w:r>
            <w:r w:rsidR="00E34794">
              <w:t xml:space="preserve"> </w:t>
            </w:r>
            <w:r w:rsidR="00E34794" w:rsidRPr="00E34794">
              <w:t>The initial set of states</w:t>
            </w:r>
            <w:r w:rsidR="006727D9">
              <w:rPr>
                <w:rFonts w:hint="eastAsia"/>
                <w:color w:val="000000"/>
                <w:spacing w:val="0"/>
                <w:szCs w:val="24"/>
              </w:rPr>
              <w:t xml:space="preserve"> </w:t>
            </w:r>
            <w:r w:rsidR="006727D9" w:rsidRPr="002418FE">
              <w:rPr>
                <w:color w:val="000000"/>
                <w:spacing w:val="0"/>
                <w:szCs w:val="24"/>
              </w:rPr>
              <w:t>{(0,0,…,0</w:t>
            </w:r>
            <w:r w:rsidR="006727D9" w:rsidRPr="006B1A92">
              <w:rPr>
                <w:color w:val="000000"/>
                <w:spacing w:val="0"/>
                <w:szCs w:val="24"/>
                <w:vertAlign w:val="subscript"/>
              </w:rPr>
              <w:t>|E|</w:t>
            </w:r>
            <w:r w:rsidR="006727D9" w:rsidRPr="002418FE">
              <w:rPr>
                <w:color w:val="000000"/>
                <w:spacing w:val="0"/>
                <w:szCs w:val="24"/>
              </w:rPr>
              <w:t>),(1,1,…,1</w:t>
            </w:r>
            <w:r w:rsidR="006727D9" w:rsidRPr="006B1A92">
              <w:rPr>
                <w:color w:val="000000"/>
                <w:spacing w:val="0"/>
                <w:szCs w:val="24"/>
                <w:vertAlign w:val="subscript"/>
              </w:rPr>
              <w:t>|E|</w:t>
            </w:r>
            <w:r w:rsidR="006727D9" w:rsidRPr="002418FE">
              <w:rPr>
                <w:color w:val="000000"/>
                <w:spacing w:val="0"/>
                <w:szCs w:val="24"/>
              </w:rPr>
              <w:t>)</w:t>
            </w:r>
            <w:r w:rsidR="006727D9">
              <w:rPr>
                <w:color w:val="000000"/>
                <w:spacing w:val="0"/>
                <w:szCs w:val="24"/>
              </w:rPr>
              <w:t>}</w:t>
            </w:r>
          </w:p>
          <w:p w:rsidR="00422AC3" w:rsidRDefault="00422AC3" w:rsidP="009E6DEB">
            <w:pPr>
              <w:tabs>
                <w:tab w:val="left" w:pos="1200"/>
              </w:tabs>
              <w:spacing w:beforeLines="20" w:before="65" w:afterLines="20" w:after="65" w:line="288" w:lineRule="auto"/>
              <w:jc w:val="both"/>
              <w:rPr>
                <w:color w:val="000000"/>
                <w:spacing w:val="0"/>
                <w:szCs w:val="24"/>
              </w:rPr>
            </w:pPr>
            <w:r w:rsidRPr="00E34794">
              <w:rPr>
                <w:szCs w:val="24"/>
              </w:rPr>
              <w:t xml:space="preserve">2. </w:t>
            </w:r>
            <w:r w:rsidR="008A6853" w:rsidRPr="00E34794">
              <w:rPr>
                <w:szCs w:val="24"/>
              </w:rPr>
              <w:t>for ei</w:t>
            </w:r>
            <w:r w:rsidR="001E4E56" w:rsidRPr="00E34794">
              <w:rPr>
                <w:rFonts w:ascii="宋体" w:hAnsi="宋体" w:cs="宋体" w:hint="eastAsia"/>
                <w:color w:val="000000"/>
                <w:spacing w:val="0"/>
                <w:szCs w:val="24"/>
              </w:rPr>
              <w:t>∈</w:t>
            </w:r>
            <w:r w:rsidR="008A6853" w:rsidRPr="00E34794">
              <w:rPr>
                <w:szCs w:val="24"/>
              </w:rPr>
              <w:t>G, if ei</w:t>
            </w:r>
            <w:r w:rsidR="001E4E56" w:rsidRPr="00E34794">
              <w:rPr>
                <w:rFonts w:ascii="宋体" w:hAnsi="宋体" w:cs="宋体" w:hint="eastAsia"/>
                <w:color w:val="000000"/>
                <w:spacing w:val="0"/>
                <w:szCs w:val="24"/>
              </w:rPr>
              <w:t>∈</w:t>
            </w:r>
            <w:r w:rsidR="000E3D74" w:rsidRPr="00E34794">
              <w:rPr>
                <w:color w:val="000000"/>
                <w:spacing w:val="0"/>
                <w:szCs w:val="24"/>
              </w:rPr>
              <w:t>A</w:t>
            </w:r>
            <w:r w:rsidR="00D2165C" w:rsidRPr="00E34794">
              <w:rPr>
                <w:color w:val="000000"/>
                <w:spacing w:val="0"/>
                <w:szCs w:val="24"/>
              </w:rPr>
              <w:t xml:space="preserve"> then</w:t>
            </w:r>
            <w:r w:rsidR="00C11802">
              <w:rPr>
                <w:rFonts w:hint="eastAsia"/>
                <w:color w:val="000000"/>
                <w:spacing w:val="0"/>
                <w:szCs w:val="24"/>
              </w:rPr>
              <w:t xml:space="preserve"> the low bound and upper bound of ei </w:t>
            </w:r>
            <w:r w:rsidR="00C11802" w:rsidRPr="00C11802">
              <w:rPr>
                <w:color w:val="000000"/>
                <w:spacing w:val="0"/>
                <w:szCs w:val="24"/>
              </w:rPr>
              <w:t>position</w:t>
            </w:r>
            <w:r w:rsidR="00C11802">
              <w:rPr>
                <w:rFonts w:hint="eastAsia"/>
                <w:color w:val="000000"/>
                <w:spacing w:val="0"/>
                <w:szCs w:val="24"/>
              </w:rPr>
              <w:t xml:space="preserve"> is 1 like </w:t>
            </w:r>
            <w:r w:rsidR="00132429" w:rsidRPr="002418FE">
              <w:rPr>
                <w:color w:val="000000"/>
                <w:spacing w:val="0"/>
                <w:szCs w:val="24"/>
              </w:rPr>
              <w:t>{(0,0,…</w:t>
            </w:r>
            <w:r w:rsidR="00482BE4">
              <w:rPr>
                <w:rFonts w:hint="eastAsia"/>
                <w:color w:val="000000"/>
                <w:spacing w:val="0"/>
                <w:szCs w:val="24"/>
              </w:rPr>
              <w:t>,e</w:t>
            </w:r>
            <w:r w:rsidR="00482BE4" w:rsidRPr="00B82206">
              <w:rPr>
                <w:rFonts w:hint="eastAsia"/>
                <w:color w:val="000000"/>
                <w:spacing w:val="0"/>
                <w:szCs w:val="24"/>
                <w:vertAlign w:val="subscript"/>
              </w:rPr>
              <w:t>i-1</w:t>
            </w:r>
            <w:r w:rsidR="00482BE4">
              <w:rPr>
                <w:rFonts w:hint="eastAsia"/>
                <w:color w:val="000000"/>
                <w:spacing w:val="0"/>
                <w:szCs w:val="24"/>
              </w:rPr>
              <w:t>,1,e</w:t>
            </w:r>
            <w:r w:rsidR="00482BE4" w:rsidRPr="00B82206">
              <w:rPr>
                <w:rFonts w:hint="eastAsia"/>
                <w:color w:val="000000"/>
                <w:spacing w:val="0"/>
                <w:szCs w:val="24"/>
                <w:vertAlign w:val="subscript"/>
              </w:rPr>
              <w:t>i+1</w:t>
            </w:r>
            <w:r w:rsidR="00482BE4">
              <w:rPr>
                <w:color w:val="000000"/>
                <w:spacing w:val="0"/>
                <w:szCs w:val="24"/>
              </w:rPr>
              <w:t>…</w:t>
            </w:r>
            <w:r w:rsidR="00132429" w:rsidRPr="002418FE">
              <w:rPr>
                <w:color w:val="000000"/>
                <w:spacing w:val="0"/>
                <w:szCs w:val="24"/>
              </w:rPr>
              <w:t>,0</w:t>
            </w:r>
            <w:r w:rsidR="00132429" w:rsidRPr="006B1A92">
              <w:rPr>
                <w:color w:val="000000"/>
                <w:spacing w:val="0"/>
                <w:szCs w:val="24"/>
                <w:vertAlign w:val="subscript"/>
              </w:rPr>
              <w:t>|E|</w:t>
            </w:r>
            <w:r w:rsidR="00132429" w:rsidRPr="002418FE">
              <w:rPr>
                <w:color w:val="000000"/>
                <w:spacing w:val="0"/>
                <w:szCs w:val="24"/>
              </w:rPr>
              <w:t>),(1,1</w:t>
            </w:r>
            <w:r w:rsidR="00D94839" w:rsidRPr="002418FE">
              <w:rPr>
                <w:color w:val="000000"/>
                <w:spacing w:val="0"/>
                <w:szCs w:val="24"/>
              </w:rPr>
              <w:t>,…</w:t>
            </w:r>
            <w:r w:rsidR="00D94839">
              <w:rPr>
                <w:rFonts w:hint="eastAsia"/>
                <w:color w:val="000000"/>
                <w:spacing w:val="0"/>
                <w:szCs w:val="24"/>
              </w:rPr>
              <w:t>,e</w:t>
            </w:r>
            <w:r w:rsidR="00D94839" w:rsidRPr="00B82206">
              <w:rPr>
                <w:rFonts w:hint="eastAsia"/>
                <w:color w:val="000000"/>
                <w:spacing w:val="0"/>
                <w:szCs w:val="24"/>
                <w:vertAlign w:val="subscript"/>
              </w:rPr>
              <w:t>i-1</w:t>
            </w:r>
            <w:r w:rsidR="00D94839">
              <w:rPr>
                <w:rFonts w:hint="eastAsia"/>
                <w:color w:val="000000"/>
                <w:spacing w:val="0"/>
                <w:szCs w:val="24"/>
              </w:rPr>
              <w:t>,1,e</w:t>
            </w:r>
            <w:r w:rsidR="00D94839" w:rsidRPr="00B82206">
              <w:rPr>
                <w:rFonts w:hint="eastAsia"/>
                <w:color w:val="000000"/>
                <w:spacing w:val="0"/>
                <w:szCs w:val="24"/>
                <w:vertAlign w:val="subscript"/>
              </w:rPr>
              <w:t>i+1</w:t>
            </w:r>
            <w:r w:rsidR="00D94839">
              <w:rPr>
                <w:color w:val="000000"/>
                <w:spacing w:val="0"/>
                <w:szCs w:val="24"/>
              </w:rPr>
              <w:t>…</w:t>
            </w:r>
            <w:r w:rsidR="00D94839" w:rsidRPr="002418FE">
              <w:rPr>
                <w:color w:val="000000"/>
                <w:spacing w:val="0"/>
                <w:szCs w:val="24"/>
              </w:rPr>
              <w:t>,</w:t>
            </w:r>
            <w:r w:rsidR="00132429" w:rsidRPr="002418FE">
              <w:rPr>
                <w:color w:val="000000"/>
                <w:spacing w:val="0"/>
                <w:szCs w:val="24"/>
              </w:rPr>
              <w:t>1</w:t>
            </w:r>
            <w:r w:rsidR="00132429" w:rsidRPr="006B1A92">
              <w:rPr>
                <w:color w:val="000000"/>
                <w:spacing w:val="0"/>
                <w:szCs w:val="24"/>
                <w:vertAlign w:val="subscript"/>
              </w:rPr>
              <w:t>|E|</w:t>
            </w:r>
            <w:r w:rsidR="00132429" w:rsidRPr="002418FE">
              <w:rPr>
                <w:color w:val="000000"/>
                <w:spacing w:val="0"/>
                <w:szCs w:val="24"/>
              </w:rPr>
              <w:t>)</w:t>
            </w:r>
            <w:r w:rsidR="00132429">
              <w:rPr>
                <w:color w:val="000000"/>
                <w:spacing w:val="0"/>
                <w:szCs w:val="24"/>
              </w:rPr>
              <w:t>}</w:t>
            </w:r>
            <w:r w:rsidR="00200520">
              <w:rPr>
                <w:rFonts w:hint="eastAsia"/>
                <w:color w:val="000000"/>
                <w:spacing w:val="0"/>
                <w:szCs w:val="24"/>
              </w:rPr>
              <w:t>;</w:t>
            </w:r>
          </w:p>
          <w:p w:rsidR="00200520" w:rsidRDefault="00200520" w:rsidP="009E6DEB">
            <w:pPr>
              <w:tabs>
                <w:tab w:val="left" w:pos="1200"/>
              </w:tabs>
              <w:spacing w:beforeLines="20" w:before="65" w:afterLines="20" w:after="65" w:line="288" w:lineRule="auto"/>
              <w:jc w:val="both"/>
              <w:rPr>
                <w:color w:val="000000"/>
                <w:spacing w:val="0"/>
                <w:szCs w:val="24"/>
              </w:rPr>
            </w:pPr>
            <w:r>
              <w:rPr>
                <w:rFonts w:hint="eastAsia"/>
                <w:color w:val="000000"/>
                <w:spacing w:val="0"/>
                <w:szCs w:val="24"/>
              </w:rPr>
              <w:t>3.</w:t>
            </w:r>
            <w:r w:rsidR="009A2037">
              <w:rPr>
                <w:rFonts w:hint="eastAsia"/>
                <w:color w:val="000000"/>
                <w:spacing w:val="0"/>
                <w:szCs w:val="24"/>
              </w:rPr>
              <w:t xml:space="preserve"> </w:t>
            </w:r>
            <w:r w:rsidR="003061B2" w:rsidRPr="00E34794">
              <w:rPr>
                <w:szCs w:val="24"/>
              </w:rPr>
              <w:t>if ei</w:t>
            </w:r>
            <w:r w:rsidR="003061B2" w:rsidRPr="00E34794">
              <w:rPr>
                <w:rFonts w:ascii="宋体" w:hAnsi="宋体" w:cs="宋体" w:hint="eastAsia"/>
                <w:color w:val="000000"/>
                <w:spacing w:val="0"/>
                <w:szCs w:val="24"/>
              </w:rPr>
              <w:t>∈</w:t>
            </w:r>
            <w:r w:rsidR="00227A77">
              <w:rPr>
                <w:rFonts w:hint="eastAsia"/>
                <w:color w:val="000000"/>
                <w:spacing w:val="0"/>
                <w:szCs w:val="24"/>
              </w:rPr>
              <w:t>B</w:t>
            </w:r>
            <w:r w:rsidR="003061B2" w:rsidRPr="00E34794">
              <w:rPr>
                <w:color w:val="000000"/>
                <w:spacing w:val="0"/>
                <w:szCs w:val="24"/>
              </w:rPr>
              <w:t xml:space="preserve"> then</w:t>
            </w:r>
            <w:r w:rsidR="003061B2">
              <w:rPr>
                <w:rFonts w:hint="eastAsia"/>
                <w:color w:val="000000"/>
                <w:spacing w:val="0"/>
                <w:szCs w:val="24"/>
              </w:rPr>
              <w:t xml:space="preserve"> the low bound and upper bound of ei </w:t>
            </w:r>
            <w:r w:rsidR="003061B2" w:rsidRPr="00C11802">
              <w:rPr>
                <w:color w:val="000000"/>
                <w:spacing w:val="0"/>
                <w:szCs w:val="24"/>
              </w:rPr>
              <w:t>position</w:t>
            </w:r>
            <w:r w:rsidR="003061B2">
              <w:rPr>
                <w:rFonts w:hint="eastAsia"/>
                <w:color w:val="000000"/>
                <w:spacing w:val="0"/>
                <w:szCs w:val="24"/>
              </w:rPr>
              <w:t xml:space="preserve"> is </w:t>
            </w:r>
            <w:r w:rsidR="00A3016A">
              <w:rPr>
                <w:rFonts w:hint="eastAsia"/>
                <w:color w:val="000000"/>
                <w:spacing w:val="0"/>
                <w:szCs w:val="24"/>
              </w:rPr>
              <w:t>0</w:t>
            </w:r>
            <w:r w:rsidR="003061B2">
              <w:rPr>
                <w:rFonts w:hint="eastAsia"/>
                <w:color w:val="000000"/>
                <w:spacing w:val="0"/>
                <w:szCs w:val="24"/>
              </w:rPr>
              <w:t xml:space="preserve"> like </w:t>
            </w:r>
            <w:r w:rsidR="003061B2" w:rsidRPr="002418FE">
              <w:rPr>
                <w:color w:val="000000"/>
                <w:spacing w:val="0"/>
                <w:szCs w:val="24"/>
              </w:rPr>
              <w:t>{(0,0,…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,0</w:t>
            </w:r>
            <w:r w:rsidR="003061B2" w:rsidRPr="006B1A92">
              <w:rPr>
                <w:color w:val="000000"/>
                <w:spacing w:val="0"/>
                <w:szCs w:val="24"/>
                <w:vertAlign w:val="subscript"/>
              </w:rPr>
              <w:t>|E|</w:t>
            </w:r>
            <w:r w:rsidR="003061B2" w:rsidRPr="002418FE">
              <w:rPr>
                <w:color w:val="000000"/>
                <w:spacing w:val="0"/>
                <w:szCs w:val="24"/>
              </w:rPr>
              <w:t>),(1,1,…</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,1</w:t>
            </w:r>
            <w:r w:rsidR="003061B2" w:rsidRPr="006B1A92">
              <w:rPr>
                <w:color w:val="000000"/>
                <w:spacing w:val="0"/>
                <w:szCs w:val="24"/>
                <w:vertAlign w:val="subscript"/>
              </w:rPr>
              <w:t>|E|</w:t>
            </w:r>
            <w:r w:rsidR="003061B2" w:rsidRPr="002418FE">
              <w:rPr>
                <w:color w:val="000000"/>
                <w:spacing w:val="0"/>
                <w:szCs w:val="24"/>
              </w:rPr>
              <w:t>)</w:t>
            </w:r>
            <w:r w:rsidR="003061B2">
              <w:rPr>
                <w:color w:val="000000"/>
                <w:spacing w:val="0"/>
                <w:szCs w:val="24"/>
              </w:rPr>
              <w:t>}</w:t>
            </w:r>
            <w:r w:rsidR="003061B2">
              <w:rPr>
                <w:rFonts w:hint="eastAsia"/>
                <w:color w:val="000000"/>
                <w:spacing w:val="0"/>
                <w:szCs w:val="24"/>
              </w:rPr>
              <w:t>;</w:t>
            </w:r>
          </w:p>
          <w:p w:rsidR="00C02D17" w:rsidRPr="00E34794" w:rsidRDefault="001017C9" w:rsidP="009E6DEB">
            <w:pPr>
              <w:tabs>
                <w:tab w:val="left" w:pos="1200"/>
              </w:tabs>
              <w:spacing w:beforeLines="20" w:before="65" w:afterLines="20" w:after="65" w:line="288" w:lineRule="auto"/>
              <w:jc w:val="both"/>
              <w:rPr>
                <w:szCs w:val="24"/>
              </w:rPr>
            </w:pPr>
            <w:r>
              <w:rPr>
                <w:rFonts w:hint="eastAsia"/>
                <w:color w:val="000000"/>
                <w:spacing w:val="0"/>
                <w:szCs w:val="24"/>
              </w:rPr>
              <w:t>4.</w:t>
            </w:r>
            <w:r w:rsidR="00C02D17">
              <w:rPr>
                <w:rFonts w:hint="eastAsia"/>
                <w:color w:val="000000"/>
                <w:spacing w:val="0"/>
                <w:szCs w:val="24"/>
              </w:rPr>
              <w:t xml:space="preserve"> get new </w:t>
            </w:r>
            <w:r w:rsidR="0005585A" w:rsidRPr="00E34794">
              <w:t>initial set of states</w:t>
            </w:r>
            <w:r w:rsidR="00775AE8">
              <w:rPr>
                <w:rFonts w:hint="eastAsia"/>
              </w:rPr>
              <w:t xml:space="preserve"> the use ICA_FDP</w:t>
            </w:r>
            <w:r w:rsidR="002A7072">
              <w:rPr>
                <w:rFonts w:hint="eastAsia"/>
              </w:rPr>
              <w:t xml:space="preserve"> to get </w:t>
            </w:r>
            <w:r w:rsidR="00793FF3" w:rsidRPr="00F40560">
              <w:rPr>
                <w:rFonts w:hint="eastAsia"/>
              </w:rPr>
              <w:t>keyEdgeSet</w:t>
            </w:r>
          </w:p>
          <w:p w:rsidR="009E6DEB" w:rsidRPr="00F30E09" w:rsidRDefault="009E6DEB" w:rsidP="009E6DEB">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55BBF" w:rsidRDefault="006D75D3" w:rsidP="00DB5271">
      <w:pPr>
        <w:pStyle w:val="21"/>
      </w:pPr>
      <w:bookmarkStart w:id="80" w:name="_Toc451285700"/>
      <w:r>
        <w:rPr>
          <w:rFonts w:hint="eastAsia"/>
        </w:rPr>
        <w:lastRenderedPageBreak/>
        <w:t>4.</w:t>
      </w:r>
      <w:r w:rsidR="00C4111E">
        <w:rPr>
          <w:rFonts w:hint="eastAsia"/>
        </w:rPr>
        <w:t>5</w:t>
      </w:r>
      <w:r>
        <w:rPr>
          <w:rFonts w:hint="eastAsia"/>
        </w:rPr>
        <w:t xml:space="preserve"> </w:t>
      </w:r>
      <w:r w:rsidR="00EB5810">
        <w:rPr>
          <w:rFonts w:hint="eastAsia"/>
        </w:rPr>
        <w:t>实验及分析</w:t>
      </w:r>
      <w:bookmarkEnd w:id="80"/>
    </w:p>
    <w:p w:rsidR="0052009C" w:rsidRDefault="0052009C" w:rsidP="00243CE1">
      <w:pPr>
        <w:pStyle w:val="a3"/>
        <w:spacing w:line="288" w:lineRule="auto"/>
        <w:ind w:firstLine="468"/>
      </w:pPr>
      <w:r>
        <w:rPr>
          <w:rFonts w:hint="eastAsia"/>
        </w:rPr>
        <w:t>为了验证本</w:t>
      </w:r>
      <w:r w:rsidR="001017C9">
        <w:rPr>
          <w:rFonts w:hint="eastAsia"/>
        </w:rPr>
        <w:t>章</w:t>
      </w:r>
      <w:r>
        <w:rPr>
          <w:rFonts w:hint="eastAsia"/>
        </w:rPr>
        <w:t>所提出算法的运行效率及分析影响算法性能各种因素，本</w:t>
      </w:r>
      <w:r w:rsidR="007D5219">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6D75D3" w:rsidP="003610BD">
      <w:pPr>
        <w:pStyle w:val="31"/>
      </w:pPr>
      <w:bookmarkStart w:id="81" w:name="_Toc451285701"/>
      <w:r>
        <w:rPr>
          <w:rFonts w:hint="eastAsia"/>
        </w:rPr>
        <w:t>4.</w:t>
      </w:r>
      <w:r w:rsidR="00C4111E">
        <w:rPr>
          <w:rFonts w:hint="eastAsia"/>
        </w:rPr>
        <w:t>5</w:t>
      </w:r>
      <w:r>
        <w:rPr>
          <w:rFonts w:hint="eastAsia"/>
        </w:rPr>
        <w:t xml:space="preserve">.1 </w:t>
      </w:r>
      <w:r w:rsidR="0052009C">
        <w:rPr>
          <w:rFonts w:hint="eastAsia"/>
        </w:rPr>
        <w:t>实验数据</w:t>
      </w:r>
      <w:bookmarkEnd w:id="81"/>
    </w:p>
    <w:p w:rsidR="00FC25F7" w:rsidRDefault="00355FD7" w:rsidP="00243CE1">
      <w:pPr>
        <w:pStyle w:val="a3"/>
        <w:spacing w:line="288" w:lineRule="auto"/>
        <w:ind w:firstLine="468"/>
      </w:pPr>
      <w:r>
        <w:rPr>
          <w:rFonts w:hint="eastAsia"/>
        </w:rPr>
        <w:t>与第三章实验相同，</w:t>
      </w:r>
      <w:r w:rsidR="0052009C">
        <w:rPr>
          <w:rFonts w:hint="eastAsia"/>
        </w:rPr>
        <w:t>本文采用了与文献</w:t>
      </w:r>
      <w:r w:rsidR="00D47755">
        <w:rPr>
          <w:rFonts w:hint="eastAsia"/>
          <w:vertAlign w:val="superscript"/>
        </w:rPr>
        <w:t>[50</w:t>
      </w:r>
      <w:r w:rsidR="0052009C" w:rsidRPr="00605549">
        <w:rPr>
          <w:rFonts w:hint="eastAsia"/>
          <w:vertAlign w:val="superscript"/>
        </w:rPr>
        <w:t>]</w:t>
      </w:r>
      <w:r w:rsidR="0052009C">
        <w:rPr>
          <w:rFonts w:hint="eastAsia"/>
        </w:rPr>
        <w:t>相同的数据集，使用</w:t>
      </w:r>
      <w:r w:rsidR="0052009C" w:rsidRPr="009D0F57">
        <w:rPr>
          <w:rFonts w:hint="eastAsia"/>
        </w:rPr>
        <w:t>NETGEN</w:t>
      </w:r>
      <w:r w:rsidR="0052009C" w:rsidRPr="009D0F57">
        <w:rPr>
          <w:rFonts w:hint="eastAsia"/>
        </w:rPr>
        <w:t>生成器产生</w:t>
      </w:r>
      <w:r w:rsidR="0052009C">
        <w:rPr>
          <w:rFonts w:hint="eastAsia"/>
        </w:rPr>
        <w:t>V</w:t>
      </w:r>
      <w:r w:rsidR="0052009C" w:rsidRPr="0041061C">
        <w:rPr>
          <w:rFonts w:hint="eastAsia"/>
          <w:vertAlign w:val="subscript"/>
        </w:rPr>
        <w:t>6</w:t>
      </w:r>
      <w:r w:rsidR="0052009C">
        <w:rPr>
          <w:rFonts w:hint="eastAsia"/>
        </w:rPr>
        <w:t>E</w:t>
      </w:r>
      <w:r w:rsidR="0052009C" w:rsidRPr="0041061C">
        <w:rPr>
          <w:rFonts w:hint="eastAsia"/>
          <w:vertAlign w:val="subscript"/>
        </w:rPr>
        <w:t>10</w:t>
      </w:r>
      <w:r w:rsidR="0052009C" w:rsidRPr="009D0F57">
        <w:rPr>
          <w:rFonts w:hint="eastAsia"/>
        </w:rPr>
        <w:t>、</w:t>
      </w:r>
      <w:r w:rsidR="0052009C" w:rsidRPr="009D0F57">
        <w:rPr>
          <w:rFonts w:hint="eastAsia"/>
        </w:rPr>
        <w:t>V</w:t>
      </w:r>
      <w:r w:rsidR="0052009C" w:rsidRPr="00687933">
        <w:rPr>
          <w:rFonts w:hint="eastAsia"/>
          <w:vertAlign w:val="subscript"/>
        </w:rPr>
        <w:t>8</w:t>
      </w:r>
      <w:r w:rsidR="0052009C">
        <w:rPr>
          <w:rFonts w:hint="eastAsia"/>
        </w:rPr>
        <w:t>E</w:t>
      </w:r>
      <w:r w:rsidR="0052009C" w:rsidRPr="00687933">
        <w:rPr>
          <w:rFonts w:hint="eastAsia"/>
          <w:vertAlign w:val="subscript"/>
        </w:rPr>
        <w:t>14</w:t>
      </w:r>
      <w:r w:rsidR="0052009C" w:rsidRPr="009D0F57">
        <w:rPr>
          <w:rFonts w:hint="eastAsia"/>
        </w:rPr>
        <w:t>、</w:t>
      </w:r>
      <w:r w:rsidR="0052009C" w:rsidRPr="009D0F57">
        <w:rPr>
          <w:rFonts w:hint="eastAsia"/>
        </w:rPr>
        <w:t>V</w:t>
      </w:r>
      <w:r w:rsidR="0052009C" w:rsidRPr="003D56EE">
        <w:rPr>
          <w:rFonts w:hint="eastAsia"/>
          <w:vertAlign w:val="subscript"/>
        </w:rPr>
        <w:t>10</w:t>
      </w:r>
      <w:r w:rsidR="0052009C">
        <w:rPr>
          <w:rFonts w:hint="eastAsia"/>
        </w:rPr>
        <w:t>E</w:t>
      </w:r>
      <w:r w:rsidR="0052009C" w:rsidRPr="003D56EE">
        <w:rPr>
          <w:rFonts w:hint="eastAsia"/>
          <w:vertAlign w:val="subscript"/>
        </w:rPr>
        <w:t>18</w:t>
      </w:r>
      <w:r w:rsidR="0052009C" w:rsidRPr="009D0F57">
        <w:rPr>
          <w:rFonts w:hint="eastAsia"/>
        </w:rPr>
        <w:t>、</w:t>
      </w:r>
      <w:r w:rsidR="0052009C" w:rsidRPr="009D0F57">
        <w:rPr>
          <w:rFonts w:hint="eastAsia"/>
        </w:rPr>
        <w:t>V</w:t>
      </w:r>
      <w:r w:rsidR="0052009C" w:rsidRPr="003D56EE">
        <w:rPr>
          <w:rFonts w:hint="eastAsia"/>
          <w:vertAlign w:val="subscript"/>
        </w:rPr>
        <w:t>12</w:t>
      </w:r>
      <w:r w:rsidR="0052009C">
        <w:rPr>
          <w:rFonts w:hint="eastAsia"/>
        </w:rPr>
        <w:t>E</w:t>
      </w:r>
      <w:r w:rsidR="0052009C" w:rsidRPr="002A725E">
        <w:rPr>
          <w:rFonts w:hint="eastAsia"/>
          <w:vertAlign w:val="subscript"/>
        </w:rPr>
        <w:t>22</w:t>
      </w:r>
      <w:r w:rsidR="0052009C" w:rsidRPr="009D0F57">
        <w:rPr>
          <w:rFonts w:hint="eastAsia"/>
        </w:rPr>
        <w:t>、</w:t>
      </w:r>
      <w:r w:rsidR="0052009C" w:rsidRPr="009D0F57">
        <w:rPr>
          <w:rFonts w:hint="eastAsia"/>
        </w:rPr>
        <w:t>V</w:t>
      </w:r>
      <w:r w:rsidR="0052009C" w:rsidRPr="00A3243C">
        <w:rPr>
          <w:rFonts w:hint="eastAsia"/>
          <w:vertAlign w:val="subscript"/>
        </w:rPr>
        <w:t>14</w:t>
      </w:r>
      <w:r w:rsidR="0052009C">
        <w:rPr>
          <w:rFonts w:hint="eastAsia"/>
        </w:rPr>
        <w:t>E</w:t>
      </w:r>
      <w:r w:rsidR="0052009C" w:rsidRPr="00597E1F">
        <w:rPr>
          <w:rFonts w:hint="eastAsia"/>
          <w:vertAlign w:val="subscript"/>
        </w:rPr>
        <w:t>26</w:t>
      </w:r>
      <w:r w:rsidR="0052009C" w:rsidRPr="009D0F57">
        <w:rPr>
          <w:rFonts w:hint="eastAsia"/>
        </w:rPr>
        <w:t>共</w:t>
      </w:r>
      <w:r w:rsidR="0052009C">
        <w:rPr>
          <w:rFonts w:hint="eastAsia"/>
        </w:rPr>
        <w:t>5</w:t>
      </w:r>
      <w:r w:rsidR="0052009C">
        <w:rPr>
          <w:rFonts w:hint="eastAsia"/>
        </w:rPr>
        <w:t>组不同图规模的二态</w:t>
      </w:r>
      <w:r w:rsidR="0052009C" w:rsidRPr="009D0F57">
        <w:rPr>
          <w:rFonts w:hint="eastAsia"/>
        </w:rPr>
        <w:t>有向图</w:t>
      </w:r>
      <w:r w:rsidR="0052009C">
        <w:rPr>
          <w:rFonts w:hint="eastAsia"/>
        </w:rPr>
        <w:t>集合（本文实验数据集合大小为</w:t>
      </w:r>
      <w:r w:rsidR="0052009C">
        <w:rPr>
          <w:rFonts w:hint="eastAsia"/>
        </w:rPr>
        <w:t>5</w:t>
      </w:r>
      <w:r w:rsidR="0052009C">
        <w:rPr>
          <w:rFonts w:hint="eastAsia"/>
        </w:rPr>
        <w:t>），</w:t>
      </w:r>
      <w:r w:rsidR="0052009C" w:rsidRPr="009D0F57">
        <w:rPr>
          <w:rFonts w:hint="eastAsia"/>
        </w:rPr>
        <w:t>其中</w:t>
      </w:r>
      <w:r w:rsidR="0052009C" w:rsidRPr="009D0F57">
        <w:rPr>
          <w:rFonts w:hint="eastAsia"/>
        </w:rPr>
        <w:t>V</w:t>
      </w:r>
      <w:r w:rsidR="0052009C" w:rsidRPr="002D4E64">
        <w:rPr>
          <w:rFonts w:hint="eastAsia"/>
          <w:vertAlign w:val="subscript"/>
        </w:rPr>
        <w:t>n</w:t>
      </w:r>
      <w:r w:rsidR="0052009C">
        <w:rPr>
          <w:rFonts w:hint="eastAsia"/>
        </w:rPr>
        <w:t>E</w:t>
      </w:r>
      <w:r w:rsidR="0052009C" w:rsidRPr="008204DA">
        <w:rPr>
          <w:rFonts w:hint="eastAsia"/>
          <w:vertAlign w:val="subscript"/>
        </w:rPr>
        <w:t>m</w:t>
      </w:r>
      <w:r w:rsidR="0052009C" w:rsidRPr="009D0F57">
        <w:rPr>
          <w:rFonts w:hint="eastAsia"/>
        </w:rPr>
        <w:t>表示有</w:t>
      </w:r>
      <w:r w:rsidR="0052009C" w:rsidRPr="009D0F57">
        <w:rPr>
          <w:rFonts w:hint="eastAsia"/>
        </w:rPr>
        <w:t>n</w:t>
      </w:r>
      <w:r w:rsidR="0052009C" w:rsidRPr="009D0F57">
        <w:rPr>
          <w:rFonts w:hint="eastAsia"/>
        </w:rPr>
        <w:t>个顶点、</w:t>
      </w:r>
      <w:r w:rsidR="0052009C" w:rsidRPr="009D0F57">
        <w:rPr>
          <w:rFonts w:hint="eastAsia"/>
        </w:rPr>
        <w:t>m</w:t>
      </w:r>
      <w:r w:rsidR="0052009C" w:rsidRPr="009D0F57">
        <w:rPr>
          <w:rFonts w:hint="eastAsia"/>
        </w:rPr>
        <w:t>条边组成的图</w:t>
      </w:r>
      <w:r w:rsidR="0052009C">
        <w:rPr>
          <w:rFonts w:hint="eastAsia"/>
        </w:rPr>
        <w:t>，</w:t>
      </w:r>
      <w:r w:rsidR="0052009C" w:rsidRPr="009D0F57">
        <w:rPr>
          <w:rFonts w:hint="eastAsia"/>
        </w:rPr>
        <w:t>图中边的容量与对应概率满足均匀分布</w:t>
      </w:r>
      <w:r w:rsidR="0052009C">
        <w:rPr>
          <w:rFonts w:hint="eastAsia"/>
        </w:rPr>
        <w:t>。通过在不同图规模的情况下，比较算法</w:t>
      </w:r>
      <w:r w:rsidR="0052009C">
        <w:rPr>
          <w:rFonts w:hint="eastAsia"/>
        </w:rPr>
        <w:t>BASE</w:t>
      </w:r>
      <w:r w:rsidR="006051AF">
        <w:rPr>
          <w:rFonts w:hint="eastAsia"/>
        </w:rPr>
        <w:t>_FDP</w:t>
      </w:r>
      <w:r w:rsidR="0052009C">
        <w:rPr>
          <w:rFonts w:hint="eastAsia"/>
        </w:rPr>
        <w:t>和</w:t>
      </w:r>
      <w:r w:rsidR="0052009C">
        <w:rPr>
          <w:rFonts w:hint="eastAsia"/>
        </w:rPr>
        <w:t>ICA</w:t>
      </w:r>
      <w:r w:rsidR="008D6029">
        <w:rPr>
          <w:rFonts w:hint="eastAsia"/>
        </w:rPr>
        <w:t>_FDP</w:t>
      </w:r>
      <w:r w:rsidR="0052009C">
        <w:rPr>
          <w:rFonts w:hint="eastAsia"/>
        </w:rPr>
        <w:t>算法在运行时间及内存消耗放方面的差异。</w:t>
      </w:r>
    </w:p>
    <w:p w:rsidR="0052009C" w:rsidRDefault="006D75D3" w:rsidP="003610BD">
      <w:pPr>
        <w:pStyle w:val="31"/>
      </w:pPr>
      <w:bookmarkStart w:id="82" w:name="_Toc451285702"/>
      <w:r>
        <w:rPr>
          <w:rFonts w:hint="eastAsia"/>
        </w:rPr>
        <w:t>4.</w:t>
      </w:r>
      <w:r w:rsidR="00C4111E">
        <w:rPr>
          <w:rFonts w:hint="eastAsia"/>
        </w:rPr>
        <w:t>5</w:t>
      </w:r>
      <w:r>
        <w:rPr>
          <w:rFonts w:hint="eastAsia"/>
        </w:rPr>
        <w:t xml:space="preserve">.2 </w:t>
      </w:r>
      <w:r w:rsidR="0052009C">
        <w:rPr>
          <w:rFonts w:hint="eastAsia"/>
        </w:rPr>
        <w:t>实验结果与分析</w:t>
      </w:r>
      <w:bookmarkEnd w:id="82"/>
    </w:p>
    <w:p w:rsidR="0052009C" w:rsidRDefault="0052009C" w:rsidP="00E20271">
      <w:pPr>
        <w:pStyle w:val="a3"/>
        <w:spacing w:line="288" w:lineRule="auto"/>
        <w:ind w:firstLine="470"/>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不同图规模对于算法</w:t>
      </w:r>
      <w:r w:rsidR="00507321">
        <w:rPr>
          <w:rFonts w:hint="eastAsia"/>
        </w:rPr>
        <w:t>ICA_FCP</w:t>
      </w:r>
      <w:r w:rsidR="00507321">
        <w:rPr>
          <w:rFonts w:hint="eastAsia"/>
        </w:rPr>
        <w:t>和</w:t>
      </w:r>
      <w:r w:rsidR="00507321">
        <w:rPr>
          <w:rFonts w:hint="eastAsia"/>
        </w:rPr>
        <w:t>ICA_FDP</w:t>
      </w:r>
      <w:r>
        <w:rPr>
          <w:rFonts w:hint="eastAsia"/>
        </w:rPr>
        <w:t>性能的影响</w:t>
      </w:r>
    </w:p>
    <w:p w:rsidR="0052009C" w:rsidRPr="00235F62" w:rsidRDefault="0079682D" w:rsidP="0097501A">
      <w:pPr>
        <w:pStyle w:val="a3"/>
        <w:ind w:firstLineChars="0" w:firstLine="0"/>
        <w:jc w:val="center"/>
      </w:pPr>
      <w:r>
        <w:rPr>
          <w:noProof/>
        </w:rPr>
        <w:drawing>
          <wp:inline distT="0" distB="0" distL="0" distR="0">
            <wp:extent cx="2247900" cy="1352550"/>
            <wp:effectExtent l="0" t="0" r="0" b="0"/>
            <wp:docPr id="2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r w:rsidR="0097501A">
        <w:rPr>
          <w:rFonts w:hint="eastAsia"/>
        </w:rPr>
        <w:t xml:space="preserve">      </w:t>
      </w:r>
      <w:r>
        <w:rPr>
          <w:noProof/>
        </w:rPr>
        <w:drawing>
          <wp:inline distT="0" distB="0" distL="0" distR="0">
            <wp:extent cx="2247900" cy="1352550"/>
            <wp:effectExtent l="0" t="0" r="0" b="0"/>
            <wp:docPr id="2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941A1B" w:rsidRDefault="0052009C" w:rsidP="00941A1B">
      <w:pPr>
        <w:pStyle w:val="a3"/>
        <w:spacing w:line="288" w:lineRule="auto"/>
        <w:ind w:firstLine="408"/>
        <w:jc w:val="center"/>
        <w:rPr>
          <w:sz w:val="21"/>
          <w:szCs w:val="24"/>
        </w:rPr>
      </w:pPr>
      <w:r w:rsidRPr="00941A1B">
        <w:rPr>
          <w:rFonts w:hint="eastAsia"/>
          <w:sz w:val="21"/>
          <w:szCs w:val="24"/>
        </w:rPr>
        <w:t>图</w:t>
      </w:r>
      <w:r w:rsidR="001F731D">
        <w:rPr>
          <w:rFonts w:hint="eastAsia"/>
          <w:sz w:val="21"/>
          <w:szCs w:val="24"/>
        </w:rPr>
        <w:t>4-9</w:t>
      </w:r>
      <w:r w:rsidRPr="00941A1B">
        <w:rPr>
          <w:rFonts w:hint="eastAsia"/>
          <w:sz w:val="21"/>
          <w:szCs w:val="24"/>
        </w:rPr>
        <w:t xml:space="preserve"> </w:t>
      </w:r>
      <w:r w:rsidRPr="00941A1B">
        <w:rPr>
          <w:rFonts w:hint="eastAsia"/>
          <w:sz w:val="21"/>
          <w:szCs w:val="24"/>
        </w:rPr>
        <w:t>不同图规模情况下</w:t>
      </w:r>
      <w:r w:rsidR="00E448EA" w:rsidRPr="00941A1B">
        <w:rPr>
          <w:rFonts w:hint="eastAsia"/>
          <w:sz w:val="21"/>
          <w:szCs w:val="24"/>
        </w:rPr>
        <w:t>ICA_FCP</w:t>
      </w:r>
      <w:r w:rsidRPr="00941A1B">
        <w:rPr>
          <w:rFonts w:hint="eastAsia"/>
          <w:sz w:val="21"/>
          <w:szCs w:val="24"/>
        </w:rPr>
        <w:t>和</w:t>
      </w:r>
      <w:r w:rsidR="00E448EA" w:rsidRPr="00941A1B">
        <w:rPr>
          <w:rFonts w:hint="eastAsia"/>
          <w:sz w:val="21"/>
          <w:szCs w:val="24"/>
        </w:rPr>
        <w:t>ICA_FDP</w:t>
      </w:r>
      <w:r w:rsidRPr="00941A1B">
        <w:rPr>
          <w:rFonts w:hint="eastAsia"/>
          <w:sz w:val="21"/>
          <w:szCs w:val="24"/>
        </w:rPr>
        <w:t>算法时间和内存消耗</w:t>
      </w:r>
    </w:p>
    <w:p w:rsidR="00675845" w:rsidRDefault="0052009C" w:rsidP="00675845">
      <w:pPr>
        <w:pStyle w:val="a3"/>
        <w:spacing w:line="288" w:lineRule="auto"/>
        <w:ind w:firstLine="468"/>
      </w:pPr>
      <w:r>
        <w:rPr>
          <w:rFonts w:hint="eastAsia"/>
        </w:rPr>
        <w:t>如图</w:t>
      </w:r>
      <w:r w:rsidR="001F731D">
        <w:rPr>
          <w:rFonts w:hint="eastAsia"/>
        </w:rPr>
        <w:t>4-9</w:t>
      </w:r>
      <w:r>
        <w:rPr>
          <w:rFonts w:hint="eastAsia"/>
        </w:rPr>
        <w:t>所示，</w:t>
      </w:r>
      <w:r w:rsidR="00896B0B">
        <w:rPr>
          <w:rFonts w:hint="eastAsia"/>
        </w:rPr>
        <w:t>ICA_FCP</w:t>
      </w:r>
      <w:r>
        <w:rPr>
          <w:rFonts w:hint="eastAsia"/>
        </w:rPr>
        <w:t>算法</w:t>
      </w:r>
      <w:r w:rsidR="00896B0B">
        <w:rPr>
          <w:rFonts w:hint="eastAsia"/>
        </w:rPr>
        <w:t>是第三章基于流量和容量可靠性的增量算法，</w:t>
      </w:r>
      <w:r w:rsidR="00896B0B">
        <w:rPr>
          <w:rFonts w:hint="eastAsia"/>
        </w:rPr>
        <w:t>ICA_FDP</w:t>
      </w:r>
      <w:r w:rsidR="00896B0B">
        <w:rPr>
          <w:rFonts w:hint="eastAsia"/>
        </w:rPr>
        <w:t>是</w:t>
      </w:r>
      <w:r w:rsidR="006C38FB">
        <w:rPr>
          <w:rFonts w:hint="eastAsia"/>
        </w:rPr>
        <w:t>本章基于流量和分布可靠性的增量算法</w:t>
      </w:r>
      <w:r w:rsidR="006140B7">
        <w:rPr>
          <w:rFonts w:hint="eastAsia"/>
        </w:rPr>
        <w:t>。如图</w:t>
      </w:r>
      <w:r w:rsidR="001F731D">
        <w:rPr>
          <w:rFonts w:hint="eastAsia"/>
        </w:rPr>
        <w:t>4-9</w:t>
      </w:r>
      <w:r w:rsidR="006140B7">
        <w:rPr>
          <w:rFonts w:hint="eastAsia"/>
        </w:rPr>
        <w:t>（</w:t>
      </w:r>
      <w:r w:rsidR="006140B7">
        <w:rPr>
          <w:rFonts w:hint="eastAsia"/>
        </w:rPr>
        <w:t>a</w:t>
      </w:r>
      <w:r w:rsidR="006140B7">
        <w:rPr>
          <w:rFonts w:hint="eastAsia"/>
        </w:rPr>
        <w:t>）所示，</w:t>
      </w:r>
      <w:r w:rsidR="00FA5643">
        <w:rPr>
          <w:rFonts w:hint="eastAsia"/>
        </w:rPr>
        <w:t>在图规模较小的情况下，对于图</w:t>
      </w:r>
      <w:r w:rsidR="00FA5643">
        <w:rPr>
          <w:rFonts w:hint="eastAsia"/>
        </w:rPr>
        <w:t>V6E10</w:t>
      </w:r>
      <w:r w:rsidR="00FA5643">
        <w:rPr>
          <w:rFonts w:hint="eastAsia"/>
        </w:rPr>
        <w:t>，算法</w:t>
      </w:r>
      <w:r w:rsidR="00FA5643">
        <w:rPr>
          <w:rFonts w:hint="eastAsia"/>
        </w:rPr>
        <w:t>ICA_FDP</w:t>
      </w:r>
      <w:r w:rsidR="00E4678E">
        <w:rPr>
          <w:rFonts w:hint="eastAsia"/>
        </w:rPr>
        <w:t>花费稍多的时间，但是随着推规模的增大，算法</w:t>
      </w:r>
      <w:r w:rsidR="00E4678E">
        <w:rPr>
          <w:rFonts w:hint="eastAsia"/>
        </w:rPr>
        <w:t>ICA_FDP</w:t>
      </w:r>
      <w:r w:rsidR="00E4678E">
        <w:rPr>
          <w:rFonts w:hint="eastAsia"/>
        </w:rPr>
        <w:t>的时间性能都优于算法</w:t>
      </w:r>
      <w:r w:rsidR="00E4678E">
        <w:rPr>
          <w:rFonts w:hint="eastAsia"/>
        </w:rPr>
        <w:t>ICA_FCP</w:t>
      </w:r>
      <w:r w:rsidR="00E4678E">
        <w:rPr>
          <w:rFonts w:hint="eastAsia"/>
        </w:rPr>
        <w:t>。</w:t>
      </w:r>
      <w:r w:rsidR="005161ED">
        <w:rPr>
          <w:rFonts w:hint="eastAsia"/>
        </w:rPr>
        <w:t>如果</w:t>
      </w:r>
      <w:r w:rsidR="001F731D">
        <w:rPr>
          <w:rFonts w:hint="eastAsia"/>
        </w:rPr>
        <w:t>4-9</w:t>
      </w:r>
      <w:r w:rsidR="005161ED">
        <w:rPr>
          <w:rFonts w:hint="eastAsia"/>
        </w:rPr>
        <w:t>（</w:t>
      </w:r>
      <w:r w:rsidR="005161ED">
        <w:rPr>
          <w:rFonts w:hint="eastAsia"/>
        </w:rPr>
        <w:t>b</w:t>
      </w:r>
      <w:r w:rsidR="005161ED">
        <w:rPr>
          <w:rFonts w:hint="eastAsia"/>
        </w:rPr>
        <w:t>）所示，</w:t>
      </w:r>
      <w:r w:rsidR="00675845">
        <w:rPr>
          <w:rFonts w:hint="eastAsia"/>
        </w:rPr>
        <w:t>算法</w:t>
      </w:r>
      <w:r w:rsidR="00675845">
        <w:rPr>
          <w:rFonts w:hint="eastAsia"/>
        </w:rPr>
        <w:t>ICA_FDP</w:t>
      </w:r>
      <w:r w:rsidR="00675845">
        <w:rPr>
          <w:rFonts w:hint="eastAsia"/>
        </w:rPr>
        <w:t>在空间复杂度上，性能优于</w:t>
      </w:r>
      <w:r w:rsidR="00675845">
        <w:rPr>
          <w:rFonts w:hint="eastAsia"/>
        </w:rPr>
        <w:t>ICA_FCP</w:t>
      </w:r>
      <w:r w:rsidR="00675845">
        <w:rPr>
          <w:rFonts w:hint="eastAsia"/>
        </w:rPr>
        <w:t>算法，</w:t>
      </w:r>
      <w:r w:rsidR="00EB2DA3">
        <w:rPr>
          <w:rFonts w:hint="eastAsia"/>
        </w:rPr>
        <w:t>原因在于</w:t>
      </w:r>
      <w:r w:rsidR="00EB2DA3">
        <w:rPr>
          <w:rFonts w:hint="eastAsia"/>
        </w:rPr>
        <w:t>ICA_FCP</w:t>
      </w:r>
      <w:r w:rsidR="00EB2DA3">
        <w:rPr>
          <w:rFonts w:hint="eastAsia"/>
        </w:rPr>
        <w:t>在计算过程中需要获取所有保存所有的不确定图满足最大流的子图，而</w:t>
      </w:r>
      <w:r w:rsidR="00EB2DA3">
        <w:rPr>
          <w:rFonts w:hint="eastAsia"/>
        </w:rPr>
        <w:t>ICA_FDP</w:t>
      </w:r>
      <w:r w:rsidR="00EB2DA3">
        <w:rPr>
          <w:rFonts w:hint="eastAsia"/>
        </w:rPr>
        <w:t>算法，只需要比较</w:t>
      </w:r>
      <w:r w:rsidR="001A776D">
        <w:rPr>
          <w:rFonts w:hint="eastAsia"/>
        </w:rPr>
        <w:t>所有满足最大流区间的下界子图即可。</w:t>
      </w:r>
    </w:p>
    <w:p w:rsidR="00D3774E" w:rsidRDefault="00D3774E" w:rsidP="00675845">
      <w:pPr>
        <w:pStyle w:val="a3"/>
        <w:spacing w:line="288" w:lineRule="auto"/>
        <w:ind w:firstLine="468"/>
      </w:pPr>
      <w:r>
        <w:rPr>
          <w:rFonts w:hint="eastAsia"/>
        </w:rPr>
        <w:t>综上所示，</w:t>
      </w:r>
      <w:r w:rsidR="00AE473A">
        <w:rPr>
          <w:rFonts w:hint="eastAsia"/>
        </w:rPr>
        <w:t>在不同规模的不确定图下，算法</w:t>
      </w:r>
      <w:r w:rsidR="00273FFA">
        <w:rPr>
          <w:rFonts w:hint="eastAsia"/>
        </w:rPr>
        <w:t>ICA_FDP</w:t>
      </w:r>
      <w:r w:rsidR="00273FFA">
        <w:rPr>
          <w:rFonts w:hint="eastAsia"/>
        </w:rPr>
        <w:t>的性能优于算法</w:t>
      </w:r>
      <w:r w:rsidR="00273FFA">
        <w:rPr>
          <w:rFonts w:hint="eastAsia"/>
        </w:rPr>
        <w:t>ICA_FCP</w:t>
      </w:r>
      <w:r w:rsidR="00273FFA">
        <w:rPr>
          <w:rFonts w:hint="eastAsia"/>
        </w:rPr>
        <w:t>。</w:t>
      </w:r>
    </w:p>
    <w:p w:rsidR="009472FF" w:rsidRDefault="009472FF" w:rsidP="009472FF">
      <w:pPr>
        <w:pStyle w:val="a3"/>
        <w:spacing w:line="288" w:lineRule="auto"/>
        <w:ind w:firstLine="470"/>
      </w:pPr>
      <w:r w:rsidRPr="007E43E0">
        <w:rPr>
          <w:rFonts w:hint="eastAsia"/>
          <w:b/>
        </w:rPr>
        <w:t>实验</w:t>
      </w:r>
      <w:r>
        <w:rPr>
          <w:rFonts w:hint="eastAsia"/>
          <w:b/>
        </w:rPr>
        <w:t xml:space="preserve">4-2. </w:t>
      </w:r>
      <w:r>
        <w:rPr>
          <w:rFonts w:hint="eastAsia"/>
        </w:rPr>
        <w:t>不同图</w:t>
      </w:r>
      <w:r w:rsidR="00D6305C">
        <w:rPr>
          <w:rFonts w:hint="eastAsia"/>
        </w:rPr>
        <w:t>规模</w:t>
      </w:r>
      <w:r>
        <w:rPr>
          <w:rFonts w:hint="eastAsia"/>
        </w:rPr>
        <w:t>对于</w:t>
      </w:r>
      <w:r w:rsidR="00FB2A9B">
        <w:rPr>
          <w:rFonts w:hint="eastAsia"/>
        </w:rPr>
        <w:t>BASE_FDP</w:t>
      </w:r>
      <w:r w:rsidR="00FB2A9B">
        <w:rPr>
          <w:rFonts w:hint="eastAsia"/>
        </w:rPr>
        <w:t>和算法</w:t>
      </w:r>
      <w:r w:rsidR="00FB2A9B">
        <w:rPr>
          <w:rFonts w:hint="eastAsia"/>
        </w:rPr>
        <w:t>ICA_FDP</w:t>
      </w:r>
      <w:r w:rsidR="00BC33B9">
        <w:rPr>
          <w:rFonts w:hint="eastAsia"/>
        </w:rPr>
        <w:t>以及算法</w:t>
      </w:r>
      <w:r w:rsidR="00BC33B9">
        <w:rPr>
          <w:rFonts w:hint="eastAsia"/>
        </w:rPr>
        <w:t>ICA_</w:t>
      </w:r>
      <w:r w:rsidR="003F325B">
        <w:rPr>
          <w:rFonts w:hint="eastAsia"/>
        </w:rPr>
        <w:t>FEA</w:t>
      </w:r>
      <w:r>
        <w:rPr>
          <w:rFonts w:hint="eastAsia"/>
        </w:rPr>
        <w:t>性能的影响</w:t>
      </w:r>
      <w:r w:rsidR="009479BA">
        <w:rPr>
          <w:rFonts w:hint="eastAsia"/>
        </w:rPr>
        <w:t>。</w:t>
      </w:r>
    </w:p>
    <w:p w:rsidR="00863C02" w:rsidRDefault="00F17A58" w:rsidP="008B1F76">
      <w:pPr>
        <w:pStyle w:val="a3"/>
        <w:spacing w:line="288" w:lineRule="auto"/>
        <w:ind w:firstLineChars="0" w:firstLine="0"/>
        <w:jc w:val="center"/>
      </w:pPr>
      <w:r>
        <w:rPr>
          <w:noProof/>
        </w:rPr>
        <w:drawing>
          <wp:inline distT="0" distB="0" distL="0" distR="0" wp14:anchorId="3B219618">
            <wp:extent cx="2245853" cy="1350000"/>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8B1F76">
        <w:rPr>
          <w:rFonts w:hint="eastAsia"/>
        </w:rPr>
        <w:t xml:space="preserve">      </w:t>
      </w:r>
      <w:r w:rsidR="005274BE">
        <w:rPr>
          <w:noProof/>
        </w:rPr>
        <w:drawing>
          <wp:inline distT="0" distB="0" distL="0" distR="0" wp14:anchorId="3AD26441">
            <wp:extent cx="2245853" cy="1350000"/>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387FC3" w:rsidRPr="00941A1B" w:rsidRDefault="00A50278" w:rsidP="00E116E5">
      <w:pPr>
        <w:pStyle w:val="a3"/>
        <w:spacing w:line="288" w:lineRule="auto"/>
        <w:ind w:firstLineChars="0" w:firstLine="0"/>
        <w:jc w:val="center"/>
        <w:rPr>
          <w:sz w:val="21"/>
        </w:rPr>
      </w:pPr>
      <w:r w:rsidRPr="00941A1B">
        <w:rPr>
          <w:rFonts w:hint="eastAsia"/>
          <w:sz w:val="21"/>
        </w:rPr>
        <w:lastRenderedPageBreak/>
        <w:t>（</w:t>
      </w:r>
      <w:r w:rsidRPr="00941A1B">
        <w:rPr>
          <w:rFonts w:hint="eastAsia"/>
          <w:sz w:val="21"/>
        </w:rPr>
        <w:t>a</w:t>
      </w:r>
      <w:r w:rsidRPr="00941A1B">
        <w:rPr>
          <w:rFonts w:hint="eastAsia"/>
          <w:sz w:val="21"/>
        </w:rPr>
        <w:t>）时间消耗</w:t>
      </w:r>
      <w:r w:rsidR="00E116E5"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695278" w:rsidRPr="00941A1B" w:rsidRDefault="00387FC3" w:rsidP="00A50278">
      <w:pPr>
        <w:pStyle w:val="a3"/>
        <w:spacing w:line="288" w:lineRule="auto"/>
        <w:ind w:firstLineChars="0" w:firstLine="0"/>
        <w:jc w:val="center"/>
        <w:rPr>
          <w:sz w:val="21"/>
        </w:rPr>
      </w:pPr>
      <w:r w:rsidRPr="00941A1B">
        <w:rPr>
          <w:rFonts w:hint="eastAsia"/>
          <w:sz w:val="21"/>
        </w:rPr>
        <w:t>图</w:t>
      </w:r>
      <w:r w:rsidR="0063775D">
        <w:rPr>
          <w:rFonts w:hint="eastAsia"/>
          <w:sz w:val="21"/>
        </w:rPr>
        <w:t>4-</w:t>
      </w:r>
      <w:r w:rsidR="001F731D">
        <w:rPr>
          <w:rFonts w:hint="eastAsia"/>
          <w:sz w:val="21"/>
        </w:rPr>
        <w:t>10</w:t>
      </w:r>
      <w:r w:rsidRPr="00941A1B">
        <w:rPr>
          <w:rFonts w:hint="eastAsia"/>
          <w:sz w:val="21"/>
        </w:rPr>
        <w:t xml:space="preserve"> </w:t>
      </w:r>
      <w:r w:rsidRPr="00941A1B">
        <w:rPr>
          <w:rFonts w:hint="eastAsia"/>
          <w:sz w:val="21"/>
        </w:rPr>
        <w:t>算法</w:t>
      </w:r>
      <w:r w:rsidRPr="00941A1B">
        <w:rPr>
          <w:rFonts w:hint="eastAsia"/>
          <w:sz w:val="21"/>
        </w:rPr>
        <w:t>BASE_FDP</w:t>
      </w:r>
      <w:r w:rsidR="006D5BC7" w:rsidRPr="00941A1B">
        <w:rPr>
          <w:rFonts w:hint="eastAsia"/>
          <w:sz w:val="21"/>
        </w:rPr>
        <w:t>、</w:t>
      </w:r>
      <w:r w:rsidRPr="00941A1B">
        <w:rPr>
          <w:rFonts w:hint="eastAsia"/>
          <w:sz w:val="21"/>
        </w:rPr>
        <w:t>ICA_FDP</w:t>
      </w:r>
      <w:r w:rsidR="006D5BC7" w:rsidRPr="00941A1B">
        <w:rPr>
          <w:rFonts w:hint="eastAsia"/>
          <w:sz w:val="21"/>
        </w:rPr>
        <w:t>和</w:t>
      </w:r>
      <w:r w:rsidRPr="00941A1B">
        <w:rPr>
          <w:rFonts w:hint="eastAsia"/>
          <w:sz w:val="21"/>
        </w:rPr>
        <w:t>ICA_</w:t>
      </w:r>
      <w:r w:rsidR="00C8684D">
        <w:rPr>
          <w:rFonts w:hint="eastAsia"/>
          <w:sz w:val="21"/>
        </w:rPr>
        <w:t>FEA</w:t>
      </w:r>
      <w:r w:rsidR="006D5BC7" w:rsidRPr="00941A1B">
        <w:rPr>
          <w:rFonts w:hint="eastAsia"/>
          <w:sz w:val="21"/>
        </w:rPr>
        <w:t>性能比较</w:t>
      </w:r>
    </w:p>
    <w:p w:rsidR="00695278" w:rsidRPr="002C7EEE" w:rsidRDefault="00627A49" w:rsidP="00675845">
      <w:pPr>
        <w:pStyle w:val="a3"/>
        <w:spacing w:line="288" w:lineRule="auto"/>
        <w:ind w:firstLine="468"/>
        <w:rPr>
          <w:szCs w:val="24"/>
        </w:rPr>
      </w:pPr>
      <w:r w:rsidRPr="002C7EEE">
        <w:rPr>
          <w:rFonts w:hint="eastAsia"/>
          <w:szCs w:val="24"/>
        </w:rPr>
        <w:t>如图</w:t>
      </w:r>
      <w:r w:rsidR="001F731D" w:rsidRPr="002C7EEE">
        <w:rPr>
          <w:rFonts w:hint="eastAsia"/>
          <w:szCs w:val="24"/>
        </w:rPr>
        <w:t>4-10</w:t>
      </w:r>
      <w:r w:rsidRPr="002C7EEE">
        <w:rPr>
          <w:rFonts w:hint="eastAsia"/>
          <w:szCs w:val="24"/>
        </w:rPr>
        <w:t>所示，</w:t>
      </w:r>
      <w:r w:rsidR="0086061D" w:rsidRPr="002C7EEE">
        <w:rPr>
          <w:rFonts w:hint="eastAsia"/>
          <w:szCs w:val="24"/>
        </w:rPr>
        <w:t>BASE_FDP</w:t>
      </w:r>
      <w:r w:rsidR="0086061D" w:rsidRPr="002C7EEE">
        <w:rPr>
          <w:rFonts w:hint="eastAsia"/>
          <w:szCs w:val="24"/>
        </w:rPr>
        <w:t>为流量和分布可靠性模型下基于重复计算的基础算法，</w:t>
      </w:r>
      <w:r w:rsidR="00692F99" w:rsidRPr="002C7EEE">
        <w:rPr>
          <w:rFonts w:hint="eastAsia"/>
          <w:szCs w:val="24"/>
        </w:rPr>
        <w:t>首先计算出流量，当流量一致时，计算分布可靠性</w:t>
      </w:r>
      <w:r w:rsidR="00E45BE9" w:rsidRPr="002C7EEE">
        <w:rPr>
          <w:rFonts w:hint="eastAsia"/>
          <w:szCs w:val="24"/>
        </w:rPr>
        <w:t>；</w:t>
      </w:r>
      <w:r w:rsidR="009E2067" w:rsidRPr="002C7EEE">
        <w:rPr>
          <w:rFonts w:hint="eastAsia"/>
          <w:szCs w:val="24"/>
        </w:rPr>
        <w:t>ICA_FDP</w:t>
      </w:r>
      <w:r w:rsidR="009E2067" w:rsidRPr="002C7EEE">
        <w:rPr>
          <w:rFonts w:hint="eastAsia"/>
          <w:szCs w:val="24"/>
        </w:rPr>
        <w:t>是</w:t>
      </w:r>
      <w:r w:rsidR="0089294D" w:rsidRPr="002C7EEE">
        <w:rPr>
          <w:rFonts w:hint="eastAsia"/>
          <w:szCs w:val="24"/>
        </w:rPr>
        <w:t>基于流量和分布可靠性的增量算法</w:t>
      </w:r>
      <w:r w:rsidR="00B20BC4" w:rsidRPr="002C7EEE">
        <w:rPr>
          <w:rFonts w:hint="eastAsia"/>
          <w:szCs w:val="24"/>
        </w:rPr>
        <w:t>。</w:t>
      </w:r>
      <w:r w:rsidR="00262F3F" w:rsidRPr="002C7EEE">
        <w:rPr>
          <w:rFonts w:hint="eastAsia"/>
          <w:szCs w:val="24"/>
        </w:rPr>
        <w:t>如图</w:t>
      </w:r>
      <w:r w:rsidR="001F731D" w:rsidRPr="002C7EEE">
        <w:rPr>
          <w:rFonts w:hint="eastAsia"/>
          <w:szCs w:val="24"/>
        </w:rPr>
        <w:t>4-10</w:t>
      </w:r>
      <w:r w:rsidR="00262F3F" w:rsidRPr="002C7EEE">
        <w:rPr>
          <w:rFonts w:hint="eastAsia"/>
          <w:szCs w:val="24"/>
        </w:rPr>
        <w:t>（</w:t>
      </w:r>
      <w:r w:rsidR="00262F3F" w:rsidRPr="002C7EEE">
        <w:rPr>
          <w:rFonts w:hint="eastAsia"/>
          <w:szCs w:val="24"/>
        </w:rPr>
        <w:t>a</w:t>
      </w:r>
      <w:r w:rsidR="00262F3F" w:rsidRPr="002C7EEE">
        <w:rPr>
          <w:rFonts w:hint="eastAsia"/>
          <w:szCs w:val="24"/>
        </w:rPr>
        <w:t>）所示，在不同图规模下，</w:t>
      </w:r>
      <w:r w:rsidR="00262F3F" w:rsidRPr="002C7EEE">
        <w:rPr>
          <w:rFonts w:hint="eastAsia"/>
          <w:szCs w:val="24"/>
        </w:rPr>
        <w:t>ICA_FDP</w:t>
      </w:r>
      <w:r w:rsidR="00262F3F" w:rsidRPr="002C7EEE">
        <w:rPr>
          <w:rFonts w:hint="eastAsia"/>
          <w:szCs w:val="24"/>
        </w:rPr>
        <w:t>相对于</w:t>
      </w:r>
      <w:r w:rsidR="00262F3F" w:rsidRPr="002C7EEE">
        <w:rPr>
          <w:rFonts w:hint="eastAsia"/>
          <w:szCs w:val="24"/>
        </w:rPr>
        <w:t>BASE_FDP</w:t>
      </w:r>
      <w:r w:rsidR="00262F3F" w:rsidRPr="002C7EEE">
        <w:rPr>
          <w:rFonts w:hint="eastAsia"/>
          <w:szCs w:val="24"/>
        </w:rPr>
        <w:t>算法在时间复杂度上有了较大优势，同时</w:t>
      </w:r>
      <w:r w:rsidR="00262F3F" w:rsidRPr="002C7EEE">
        <w:rPr>
          <w:rFonts w:hint="eastAsia"/>
          <w:szCs w:val="24"/>
        </w:rPr>
        <w:t>ICA_F</w:t>
      </w:r>
      <w:r w:rsidR="00B20BC4" w:rsidRPr="002C7EEE">
        <w:rPr>
          <w:rFonts w:hint="eastAsia"/>
          <w:szCs w:val="24"/>
        </w:rPr>
        <w:t>E</w:t>
      </w:r>
      <w:r w:rsidR="00262F3F" w:rsidRPr="002C7EEE">
        <w:rPr>
          <w:rFonts w:hint="eastAsia"/>
          <w:szCs w:val="24"/>
        </w:rPr>
        <w:t>A</w:t>
      </w:r>
      <w:r w:rsidR="0089737A" w:rsidRPr="002C7EEE">
        <w:rPr>
          <w:rFonts w:hint="eastAsia"/>
          <w:szCs w:val="24"/>
        </w:rPr>
        <w:t>相对于</w:t>
      </w:r>
      <w:r w:rsidR="0089737A" w:rsidRPr="002C7EEE">
        <w:rPr>
          <w:rFonts w:hint="eastAsia"/>
          <w:szCs w:val="24"/>
        </w:rPr>
        <w:t>ICA_FDP</w:t>
      </w:r>
      <w:r w:rsidR="00B20BC4" w:rsidRPr="002C7EEE">
        <w:rPr>
          <w:rFonts w:hint="eastAsia"/>
          <w:szCs w:val="24"/>
        </w:rPr>
        <w:t>在时间消耗上有了少量</w:t>
      </w:r>
      <w:r w:rsidR="003D3483" w:rsidRPr="002C7EEE">
        <w:rPr>
          <w:rFonts w:hint="eastAsia"/>
          <w:szCs w:val="24"/>
        </w:rPr>
        <w:t>的降低。如图</w:t>
      </w:r>
      <w:r w:rsidR="001F731D" w:rsidRPr="002C7EEE">
        <w:rPr>
          <w:rFonts w:hint="eastAsia"/>
          <w:szCs w:val="24"/>
        </w:rPr>
        <w:t>4-10</w:t>
      </w:r>
      <w:r w:rsidR="003D3483" w:rsidRPr="002C7EEE">
        <w:rPr>
          <w:rFonts w:hint="eastAsia"/>
          <w:szCs w:val="24"/>
        </w:rPr>
        <w:t>（</w:t>
      </w:r>
      <w:r w:rsidR="003D3483" w:rsidRPr="002C7EEE">
        <w:rPr>
          <w:rFonts w:hint="eastAsia"/>
          <w:szCs w:val="24"/>
        </w:rPr>
        <w:t>b</w:t>
      </w:r>
      <w:r w:rsidR="003D3483" w:rsidRPr="002C7EEE">
        <w:rPr>
          <w:rFonts w:hint="eastAsia"/>
          <w:szCs w:val="24"/>
        </w:rPr>
        <w:t>）所示，</w:t>
      </w:r>
      <w:r w:rsidR="001B6E2E" w:rsidRPr="002C7EEE">
        <w:rPr>
          <w:rFonts w:hint="eastAsia"/>
          <w:szCs w:val="24"/>
        </w:rPr>
        <w:t>算法</w:t>
      </w:r>
      <w:r w:rsidR="001B6E2E" w:rsidRPr="002C7EEE">
        <w:rPr>
          <w:rFonts w:hint="eastAsia"/>
          <w:szCs w:val="24"/>
        </w:rPr>
        <w:t>BASE_FDP</w:t>
      </w:r>
      <w:r w:rsidR="001B6E2E" w:rsidRPr="002C7EEE">
        <w:rPr>
          <w:rFonts w:hint="eastAsia"/>
          <w:szCs w:val="24"/>
        </w:rPr>
        <w:t>、</w:t>
      </w:r>
      <w:r w:rsidR="001B6E2E" w:rsidRPr="002C7EEE">
        <w:rPr>
          <w:rFonts w:hint="eastAsia"/>
          <w:szCs w:val="24"/>
        </w:rPr>
        <w:t>ICA_FDP</w:t>
      </w:r>
      <w:r w:rsidR="001B6E2E" w:rsidRPr="002C7EEE">
        <w:rPr>
          <w:rFonts w:hint="eastAsia"/>
          <w:szCs w:val="24"/>
        </w:rPr>
        <w:t>和</w:t>
      </w:r>
      <w:r w:rsidR="00B20BC4" w:rsidRPr="002C7EEE">
        <w:rPr>
          <w:rFonts w:hint="eastAsia"/>
          <w:szCs w:val="24"/>
        </w:rPr>
        <w:t>ICA_FE</w:t>
      </w:r>
      <w:r w:rsidR="001B6E2E" w:rsidRPr="002C7EEE">
        <w:rPr>
          <w:rFonts w:hint="eastAsia"/>
          <w:szCs w:val="24"/>
        </w:rPr>
        <w:t>A</w:t>
      </w:r>
      <w:r w:rsidR="00203B4E" w:rsidRPr="002C7EEE">
        <w:rPr>
          <w:rFonts w:hint="eastAsia"/>
          <w:szCs w:val="24"/>
        </w:rPr>
        <w:t>在内存消耗上依次升高，但是随着图规模的增大，算法的内存消耗并没有增加很快，都在可以接受的范围之内。</w:t>
      </w:r>
    </w:p>
    <w:p w:rsidR="0052009C" w:rsidRDefault="0052009C" w:rsidP="00340696">
      <w:pPr>
        <w:pStyle w:val="a3"/>
        <w:spacing w:line="288" w:lineRule="auto"/>
        <w:ind w:firstLine="470"/>
      </w:pPr>
      <w:r w:rsidRPr="007E43E0">
        <w:rPr>
          <w:rFonts w:hint="eastAsia"/>
          <w:b/>
        </w:rPr>
        <w:t>实验</w:t>
      </w:r>
      <w:r w:rsidR="00D50217">
        <w:rPr>
          <w:rFonts w:hint="eastAsia"/>
          <w:b/>
        </w:rPr>
        <w:t>4-</w:t>
      </w:r>
      <w:r w:rsidR="00E54EC8">
        <w:rPr>
          <w:rFonts w:hint="eastAsia"/>
          <w:b/>
        </w:rPr>
        <w:t>3</w:t>
      </w:r>
      <w:r>
        <w:rPr>
          <w:rFonts w:hint="eastAsia"/>
          <w:b/>
        </w:rPr>
        <w:t xml:space="preserve">. </w:t>
      </w:r>
      <w:r>
        <w:rPr>
          <w:rFonts w:hint="eastAsia"/>
        </w:rPr>
        <w:t>不同图稠密度</w:t>
      </w:r>
      <w:r w:rsidR="008A167D">
        <w:rPr>
          <w:rFonts w:hint="eastAsia"/>
        </w:rPr>
        <w:t>对于</w:t>
      </w:r>
      <w:r w:rsidR="008A167D">
        <w:rPr>
          <w:rFonts w:hint="eastAsia"/>
        </w:rPr>
        <w:t>BASE_FDP</w:t>
      </w:r>
      <w:r w:rsidR="008A167D">
        <w:rPr>
          <w:rFonts w:hint="eastAsia"/>
        </w:rPr>
        <w:t>和算法</w:t>
      </w:r>
      <w:r w:rsidR="008A167D">
        <w:rPr>
          <w:rFonts w:hint="eastAsia"/>
        </w:rPr>
        <w:t>ICA_FDP</w:t>
      </w:r>
      <w:r w:rsidR="008A167D">
        <w:rPr>
          <w:rFonts w:hint="eastAsia"/>
        </w:rPr>
        <w:t>以及算法</w:t>
      </w:r>
      <w:r w:rsidR="008A167D">
        <w:rPr>
          <w:rFonts w:hint="eastAsia"/>
        </w:rPr>
        <w:t>ICA_F</w:t>
      </w:r>
      <w:r w:rsidR="00B20BC4">
        <w:rPr>
          <w:rFonts w:hint="eastAsia"/>
        </w:rPr>
        <w:t>E</w:t>
      </w:r>
      <w:r w:rsidR="008A167D">
        <w:rPr>
          <w:rFonts w:hint="eastAsia"/>
        </w:rPr>
        <w:t>A</w:t>
      </w:r>
      <w:r w:rsidR="008A167D">
        <w:rPr>
          <w:rFonts w:hint="eastAsia"/>
        </w:rPr>
        <w:t>性能的影响。</w:t>
      </w:r>
    </w:p>
    <w:p w:rsidR="00484E42" w:rsidRDefault="007C217B" w:rsidP="00484E42">
      <w:pPr>
        <w:pStyle w:val="a3"/>
        <w:spacing w:line="288" w:lineRule="auto"/>
        <w:ind w:firstLine="468"/>
      </w:pPr>
      <w:r>
        <w:rPr>
          <w:rFonts w:hint="eastAsia"/>
        </w:rPr>
        <w:t>为更好的反映</w:t>
      </w:r>
      <w:r w:rsidR="0052009C">
        <w:rPr>
          <w:rFonts w:hint="eastAsia"/>
        </w:rPr>
        <w:t>算法</w:t>
      </w:r>
      <w:r w:rsidR="00630898">
        <w:rPr>
          <w:rFonts w:hint="eastAsia"/>
        </w:rPr>
        <w:t>BASE_FDP</w:t>
      </w:r>
      <w:r w:rsidR="0052009C">
        <w:rPr>
          <w:rFonts w:hint="eastAsia"/>
        </w:rPr>
        <w:t>算法</w:t>
      </w:r>
      <w:r w:rsidR="004E0528">
        <w:rPr>
          <w:rFonts w:hint="eastAsia"/>
        </w:rPr>
        <w:t>、</w:t>
      </w:r>
      <w:r w:rsidR="002C1AC9">
        <w:rPr>
          <w:rFonts w:hint="eastAsia"/>
        </w:rPr>
        <w:t>ICA_FDP</w:t>
      </w:r>
      <w:r w:rsidR="0052009C">
        <w:rPr>
          <w:rFonts w:hint="eastAsia"/>
        </w:rPr>
        <w:t>算法</w:t>
      </w:r>
      <w:r w:rsidR="004E0528">
        <w:rPr>
          <w:rFonts w:hint="eastAsia"/>
        </w:rPr>
        <w:t>和</w:t>
      </w:r>
      <w:r w:rsidR="004E0528">
        <w:rPr>
          <w:rFonts w:hint="eastAsia"/>
        </w:rPr>
        <w:t>ICA_F</w:t>
      </w:r>
      <w:r w:rsidR="00B20BC4">
        <w:rPr>
          <w:rFonts w:hint="eastAsia"/>
        </w:rPr>
        <w:t>E</w:t>
      </w:r>
      <w:r w:rsidR="004E0528">
        <w:rPr>
          <w:rFonts w:hint="eastAsia"/>
        </w:rPr>
        <w:t>A</w:t>
      </w:r>
      <w:r w:rsidR="0086173C">
        <w:rPr>
          <w:rFonts w:hint="eastAsia"/>
        </w:rPr>
        <w:t>算法</w:t>
      </w:r>
      <w:r w:rsidR="0052009C">
        <w:rPr>
          <w:rFonts w:hint="eastAsia"/>
        </w:rPr>
        <w:t>的性能差异，使用</w:t>
      </w:r>
      <w:r w:rsidR="0052009C" w:rsidRPr="00EC6747">
        <w:rPr>
          <w:rFonts w:hint="eastAsia"/>
        </w:rPr>
        <w:t>NETGEN</w:t>
      </w:r>
      <w:r w:rsidR="0052009C" w:rsidRPr="00EC6747">
        <w:rPr>
          <w:rFonts w:hint="eastAsia"/>
        </w:rPr>
        <w:t>生成器</w:t>
      </w:r>
      <w:r w:rsidR="0052009C">
        <w:rPr>
          <w:rFonts w:hint="eastAsia"/>
        </w:rPr>
        <w:t>生成</w:t>
      </w:r>
      <w:r w:rsidR="0052009C" w:rsidRPr="00C64C5D">
        <w:rPr>
          <w:rFonts w:hint="eastAsia"/>
        </w:rPr>
        <w:t>V15E21</w:t>
      </w:r>
      <w:r w:rsidR="0052009C" w:rsidRPr="00C64C5D">
        <w:rPr>
          <w:rFonts w:hint="eastAsia"/>
        </w:rPr>
        <w:t>，</w:t>
      </w:r>
      <w:r w:rsidR="0052009C" w:rsidRPr="00C64C5D">
        <w:rPr>
          <w:rFonts w:hint="eastAsia"/>
        </w:rPr>
        <w:t>V15E32</w:t>
      </w:r>
      <w:r w:rsidR="0052009C" w:rsidRPr="00C64C5D">
        <w:rPr>
          <w:rFonts w:hint="eastAsia"/>
        </w:rPr>
        <w:t>，</w:t>
      </w:r>
      <w:r w:rsidR="0052009C" w:rsidRPr="00C64C5D">
        <w:rPr>
          <w:rFonts w:hint="eastAsia"/>
        </w:rPr>
        <w:t>V15E42</w:t>
      </w:r>
      <w:r w:rsidR="0052009C" w:rsidRPr="00C64C5D">
        <w:rPr>
          <w:rFonts w:hint="eastAsia"/>
        </w:rPr>
        <w:t>，</w:t>
      </w:r>
      <w:r w:rsidR="0052009C" w:rsidRPr="00C64C5D">
        <w:rPr>
          <w:rFonts w:hint="eastAsia"/>
        </w:rPr>
        <w:t>V15E53</w:t>
      </w:r>
      <w:r w:rsidR="0052009C">
        <w:rPr>
          <w:rFonts w:hint="eastAsia"/>
        </w:rPr>
        <w:t>四种不同稠密度的图，</w:t>
      </w:r>
      <w:r w:rsidR="0052009C" w:rsidRPr="006C54E8">
        <w:rPr>
          <w:rFonts w:hint="eastAsia"/>
        </w:rPr>
        <w:t>通过在不同图</w:t>
      </w:r>
      <w:r w:rsidR="0052009C">
        <w:rPr>
          <w:rFonts w:hint="eastAsia"/>
        </w:rPr>
        <w:t>稠密度</w:t>
      </w:r>
      <w:r w:rsidR="0052009C" w:rsidRPr="006C54E8">
        <w:rPr>
          <w:rFonts w:hint="eastAsia"/>
        </w:rPr>
        <w:t>的情况下</w:t>
      </w:r>
      <w:r w:rsidR="0052009C">
        <w:rPr>
          <w:rFonts w:hint="eastAsia"/>
        </w:rPr>
        <w:t>，</w:t>
      </w:r>
      <w:r w:rsidR="0052009C" w:rsidRPr="006C54E8">
        <w:rPr>
          <w:rFonts w:hint="eastAsia"/>
        </w:rPr>
        <w:t>比较</w:t>
      </w:r>
      <w:r w:rsidR="00D70393">
        <w:rPr>
          <w:rFonts w:hint="eastAsia"/>
        </w:rPr>
        <w:t>三种算法</w:t>
      </w:r>
      <w:r w:rsidR="0052009C" w:rsidRPr="006C54E8">
        <w:rPr>
          <w:rFonts w:hint="eastAsia"/>
        </w:rPr>
        <w:t>在运行时间及内存消耗放方面的差异</w:t>
      </w:r>
      <w:r w:rsidR="0052009C">
        <w:rPr>
          <w:rFonts w:hint="eastAsia"/>
        </w:rPr>
        <w:t>。试验结果如下：</w:t>
      </w:r>
    </w:p>
    <w:p w:rsidR="0052009C" w:rsidRDefault="00C70717" w:rsidP="00484E42">
      <w:pPr>
        <w:pStyle w:val="a3"/>
        <w:spacing w:line="288" w:lineRule="auto"/>
        <w:ind w:firstLineChars="0" w:firstLine="0"/>
        <w:jc w:val="center"/>
      </w:pPr>
      <w:r>
        <w:rPr>
          <w:noProof/>
        </w:rPr>
        <w:drawing>
          <wp:inline distT="0" distB="0" distL="0" distR="0" wp14:anchorId="2B3F50C4">
            <wp:extent cx="2245853" cy="1350000"/>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F30826">
        <w:rPr>
          <w:rFonts w:hint="eastAsia"/>
        </w:rPr>
        <w:t xml:space="preserve">      </w:t>
      </w:r>
      <w:r>
        <w:rPr>
          <w:noProof/>
        </w:rPr>
        <w:drawing>
          <wp:inline distT="0" distB="0" distL="0" distR="0" wp14:anchorId="082190CE">
            <wp:extent cx="2245853" cy="1350000"/>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Default="006D416D" w:rsidP="00340696">
      <w:pPr>
        <w:pStyle w:val="a3"/>
        <w:tabs>
          <w:tab w:val="clear" w:pos="357"/>
          <w:tab w:val="left" w:pos="177"/>
        </w:tabs>
        <w:spacing w:line="288" w:lineRule="auto"/>
        <w:ind w:firstLineChars="92" w:firstLine="188"/>
        <w:jc w:val="center"/>
        <w:rPr>
          <w:sz w:val="21"/>
        </w:rPr>
      </w:pPr>
      <w:r w:rsidRPr="00340696">
        <w:rPr>
          <w:rFonts w:hint="eastAsia"/>
          <w:sz w:val="21"/>
        </w:rPr>
        <w:t>图</w:t>
      </w:r>
      <w:r w:rsidRPr="00340696">
        <w:rPr>
          <w:rFonts w:hint="eastAsia"/>
          <w:sz w:val="21"/>
        </w:rPr>
        <w:t>4-</w:t>
      </w:r>
      <w:r w:rsidR="001F731D">
        <w:rPr>
          <w:rFonts w:hint="eastAsia"/>
          <w:sz w:val="21"/>
        </w:rPr>
        <w:t>11</w:t>
      </w:r>
      <w:r w:rsidR="00C2295B">
        <w:rPr>
          <w:rFonts w:hint="eastAsia"/>
          <w:sz w:val="21"/>
        </w:rPr>
        <w:t xml:space="preserve"> </w:t>
      </w:r>
      <w:r w:rsidR="00C2295B">
        <w:rPr>
          <w:rFonts w:hint="eastAsia"/>
          <w:sz w:val="21"/>
        </w:rPr>
        <w:t>不同稠密度图</w:t>
      </w:r>
      <w:r w:rsidR="008B3D51" w:rsidRPr="00941A1B">
        <w:rPr>
          <w:rFonts w:hint="eastAsia"/>
          <w:sz w:val="21"/>
        </w:rPr>
        <w:t>算法</w:t>
      </w:r>
      <w:r w:rsidR="008B3D51" w:rsidRPr="00941A1B">
        <w:rPr>
          <w:rFonts w:hint="eastAsia"/>
          <w:sz w:val="21"/>
        </w:rPr>
        <w:t>BASE_FDP</w:t>
      </w:r>
      <w:r w:rsidR="008B3D51" w:rsidRPr="00941A1B">
        <w:rPr>
          <w:rFonts w:hint="eastAsia"/>
          <w:sz w:val="21"/>
        </w:rPr>
        <w:t>、</w:t>
      </w:r>
      <w:r w:rsidR="008B3D51" w:rsidRPr="00941A1B">
        <w:rPr>
          <w:rFonts w:hint="eastAsia"/>
          <w:sz w:val="21"/>
        </w:rPr>
        <w:t>ICA_FDP</w:t>
      </w:r>
      <w:r w:rsidR="008B3D51" w:rsidRPr="00941A1B">
        <w:rPr>
          <w:rFonts w:hint="eastAsia"/>
          <w:sz w:val="21"/>
        </w:rPr>
        <w:t>和</w:t>
      </w:r>
      <w:r w:rsidR="008B3D51" w:rsidRPr="00941A1B">
        <w:rPr>
          <w:rFonts w:hint="eastAsia"/>
          <w:sz w:val="21"/>
        </w:rPr>
        <w:t>ICA_F</w:t>
      </w:r>
      <w:r w:rsidR="001F731D">
        <w:rPr>
          <w:rFonts w:hint="eastAsia"/>
          <w:sz w:val="21"/>
        </w:rPr>
        <w:t>E</w:t>
      </w:r>
      <w:r w:rsidR="008B3D51" w:rsidRPr="00941A1B">
        <w:rPr>
          <w:rFonts w:hint="eastAsia"/>
          <w:sz w:val="21"/>
        </w:rPr>
        <w:t>A</w:t>
      </w:r>
      <w:r w:rsidR="008B3D51" w:rsidRPr="00941A1B">
        <w:rPr>
          <w:rFonts w:hint="eastAsia"/>
          <w:sz w:val="21"/>
        </w:rPr>
        <w:t>性能比较</w:t>
      </w:r>
    </w:p>
    <w:p w:rsidR="0052009C" w:rsidRDefault="0052009C" w:rsidP="00340696">
      <w:pPr>
        <w:pStyle w:val="a3"/>
        <w:spacing w:line="288" w:lineRule="auto"/>
        <w:ind w:firstLine="468"/>
      </w:pPr>
      <w:r w:rsidRPr="006E6741">
        <w:rPr>
          <w:rFonts w:hint="eastAsia"/>
        </w:rPr>
        <w:t>如图</w:t>
      </w:r>
      <w:r w:rsidR="00B22739">
        <w:rPr>
          <w:rFonts w:hint="eastAsia"/>
        </w:rPr>
        <w:t>4-</w:t>
      </w:r>
      <w:r w:rsidR="00C01890">
        <w:rPr>
          <w:rFonts w:hint="eastAsia"/>
        </w:rPr>
        <w:t>11</w:t>
      </w:r>
      <w:r w:rsidRPr="006E6741">
        <w:rPr>
          <w:rFonts w:hint="eastAsia"/>
        </w:rPr>
        <w:t>所示，相对于不同稠密度的图，</w:t>
      </w:r>
      <w:r w:rsidR="00AD3C40">
        <w:rPr>
          <w:rFonts w:hint="eastAsia"/>
        </w:rPr>
        <w:t>ICA_FDP</w:t>
      </w:r>
      <w:r w:rsidRPr="006E6741">
        <w:rPr>
          <w:rFonts w:hint="eastAsia"/>
        </w:rPr>
        <w:t>算法相对于</w:t>
      </w:r>
      <w:r w:rsidR="00AD3C40">
        <w:rPr>
          <w:rFonts w:hint="eastAsia"/>
        </w:rPr>
        <w:t>BASE_FDP</w:t>
      </w:r>
      <w:r w:rsidRPr="006E6741">
        <w:rPr>
          <w:rFonts w:hint="eastAsia"/>
        </w:rPr>
        <w:t>算法在空间复杂度上有一定的增加，但是时间复杂度上有较大的优势。</w:t>
      </w:r>
    </w:p>
    <w:p w:rsidR="001C2F59" w:rsidRDefault="001C2F59" w:rsidP="00340696">
      <w:pPr>
        <w:pStyle w:val="a3"/>
        <w:spacing w:line="288" w:lineRule="auto"/>
        <w:ind w:firstLine="468"/>
      </w:pPr>
      <w:r>
        <w:rPr>
          <w:rFonts w:hint="eastAsia"/>
        </w:rPr>
        <w:t>和</w:t>
      </w:r>
      <w:r w:rsidR="006F032B">
        <w:rPr>
          <w:rFonts w:hint="eastAsia"/>
        </w:rPr>
        <w:t>ICA_FDP</w:t>
      </w:r>
      <w:r w:rsidR="006F032B" w:rsidRPr="006E6741">
        <w:rPr>
          <w:rFonts w:hint="eastAsia"/>
        </w:rPr>
        <w:t>算法</w:t>
      </w:r>
      <w:r w:rsidR="009D3F5C">
        <w:rPr>
          <w:rFonts w:hint="eastAsia"/>
        </w:rPr>
        <w:t>相比，近似算法</w:t>
      </w:r>
      <w:r w:rsidR="009D3F5C">
        <w:rPr>
          <w:rFonts w:hint="eastAsia"/>
        </w:rPr>
        <w:t>ICA_F</w:t>
      </w:r>
      <w:r w:rsidR="00C01890">
        <w:rPr>
          <w:rFonts w:hint="eastAsia"/>
        </w:rPr>
        <w:t>EA</w:t>
      </w:r>
      <w:r w:rsidR="00C14812">
        <w:rPr>
          <w:rFonts w:hint="eastAsia"/>
        </w:rPr>
        <w:t>，在时间消耗</w:t>
      </w:r>
      <w:r w:rsidR="00BC33F1">
        <w:rPr>
          <w:rFonts w:hint="eastAsia"/>
        </w:rPr>
        <w:t>和</w:t>
      </w:r>
      <w:r w:rsidR="004273BA">
        <w:rPr>
          <w:rFonts w:hint="eastAsia"/>
        </w:rPr>
        <w:t>内存消耗</w:t>
      </w:r>
      <w:r w:rsidR="00BC33F1">
        <w:rPr>
          <w:rFonts w:hint="eastAsia"/>
        </w:rPr>
        <w:t>有有一定的优势。</w:t>
      </w:r>
    </w:p>
    <w:p w:rsidR="00080538" w:rsidRDefault="006D75D3" w:rsidP="00DB5271">
      <w:pPr>
        <w:pStyle w:val="21"/>
      </w:pPr>
      <w:bookmarkStart w:id="83" w:name="_Toc451285703"/>
      <w:r>
        <w:rPr>
          <w:rFonts w:hint="eastAsia"/>
        </w:rPr>
        <w:t>4.</w:t>
      </w:r>
      <w:r w:rsidR="00C4111E">
        <w:rPr>
          <w:rFonts w:hint="eastAsia"/>
        </w:rPr>
        <w:t>6</w:t>
      </w:r>
      <w:r>
        <w:rPr>
          <w:rFonts w:hint="eastAsia"/>
        </w:rPr>
        <w:t xml:space="preserve"> </w:t>
      </w:r>
      <w:r w:rsidR="00505706">
        <w:rPr>
          <w:rFonts w:hint="eastAsia"/>
        </w:rPr>
        <w:t>本章小结</w:t>
      </w:r>
      <w:bookmarkEnd w:id="83"/>
    </w:p>
    <w:p w:rsidR="0011561D" w:rsidRPr="0011561D" w:rsidRDefault="0011561D" w:rsidP="00054A9D">
      <w:pPr>
        <w:pStyle w:val="a3"/>
        <w:spacing w:line="288" w:lineRule="auto"/>
        <w:ind w:firstLine="468"/>
        <w:rPr>
          <w:rFonts w:hint="eastAsia"/>
        </w:rPr>
      </w:pPr>
      <w:r w:rsidRPr="009F5F20">
        <w:rPr>
          <w:rFonts w:hint="eastAsia"/>
          <w:color w:val="000000" w:themeColor="text1"/>
        </w:rPr>
        <w:t>由于</w:t>
      </w:r>
      <w:r w:rsidRPr="009F5F20">
        <w:rPr>
          <w:rFonts w:hint="eastAsia"/>
          <w:color w:val="000000" w:themeColor="text1"/>
        </w:rPr>
        <w:t>不确定图容</w:t>
      </w:r>
      <w:r>
        <w:rPr>
          <w:rFonts w:hint="eastAsia"/>
        </w:rPr>
        <w:t>量可靠性的计算过于复杂</w:t>
      </w:r>
      <w:r>
        <w:rPr>
          <w:rFonts w:hint="eastAsia"/>
        </w:rPr>
        <w:t>，</w:t>
      </w:r>
      <w:r w:rsidRPr="0011561D">
        <w:rPr>
          <w:rFonts w:hint="eastAsia"/>
        </w:rPr>
        <w:t>而计算不确定图分布可靠性只需要获取其极小子图即可，为此，本章重新构建了一种基于流量和分布可靠性的关键边模型。针对此模型，首先提出了增量算法</w:t>
      </w:r>
      <w:r w:rsidRPr="0011561D">
        <w:rPr>
          <w:rFonts w:hint="eastAsia"/>
        </w:rPr>
        <w:t>ICA_FDP</w:t>
      </w:r>
      <w:r w:rsidRPr="0011561D">
        <w:rPr>
          <w:rFonts w:hint="eastAsia"/>
        </w:rPr>
        <w:t>，但是考虑到其在状态划分过程中存在初始状态划分空间大的缺点，为此，提出一种基于</w:t>
      </w:r>
      <w:proofErr w:type="gramStart"/>
      <w:r w:rsidRPr="0011561D">
        <w:rPr>
          <w:rFonts w:hint="eastAsia"/>
        </w:rPr>
        <w:t>确定边</w:t>
      </w:r>
      <w:proofErr w:type="gramEnd"/>
      <w:r w:rsidRPr="0011561D">
        <w:rPr>
          <w:rFonts w:hint="eastAsia"/>
        </w:rPr>
        <w:t>过滤的优化算法</w:t>
      </w:r>
      <w:r w:rsidRPr="0011561D">
        <w:rPr>
          <w:rFonts w:hint="eastAsia"/>
        </w:rPr>
        <w:t>ICA_FEA</w:t>
      </w:r>
      <w:r w:rsidRPr="0011561D">
        <w:rPr>
          <w:rFonts w:hint="eastAsia"/>
        </w:rPr>
        <w:t>，该算法使用割集边和</w:t>
      </w:r>
      <w:proofErr w:type="gramStart"/>
      <w:r w:rsidRPr="0011561D">
        <w:rPr>
          <w:rFonts w:hint="eastAsia"/>
        </w:rPr>
        <w:t>悬挂边对于</w:t>
      </w:r>
      <w:proofErr w:type="gramEnd"/>
      <w:r w:rsidRPr="0011561D">
        <w:rPr>
          <w:rFonts w:hint="eastAsia"/>
        </w:rPr>
        <w:t>初始划分集合剪枝，从而减少初始状态划分集合大小。</w:t>
      </w:r>
      <w:r w:rsidR="008B57E2">
        <w:rPr>
          <w:rFonts w:hint="eastAsia"/>
        </w:rPr>
        <w:t>最后，通过试验分析，</w:t>
      </w:r>
      <w:r w:rsidR="008B57E2" w:rsidRPr="008B57E2">
        <w:rPr>
          <w:rFonts w:hint="eastAsia"/>
        </w:rPr>
        <w:t>比较了算法</w:t>
      </w:r>
      <w:r w:rsidR="008B57E2" w:rsidRPr="008B57E2">
        <w:rPr>
          <w:rFonts w:hint="eastAsia"/>
        </w:rPr>
        <w:t>BASE_FDP</w:t>
      </w:r>
      <w:r w:rsidR="008B57E2" w:rsidRPr="008B57E2">
        <w:rPr>
          <w:rFonts w:hint="eastAsia"/>
        </w:rPr>
        <w:t>、</w:t>
      </w:r>
      <w:r w:rsidR="008B57E2" w:rsidRPr="008B57E2">
        <w:rPr>
          <w:rFonts w:hint="eastAsia"/>
        </w:rPr>
        <w:t>ICA_FDP</w:t>
      </w:r>
      <w:r w:rsidR="008B57E2" w:rsidRPr="008B57E2">
        <w:rPr>
          <w:rFonts w:hint="eastAsia"/>
        </w:rPr>
        <w:t>和算法</w:t>
      </w:r>
      <w:r w:rsidR="008B57E2" w:rsidRPr="008B57E2">
        <w:rPr>
          <w:rFonts w:hint="eastAsia"/>
        </w:rPr>
        <w:t>ICA_FEA</w:t>
      </w:r>
      <w:r w:rsidR="008B57E2" w:rsidRPr="008B57E2">
        <w:rPr>
          <w:rFonts w:hint="eastAsia"/>
        </w:rPr>
        <w:t>在空间复杂度和时间复杂度上的差别，实验结果表明</w:t>
      </w:r>
      <w:r w:rsidR="008B57E2" w:rsidRPr="008B57E2">
        <w:rPr>
          <w:rFonts w:hint="eastAsia"/>
        </w:rPr>
        <w:t>ICA_FDP</w:t>
      </w:r>
      <w:r w:rsidR="008B57E2" w:rsidRPr="008B57E2">
        <w:rPr>
          <w:rFonts w:hint="eastAsia"/>
        </w:rPr>
        <w:t>算法相对于</w:t>
      </w:r>
      <w:r w:rsidR="008B57E2" w:rsidRPr="008B57E2">
        <w:rPr>
          <w:rFonts w:hint="eastAsia"/>
        </w:rPr>
        <w:t>BASE_FDP</w:t>
      </w:r>
      <w:r w:rsidR="008B57E2" w:rsidRPr="008B57E2">
        <w:rPr>
          <w:rFonts w:hint="eastAsia"/>
        </w:rPr>
        <w:t>算法其空间复杂度有一定的增加，但是时间复杂度方面具有较大的优势。算法</w:t>
      </w:r>
      <w:r w:rsidR="008B57E2" w:rsidRPr="008B57E2">
        <w:rPr>
          <w:rFonts w:hint="eastAsia"/>
        </w:rPr>
        <w:t>ICA_FEA</w:t>
      </w:r>
      <w:r w:rsidR="008B57E2" w:rsidRPr="008B57E2">
        <w:rPr>
          <w:rFonts w:hint="eastAsia"/>
        </w:rPr>
        <w:t>相对于</w:t>
      </w:r>
      <w:r w:rsidR="008B57E2" w:rsidRPr="008B57E2">
        <w:rPr>
          <w:rFonts w:hint="eastAsia"/>
        </w:rPr>
        <w:t>ICA_FDP</w:t>
      </w:r>
      <w:r w:rsidR="008B57E2" w:rsidRPr="008B57E2">
        <w:rPr>
          <w:rFonts w:hint="eastAsia"/>
        </w:rPr>
        <w:t>在</w:t>
      </w:r>
      <w:r w:rsidR="008B57E2" w:rsidRPr="008B57E2">
        <w:rPr>
          <w:rFonts w:hint="eastAsia"/>
        </w:rPr>
        <w:lastRenderedPageBreak/>
        <w:t>性能上都有了一定的提升。同时相较于</w:t>
      </w:r>
      <w:r w:rsidR="008B57E2" w:rsidRPr="008B57E2">
        <w:rPr>
          <w:rFonts w:hint="eastAsia"/>
        </w:rPr>
        <w:t>ICA_FDP</w:t>
      </w:r>
      <w:r w:rsidR="008B57E2" w:rsidRPr="008B57E2">
        <w:rPr>
          <w:rFonts w:hint="eastAsia"/>
        </w:rPr>
        <w:t>，</w:t>
      </w:r>
      <w:r w:rsidR="008B57E2" w:rsidRPr="008B57E2">
        <w:rPr>
          <w:rFonts w:hint="eastAsia"/>
        </w:rPr>
        <w:t>ICA_FCP</w:t>
      </w:r>
      <w:r w:rsidR="008B57E2">
        <w:rPr>
          <w:rFonts w:hint="eastAsia"/>
        </w:rPr>
        <w:t>算法在时间和空间复杂度上都有了优化，同时，基于最大流和分布可靠性的模型，在性能上要由于基于流量和容量可靠性的模型。</w:t>
      </w:r>
    </w:p>
    <w:p w:rsidR="009D1DBF" w:rsidRDefault="006A2A20" w:rsidP="006A2A20">
      <w:pPr>
        <w:pStyle w:val="a3"/>
        <w:spacing w:line="288" w:lineRule="auto"/>
        <w:ind w:firstLine="468"/>
      </w:pPr>
      <w:r>
        <w:rPr>
          <w:rFonts w:hint="eastAsia"/>
        </w:rPr>
        <w:t>然而，虽然本章提出的模型能够有效的减少不确定</w:t>
      </w:r>
      <w:proofErr w:type="gramStart"/>
      <w:r>
        <w:rPr>
          <w:rFonts w:hint="eastAsia"/>
        </w:rPr>
        <w:t>图关键边</w:t>
      </w:r>
      <w:proofErr w:type="gramEnd"/>
      <w:r>
        <w:rPr>
          <w:rFonts w:hint="eastAsia"/>
        </w:rPr>
        <w:t>获取的复杂度，但是，计算</w:t>
      </w:r>
      <w:r w:rsidR="009D1DBF" w:rsidRPr="005E6F97">
        <w:rPr>
          <w:rFonts w:hint="eastAsia"/>
        </w:rPr>
        <w:t>不确定图（最可靠最大流）分布可靠性依然是一个</w:t>
      </w:r>
      <w:r w:rsidR="009D1DBF" w:rsidRPr="005E6F97">
        <w:rPr>
          <w:rFonts w:hint="eastAsia"/>
        </w:rPr>
        <w:t>NP-Hard</w:t>
      </w:r>
      <w:r w:rsidR="009D1DBF" w:rsidRPr="005E6F97">
        <w:rPr>
          <w:rFonts w:hint="eastAsia"/>
        </w:rPr>
        <w:t>问题，</w:t>
      </w:r>
      <w:r>
        <w:rPr>
          <w:rFonts w:hint="eastAsia"/>
        </w:rPr>
        <w:t>这难以满足对计算速度要求很高的实时环境中。</w:t>
      </w:r>
      <w:r>
        <w:t xml:space="preserve"> </w:t>
      </w:r>
    </w:p>
    <w:p w:rsidR="005421AE" w:rsidRPr="00714240" w:rsidRDefault="005421AE" w:rsidP="00054A9D">
      <w:pPr>
        <w:pStyle w:val="a3"/>
        <w:spacing w:line="288" w:lineRule="auto"/>
        <w:ind w:firstLine="468"/>
      </w:pPr>
    </w:p>
    <w:p w:rsidR="0002006D" w:rsidRDefault="0002006D" w:rsidP="001C5C8B">
      <w:pPr>
        <w:pStyle w:val="a3"/>
        <w:spacing w:line="288" w:lineRule="auto"/>
        <w:ind w:firstLineChars="0" w:firstLine="0"/>
        <w:sectPr w:rsidR="0002006D" w:rsidSect="006272F4">
          <w:headerReference w:type="default" r:id="rId88"/>
          <w:footnotePr>
            <w:numRestart w:val="eachPage"/>
          </w:footnotePr>
          <w:pgSz w:w="11907" w:h="16839" w:code="9"/>
          <w:pgMar w:top="1134" w:right="1418" w:bottom="1134" w:left="1418" w:header="737" w:footer="567" w:gutter="0"/>
          <w:cols w:space="720"/>
          <w:docGrid w:type="linesAndChars" w:linePitch="326" w:charSpace="1229"/>
        </w:sectPr>
      </w:pPr>
    </w:p>
    <w:p w:rsidR="00B81746" w:rsidRDefault="006D75D3" w:rsidP="006D75D3">
      <w:pPr>
        <w:pStyle w:val="1"/>
        <w:numPr>
          <w:ilvl w:val="0"/>
          <w:numId w:val="0"/>
        </w:numPr>
      </w:pPr>
      <w:bookmarkStart w:id="84" w:name="_Toc451285704"/>
      <w:r>
        <w:rPr>
          <w:rFonts w:hint="eastAsia"/>
        </w:rPr>
        <w:lastRenderedPageBreak/>
        <w:t>第</w:t>
      </w:r>
      <w:r>
        <w:rPr>
          <w:rFonts w:hint="eastAsia"/>
        </w:rPr>
        <w:t>5</w:t>
      </w:r>
      <w:r>
        <w:rPr>
          <w:rFonts w:hint="eastAsia"/>
        </w:rPr>
        <w:t>章</w:t>
      </w:r>
      <w:r w:rsidR="00176D25">
        <w:rPr>
          <w:rFonts w:hint="eastAsia"/>
        </w:rPr>
        <w:t xml:space="preserve"> </w:t>
      </w:r>
      <w:bookmarkStart w:id="85" w:name="OLE_LINK32"/>
      <w:bookmarkStart w:id="86" w:name="OLE_LINK33"/>
      <w:r w:rsidR="0020524E" w:rsidRPr="0020524E">
        <w:rPr>
          <w:rFonts w:hint="eastAsia"/>
        </w:rPr>
        <w:t>基于未饱和路径优先增广的近似算法</w:t>
      </w:r>
      <w:bookmarkEnd w:id="84"/>
      <w:bookmarkEnd w:id="85"/>
      <w:bookmarkEnd w:id="86"/>
    </w:p>
    <w:p w:rsidR="00B24AD9" w:rsidRDefault="00F26998" w:rsidP="009F3A67">
      <w:pPr>
        <w:pStyle w:val="a3"/>
        <w:spacing w:line="288" w:lineRule="auto"/>
        <w:ind w:firstLine="468"/>
      </w:pPr>
      <w:r>
        <w:rPr>
          <w:rFonts w:hint="eastAsia"/>
        </w:rPr>
        <w:t>因为</w:t>
      </w:r>
      <w:r w:rsidRPr="00F26998">
        <w:rPr>
          <w:rFonts w:hint="eastAsia"/>
        </w:rPr>
        <w:t>计算不确定图的分布可靠性依然是一个</w:t>
      </w:r>
      <w:r w:rsidRPr="00F26998">
        <w:rPr>
          <w:rFonts w:hint="eastAsia"/>
        </w:rPr>
        <w:t>NP-Hard</w:t>
      </w:r>
      <w:r w:rsidRPr="00F26998">
        <w:rPr>
          <w:rFonts w:hint="eastAsia"/>
        </w:rPr>
        <w:t>问题</w:t>
      </w:r>
      <w:r w:rsidR="00BF3D98">
        <w:rPr>
          <w:rFonts w:hint="eastAsia"/>
        </w:rPr>
        <w:t>，难以满足</w:t>
      </w:r>
      <w:r w:rsidR="00D03FC0">
        <w:rPr>
          <w:rFonts w:hint="eastAsia"/>
        </w:rPr>
        <w:t>现实中</w:t>
      </w:r>
      <w:r w:rsidR="00BF3D98" w:rsidRPr="00BF3D98">
        <w:rPr>
          <w:rFonts w:hint="eastAsia"/>
        </w:rPr>
        <w:t>对计算速度要求很高的实时环境中，</w:t>
      </w:r>
      <w:r w:rsidR="009F3A67">
        <w:rPr>
          <w:rFonts w:hint="eastAsia"/>
        </w:rPr>
        <w:t>为此，</w:t>
      </w:r>
      <w:r w:rsidR="00551688">
        <w:rPr>
          <w:rFonts w:hint="eastAsia"/>
        </w:rPr>
        <w:t>本章提出了一种</w:t>
      </w:r>
      <w:bookmarkStart w:id="87" w:name="OLE_LINK51"/>
      <w:bookmarkStart w:id="88" w:name="OLE_LINK52"/>
      <w:bookmarkStart w:id="89" w:name="OLE_LINK53"/>
      <w:bookmarkStart w:id="90" w:name="OLE_LINK54"/>
      <w:r w:rsidR="009F3A67" w:rsidRPr="009F3A67">
        <w:rPr>
          <w:rFonts w:hint="eastAsia"/>
        </w:rPr>
        <w:t>基于未饱和路径优先增广的近似算法</w:t>
      </w:r>
      <w:r w:rsidR="000734BC">
        <w:rPr>
          <w:rFonts w:hint="eastAsia"/>
        </w:rPr>
        <w:t>ICA_FDP</w:t>
      </w:r>
      <w:r w:rsidR="00551688">
        <w:rPr>
          <w:rFonts w:hint="eastAsia"/>
        </w:rPr>
        <w:t>_APA</w:t>
      </w:r>
      <w:bookmarkEnd w:id="87"/>
      <w:bookmarkEnd w:id="88"/>
      <w:bookmarkEnd w:id="89"/>
      <w:bookmarkEnd w:id="90"/>
      <w:r w:rsidR="00861FE9">
        <w:rPr>
          <w:rFonts w:hint="eastAsia"/>
        </w:rPr>
        <w:t>（</w:t>
      </w:r>
      <w:r w:rsidR="001F1F62" w:rsidRPr="002D764F">
        <w:t>Increment Cost Algorithm</w:t>
      </w:r>
      <w:r w:rsidR="001F1F62">
        <w:rPr>
          <w:rFonts w:hint="eastAsia"/>
        </w:rPr>
        <w:t xml:space="preserve"> with Flow and D</w:t>
      </w:r>
      <w:r w:rsidR="001F1F62" w:rsidRPr="00462D1B">
        <w:t xml:space="preserve">istribution </w:t>
      </w:r>
      <w:r w:rsidR="001F1F62">
        <w:rPr>
          <w:rFonts w:hint="eastAsia"/>
        </w:rPr>
        <w:t>P</w:t>
      </w:r>
      <w:r w:rsidR="001F1F62" w:rsidRPr="00DF33EC">
        <w:t>robability</w:t>
      </w:r>
      <w:r w:rsidR="00861FE9">
        <w:rPr>
          <w:rFonts w:hint="eastAsia"/>
        </w:rPr>
        <w:t xml:space="preserve"> Base on A</w:t>
      </w:r>
      <w:r w:rsidR="00861FE9">
        <w:t xml:space="preserve">ugmenting </w:t>
      </w:r>
      <w:r w:rsidR="00861FE9">
        <w:rPr>
          <w:rFonts w:hint="eastAsia"/>
        </w:rPr>
        <w:t>P</w:t>
      </w:r>
      <w:r w:rsidR="00861FE9" w:rsidRPr="00660E6B">
        <w:t>ath</w:t>
      </w:r>
      <w:r w:rsidR="00861FE9">
        <w:rPr>
          <w:rFonts w:hint="eastAsia"/>
        </w:rPr>
        <w:t xml:space="preserve"> Add</w:t>
      </w:r>
      <w:r w:rsidR="00861FE9">
        <w:rPr>
          <w:rFonts w:hint="eastAsia"/>
        </w:rPr>
        <w:t>）</w:t>
      </w:r>
      <w:r w:rsidR="00D12D4A">
        <w:rPr>
          <w:rFonts w:hint="eastAsia"/>
        </w:rPr>
        <w:t>，实现</w:t>
      </w:r>
      <w:r w:rsidR="00D12D4A" w:rsidRPr="00D12D4A">
        <w:rPr>
          <w:rFonts w:hint="eastAsia"/>
        </w:rPr>
        <w:t>（最大流）分布可靠性快速计算，并给出了近似算法产生的关键边序列解和精确算法解的相似性度量，同时分析了近似算法解与下界的近似比</w:t>
      </w:r>
      <w:r w:rsidR="00D12D4A">
        <w:rPr>
          <w:rFonts w:hint="eastAsia"/>
        </w:rPr>
        <w:t>。最后，本章</w:t>
      </w:r>
      <w:r w:rsidR="00D12D4A" w:rsidRPr="00D12D4A">
        <w:rPr>
          <w:rFonts w:hint="eastAsia"/>
        </w:rPr>
        <w:t>通过试验分析，比较算法</w:t>
      </w:r>
      <w:r w:rsidR="00D12D4A" w:rsidRPr="00D12D4A">
        <w:rPr>
          <w:rFonts w:hint="eastAsia"/>
        </w:rPr>
        <w:t>ICA_FDP_APA</w:t>
      </w:r>
      <w:r w:rsidR="00D12D4A" w:rsidRPr="00D12D4A">
        <w:rPr>
          <w:rFonts w:hint="eastAsia"/>
        </w:rPr>
        <w:t>和</w:t>
      </w:r>
      <w:r w:rsidR="00D12D4A" w:rsidRPr="00D12D4A">
        <w:rPr>
          <w:rFonts w:hint="eastAsia"/>
        </w:rPr>
        <w:t>ICA_FEA</w:t>
      </w:r>
      <w:r w:rsidR="00D12D4A" w:rsidRPr="00D12D4A">
        <w:rPr>
          <w:rFonts w:hint="eastAsia"/>
        </w:rPr>
        <w:t>在空间复杂度和时间复杂度上的差别，并分析了近似算法的波动性。</w:t>
      </w:r>
    </w:p>
    <w:p w:rsidR="009B487E" w:rsidRDefault="000E285B" w:rsidP="00176D25">
      <w:pPr>
        <w:pStyle w:val="21"/>
      </w:pPr>
      <w:bookmarkStart w:id="91" w:name="_Toc451285705"/>
      <w:r>
        <w:rPr>
          <w:rFonts w:hint="eastAsia"/>
        </w:rPr>
        <w:t>5</w:t>
      </w:r>
      <w:r w:rsidR="009B487E">
        <w:rPr>
          <w:rFonts w:hint="eastAsia"/>
        </w:rPr>
        <w:t>.</w:t>
      </w:r>
      <w:r>
        <w:rPr>
          <w:rFonts w:hint="eastAsia"/>
        </w:rPr>
        <w:t>1</w:t>
      </w:r>
      <w:r w:rsidR="009B487E">
        <w:rPr>
          <w:rFonts w:hint="eastAsia"/>
        </w:rPr>
        <w:t xml:space="preserve"> </w:t>
      </w:r>
      <w:r w:rsidR="009B487E">
        <w:rPr>
          <w:rFonts w:hint="eastAsia"/>
        </w:rPr>
        <w:t>算法基本思想</w:t>
      </w:r>
      <w:bookmarkEnd w:id="91"/>
    </w:p>
    <w:p w:rsidR="009B487E" w:rsidRDefault="009B487E" w:rsidP="009B487E">
      <w:pPr>
        <w:pStyle w:val="a3"/>
        <w:spacing w:line="288" w:lineRule="auto"/>
        <w:ind w:firstLine="468"/>
      </w:pPr>
      <w:r>
        <w:rPr>
          <w:rFonts w:hint="eastAsia"/>
        </w:rPr>
        <w:t>上</w:t>
      </w:r>
      <w:r w:rsidR="006236B7">
        <w:rPr>
          <w:rFonts w:hint="eastAsia"/>
        </w:rPr>
        <w:t>一章</w:t>
      </w:r>
      <w:r>
        <w:rPr>
          <w:rFonts w:hint="eastAsia"/>
        </w:rPr>
        <w:t>给出了基于流量和分布可靠性的关键边算法，虽然较</w:t>
      </w:r>
      <w:r w:rsidR="00D1087E">
        <w:rPr>
          <w:rFonts w:hint="eastAsia"/>
        </w:rPr>
        <w:t>ICA</w:t>
      </w:r>
      <w:r>
        <w:rPr>
          <w:rFonts w:hint="eastAsia"/>
        </w:rPr>
        <w:t>_FDP</w:t>
      </w:r>
      <w:r>
        <w:rPr>
          <w:rFonts w:hint="eastAsia"/>
        </w:rPr>
        <w:t>算法有了较大的复杂度改进，但是对于现实中</w:t>
      </w:r>
      <w:r w:rsidR="00EE3E49">
        <w:rPr>
          <w:rFonts w:hint="eastAsia"/>
        </w:rPr>
        <w:t>大规模网络</w:t>
      </w:r>
      <w:r>
        <w:rPr>
          <w:rFonts w:hint="eastAsia"/>
        </w:rPr>
        <w:t>而言，</w:t>
      </w:r>
      <w:r w:rsidR="008D2B31">
        <w:rPr>
          <w:rFonts w:hint="eastAsia"/>
        </w:rPr>
        <w:t>计算实时性要求比较高的系统，</w:t>
      </w:r>
      <w:r>
        <w:rPr>
          <w:rFonts w:hint="eastAsia"/>
        </w:rPr>
        <w:t>显然还是不适用的。这主要是因为对于模型中的</w:t>
      </w:r>
      <w:r>
        <w:rPr>
          <w:rFonts w:hint="eastAsia"/>
        </w:rPr>
        <w:t>A</w:t>
      </w:r>
      <w:r>
        <w:rPr>
          <w:rFonts w:hint="eastAsia"/>
        </w:rPr>
        <w:t>类边的计算，依然需要对于状态划分树中的部分未知的状态区间进行二次划分，这将耗费很</w:t>
      </w:r>
      <w:r w:rsidR="00FD47C7">
        <w:rPr>
          <w:rFonts w:hint="eastAsia"/>
        </w:rPr>
        <w:t>多时间</w:t>
      </w:r>
      <w:r>
        <w:rPr>
          <w:rFonts w:hint="eastAsia"/>
        </w:rPr>
        <w:t>。</w:t>
      </w:r>
    </w:p>
    <w:p w:rsidR="009B487E" w:rsidRDefault="008D2B31" w:rsidP="009B487E">
      <w:pPr>
        <w:pStyle w:val="a3"/>
        <w:spacing w:line="288" w:lineRule="auto"/>
        <w:ind w:firstLine="468"/>
      </w:pPr>
      <w:r>
        <w:rPr>
          <w:rFonts w:hint="eastAsia"/>
        </w:rPr>
        <w:t>为此，</w:t>
      </w:r>
      <w:r w:rsidR="009B487E">
        <w:rPr>
          <w:rFonts w:hint="eastAsia"/>
        </w:rPr>
        <w:t>本节针对</w:t>
      </w:r>
      <w:r w:rsidR="009B487E">
        <w:rPr>
          <w:rFonts w:hint="eastAsia"/>
        </w:rPr>
        <w:t>A</w:t>
      </w:r>
      <w:r w:rsidR="009B487E">
        <w:rPr>
          <w:rFonts w:hint="eastAsia"/>
        </w:rPr>
        <w:t>边故障之后需要二次划分的情况，提出一种对于模型中</w:t>
      </w:r>
      <w:r w:rsidR="009B487E">
        <w:rPr>
          <w:rFonts w:hint="eastAsia"/>
        </w:rPr>
        <w:t>A</w:t>
      </w:r>
      <w:r w:rsidR="009B487E">
        <w:rPr>
          <w:rFonts w:hint="eastAsia"/>
        </w:rPr>
        <w:t>类边计算的基于增广路径添加的近似算法</w:t>
      </w:r>
      <w:r w:rsidR="009B487E">
        <w:rPr>
          <w:rFonts w:hint="eastAsia"/>
        </w:rPr>
        <w:t>ACES_APA</w:t>
      </w:r>
      <w:r w:rsidR="009B487E">
        <w:rPr>
          <w:rFonts w:hint="eastAsia"/>
        </w:rPr>
        <w:t>（</w:t>
      </w:r>
      <w:r w:rsidR="009B487E">
        <w:rPr>
          <w:rFonts w:hint="eastAsia"/>
        </w:rPr>
        <w:t>A Class Edge Search Base on A</w:t>
      </w:r>
      <w:r w:rsidR="009B487E">
        <w:t xml:space="preserve">ugmenting </w:t>
      </w:r>
      <w:r w:rsidR="009B487E">
        <w:rPr>
          <w:rFonts w:hint="eastAsia"/>
        </w:rPr>
        <w:t>P</w:t>
      </w:r>
      <w:r w:rsidR="009B487E" w:rsidRPr="00660E6B">
        <w:t>ath</w:t>
      </w:r>
      <w:r w:rsidR="009B487E">
        <w:rPr>
          <w:rFonts w:hint="eastAsia"/>
        </w:rPr>
        <w:t xml:space="preserve"> Add</w:t>
      </w:r>
      <w:r w:rsidR="009B487E">
        <w:rPr>
          <w:rFonts w:hint="eastAsia"/>
        </w:rPr>
        <w:t>）。该算法的主要思想是利用原不确定图在计算最可靠最大流分布的过程中的剩余图和简单路径，如果当模型中的</w:t>
      </w:r>
      <w:r w:rsidR="009B487E">
        <w:rPr>
          <w:rFonts w:hint="eastAsia"/>
        </w:rPr>
        <w:t>A</w:t>
      </w:r>
      <w:r w:rsidR="009B487E">
        <w:rPr>
          <w:rFonts w:hint="eastAsia"/>
        </w:rPr>
        <w:t>边发生故障之后，将所有包含该边的简单路径上的流量在剩余图中返还，同时将“故障边”在剩余图总移除，然后在剩余图总查找所有满足能够联通源点</w:t>
      </w:r>
      <w:r w:rsidR="009B487E">
        <w:rPr>
          <w:rFonts w:hint="eastAsia"/>
        </w:rPr>
        <w:t>S</w:t>
      </w:r>
      <w:r w:rsidR="009B487E">
        <w:rPr>
          <w:rFonts w:hint="eastAsia"/>
        </w:rPr>
        <w:t>和汇点</w:t>
      </w:r>
      <w:r w:rsidR="009B487E">
        <w:rPr>
          <w:rFonts w:hint="eastAsia"/>
        </w:rPr>
        <w:t>T</w:t>
      </w:r>
      <w:r w:rsidR="009B487E">
        <w:rPr>
          <w:rFonts w:hint="eastAsia"/>
        </w:rPr>
        <w:t>的简单路径，选择一条“可靠性性消耗最小”的一条简单路径，所谓“可靠性消耗最小”指的是这条简单路径需要更少的“未使用边”，而尽量使用更多的“未饱和边”。最后重复以上查找简单路径的步骤，知道没有从源点</w:t>
      </w:r>
      <w:r w:rsidR="009B487E">
        <w:rPr>
          <w:rFonts w:hint="eastAsia"/>
        </w:rPr>
        <w:t>S</w:t>
      </w:r>
      <w:r w:rsidR="009B487E">
        <w:rPr>
          <w:rFonts w:hint="eastAsia"/>
        </w:rPr>
        <w:t>到汇点</w:t>
      </w:r>
      <w:r w:rsidR="009B487E">
        <w:rPr>
          <w:rFonts w:hint="eastAsia"/>
        </w:rPr>
        <w:t>T</w:t>
      </w:r>
      <w:r w:rsidR="009B487E">
        <w:rPr>
          <w:rFonts w:hint="eastAsia"/>
        </w:rPr>
        <w:t>的简单路径即可，此时求得的便是移除该边之后，剩余不确定图的最大流，求得的最大流分布是相对可靠的最大流分布。本章将使用该方法求得的流分布可靠性近似的作为衡量关键边的指标。为说明问题，特设置如下实例。</w:t>
      </w:r>
    </w:p>
    <w:p w:rsidR="009B487E" w:rsidRPr="001A4AF4" w:rsidRDefault="009B487E" w:rsidP="009B487E">
      <w:pPr>
        <w:pStyle w:val="a3"/>
        <w:spacing w:line="288" w:lineRule="auto"/>
        <w:ind w:firstLine="470"/>
      </w:pPr>
      <w:r w:rsidRPr="00BD3140">
        <w:rPr>
          <w:rFonts w:hint="eastAsia"/>
          <w:b/>
        </w:rPr>
        <w:t>实例</w:t>
      </w:r>
      <w:r w:rsidR="008B2FA2">
        <w:rPr>
          <w:rFonts w:hint="eastAsia"/>
          <w:b/>
        </w:rPr>
        <w:t>5</w:t>
      </w:r>
      <w:r>
        <w:rPr>
          <w:rFonts w:hint="eastAsia"/>
          <w:b/>
        </w:rPr>
        <w:t>-</w:t>
      </w:r>
      <w:r w:rsidR="008B2FA2">
        <w:rPr>
          <w:rFonts w:hint="eastAsia"/>
          <w:b/>
        </w:rPr>
        <w:t>1</w:t>
      </w:r>
      <w:r w:rsidRPr="00BD3140">
        <w:rPr>
          <w:rFonts w:hint="eastAsia"/>
          <w:b/>
        </w:rPr>
        <w:t xml:space="preserve">. </w:t>
      </w:r>
      <w:r>
        <w:rPr>
          <w:rFonts w:hint="eastAsia"/>
        </w:rPr>
        <w:t>如图</w:t>
      </w:r>
      <w:r w:rsidR="008B2FA2">
        <w:rPr>
          <w:rFonts w:hint="eastAsia"/>
        </w:rPr>
        <w:t>5</w:t>
      </w:r>
      <w:r>
        <w:rPr>
          <w:rFonts w:hint="eastAsia"/>
        </w:rPr>
        <w:t>-</w:t>
      </w:r>
      <w:r w:rsidR="008B2FA2">
        <w:rPr>
          <w:rFonts w:hint="eastAsia"/>
        </w:rPr>
        <w:t>1</w:t>
      </w:r>
      <w:r>
        <w:rPr>
          <w:rFonts w:hint="eastAsia"/>
        </w:rPr>
        <w:t>所示不确定图和它的最可靠最大流分布，其中边</w:t>
      </w:r>
      <w:r>
        <w:rPr>
          <w:rFonts w:hint="eastAsia"/>
        </w:rPr>
        <w:t>E</w:t>
      </w:r>
      <w:r w:rsidRPr="00C15EEE">
        <w:rPr>
          <w:rFonts w:hint="eastAsia"/>
          <w:vertAlign w:val="subscript"/>
        </w:rPr>
        <w:t>1</w:t>
      </w:r>
      <w:r>
        <w:rPr>
          <w:rFonts w:hint="eastAsia"/>
        </w:rPr>
        <w:t>，</w:t>
      </w:r>
      <w:r>
        <w:rPr>
          <w:rFonts w:hint="eastAsia"/>
        </w:rPr>
        <w:t>E</w:t>
      </w:r>
      <w:r w:rsidRPr="00C15EEE">
        <w:rPr>
          <w:rFonts w:hint="eastAsia"/>
          <w:vertAlign w:val="subscript"/>
        </w:rPr>
        <w:t>2</w:t>
      </w:r>
      <w:r>
        <w:rPr>
          <w:rFonts w:hint="eastAsia"/>
        </w:rPr>
        <w:t>，</w:t>
      </w:r>
      <w:r>
        <w:rPr>
          <w:rFonts w:hint="eastAsia"/>
        </w:rPr>
        <w:t>E</w:t>
      </w:r>
      <w:r w:rsidRPr="00C15EEE">
        <w:rPr>
          <w:rFonts w:hint="eastAsia"/>
          <w:vertAlign w:val="subscript"/>
        </w:rPr>
        <w:t>3</w:t>
      </w:r>
      <w:r>
        <w:rPr>
          <w:rFonts w:hint="eastAsia"/>
        </w:rPr>
        <w:t>，</w:t>
      </w:r>
      <w:r>
        <w:rPr>
          <w:rFonts w:hint="eastAsia"/>
        </w:rPr>
        <w:t>E</w:t>
      </w:r>
      <w:r w:rsidRPr="00C15EEE">
        <w:rPr>
          <w:rFonts w:hint="eastAsia"/>
          <w:vertAlign w:val="subscript"/>
        </w:rPr>
        <w:t>8</w:t>
      </w:r>
      <w:r>
        <w:rPr>
          <w:rFonts w:hint="eastAsia"/>
        </w:rPr>
        <w:t>，</w:t>
      </w:r>
      <w:r>
        <w:rPr>
          <w:rFonts w:hint="eastAsia"/>
        </w:rPr>
        <w:t>E</w:t>
      </w:r>
      <w:r w:rsidRPr="00C15EEE">
        <w:rPr>
          <w:rFonts w:hint="eastAsia"/>
          <w:vertAlign w:val="subscript"/>
        </w:rPr>
        <w:t>9</w:t>
      </w:r>
      <w:r>
        <w:rPr>
          <w:rFonts w:hint="eastAsia"/>
        </w:rPr>
        <w:t>为它的</w:t>
      </w:r>
      <w:r>
        <w:rPr>
          <w:rFonts w:hint="eastAsia"/>
        </w:rPr>
        <w:t>A</w:t>
      </w:r>
      <w:r>
        <w:rPr>
          <w:rFonts w:hint="eastAsia"/>
        </w:rPr>
        <w:t>边，表</w:t>
      </w:r>
      <w:r w:rsidR="008B2FA2">
        <w:rPr>
          <w:rFonts w:hint="eastAsia"/>
        </w:rPr>
        <w:t>5</w:t>
      </w:r>
      <w:r>
        <w:rPr>
          <w:rFonts w:hint="eastAsia"/>
        </w:rPr>
        <w:t>-1</w:t>
      </w:r>
      <w:r>
        <w:rPr>
          <w:rFonts w:hint="eastAsia"/>
        </w:rPr>
        <w:t>为不确定图</w:t>
      </w:r>
      <w:r>
        <w:rPr>
          <w:rFonts w:hint="eastAsia"/>
        </w:rPr>
        <w:t>G</w:t>
      </w:r>
      <w:r>
        <w:rPr>
          <w:rFonts w:hint="eastAsia"/>
        </w:rPr>
        <w:t>在求得最可靠最大流分布过程中获得的简单路径，可以知道原有不确定图的最大流</w:t>
      </w:r>
      <w:r>
        <w:rPr>
          <w:rFonts w:hint="eastAsia"/>
        </w:rPr>
        <w:t>Fmax=4</w:t>
      </w:r>
      <w:r>
        <w:rPr>
          <w:rFonts w:hint="eastAsia"/>
        </w:rPr>
        <w:t>。</w:t>
      </w:r>
    </w:p>
    <w:p w:rsidR="009B487E" w:rsidRDefault="009B487E" w:rsidP="009B487E">
      <w:pPr>
        <w:pStyle w:val="a3"/>
        <w:ind w:firstLine="492"/>
        <w:jc w:val="center"/>
      </w:pPr>
      <w:r>
        <w:object w:dxaOrig="4125" w:dyaOrig="1590">
          <v:shape id="_x0000_i1052" type="#_x0000_t75" style="width:168.4pt;height:106.45pt" o:ole="">
            <v:imagedata r:id="rId89" o:title=""/>
          </v:shape>
          <o:OLEObject Type="Embed" ProgID="Visio.Drawing.11" ShapeID="_x0000_i1052" DrawAspect="Content" ObjectID="_1525031976" r:id="rId90"/>
        </w:object>
      </w:r>
      <w:r>
        <w:object w:dxaOrig="6065" w:dyaOrig="2344">
          <v:shape id="_x0000_i1053" type="#_x0000_t75" style="width:169.65pt;height:105.8pt" o:ole="">
            <v:imagedata r:id="rId91" o:title=""/>
            <o:lock v:ext="edit" aspectratio="f"/>
          </v:shape>
          <o:OLEObject Type="Embed" ProgID="Visio.Drawing.11" ShapeID="_x0000_i1053" DrawAspect="Content" ObjectID="_1525031977" r:id="rId92"/>
        </w:object>
      </w:r>
    </w:p>
    <w:p w:rsidR="009B487E" w:rsidRPr="0016237D" w:rsidRDefault="009B487E" w:rsidP="009B487E">
      <w:pPr>
        <w:pStyle w:val="a3"/>
        <w:spacing w:line="288" w:lineRule="auto"/>
        <w:ind w:firstLine="408"/>
        <w:jc w:val="center"/>
        <w:rPr>
          <w:sz w:val="21"/>
        </w:rPr>
      </w:pPr>
      <w:r w:rsidRPr="0016237D">
        <w:rPr>
          <w:rFonts w:hint="eastAsia"/>
          <w:sz w:val="21"/>
        </w:rPr>
        <w:t>图</w:t>
      </w:r>
      <w:r w:rsidR="008B2FA2">
        <w:rPr>
          <w:rFonts w:hint="eastAsia"/>
          <w:sz w:val="21"/>
        </w:rPr>
        <w:t>5</w:t>
      </w:r>
      <w:r w:rsidRPr="0016237D">
        <w:rPr>
          <w:rFonts w:hint="eastAsia"/>
          <w:sz w:val="21"/>
        </w:rPr>
        <w:t>-</w:t>
      </w:r>
      <w:r w:rsidR="008B2FA2">
        <w:rPr>
          <w:rFonts w:hint="eastAsia"/>
          <w:sz w:val="21"/>
        </w:rPr>
        <w:t>1</w:t>
      </w:r>
      <w:r w:rsidRPr="0016237D">
        <w:rPr>
          <w:rFonts w:hint="eastAsia"/>
          <w:sz w:val="21"/>
        </w:rPr>
        <w:t xml:space="preserve"> </w:t>
      </w:r>
      <w:r w:rsidRPr="0016237D">
        <w:rPr>
          <w:rFonts w:hint="eastAsia"/>
          <w:sz w:val="21"/>
        </w:rPr>
        <w:t>不确定图</w:t>
      </w:r>
      <w:r w:rsidRPr="0016237D">
        <w:rPr>
          <w:rFonts w:hint="eastAsia"/>
          <w:sz w:val="21"/>
        </w:rPr>
        <w:t>G</w:t>
      </w:r>
      <w:r w:rsidRPr="0016237D">
        <w:rPr>
          <w:rFonts w:hint="eastAsia"/>
          <w:sz w:val="21"/>
        </w:rPr>
        <w:t>与它的最可靠最大流分布</w:t>
      </w:r>
    </w:p>
    <w:p w:rsidR="009B487E" w:rsidRDefault="009B487E" w:rsidP="009B487E">
      <w:pPr>
        <w:pStyle w:val="a3"/>
        <w:spacing w:line="288" w:lineRule="auto"/>
        <w:ind w:firstLineChars="0" w:firstLine="0"/>
        <w:jc w:val="center"/>
      </w:pPr>
      <w:r w:rsidRPr="0016237D">
        <w:rPr>
          <w:rFonts w:hint="eastAsia"/>
          <w:sz w:val="21"/>
        </w:rPr>
        <w:lastRenderedPageBreak/>
        <w:t>表</w:t>
      </w:r>
      <w:r w:rsidR="008B2FA2">
        <w:rPr>
          <w:rFonts w:hint="eastAsia"/>
          <w:sz w:val="21"/>
        </w:rPr>
        <w:t>5</w:t>
      </w:r>
      <w:r w:rsidRPr="0016237D">
        <w:rPr>
          <w:rFonts w:hint="eastAsia"/>
          <w:sz w:val="21"/>
        </w:rPr>
        <w:t xml:space="preserve">-1 </w:t>
      </w:r>
      <w:r w:rsidRPr="0016237D">
        <w:rPr>
          <w:rFonts w:hint="eastAsia"/>
          <w:sz w:val="21"/>
        </w:rPr>
        <w:t>简单路径组合</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1664"/>
        <w:gridCol w:w="3174"/>
        <w:gridCol w:w="1663"/>
      </w:tblGrid>
      <w:tr w:rsidR="009B487E" w:rsidTr="00BA6BDA">
        <w:trPr>
          <w:jc w:val="center"/>
        </w:trPr>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2441"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容量</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sp1</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s-v2-v6-t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1279"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sp2</w:t>
            </w:r>
          </w:p>
        </w:tc>
        <w:tc>
          <w:tcPr>
            <w:tcW w:w="2441"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s-v1-v2-v6-t</w:t>
            </w:r>
          </w:p>
        </w:tc>
        <w:tc>
          <w:tcPr>
            <w:tcW w:w="127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sp3</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当边</w:t>
      </w:r>
      <w:r>
        <w:rPr>
          <w:rFonts w:hint="eastAsia"/>
        </w:rPr>
        <w:t>v2-v6</w:t>
      </w:r>
      <w:r>
        <w:rPr>
          <w:rFonts w:hint="eastAsia"/>
        </w:rPr>
        <w:t>发生故障（移除）之后，发下表</w:t>
      </w:r>
      <w:r w:rsidR="008B2FA2">
        <w:rPr>
          <w:rFonts w:hint="eastAsia"/>
        </w:rPr>
        <w:t>5</w:t>
      </w:r>
      <w:r>
        <w:rPr>
          <w:rFonts w:hint="eastAsia"/>
        </w:rPr>
        <w:t>-1</w:t>
      </w:r>
      <w:r>
        <w:rPr>
          <w:rFonts w:hint="eastAsia"/>
        </w:rPr>
        <w:t>中的简单路径</w:t>
      </w:r>
      <w:r>
        <w:rPr>
          <w:rFonts w:hint="eastAsia"/>
        </w:rPr>
        <w:t>sp</w:t>
      </w:r>
      <w:r w:rsidRPr="00A4637C">
        <w:rPr>
          <w:rFonts w:hint="eastAsia"/>
          <w:vertAlign w:val="subscript"/>
        </w:rPr>
        <w:t>1</w:t>
      </w:r>
      <w:r>
        <w:rPr>
          <w:rFonts w:hint="eastAsia"/>
        </w:rPr>
        <w:t>和</w:t>
      </w:r>
      <w:r>
        <w:rPr>
          <w:rFonts w:hint="eastAsia"/>
        </w:rPr>
        <w:t>sp</w:t>
      </w:r>
      <w:r w:rsidRPr="00A4637C">
        <w:rPr>
          <w:rFonts w:hint="eastAsia"/>
          <w:vertAlign w:val="subscript"/>
        </w:rPr>
        <w:t>2</w:t>
      </w:r>
      <w:r>
        <w:rPr>
          <w:rFonts w:hint="eastAsia"/>
        </w:rPr>
        <w:t>都受到影响，那么移除</w:t>
      </w:r>
      <w:r>
        <w:rPr>
          <w:rFonts w:hint="eastAsia"/>
        </w:rPr>
        <w:t>v2-v6</w:t>
      </w:r>
      <w:r>
        <w:rPr>
          <w:rFonts w:hint="eastAsia"/>
        </w:rPr>
        <w:t>之后的图流分布如图</w:t>
      </w:r>
      <w:r w:rsidR="008B2FA2">
        <w:rPr>
          <w:rFonts w:hint="eastAsia"/>
        </w:rPr>
        <w:t>5</w:t>
      </w:r>
      <w:r>
        <w:rPr>
          <w:rFonts w:hint="eastAsia"/>
        </w:rPr>
        <w:t>-</w:t>
      </w:r>
      <w:r w:rsidR="008B2FA2">
        <w:rPr>
          <w:rFonts w:hint="eastAsia"/>
        </w:rPr>
        <w:t>2</w:t>
      </w:r>
      <w:r>
        <w:rPr>
          <w:rFonts w:hint="eastAsia"/>
        </w:rPr>
        <w:t>所示。</w:t>
      </w:r>
    </w:p>
    <w:p w:rsidR="009B487E" w:rsidRDefault="009B487E" w:rsidP="009B487E">
      <w:pPr>
        <w:pStyle w:val="a3"/>
        <w:ind w:firstLine="492"/>
        <w:jc w:val="center"/>
      </w:pPr>
      <w:r>
        <w:object w:dxaOrig="6065" w:dyaOrig="2344">
          <v:shape id="_x0000_i1054" type="#_x0000_t75" style="width:169.65pt;height:105.8pt" o:ole="">
            <v:imagedata r:id="rId93" o:title=""/>
            <o:lock v:ext="edit" aspectratio="f"/>
          </v:shape>
          <o:OLEObject Type="Embed" ProgID="Visio.Drawing.11" ShapeID="_x0000_i1054" DrawAspect="Content" ObjectID="_1525031978" r:id="rId94"/>
        </w:object>
      </w:r>
    </w:p>
    <w:p w:rsidR="009B487E" w:rsidRPr="00FE6094" w:rsidRDefault="009B487E" w:rsidP="009B487E">
      <w:pPr>
        <w:pStyle w:val="a3"/>
        <w:spacing w:line="288" w:lineRule="auto"/>
        <w:ind w:firstLine="408"/>
        <w:jc w:val="center"/>
        <w:rPr>
          <w:sz w:val="21"/>
        </w:rPr>
      </w:pPr>
      <w:r w:rsidRPr="00FE6094">
        <w:rPr>
          <w:rFonts w:hint="eastAsia"/>
          <w:sz w:val="21"/>
        </w:rPr>
        <w:t>图</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w:t>
      </w:r>
      <w:r w:rsidRPr="00FE6094">
        <w:rPr>
          <w:rFonts w:hint="eastAsia"/>
          <w:sz w:val="21"/>
        </w:rPr>
        <w:t>v2-v6</w:t>
      </w:r>
      <w:r w:rsidRPr="00FE6094">
        <w:rPr>
          <w:rFonts w:hint="eastAsia"/>
          <w:sz w:val="21"/>
        </w:rPr>
        <w:t>后的图流</w:t>
      </w:r>
    </w:p>
    <w:p w:rsidR="009B487E" w:rsidRDefault="009B487E" w:rsidP="009B487E">
      <w:pPr>
        <w:pStyle w:val="a3"/>
        <w:spacing w:line="288" w:lineRule="auto"/>
        <w:ind w:firstLine="468"/>
      </w:pPr>
      <w:r>
        <w:rPr>
          <w:rFonts w:hint="eastAsia"/>
        </w:rPr>
        <w:t>此时在剩余不确定图中获取所的简单路径，图表</w:t>
      </w:r>
      <w:r>
        <w:rPr>
          <w:rFonts w:hint="eastAsia"/>
        </w:rPr>
        <w:t>4-2</w:t>
      </w:r>
      <w:r>
        <w:rPr>
          <w:rFonts w:hint="eastAsia"/>
        </w:rPr>
        <w:t>所示。</w:t>
      </w:r>
    </w:p>
    <w:p w:rsidR="009B487E" w:rsidRPr="00FE6094" w:rsidRDefault="009B487E" w:rsidP="009B487E">
      <w:pPr>
        <w:pStyle w:val="a3"/>
        <w:spacing w:line="288" w:lineRule="auto"/>
        <w:ind w:firstLine="408"/>
        <w:jc w:val="center"/>
        <w:rPr>
          <w:sz w:val="21"/>
        </w:rPr>
      </w:pPr>
      <w:r w:rsidRPr="00FE6094">
        <w:rPr>
          <w:rFonts w:hint="eastAsia"/>
          <w:sz w:val="21"/>
        </w:rPr>
        <w:t>表</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移除边</w:t>
      </w:r>
      <w:r w:rsidRPr="00FE6094">
        <w:rPr>
          <w:rFonts w:hint="eastAsia"/>
          <w:sz w:val="21"/>
        </w:rPr>
        <w:t>v2-v6</w:t>
      </w:r>
      <w:r w:rsidRPr="00FE6094">
        <w:rPr>
          <w:rFonts w:hint="eastAsia"/>
          <w:sz w:val="21"/>
        </w:rPr>
        <w:t>之后的所有简单路径</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2167"/>
        <w:gridCol w:w="2167"/>
        <w:gridCol w:w="2167"/>
      </w:tblGrid>
      <w:tr w:rsidR="009B487E" w:rsidTr="00BA6BDA">
        <w:trPr>
          <w:jc w:val="center"/>
        </w:trPr>
        <w:tc>
          <w:tcPr>
            <w:tcW w:w="1666"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瓶颈容量</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p1</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color w:val="000000"/>
              </w:rPr>
              <w:t>S</w:t>
            </w:r>
            <w:r w:rsidRPr="004678AB">
              <w:rPr>
                <w:rFonts w:hint="eastAsia"/>
                <w:color w:val="000000"/>
              </w:rPr>
              <w:t>-v2-v4-t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p2</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p3</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p4</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根据算法原理，可知简单路径</w:t>
      </w:r>
      <w:r>
        <w:rPr>
          <w:rFonts w:hint="eastAsia"/>
        </w:rPr>
        <w:t>sp1</w:t>
      </w:r>
      <w:r>
        <w:rPr>
          <w:rFonts w:hint="eastAsia"/>
        </w:rPr>
        <w:t>，</w:t>
      </w:r>
      <w:r>
        <w:rPr>
          <w:rFonts w:hint="eastAsia"/>
        </w:rPr>
        <w:t>sp2</w:t>
      </w:r>
      <w:r>
        <w:rPr>
          <w:rFonts w:hint="eastAsia"/>
        </w:rPr>
        <w:t>，</w:t>
      </w:r>
      <w:r>
        <w:rPr>
          <w:rFonts w:hint="eastAsia"/>
        </w:rPr>
        <w:t>sp4</w:t>
      </w:r>
      <w:r>
        <w:rPr>
          <w:rFonts w:hint="eastAsia"/>
        </w:rPr>
        <w:t>都使用到了“未使用”边，而简单路径</w:t>
      </w:r>
      <w:r>
        <w:rPr>
          <w:rFonts w:hint="eastAsia"/>
        </w:rPr>
        <w:t>sp3</w:t>
      </w:r>
      <w:r>
        <w:rPr>
          <w:rFonts w:hint="eastAsia"/>
        </w:rPr>
        <w:t>使用的都是“未饱和边”，所以在这样的情况下，添加</w:t>
      </w:r>
      <w:r>
        <w:rPr>
          <w:rFonts w:hint="eastAsia"/>
        </w:rPr>
        <w:t>sp3</w:t>
      </w:r>
      <w:r>
        <w:rPr>
          <w:rFonts w:hint="eastAsia"/>
        </w:rPr>
        <w:t>之后的瓶颈流量之后，并不会是不确定图的流分布可靠性下降。在添加这个简单路径之后，继续以上步骤，直到在剩余图中没有简单路径为止，便获得了一个最大流分布，以为该最大流分布尽量使用了原有分布中的“未饱和边”，而尽量少使用了“未使用边”，因此该最大流分布可以认为是一个较可靠性的最大流分布。</w:t>
      </w:r>
    </w:p>
    <w:p w:rsidR="009B487E" w:rsidRDefault="000E285B" w:rsidP="00176D25">
      <w:pPr>
        <w:pStyle w:val="21"/>
      </w:pPr>
      <w:bookmarkStart w:id="92" w:name="_Toc451285706"/>
      <w:r>
        <w:rPr>
          <w:rFonts w:hint="eastAsia"/>
        </w:rPr>
        <w:t>5.2</w:t>
      </w:r>
      <w:r w:rsidR="009B487E">
        <w:rPr>
          <w:rFonts w:hint="eastAsia"/>
        </w:rPr>
        <w:t xml:space="preserve"> </w:t>
      </w:r>
      <w:r w:rsidR="009B487E">
        <w:rPr>
          <w:rFonts w:hint="eastAsia"/>
        </w:rPr>
        <w:t>算法实现与分析</w:t>
      </w:r>
      <w:bookmarkEnd w:id="92"/>
    </w:p>
    <w:p w:rsidR="009B487E" w:rsidRDefault="009B487E" w:rsidP="009B487E">
      <w:pPr>
        <w:pStyle w:val="a3"/>
        <w:spacing w:line="288" w:lineRule="auto"/>
        <w:ind w:firstLine="468"/>
      </w:pPr>
      <w:r>
        <w:rPr>
          <w:rFonts w:hint="eastAsia"/>
        </w:rPr>
        <w:t>根据上述分析，下面给出基于增广路径添加的近似算法</w:t>
      </w:r>
      <w:r>
        <w:rPr>
          <w:rFonts w:hint="eastAsia"/>
        </w:rPr>
        <w:t>ACES_APA</w:t>
      </w:r>
      <w:r>
        <w:rPr>
          <w:rFonts w:hint="eastAsia"/>
        </w:rPr>
        <w:t>的伪代码：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8B2FA2">
            <w:pPr>
              <w:spacing w:line="288" w:lineRule="auto"/>
              <w:jc w:val="both"/>
              <w:rPr>
                <w:rFonts w:ascii="宋体" w:hAnsi="宋体"/>
                <w:b/>
              </w:rPr>
            </w:pPr>
            <w:r w:rsidRPr="00327708">
              <w:rPr>
                <w:rFonts w:ascii="宋体" w:hAnsi="宋体" w:hint="eastAsia"/>
                <w:b/>
              </w:rPr>
              <w:t>算法</w:t>
            </w:r>
            <w:r w:rsidR="008B2FA2">
              <w:rPr>
                <w:rFonts w:ascii="宋体" w:hAnsi="宋体" w:hint="eastAsia"/>
                <w:b/>
              </w:rPr>
              <w:t>5</w:t>
            </w:r>
            <w:r w:rsidRPr="00327708">
              <w:rPr>
                <w:rFonts w:ascii="宋体" w:hAnsi="宋体" w:hint="eastAsia"/>
                <w:b/>
              </w:rPr>
              <w:t>-</w:t>
            </w:r>
            <w:r w:rsidR="008B2FA2">
              <w:rPr>
                <w:rFonts w:ascii="宋体" w:hAnsi="宋体" w:hint="eastAsia"/>
                <w:b/>
              </w:rPr>
              <w:t>1</w:t>
            </w:r>
            <w:r w:rsidRPr="00327708">
              <w:rPr>
                <w:rFonts w:ascii="宋体" w:hAnsi="宋体" w:hint="eastAsia"/>
                <w:b/>
              </w:rPr>
              <w:t xml:space="preserve">. </w:t>
            </w:r>
            <w:r w:rsidRPr="00140E0D">
              <w:rPr>
                <w:rFonts w:hint="eastAsia"/>
              </w:rPr>
              <w:t>基于增广路径添加的近似算法</w:t>
            </w:r>
            <w:r w:rsidRPr="00140E0D">
              <w:rPr>
                <w:rFonts w:hint="eastAsia"/>
              </w:rPr>
              <w:t>ACES_APA</w:t>
            </w:r>
          </w:p>
        </w:tc>
      </w:tr>
      <w:tr w:rsidR="009B487E" w:rsidRPr="005A05F9" w:rsidTr="00BA6BDA">
        <w:tc>
          <w:tcPr>
            <w:tcW w:w="8522" w:type="dxa"/>
            <w:vAlign w:val="center"/>
          </w:tcPr>
          <w:p w:rsidR="009B487E" w:rsidRDefault="009B487E" w:rsidP="00BA6BDA">
            <w:pPr>
              <w:tabs>
                <w:tab w:val="left" w:pos="1200"/>
              </w:tabs>
              <w:spacing w:beforeLines="20" w:before="65" w:afterLines="20" w:after="65" w:line="288" w:lineRule="auto"/>
              <w:jc w:val="both"/>
            </w:pPr>
            <w:r w:rsidRPr="005A12A7">
              <w:rPr>
                <w:rFonts w:hint="eastAsia"/>
                <w:b/>
              </w:rPr>
              <w:t>输入</w:t>
            </w:r>
            <w:r>
              <w:rPr>
                <w:rFonts w:hint="eastAsia"/>
              </w:rPr>
              <w:t>：</w:t>
            </w:r>
            <w:r w:rsidR="00B9181D">
              <w:rPr>
                <w:rFonts w:hint="eastAsia"/>
              </w:rPr>
              <w:t>输入不确定图</w:t>
            </w:r>
            <w:r w:rsidR="00B9181D">
              <w:rPr>
                <w:rFonts w:hint="eastAsia"/>
              </w:rPr>
              <w:t>G</w:t>
            </w:r>
            <w:r w:rsidR="00B9181D">
              <w:rPr>
                <w:rFonts w:hint="eastAsia"/>
              </w:rPr>
              <w:t>的一个</w:t>
            </w:r>
            <w:r w:rsidR="00B9181D">
              <w:rPr>
                <w:rFonts w:hint="eastAsia"/>
              </w:rPr>
              <w:t>A</w:t>
            </w:r>
            <w:r w:rsidR="00B9181D">
              <w:rPr>
                <w:rFonts w:hint="eastAsia"/>
              </w:rPr>
              <w:t>边</w:t>
            </w:r>
            <w:r w:rsidR="00B9181D">
              <w:rPr>
                <w:rFonts w:hint="eastAsia"/>
              </w:rPr>
              <w:t>e</w:t>
            </w:r>
            <w:r w:rsidR="00B86A33">
              <w:rPr>
                <w:rFonts w:hint="eastAsia"/>
              </w:rPr>
              <w:t>i</w:t>
            </w:r>
          </w:p>
          <w:p w:rsidR="00D361C9" w:rsidRDefault="00D361C9" w:rsidP="00BA6BDA">
            <w:pPr>
              <w:tabs>
                <w:tab w:val="left" w:pos="1200"/>
              </w:tabs>
              <w:spacing w:beforeLines="20" w:before="65" w:afterLines="20" w:after="65" w:line="288" w:lineRule="auto"/>
              <w:jc w:val="both"/>
            </w:pPr>
            <w:r>
              <w:rPr>
                <w:rFonts w:hint="eastAsia"/>
              </w:rPr>
              <w:t xml:space="preserve">1. init </w:t>
            </w:r>
            <w:r w:rsidR="002E6F88" w:rsidRPr="002E6F88">
              <w:t>original</w:t>
            </w:r>
            <w:r w:rsidR="002E6F88">
              <w:rPr>
                <w:rFonts w:hint="eastAsia"/>
              </w:rPr>
              <w:t xml:space="preserve"> max flow</w:t>
            </w:r>
            <w:r w:rsidR="00CB61D7">
              <w:rPr>
                <w:rFonts w:hint="eastAsia"/>
              </w:rPr>
              <w:t xml:space="preserve"> </w:t>
            </w:r>
            <w:r w:rsidR="00CB61D7" w:rsidRPr="00CB61D7">
              <w:t>distribution</w:t>
            </w:r>
            <w:r w:rsidR="00CB61D7">
              <w:rPr>
                <w:rFonts w:hint="eastAsia"/>
              </w:rPr>
              <w:t xml:space="preserve"> and all the simple paths;</w:t>
            </w:r>
          </w:p>
          <w:p w:rsidR="00CB61D7" w:rsidRDefault="00CB61D7" w:rsidP="00BA6BDA">
            <w:pPr>
              <w:tabs>
                <w:tab w:val="left" w:pos="1200"/>
              </w:tabs>
              <w:spacing w:beforeLines="20" w:before="65" w:afterLines="20" w:after="65" w:line="288" w:lineRule="auto"/>
              <w:jc w:val="both"/>
            </w:pPr>
            <w:r>
              <w:rPr>
                <w:rFonts w:hint="eastAsia"/>
              </w:rPr>
              <w:t>2. input A class edge e</w:t>
            </w:r>
            <w:r w:rsidR="00B86A33">
              <w:rPr>
                <w:rFonts w:hint="eastAsia"/>
              </w:rPr>
              <w:t>i, remove the simple path which contains the edge ei and adjust the flow in the original max flow distribution;</w:t>
            </w:r>
          </w:p>
          <w:p w:rsidR="00B86A33" w:rsidRDefault="00B86A33" w:rsidP="00BA6BDA">
            <w:pPr>
              <w:tabs>
                <w:tab w:val="left" w:pos="1200"/>
              </w:tabs>
              <w:spacing w:beforeLines="20" w:before="65" w:afterLines="20" w:after="65" w:line="288" w:lineRule="auto"/>
              <w:jc w:val="both"/>
            </w:pPr>
            <w:r>
              <w:rPr>
                <w:rFonts w:hint="eastAsia"/>
              </w:rPr>
              <w:t xml:space="preserve">3. while </w:t>
            </w:r>
            <w:r>
              <w:t>remain</w:t>
            </w:r>
            <w:r>
              <w:rPr>
                <w:rFonts w:hint="eastAsia"/>
              </w:rPr>
              <w:t xml:space="preserve"> graph has simple path then</w:t>
            </w:r>
          </w:p>
          <w:p w:rsidR="00B86A33" w:rsidRDefault="00CA0C9B" w:rsidP="00BA6BDA">
            <w:pPr>
              <w:tabs>
                <w:tab w:val="left" w:pos="1200"/>
              </w:tabs>
              <w:spacing w:beforeLines="20" w:before="65" w:afterLines="20" w:after="65" w:line="288" w:lineRule="auto"/>
              <w:jc w:val="both"/>
            </w:pPr>
            <w:r>
              <w:rPr>
                <w:rFonts w:hint="eastAsia"/>
              </w:rPr>
              <w:t xml:space="preserve">4.     find sp, use </w:t>
            </w:r>
            <w:r w:rsidRPr="00CA0C9B">
              <w:t>Unsaturated</w:t>
            </w:r>
            <w:r>
              <w:rPr>
                <w:rFonts w:hint="eastAsia"/>
              </w:rPr>
              <w:t>-edge first then use Unused-edge;</w:t>
            </w:r>
          </w:p>
          <w:p w:rsidR="00CA0C9B" w:rsidRDefault="00CA0C9B" w:rsidP="00BA6BDA">
            <w:pPr>
              <w:tabs>
                <w:tab w:val="left" w:pos="1200"/>
              </w:tabs>
              <w:spacing w:beforeLines="20" w:before="65" w:afterLines="20" w:after="65" w:line="288" w:lineRule="auto"/>
              <w:jc w:val="both"/>
            </w:pPr>
            <w:r>
              <w:rPr>
                <w:rFonts w:hint="eastAsia"/>
              </w:rPr>
              <w:t>5. Until cannot find sp in graph</w:t>
            </w:r>
            <w:r w:rsidR="00DE7ACD">
              <w:rPr>
                <w:rFonts w:hint="eastAsia"/>
              </w:rPr>
              <w:t>;</w:t>
            </w:r>
          </w:p>
          <w:p w:rsidR="00DE7ACD" w:rsidRDefault="00DE7ACD" w:rsidP="00BA6BDA">
            <w:pPr>
              <w:tabs>
                <w:tab w:val="left" w:pos="1200"/>
              </w:tabs>
              <w:spacing w:beforeLines="20" w:before="65" w:afterLines="20" w:after="65" w:line="288" w:lineRule="auto"/>
              <w:jc w:val="both"/>
            </w:pPr>
            <w:r>
              <w:rPr>
                <w:rFonts w:hint="eastAsia"/>
              </w:rPr>
              <w:lastRenderedPageBreak/>
              <w:t xml:space="preserve">6. </w:t>
            </w:r>
            <w:r w:rsidR="00FA183C">
              <w:rPr>
                <w:rFonts w:hint="eastAsia"/>
              </w:rPr>
              <w:t>get the new max flow and it</w:t>
            </w:r>
            <w:r w:rsidR="00FA183C">
              <w:t>’</w:t>
            </w:r>
            <w:r w:rsidR="00FA183C">
              <w:rPr>
                <w:rFonts w:hint="eastAsia"/>
              </w:rPr>
              <w:t xml:space="preserve">s </w:t>
            </w:r>
            <w:r w:rsidR="00FA183C" w:rsidRPr="00CB61D7">
              <w:t>distribution</w:t>
            </w:r>
            <w:r w:rsidR="00FA183C">
              <w:rPr>
                <w:rFonts w:hint="eastAsia"/>
              </w:rPr>
              <w:t xml:space="preserve"> P</w:t>
            </w:r>
            <w:r w:rsidR="00FA183C" w:rsidRPr="00DF33EC">
              <w:t>robability</w:t>
            </w:r>
            <w:r w:rsidR="00250E20">
              <w:rPr>
                <w:rFonts w:hint="eastAsia"/>
              </w:rPr>
              <w:t>;</w:t>
            </w:r>
          </w:p>
          <w:p w:rsidR="009B487E" w:rsidRPr="00F30E09" w:rsidRDefault="009B487E" w:rsidP="00D36832">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sidR="00F06C53">
              <w:rPr>
                <w:rFonts w:hint="eastAsia"/>
              </w:rPr>
              <w:t>最可靠最大流分布可靠性的近似可靠性</w:t>
            </w:r>
          </w:p>
        </w:tc>
      </w:tr>
    </w:tbl>
    <w:p w:rsidR="00610154" w:rsidRDefault="00610154" w:rsidP="00F04221">
      <w:pPr>
        <w:pStyle w:val="a3"/>
        <w:spacing w:line="288" w:lineRule="auto"/>
        <w:ind w:firstLine="468"/>
      </w:pPr>
      <w:r w:rsidRPr="00140E0D">
        <w:rPr>
          <w:rFonts w:hint="eastAsia"/>
        </w:rPr>
        <w:lastRenderedPageBreak/>
        <w:t>算法</w:t>
      </w:r>
      <w:r w:rsidRPr="00140E0D">
        <w:rPr>
          <w:rFonts w:hint="eastAsia"/>
        </w:rPr>
        <w:t>ACES_APA</w:t>
      </w:r>
      <w:r>
        <w:rPr>
          <w:rFonts w:hint="eastAsia"/>
        </w:rPr>
        <w:t>是针对基于流量和分布可靠性的关键边模型中，对于</w:t>
      </w:r>
      <w:r>
        <w:rPr>
          <w:rFonts w:hint="eastAsia"/>
        </w:rPr>
        <w:t>A</w:t>
      </w:r>
      <w:r>
        <w:rPr>
          <w:rFonts w:hint="eastAsia"/>
        </w:rPr>
        <w:t>类边的计算。对于</w:t>
      </w:r>
      <w:r>
        <w:rPr>
          <w:rFonts w:hint="eastAsia"/>
        </w:rPr>
        <w:t>A</w:t>
      </w:r>
      <w:r>
        <w:rPr>
          <w:rFonts w:hint="eastAsia"/>
        </w:rPr>
        <w:t>类边的计算，近乎于重新计算。</w:t>
      </w:r>
      <w:r w:rsidRPr="00140E0D">
        <w:rPr>
          <w:rFonts w:hint="eastAsia"/>
        </w:rPr>
        <w:t>ACES_APA</w:t>
      </w:r>
      <w:r>
        <w:rPr>
          <w:rFonts w:hint="eastAsia"/>
        </w:rPr>
        <w:t>首先利用原不确定图在计算</w:t>
      </w:r>
      <w:r w:rsidRPr="001C5A2C">
        <w:rPr>
          <w:rFonts w:hint="eastAsia"/>
        </w:rPr>
        <w:t>最可靠最大流分布的过程中的剩余图和简单路径</w:t>
      </w:r>
      <w:r>
        <w:rPr>
          <w:rFonts w:hint="eastAsia"/>
        </w:rPr>
        <w:t>，</w:t>
      </w:r>
      <w:r w:rsidRPr="00AF64E0">
        <w:rPr>
          <w:rFonts w:hint="eastAsia"/>
        </w:rPr>
        <w:t>当模型中的</w:t>
      </w:r>
      <w:r w:rsidRPr="00AF64E0">
        <w:rPr>
          <w:rFonts w:hint="eastAsia"/>
        </w:rPr>
        <w:t>A</w:t>
      </w:r>
      <w:r w:rsidRPr="00AF64E0">
        <w:rPr>
          <w:rFonts w:hint="eastAsia"/>
        </w:rPr>
        <w:t>边发生故障之后，将所有包含该边的简单路径上的流量在剩余图中返还，同时将“故障边”在剩余图总移除，然后在剩余图总查找所有满足能够联通源点</w:t>
      </w:r>
      <w:r w:rsidRPr="00AF64E0">
        <w:rPr>
          <w:rFonts w:hint="eastAsia"/>
        </w:rPr>
        <w:t>S</w:t>
      </w:r>
      <w:r w:rsidRPr="00AF64E0">
        <w:rPr>
          <w:rFonts w:hint="eastAsia"/>
        </w:rPr>
        <w:t>和汇点</w:t>
      </w:r>
      <w:r w:rsidRPr="00AF64E0">
        <w:rPr>
          <w:rFonts w:hint="eastAsia"/>
        </w:rPr>
        <w:t>T</w:t>
      </w:r>
      <w:r w:rsidRPr="00AF64E0">
        <w:rPr>
          <w:rFonts w:hint="eastAsia"/>
        </w:rPr>
        <w:t>的简单路径，选择一条“可靠性性消耗最小”的一条简单路径，所谓“可靠性消耗最小”指的是这条简单路径需要更少的“未使用边”，而尽量使用更多的“未饱和边”</w:t>
      </w:r>
      <w:r w:rsidR="00F04221">
        <w:rPr>
          <w:rFonts w:hint="eastAsia"/>
        </w:rPr>
        <w:t>。</w:t>
      </w:r>
    </w:p>
    <w:p w:rsidR="00F04221" w:rsidRDefault="00F04221" w:rsidP="00F04221">
      <w:pPr>
        <w:pStyle w:val="a3"/>
        <w:spacing w:line="288" w:lineRule="auto"/>
        <w:ind w:firstLine="468"/>
      </w:pPr>
      <w:r w:rsidRPr="00140E0D">
        <w:rPr>
          <w:rFonts w:hint="eastAsia"/>
        </w:rPr>
        <w:t>算法</w:t>
      </w:r>
      <w:r w:rsidRPr="00140E0D">
        <w:rPr>
          <w:rFonts w:hint="eastAsia"/>
        </w:rPr>
        <w:t>ACES_APA</w:t>
      </w:r>
      <w:r>
        <w:rPr>
          <w:rFonts w:hint="eastAsia"/>
        </w:rPr>
        <w:t>的原理与</w:t>
      </w:r>
      <w:r>
        <w:rPr>
          <w:rFonts w:hint="eastAsia"/>
        </w:rPr>
        <w:t>DINIC</w:t>
      </w:r>
      <w:r>
        <w:rPr>
          <w:rFonts w:hint="eastAsia"/>
        </w:rPr>
        <w:t>类似，是在一个剩余图的基础上</w:t>
      </w:r>
      <w:r w:rsidR="00D261AC">
        <w:rPr>
          <w:rFonts w:hint="eastAsia"/>
        </w:rPr>
        <w:t>获取增广路径的，所以</w:t>
      </w:r>
      <w:r w:rsidR="00D261AC" w:rsidRPr="00140E0D">
        <w:rPr>
          <w:rFonts w:hint="eastAsia"/>
        </w:rPr>
        <w:t>ACES_APA</w:t>
      </w:r>
      <w:r w:rsidR="00D261AC">
        <w:rPr>
          <w:rFonts w:hint="eastAsia"/>
        </w:rPr>
        <w:t>的最坏情况只有一个</w:t>
      </w:r>
      <w:r w:rsidR="00D261AC">
        <w:rPr>
          <w:rFonts w:hint="eastAsia"/>
        </w:rPr>
        <w:t>DINIC</w:t>
      </w:r>
      <w:r w:rsidR="00D261AC">
        <w:rPr>
          <w:rFonts w:hint="eastAsia"/>
        </w:rPr>
        <w:t>时间。</w:t>
      </w:r>
    </w:p>
    <w:p w:rsidR="00F04221" w:rsidRDefault="008D2B31" w:rsidP="00F04221">
      <w:pPr>
        <w:pStyle w:val="a3"/>
        <w:spacing w:line="288" w:lineRule="auto"/>
        <w:ind w:firstLine="468"/>
      </w:pPr>
      <w:r>
        <w:rPr>
          <w:rFonts w:hint="eastAsia"/>
        </w:rPr>
        <w:t>基于以上分析，</w:t>
      </w:r>
      <w:r w:rsidR="005233DC">
        <w:rPr>
          <w:rFonts w:hint="eastAsia"/>
        </w:rPr>
        <w:t>算法</w:t>
      </w:r>
      <w:r w:rsidR="00874F3F">
        <w:rPr>
          <w:rFonts w:hint="eastAsia"/>
        </w:rPr>
        <w:t>ICA_FDP_APA</w:t>
      </w:r>
      <w:r w:rsidR="005233DC">
        <w:rPr>
          <w:rFonts w:hint="eastAsia"/>
        </w:rPr>
        <w:t>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A726E2">
            <w:pPr>
              <w:spacing w:line="288" w:lineRule="auto"/>
              <w:jc w:val="both"/>
              <w:rPr>
                <w:rFonts w:ascii="宋体" w:hAnsi="宋体"/>
                <w:b/>
              </w:rPr>
            </w:pPr>
            <w:r w:rsidRPr="00327708">
              <w:rPr>
                <w:rFonts w:ascii="宋体" w:hAnsi="宋体" w:hint="eastAsia"/>
                <w:b/>
              </w:rPr>
              <w:t>算法</w:t>
            </w:r>
            <w:r w:rsidR="008B2FA2">
              <w:rPr>
                <w:rFonts w:ascii="宋体" w:hAnsi="宋体" w:hint="eastAsia"/>
                <w:b/>
              </w:rPr>
              <w:t>5</w:t>
            </w:r>
            <w:r w:rsidRPr="00327708">
              <w:rPr>
                <w:rFonts w:ascii="宋体" w:hAnsi="宋体" w:hint="eastAsia"/>
                <w:b/>
              </w:rPr>
              <w:t>-</w:t>
            </w:r>
            <w:r w:rsidR="008B2FA2">
              <w:rPr>
                <w:rFonts w:ascii="宋体" w:hAnsi="宋体" w:hint="eastAsia"/>
                <w:b/>
              </w:rPr>
              <w:t>2</w:t>
            </w:r>
            <w:r w:rsidRPr="00327708">
              <w:rPr>
                <w:rFonts w:ascii="宋体" w:hAnsi="宋体" w:hint="eastAsia"/>
                <w:b/>
              </w:rPr>
              <w:t xml:space="preserve">. </w:t>
            </w:r>
            <w:r w:rsidR="00A726E2">
              <w:rPr>
                <w:rFonts w:hint="eastAsia"/>
              </w:rPr>
              <w:t>由</w:t>
            </w:r>
            <w:r>
              <w:rPr>
                <w:rFonts w:hint="eastAsia"/>
              </w:rPr>
              <w:t>ACES_APA</w:t>
            </w:r>
            <w:r w:rsidR="00A726E2">
              <w:rPr>
                <w:rFonts w:hint="eastAsia"/>
              </w:rPr>
              <w:t>组成的近似</w:t>
            </w:r>
            <w:r>
              <w:rPr>
                <w:rFonts w:hint="eastAsia"/>
              </w:rPr>
              <w:t>算法</w:t>
            </w:r>
            <w:bookmarkStart w:id="93" w:name="OLE_LINK55"/>
            <w:bookmarkStart w:id="94" w:name="OLE_LINK56"/>
            <w:bookmarkStart w:id="95" w:name="OLE_LINK57"/>
            <w:r w:rsidR="005E1B34">
              <w:rPr>
                <w:rFonts w:hint="eastAsia"/>
              </w:rPr>
              <w:t>ICA_FDP_APA</w:t>
            </w:r>
            <w:bookmarkEnd w:id="93"/>
            <w:bookmarkEnd w:id="94"/>
            <w:bookmarkEnd w:id="95"/>
          </w:p>
        </w:tc>
      </w:tr>
      <w:tr w:rsidR="009B487E" w:rsidRPr="005A05F9" w:rsidTr="00BA6BDA">
        <w:tc>
          <w:tcPr>
            <w:tcW w:w="8522" w:type="dxa"/>
            <w:vAlign w:val="center"/>
          </w:tcPr>
          <w:p w:rsidR="00EE5A9E" w:rsidRDefault="00EE5A9E" w:rsidP="00EE5A9E">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EE5A9E" w:rsidRDefault="00EE5A9E" w:rsidP="00EE5A9E">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EE5A9E" w:rsidRDefault="00EE5A9E" w:rsidP="00EE5A9E">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4.  Sort keyedge by ALLEdgeFlowDecrease[|E|]</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5.  Classify ABC edge by StateMtrix</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EE5A9E" w:rsidRDefault="00EE5A9E" w:rsidP="00EE5A9E">
            <w:pPr>
              <w:tabs>
                <w:tab w:val="left" w:pos="1200"/>
              </w:tabs>
              <w:spacing w:beforeLines="20" w:before="65" w:afterLines="20" w:after="65" w:line="288" w:lineRule="auto"/>
              <w:jc w:val="both"/>
            </w:pPr>
            <w:r>
              <w:rPr>
                <w:rFonts w:hint="eastAsia"/>
              </w:rPr>
              <w:t xml:space="preserve">7.      </w:t>
            </w:r>
            <w:r w:rsidRPr="009839AA">
              <w:rPr>
                <w:rFonts w:hint="eastAsia"/>
                <w:b/>
              </w:rPr>
              <w:t>If ei is A class edge then use algorithm</w:t>
            </w:r>
            <w:r w:rsidR="00195A54" w:rsidRPr="009839AA">
              <w:rPr>
                <w:rFonts w:hint="eastAsia"/>
                <w:b/>
              </w:rPr>
              <w:t xml:space="preserve"> </w:t>
            </w:r>
            <w:r w:rsidR="00BD0601" w:rsidRPr="009839AA">
              <w:rPr>
                <w:rFonts w:hint="eastAsia"/>
                <w:b/>
              </w:rPr>
              <w:t>ACES_APA</w:t>
            </w:r>
            <w:r w:rsidRPr="009839AA">
              <w:rPr>
                <w:rFonts w:hint="eastAsia"/>
                <w:b/>
              </w:rPr>
              <w:t xml:space="preserve"> to get pd</w:t>
            </w:r>
            <w:r w:rsidRPr="009839AA">
              <w:rPr>
                <w:rFonts w:hint="eastAsia"/>
                <w:b/>
              </w:rPr>
              <w:t>；</w:t>
            </w:r>
          </w:p>
          <w:p w:rsidR="00EE5A9E" w:rsidRDefault="00EE5A9E" w:rsidP="00EE5A9E">
            <w:pPr>
              <w:tabs>
                <w:tab w:val="left" w:pos="1200"/>
              </w:tabs>
              <w:spacing w:beforeLines="20" w:before="65" w:afterLines="20" w:after="65" w:line="288" w:lineRule="auto"/>
              <w:jc w:val="both"/>
            </w:pPr>
            <w:r>
              <w:rPr>
                <w:rFonts w:hint="eastAsia"/>
              </w:rPr>
              <w:t>8.      If ei is B class edge then use algorithm BSA_FDP to get pd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10. Soet KeyEdge by pd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11. Return sorted key_edge_set</w:t>
            </w:r>
            <w:r>
              <w:rPr>
                <w:rFonts w:hint="eastAsia"/>
              </w:rPr>
              <w:t>；</w:t>
            </w:r>
          </w:p>
          <w:p w:rsidR="009B487E" w:rsidRPr="00F30E09" w:rsidRDefault="00EE5A9E" w:rsidP="00EE5A9E">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p>
        </w:tc>
      </w:tr>
    </w:tbl>
    <w:p w:rsidR="009B487E" w:rsidRDefault="00176D25" w:rsidP="00176D25">
      <w:pPr>
        <w:pStyle w:val="21"/>
      </w:pPr>
      <w:bookmarkStart w:id="96" w:name="_Toc451285707"/>
      <w:r>
        <w:rPr>
          <w:rFonts w:hint="eastAsia"/>
        </w:rPr>
        <w:t>5.3</w:t>
      </w:r>
      <w:r w:rsidR="009B487E">
        <w:rPr>
          <w:rFonts w:hint="eastAsia"/>
        </w:rPr>
        <w:t xml:space="preserve"> </w:t>
      </w:r>
      <w:r w:rsidR="009B487E">
        <w:rPr>
          <w:rFonts w:hint="eastAsia"/>
        </w:rPr>
        <w:t>近似算法</w:t>
      </w:r>
      <w:r w:rsidR="004E5918">
        <w:rPr>
          <w:rFonts w:hint="eastAsia"/>
        </w:rPr>
        <w:t>与精确算法</w:t>
      </w:r>
      <w:r w:rsidR="009B487E">
        <w:rPr>
          <w:rFonts w:hint="eastAsia"/>
        </w:rPr>
        <w:t>相似度</w:t>
      </w:r>
      <w:bookmarkEnd w:id="96"/>
    </w:p>
    <w:p w:rsidR="009B487E" w:rsidRDefault="009B487E" w:rsidP="009B487E">
      <w:pPr>
        <w:pStyle w:val="a3"/>
        <w:spacing w:line="288" w:lineRule="auto"/>
        <w:ind w:firstLine="468"/>
      </w:pPr>
      <w:r>
        <w:rPr>
          <w:rFonts w:hint="eastAsia"/>
        </w:rPr>
        <w:t>因为不确定图的关键边算法获取的是不确定图边的关键度排序，这样不方便直接比较近似算法获取的结果的精确程度，因此，本小节设置了近似算法的相似度</w:t>
      </w:r>
      <w:r>
        <w:rPr>
          <w:rFonts w:hint="eastAsia"/>
        </w:rPr>
        <w:t>W</w:t>
      </w:r>
      <w:r>
        <w:rPr>
          <w:rFonts w:hint="eastAsia"/>
        </w:rPr>
        <w:t>。相似度</w:t>
      </w:r>
      <w:r>
        <w:rPr>
          <w:rFonts w:hint="eastAsia"/>
        </w:rPr>
        <w:t>W</w:t>
      </w:r>
      <w:r>
        <w:rPr>
          <w:rFonts w:hint="eastAsia"/>
        </w:rPr>
        <w:t>采用了算法获取的边排序精确结果与近似结果的平均欧几里得距离，那么相似度</w:t>
      </w:r>
      <w:r>
        <w:rPr>
          <w:rFonts w:hint="eastAsia"/>
        </w:rPr>
        <w:t>W</w:t>
      </w:r>
      <w:r>
        <w:rPr>
          <w:rFonts w:hint="eastAsia"/>
        </w:rPr>
        <w:t>可以表示如下：</w:t>
      </w:r>
    </w:p>
    <w:p w:rsidR="009B487E" w:rsidRPr="008C0873" w:rsidRDefault="009B487E" w:rsidP="009B487E">
      <w:pPr>
        <w:pStyle w:val="a3"/>
        <w:spacing w:line="288" w:lineRule="auto"/>
        <w:ind w:firstLine="468"/>
        <w:jc w:val="right"/>
      </w:pPr>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Pr>
          <w:rFonts w:hint="eastAsia"/>
        </w:rPr>
        <w:t xml:space="preserve">                          </w:t>
      </w:r>
      <w:r>
        <w:rPr>
          <w:rFonts w:hint="eastAsia"/>
        </w:rPr>
        <w:t>公式</w:t>
      </w:r>
      <w:r w:rsidR="008B2FA2">
        <w:rPr>
          <w:rFonts w:hint="eastAsia"/>
        </w:rPr>
        <w:t>5</w:t>
      </w:r>
      <w:r>
        <w:rPr>
          <w:rFonts w:hint="eastAsia"/>
        </w:rPr>
        <w:t>-1</w:t>
      </w:r>
    </w:p>
    <w:p w:rsidR="009B487E" w:rsidRDefault="009B487E" w:rsidP="009B487E">
      <w:pPr>
        <w:pStyle w:val="a3"/>
        <w:spacing w:line="288" w:lineRule="auto"/>
        <w:ind w:firstLine="468"/>
      </w:pPr>
      <w:r>
        <w:rPr>
          <w:rFonts w:hint="eastAsia"/>
        </w:rPr>
        <w:lastRenderedPageBreak/>
        <w:t>如公式所示，</w:t>
      </w:r>
      <w:r>
        <w:rPr>
          <w:rFonts w:hint="eastAsia"/>
        </w:rPr>
        <w:t>W</w:t>
      </w:r>
      <w:r>
        <w:rPr>
          <w:rFonts w:hint="eastAsia"/>
        </w:rPr>
        <w:t>为精确算法和近似算法的相关性，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Pr>
          <w:rFonts w:hint="eastAsia"/>
        </w:rPr>
        <w:t>表示为边</w:t>
      </w:r>
      <w:r>
        <w:rPr>
          <w:rFonts w:hint="eastAsia"/>
        </w:rPr>
        <w:t>ei</w:t>
      </w:r>
      <w:r>
        <w:rPr>
          <w:rFonts w:hint="eastAsia"/>
        </w:rPr>
        <w:t>在精确算法中的位置，</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Pr>
          <w:rFonts w:hint="eastAsia"/>
        </w:rPr>
        <w:t>为边</w:t>
      </w:r>
      <w:r>
        <w:rPr>
          <w:rFonts w:hint="eastAsia"/>
        </w:rPr>
        <w:t>ei</w:t>
      </w:r>
      <w:r>
        <w:rPr>
          <w:rFonts w:hint="eastAsia"/>
        </w:rPr>
        <w:t>使用近似算法求得的排序中的位置，</w:t>
      </w:r>
      <w:r>
        <w:rPr>
          <w:rFonts w:hint="eastAsia"/>
        </w:rPr>
        <w:t>N</w:t>
      </w:r>
      <w:r>
        <w:rPr>
          <w:rFonts w:hint="eastAsia"/>
        </w:rPr>
        <w:t>表示为不确定图边的个数。</w:t>
      </w:r>
    </w:p>
    <w:p w:rsidR="009B487E" w:rsidRDefault="009B487E" w:rsidP="009B487E">
      <w:pPr>
        <w:pStyle w:val="a3"/>
        <w:spacing w:line="288" w:lineRule="auto"/>
        <w:ind w:firstLine="470"/>
      </w:pPr>
      <w:r w:rsidRPr="00142D21">
        <w:rPr>
          <w:rFonts w:hint="eastAsia"/>
          <w:b/>
        </w:rPr>
        <w:t>实例</w:t>
      </w:r>
      <w:r w:rsidR="00002985">
        <w:rPr>
          <w:rFonts w:hint="eastAsia"/>
          <w:b/>
        </w:rPr>
        <w:t>5</w:t>
      </w:r>
      <w:r w:rsidRPr="00142D21">
        <w:rPr>
          <w:rFonts w:hint="eastAsia"/>
          <w:b/>
        </w:rPr>
        <w:t>-</w:t>
      </w:r>
      <w:r w:rsidR="00002985">
        <w:rPr>
          <w:rFonts w:hint="eastAsia"/>
          <w:b/>
        </w:rPr>
        <w:t>2</w:t>
      </w:r>
      <w:r w:rsidRPr="00142D21">
        <w:rPr>
          <w:rFonts w:hint="eastAsia"/>
          <w:b/>
        </w:rPr>
        <w:t>.</w:t>
      </w:r>
      <w:r>
        <w:rPr>
          <w:rFonts w:hint="eastAsia"/>
        </w:rPr>
        <w:t xml:space="preserve"> </w:t>
      </w:r>
      <w:r>
        <w:rPr>
          <w:rFonts w:hint="eastAsia"/>
        </w:rPr>
        <w:t>如表</w:t>
      </w:r>
      <w:r w:rsidR="00002985">
        <w:rPr>
          <w:rFonts w:hint="eastAsia"/>
        </w:rPr>
        <w:t>5</w:t>
      </w:r>
      <w:r>
        <w:rPr>
          <w:rFonts w:hint="eastAsia"/>
        </w:rPr>
        <w:t>-3</w:t>
      </w:r>
      <w:r>
        <w:rPr>
          <w:rFonts w:hint="eastAsia"/>
        </w:rPr>
        <w:t>所示，为一个有</w:t>
      </w:r>
      <w:r>
        <w:rPr>
          <w:rFonts w:hint="eastAsia"/>
        </w:rPr>
        <w:t>6</w:t>
      </w:r>
      <w:r>
        <w:rPr>
          <w:rFonts w:hint="eastAsia"/>
        </w:rPr>
        <w:t>条边的不确定图，通过精确算法和近似算法获取的不同的关键排序。那么根据相似度</w:t>
      </w:r>
      <w:r>
        <w:rPr>
          <w:rFonts w:hint="eastAsia"/>
        </w:rPr>
        <w:t>W</w:t>
      </w:r>
      <w:r>
        <w:rPr>
          <w:rFonts w:hint="eastAsia"/>
        </w:rPr>
        <w:t>的定义可以知道，</w:t>
      </w:r>
      <w:r>
        <w:rPr>
          <w:rFonts w:hint="eastAsia"/>
        </w:rPr>
        <w:t>W=0.33</w:t>
      </w:r>
      <w:r>
        <w:rPr>
          <w:rFonts w:hint="eastAsia"/>
        </w:rPr>
        <w:t>。根据相似度定义，可以知道如果相似度越小，那么说明近似算法获取的不确定图边关键度排序越接近于精确解。同时根据大量图的近似计算，不同图规模、不同图稠密度的计算可以分析近似算法对于不同类型图的计算效果的波动性。</w:t>
      </w:r>
    </w:p>
    <w:p w:rsidR="009B487E" w:rsidRPr="00537F16" w:rsidRDefault="009B487E" w:rsidP="009B487E">
      <w:pPr>
        <w:pStyle w:val="a3"/>
        <w:spacing w:line="288" w:lineRule="auto"/>
        <w:ind w:firstLine="408"/>
        <w:jc w:val="center"/>
        <w:rPr>
          <w:sz w:val="21"/>
        </w:rPr>
      </w:pPr>
      <w:r w:rsidRPr="00537F16">
        <w:rPr>
          <w:rFonts w:hint="eastAsia"/>
          <w:sz w:val="21"/>
        </w:rPr>
        <w:t>表</w:t>
      </w:r>
      <w:r w:rsidR="008B2FA2">
        <w:rPr>
          <w:rFonts w:hint="eastAsia"/>
          <w:sz w:val="21"/>
        </w:rPr>
        <w:t>5</w:t>
      </w:r>
      <w:r w:rsidRPr="00537F16">
        <w:rPr>
          <w:rFonts w:hint="eastAsia"/>
          <w:sz w:val="21"/>
        </w:rPr>
        <w:t xml:space="preserve">-3. </w:t>
      </w:r>
      <w:r w:rsidRPr="00537F16">
        <w:rPr>
          <w:rFonts w:hint="eastAsia"/>
          <w:sz w:val="21"/>
        </w:rPr>
        <w:t>近似算法与精确算法比对表</w:t>
      </w:r>
    </w:p>
    <w:tbl>
      <w:tblPr>
        <w:tblW w:w="4000" w:type="pct"/>
        <w:jc w:val="center"/>
        <w:tblBorders>
          <w:top w:val="single" w:sz="8" w:space="0" w:color="000000"/>
          <w:bottom w:val="single" w:sz="8" w:space="0" w:color="000000"/>
        </w:tblBorders>
        <w:tblLook w:val="04A0" w:firstRow="1" w:lastRow="0" w:firstColumn="1" w:lastColumn="0" w:noHBand="0" w:noVBand="1"/>
      </w:tblPr>
      <w:tblGrid>
        <w:gridCol w:w="1135"/>
        <w:gridCol w:w="3164"/>
        <w:gridCol w:w="3131"/>
      </w:tblGrid>
      <w:tr w:rsidR="009B487E" w:rsidTr="00BA6BDA">
        <w:trPr>
          <w:jc w:val="center"/>
        </w:trPr>
        <w:tc>
          <w:tcPr>
            <w:tcW w:w="764"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关键度排序</w:t>
            </w:r>
          </w:p>
        </w:tc>
        <w:tc>
          <w:tcPr>
            <w:tcW w:w="212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精确算法求得的排序（数字代表边号）</w:t>
            </w:r>
          </w:p>
        </w:tc>
        <w:tc>
          <w:tcPr>
            <w:tcW w:w="210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近似算法求得的排序（数字代表边号）</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1</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2</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3</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4</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5</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6</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r>
    </w:tbl>
    <w:p w:rsidR="009B487E" w:rsidRDefault="00176D25" w:rsidP="00176D25">
      <w:pPr>
        <w:pStyle w:val="21"/>
      </w:pPr>
      <w:bookmarkStart w:id="97" w:name="_Toc451285708"/>
      <w:r>
        <w:rPr>
          <w:rFonts w:hint="eastAsia"/>
        </w:rPr>
        <w:t>5</w:t>
      </w:r>
      <w:r w:rsidR="009B487E">
        <w:rPr>
          <w:rFonts w:hint="eastAsia"/>
        </w:rPr>
        <w:t xml:space="preserve">.4 </w:t>
      </w:r>
      <w:r w:rsidR="009B487E">
        <w:rPr>
          <w:rFonts w:hint="eastAsia"/>
        </w:rPr>
        <w:t>近似算法下界</w:t>
      </w:r>
      <w:bookmarkEnd w:id="97"/>
    </w:p>
    <w:p w:rsidR="009B487E" w:rsidRDefault="009B487E" w:rsidP="009B487E">
      <w:pPr>
        <w:pStyle w:val="a3"/>
        <w:spacing w:line="288" w:lineRule="auto"/>
        <w:ind w:firstLine="468"/>
      </w:pPr>
      <w:r>
        <w:rPr>
          <w:rFonts w:hint="eastAsia"/>
        </w:rPr>
        <w:t>根据相似度的定义，</w:t>
      </w:r>
      <w:r>
        <w:rPr>
          <w:rFonts w:hint="eastAsia"/>
        </w:rPr>
        <w:t>W</w:t>
      </w:r>
      <w:r>
        <w:rPr>
          <w:rFonts w:hint="eastAsia"/>
        </w:rPr>
        <w:t>是算法获取的表排序精确记过与近似结果的平均欧几里得距离。</w:t>
      </w:r>
      <w:r w:rsidR="00393C3D">
        <w:rPr>
          <w:rFonts w:hint="eastAsia"/>
        </w:rPr>
        <w:t>根据</w:t>
      </w:r>
      <w:r>
        <w:rPr>
          <w:rFonts w:hint="eastAsia"/>
        </w:rPr>
        <w:t>分析可以知道，对于一段排序的相关性，最差情况可能存在两种情况：</w:t>
      </w:r>
    </w:p>
    <w:p w:rsidR="009B487E" w:rsidRPr="003F2ECC" w:rsidRDefault="009B487E" w:rsidP="009B487E">
      <w:pPr>
        <w:pStyle w:val="a3"/>
        <w:spacing w:line="288" w:lineRule="auto"/>
        <w:ind w:firstLine="468"/>
      </w:pPr>
      <w:r>
        <w:rPr>
          <w:rFonts w:hint="eastAsia"/>
        </w:rPr>
        <w:t>（</w:t>
      </w:r>
      <w:r>
        <w:rPr>
          <w:rFonts w:hint="eastAsia"/>
        </w:rPr>
        <w:t>1</w:t>
      </w:r>
      <w:r>
        <w:rPr>
          <w:rFonts w:hint="eastAsia"/>
        </w:rPr>
        <w:t>）首末位置顺序颠倒，然后对剩下的串继续执行颠倒操作，直到结束。如对于一个精确排序为</w:t>
      </w:r>
      <w:r>
        <w:rPr>
          <w:rFonts w:hint="eastAsia"/>
        </w:rPr>
        <w:t>1-2-3-4-5-6</w:t>
      </w:r>
      <w:r>
        <w:rPr>
          <w:rFonts w:hint="eastAsia"/>
        </w:rPr>
        <w:t>，与之相关的最差排序是</w:t>
      </w:r>
      <w:r>
        <w:rPr>
          <w:rFonts w:hint="eastAsia"/>
        </w:rPr>
        <w:t>6-5-4-3-2-1</w:t>
      </w:r>
      <w:r>
        <w:rPr>
          <w:rFonts w:hint="eastAsia"/>
        </w:rPr>
        <w:t>。</w:t>
      </w:r>
    </w:p>
    <w:p w:rsidR="009B487E" w:rsidRDefault="009B487E" w:rsidP="009B487E">
      <w:pPr>
        <w:pStyle w:val="a3"/>
        <w:spacing w:line="288" w:lineRule="auto"/>
        <w:ind w:firstLine="468"/>
      </w:pPr>
      <w:r>
        <w:rPr>
          <w:rFonts w:hint="eastAsia"/>
        </w:rPr>
        <w:t>（</w:t>
      </w:r>
      <w:r>
        <w:rPr>
          <w:rFonts w:hint="eastAsia"/>
        </w:rPr>
        <w:t>2</w:t>
      </w:r>
      <w:r>
        <w:rPr>
          <w:rFonts w:hint="eastAsia"/>
        </w:rPr>
        <w:t>）等步长排序，即每一个边位置的相差都是等步长的。如对于一个</w:t>
      </w:r>
      <w:r>
        <w:rPr>
          <w:rFonts w:hint="eastAsia"/>
        </w:rPr>
        <w:t>1-2-3-4-5-6</w:t>
      </w:r>
      <w:r>
        <w:rPr>
          <w:rFonts w:hint="eastAsia"/>
        </w:rPr>
        <w:t>，与之相关的最差的排序是</w:t>
      </w:r>
      <w:r>
        <w:rPr>
          <w:rFonts w:hint="eastAsia"/>
        </w:rPr>
        <w:t>4-5-6-1-2-3</w:t>
      </w:r>
      <w:r>
        <w:rPr>
          <w:rFonts w:hint="eastAsia"/>
        </w:rPr>
        <w:t>。</w:t>
      </w:r>
    </w:p>
    <w:p w:rsidR="009B487E" w:rsidRDefault="009B487E" w:rsidP="009B487E">
      <w:pPr>
        <w:pStyle w:val="a3"/>
        <w:spacing w:line="288" w:lineRule="auto"/>
        <w:ind w:firstLine="468"/>
      </w:pPr>
      <w:r>
        <w:rPr>
          <w:rFonts w:hint="eastAsia"/>
        </w:rPr>
        <w:t>根据分析，对于猜测的两种情况，首末位置</w:t>
      </w:r>
      <w:r w:rsidR="00896664">
        <w:rPr>
          <w:rFonts w:hint="eastAsia"/>
        </w:rPr>
        <w:t xml:space="preserve"> </w:t>
      </w:r>
      <w:r>
        <w:rPr>
          <w:rFonts w:hint="eastAsia"/>
        </w:rPr>
        <w:t>顺序颠倒才是最差的情况。下面给出证明过程。</w:t>
      </w:r>
    </w:p>
    <w:p w:rsidR="009B487E" w:rsidRDefault="009B487E" w:rsidP="009B487E">
      <w:pPr>
        <w:pStyle w:val="a3"/>
        <w:spacing w:line="288" w:lineRule="auto"/>
        <w:ind w:firstLine="468"/>
      </w:pPr>
      <w:r>
        <w:rPr>
          <w:rFonts w:hint="eastAsia"/>
        </w:rPr>
        <w:t>根据相似性的定义，对于情况（</w:t>
      </w:r>
      <w:r>
        <w:rPr>
          <w:rFonts w:hint="eastAsia"/>
        </w:rPr>
        <w:t>1</w:t>
      </w:r>
      <w:r>
        <w:rPr>
          <w:rFonts w:hint="eastAsia"/>
        </w:rPr>
        <w:t>）首末倒置的情况有：</w:t>
      </w:r>
    </w:p>
    <w:p w:rsidR="009B487E" w:rsidRPr="00485009" w:rsidRDefault="00A20C8B"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9B487E">
        <w:rPr>
          <w:rFonts w:hint="eastAsia"/>
        </w:rPr>
        <w:t xml:space="preserve">                   </w:t>
      </w:r>
      <w:r w:rsidR="009B487E">
        <w:rPr>
          <w:rFonts w:hint="eastAsia"/>
        </w:rPr>
        <w:t>公式</w:t>
      </w:r>
      <w:r w:rsidR="008B2FA2">
        <w:rPr>
          <w:rFonts w:hint="eastAsia"/>
        </w:rPr>
        <w:t>5</w:t>
      </w:r>
      <w:r w:rsidR="009B487E">
        <w:rPr>
          <w:rFonts w:hint="eastAsia"/>
        </w:rPr>
        <w:t>-2</w:t>
      </w:r>
    </w:p>
    <w:p w:rsidR="009B487E" w:rsidRDefault="009B487E" w:rsidP="009B487E">
      <w:pPr>
        <w:pStyle w:val="a3"/>
        <w:spacing w:line="288" w:lineRule="auto"/>
        <w:ind w:firstLine="468"/>
      </w:pPr>
      <w:r>
        <w:rPr>
          <w:rFonts w:hint="eastAsia"/>
        </w:rPr>
        <w:t>对于情况（</w:t>
      </w:r>
      <w:r>
        <w:rPr>
          <w:rFonts w:hint="eastAsia"/>
        </w:rPr>
        <w:t>2</w:t>
      </w:r>
      <w:r>
        <w:rPr>
          <w:rFonts w:hint="eastAsia"/>
        </w:rPr>
        <w:t>），根据相似性定义有：</w:t>
      </w:r>
    </w:p>
    <w:p w:rsidR="009B487E" w:rsidRPr="00052DC0" w:rsidRDefault="00A20C8B"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hAnsi="Cambria Math"/>
                  </w:rPr>
                </m:ctrlPr>
              </m:dPr>
              <m:e>
                <m:r>
                  <m:rPr>
                    <m:sty m:val="p"/>
                  </m:rPr>
                  <w:rPr>
                    <w:rFonts w:ascii="Cambria Math" w:hAnsi="Cambria Math"/>
                  </w:rPr>
                  <m:t>N%2</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m:rPr>
                    <m:sty m:val="p"/>
                  </m:rPr>
                  <w:rPr>
                    <w:rFonts w:ascii="Cambria Math" w:hAnsi="Cambria Math"/>
                  </w:rPr>
                  <m:t>N-N%2</m:t>
                </m:r>
                <m:r>
                  <m:rPr>
                    <m:sty m:val="p"/>
                  </m:rPr>
                  <w:rPr>
                    <w:rFonts w:ascii="Cambria Math" w:hAnsi="Cambria Math"/>
                  </w:rPr>
                  <m:t>）</m:t>
                </m:r>
              </m:e>
              <m:sup>
                <m:r>
                  <w:rPr>
                    <w:rFonts w:ascii="Cambria Math" w:hAnsi="Cambria Math"/>
                  </w:rPr>
                  <m:t>2</m:t>
                </m:r>
              </m:sup>
            </m:sSup>
          </m:e>
        </m:rad>
      </m:oMath>
      <w:r w:rsidR="009B487E">
        <w:rPr>
          <w:rFonts w:hint="eastAsia"/>
        </w:rPr>
        <w:t xml:space="preserve">               </w:t>
      </w:r>
      <w:r w:rsidR="009B487E">
        <w:rPr>
          <w:rFonts w:hint="eastAsia"/>
        </w:rPr>
        <w:t>公式</w:t>
      </w:r>
      <w:r w:rsidR="008B2FA2">
        <w:rPr>
          <w:rFonts w:hint="eastAsia"/>
        </w:rPr>
        <w:t>5</w:t>
      </w:r>
      <w:r w:rsidR="009B487E">
        <w:rPr>
          <w:rFonts w:hint="eastAsia"/>
        </w:rPr>
        <w:t>-3</w:t>
      </w:r>
    </w:p>
    <w:p w:rsidR="009B487E" w:rsidRDefault="009B487E" w:rsidP="009B487E">
      <w:pPr>
        <w:pStyle w:val="a3"/>
        <w:spacing w:line="288" w:lineRule="auto"/>
        <w:ind w:firstLine="468"/>
      </w:pPr>
      <w:r>
        <w:rPr>
          <w:rFonts w:hint="eastAsia"/>
        </w:rPr>
        <w:t>对于情况（</w:t>
      </w:r>
      <w:r>
        <w:rPr>
          <w:rFonts w:hint="eastAsia"/>
        </w:rPr>
        <w:t>2</w:t>
      </w:r>
      <w:r>
        <w:rPr>
          <w:rFonts w:hint="eastAsia"/>
        </w:rPr>
        <w:t>）的相似度的表示，可以跟</w:t>
      </w:r>
      <w:r>
        <w:rPr>
          <w:rFonts w:hint="eastAsia"/>
        </w:rPr>
        <w:t>N</w:t>
      </w:r>
      <w:r>
        <w:rPr>
          <w:rFonts w:hint="eastAsia"/>
        </w:rPr>
        <w:t>为奇数和偶数分别表示如下：</w:t>
      </w:r>
    </w:p>
    <w:p w:rsidR="009B487E" w:rsidRPr="004678AB" w:rsidRDefault="00A20C8B" w:rsidP="009B487E">
      <w:pPr>
        <w:pStyle w:val="a3"/>
        <w:spacing w:line="288" w:lineRule="auto"/>
        <w:ind w:firstLine="492"/>
        <w:jc w:val="right"/>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r>
                    <m:rPr>
                      <m:sty m:val="p"/>
                    </m:rPr>
                    <w:rPr>
                      <w:rFonts w:ascii="Cambria Math"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hAnsi="Cambria Math"/>
                    </w:rPr>
                    <m:t>为偶数</m:t>
                  </m:r>
                </m:e>
              </m:mr>
            </m:m>
          </m:e>
        </m:d>
      </m:oMath>
      <w:r w:rsidR="009B487E" w:rsidRPr="004678AB">
        <w:rPr>
          <w:rFonts w:hint="eastAsia"/>
        </w:rPr>
        <w:t xml:space="preserve">                   </w:t>
      </w:r>
      <w:r w:rsidR="009B487E" w:rsidRPr="004678AB">
        <w:rPr>
          <w:rFonts w:hint="eastAsia"/>
        </w:rPr>
        <w:t>公式</w:t>
      </w:r>
      <w:r w:rsidR="008B2FA2">
        <w:rPr>
          <w:rFonts w:hint="eastAsia"/>
        </w:rPr>
        <w:t>5</w:t>
      </w:r>
      <w:r w:rsidR="009B487E" w:rsidRPr="004678AB">
        <w:rPr>
          <w:rFonts w:hint="eastAsia"/>
        </w:rPr>
        <w:t>-4</w:t>
      </w:r>
    </w:p>
    <w:p w:rsidR="009B487E" w:rsidRDefault="009B487E" w:rsidP="009B487E">
      <w:pPr>
        <w:pStyle w:val="a3"/>
        <w:spacing w:line="288" w:lineRule="auto"/>
        <w:ind w:firstLine="468"/>
      </w:pPr>
      <w:r>
        <w:rPr>
          <w:rFonts w:hint="eastAsia"/>
        </w:rPr>
        <w:lastRenderedPageBreak/>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，则只需要分别证明当Ｎ为奇数和偶数的情况下成立即可。下面将分别使用数学归纳法证明。</w:t>
      </w:r>
    </w:p>
    <w:p w:rsidR="009B487E" w:rsidRDefault="009B487E" w:rsidP="009B487E">
      <w:pPr>
        <w:pStyle w:val="a3"/>
        <w:spacing w:line="288" w:lineRule="auto"/>
        <w:ind w:firstLine="468"/>
      </w:pPr>
      <w:r>
        <w:rPr>
          <w:rFonts w:hint="eastAsia"/>
        </w:rPr>
        <w:t>I</w:t>
      </w:r>
      <w:r>
        <w:rPr>
          <w:rFonts w:hint="eastAsia"/>
        </w:rPr>
        <w:t>：当</w:t>
      </w:r>
      <w:r>
        <w:rPr>
          <w:rFonts w:hint="eastAsia"/>
        </w:rPr>
        <w:t>N</w:t>
      </w:r>
      <w:r>
        <w:rPr>
          <w:rFonts w:hint="eastAsia"/>
        </w:rPr>
        <w:t>为奇数时：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oMath>
      <w:r>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oMath>
      <w:r>
        <w:rPr>
          <w:rFonts w:hint="eastAsia"/>
        </w:rPr>
        <w:t>即可。</w:t>
      </w:r>
    </w:p>
    <w:p w:rsidR="009B487E" w:rsidRDefault="009B487E" w:rsidP="009B487E">
      <w:pPr>
        <w:pStyle w:val="a3"/>
        <w:numPr>
          <w:ilvl w:val="0"/>
          <w:numId w:val="25"/>
        </w:numPr>
        <w:spacing w:line="288" w:lineRule="auto"/>
        <w:ind w:firstLineChars="0"/>
      </w:pPr>
      <w:r>
        <w:rPr>
          <w:rFonts w:hint="eastAsia"/>
        </w:rPr>
        <w:t>当</w:t>
      </w:r>
      <w:r>
        <w:rPr>
          <w:rFonts w:hint="eastAsia"/>
        </w:rPr>
        <w:t>N=</w:t>
      </w:r>
      <w:r>
        <w:rPr>
          <w:rFonts w:hint="eastAsia"/>
        </w:rPr>
        <w:t>１时，有</w:t>
      </w:r>
      <w:r>
        <w:rPr>
          <w:rFonts w:hint="eastAsia"/>
        </w:rPr>
        <w:t>0</w:t>
      </w:r>
      <w:r>
        <w:rPr>
          <w:rFonts w:hint="eastAsia"/>
        </w:rPr>
        <w:t>≥</w:t>
      </w:r>
      <w:r>
        <w:rPr>
          <w:rFonts w:hint="eastAsia"/>
        </w:rPr>
        <w:t>0</w:t>
      </w:r>
      <w:r>
        <w:rPr>
          <w:rFonts w:hint="eastAsia"/>
        </w:rPr>
        <w:t>成立；</w:t>
      </w:r>
    </w:p>
    <w:p w:rsidR="009B487E" w:rsidRDefault="009B487E" w:rsidP="009B487E">
      <w:pPr>
        <w:pStyle w:val="a3"/>
        <w:numPr>
          <w:ilvl w:val="0"/>
          <w:numId w:val="25"/>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为奇数，有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w:t>
      </w:r>
    </w:p>
    <w:p w:rsidR="009B487E" w:rsidRDefault="009B487E" w:rsidP="009B487E">
      <w:pPr>
        <w:pStyle w:val="a3"/>
        <w:numPr>
          <w:ilvl w:val="0"/>
          <w:numId w:val="25"/>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k+3</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k+1</m:t>
                </m:r>
              </m:e>
            </m:d>
          </m:e>
          <m:sup>
            <m: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成立，经过化简只需要证明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即可，即证明</w:t>
      </w:r>
      <m:oMath>
        <m:sSup>
          <m:sSupPr>
            <m:ctrlPr>
              <w:rPr>
                <w:rFonts w:ascii="Cambria Math" w:hAnsi="Cambria Math" w:cs="Cambria Math"/>
              </w:rPr>
            </m:ctrlPr>
          </m:sSupPr>
          <m:e>
            <m:r>
              <m:rPr>
                <m:sty m:val="p"/>
              </m:rPr>
              <w:rPr>
                <w:rFonts w:ascii="Cambria Math" w:hAnsi="Cambria Math" w:cs="Cambria Math"/>
              </w:rPr>
              <m:t>K</m:t>
            </m:r>
          </m:e>
          <m:sup>
            <m:r>
              <w:rPr>
                <w:rFonts w:ascii="Cambria Math" w:hAnsi="Cambria Math" w:cs="Cambria Math"/>
              </w:rPr>
              <m:t>2</m:t>
            </m:r>
          </m:sup>
        </m:sSup>
        <m:r>
          <w:rPr>
            <w:rFonts w:ascii="Cambria Math" w:hAnsi="Cambria Math" w:cs="Cambria Math"/>
          </w:rPr>
          <m:t>-</m:t>
        </m:r>
        <m:r>
          <m:rPr>
            <m:sty m:val="p"/>
          </m:rPr>
          <w:rPr>
            <w:rFonts w:ascii="Cambria Math" w:hAnsi="Cambria Math" w:cs="Cambria Math"/>
          </w:rPr>
          <m:t>1≥0</m:t>
        </m:r>
      </m:oMath>
      <w:r>
        <w:rPr>
          <w:rFonts w:hint="eastAsia"/>
        </w:rPr>
        <w:t>，显然对于</w:t>
      </w:r>
      <w:r>
        <w:rPr>
          <w:rFonts w:hint="eastAsia"/>
        </w:rPr>
        <w:t>K=3,5,7</w:t>
      </w:r>
      <w:r>
        <w:t>…</w:t>
      </w:r>
      <w:r>
        <w:rPr>
          <w:rFonts w:hint="eastAsia"/>
        </w:rPr>
        <w:t>.</w:t>
      </w:r>
      <w:r>
        <w:rPr>
          <w:rFonts w:hint="eastAsia"/>
        </w:rPr>
        <w:t>的奇数，是恒成立的。</w:t>
      </w:r>
    </w:p>
    <w:p w:rsidR="009B487E" w:rsidRDefault="009B487E" w:rsidP="009B487E">
      <w:pPr>
        <w:pStyle w:val="a3"/>
        <w:spacing w:line="288" w:lineRule="auto"/>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left="372" w:firstLineChars="0" w:firstLine="0"/>
      </w:pPr>
      <w:r>
        <w:rPr>
          <w:rFonts w:hint="eastAsia"/>
        </w:rPr>
        <w:t>II</w:t>
      </w:r>
      <w:r>
        <w:rPr>
          <w:rFonts w:hint="eastAsia"/>
        </w:rPr>
        <w:t>：当</w:t>
      </w:r>
      <w:r>
        <w:rPr>
          <w:rFonts w:hint="eastAsia"/>
        </w:rPr>
        <w:t>N</w:t>
      </w:r>
      <w:r>
        <w:rPr>
          <w:rFonts w:hint="eastAsia"/>
        </w:rPr>
        <w:t>为偶数时：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e>
        </m:rad>
      </m:oMath>
      <w:r>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oMath>
      <w:r>
        <w:rPr>
          <w:rFonts w:hint="eastAsia"/>
        </w:rPr>
        <w:t>即可。</w:t>
      </w:r>
    </w:p>
    <w:p w:rsidR="009B487E" w:rsidRDefault="009B487E" w:rsidP="009B487E">
      <w:pPr>
        <w:pStyle w:val="a3"/>
        <w:numPr>
          <w:ilvl w:val="0"/>
          <w:numId w:val="26"/>
        </w:numPr>
        <w:spacing w:line="288" w:lineRule="auto"/>
        <w:ind w:firstLineChars="0"/>
      </w:pPr>
      <w:r>
        <w:rPr>
          <w:rFonts w:hint="eastAsia"/>
        </w:rPr>
        <w:t>当</w:t>
      </w:r>
      <w:r>
        <w:rPr>
          <w:rFonts w:hint="eastAsia"/>
        </w:rPr>
        <w:t>N=2</w:t>
      </w:r>
      <w:r>
        <w:rPr>
          <w:rFonts w:hint="eastAsia"/>
        </w:rPr>
        <w:t>时，有</w:t>
      </w:r>
      <w:r>
        <w:rPr>
          <w:rFonts w:hint="eastAsia"/>
        </w:rPr>
        <w:t>2</w:t>
      </w:r>
      <w:r>
        <w:rPr>
          <w:rFonts w:hint="eastAsia"/>
        </w:rPr>
        <w:t>≥</w:t>
      </w:r>
      <w:r>
        <w:rPr>
          <w:rFonts w:hint="eastAsia"/>
        </w:rPr>
        <w:t>2</w:t>
      </w:r>
      <w:r>
        <w:rPr>
          <w:rFonts w:hint="eastAsia"/>
        </w:rPr>
        <w:t>成立；</w:t>
      </w:r>
    </w:p>
    <w:p w:rsidR="009B487E" w:rsidRDefault="009B487E" w:rsidP="009B487E">
      <w:pPr>
        <w:pStyle w:val="a3"/>
        <w:numPr>
          <w:ilvl w:val="0"/>
          <w:numId w:val="26"/>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w:t>
      </w:r>
    </w:p>
    <w:p w:rsidR="009B487E" w:rsidRDefault="009B487E" w:rsidP="009B487E">
      <w:pPr>
        <w:pStyle w:val="a3"/>
        <w:numPr>
          <w:ilvl w:val="0"/>
          <w:numId w:val="26"/>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k+2</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成立，所以只需要证明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，经过化简只需要证明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Pr>
          <w:rFonts w:hint="eastAsia"/>
        </w:rPr>
        <w:t>，显然对于</w:t>
      </w:r>
      <w:r>
        <w:rPr>
          <w:rFonts w:hint="eastAsia"/>
        </w:rPr>
        <w:t>K=4,6,</w:t>
      </w:r>
      <w:r>
        <w:t>…</w:t>
      </w:r>
      <w:r>
        <w:rPr>
          <w:rFonts w:hint="eastAsia"/>
        </w:rPr>
        <w:t>.</w:t>
      </w:r>
      <w:r>
        <w:rPr>
          <w:rFonts w:hint="eastAsia"/>
        </w:rPr>
        <w:t>的偶数，是恒成立的。</w:t>
      </w:r>
    </w:p>
    <w:p w:rsidR="009B487E" w:rsidRDefault="009B487E" w:rsidP="009B487E">
      <w:pPr>
        <w:pStyle w:val="a3"/>
        <w:spacing w:line="288" w:lineRule="auto"/>
        <w:ind w:left="372" w:firstLineChars="0" w:firstLine="0"/>
      </w:pPr>
      <w:r>
        <w:rPr>
          <w:rFonts w:hint="eastAsia"/>
        </w:rPr>
        <w:t>所以当</w:t>
      </w:r>
      <w:r w:rsidR="00002985">
        <w:rPr>
          <w:rFonts w:hint="eastAsia"/>
        </w:rPr>
        <w:t>N</w:t>
      </w:r>
      <w:r>
        <w:rPr>
          <w:rFonts w:hint="eastAsia"/>
        </w:rPr>
        <w:t>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firstLine="468"/>
      </w:pPr>
      <w:r>
        <w:rPr>
          <w:rFonts w:hint="eastAsia"/>
        </w:rPr>
        <w:lastRenderedPageBreak/>
        <w:t>综上所述，当Ｎ</w:t>
      </w:r>
      <w:r>
        <w:rPr>
          <w:rFonts w:hint="eastAsia"/>
        </w:rPr>
        <w:t>&gt;1</w:t>
      </w:r>
      <w:r>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，所以相对于一段排序，其相关性的下界是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Pr>
          <w:rFonts w:hint="eastAsia"/>
        </w:rPr>
        <w:t>，其中</w:t>
      </w:r>
      <w:r>
        <w:rPr>
          <w:rFonts w:hint="eastAsia"/>
        </w:rPr>
        <w:t>N</w:t>
      </w:r>
      <w:r>
        <w:rPr>
          <w:rFonts w:hint="eastAsia"/>
        </w:rPr>
        <w:t>为不确定图边的个数。</w:t>
      </w:r>
    </w:p>
    <w:p w:rsidR="009B487E" w:rsidRDefault="009B487E" w:rsidP="009B487E">
      <w:pPr>
        <w:pStyle w:val="a3"/>
        <w:spacing w:line="288" w:lineRule="auto"/>
        <w:ind w:firstLine="468"/>
      </w:pPr>
      <w:r>
        <w:rPr>
          <w:rFonts w:hint="eastAsia"/>
        </w:rPr>
        <w:t>由于基于增广路径添加的近似算法主要是对于增量算法相对于</w:t>
      </w:r>
      <w:r>
        <w:rPr>
          <w:rFonts w:hint="eastAsia"/>
        </w:rPr>
        <w:t>A</w:t>
      </w:r>
      <w:r>
        <w:rPr>
          <w:rFonts w:hint="eastAsia"/>
        </w:rPr>
        <w:t>类边二次状态划分的改进，在选择增广路径的过程中，会优先使用“未饱和边”来寻找一个较可靠的最可靠最大流分布。因此算法只会使得</w:t>
      </w:r>
      <w:r>
        <w:rPr>
          <w:rFonts w:hint="eastAsia"/>
        </w:rPr>
        <w:t>A</w:t>
      </w:r>
      <w:r>
        <w:rPr>
          <w:rFonts w:hint="eastAsia"/>
        </w:rPr>
        <w:t>边的排序造成影响，所以近似算法的下界可以表示为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Pr>
          <w:rFonts w:hint="eastAsia"/>
        </w:rPr>
        <w:t>表示的是基于流量和分布可靠性的不确定图关键边模型中</w:t>
      </w:r>
      <w:r>
        <w:rPr>
          <w:rFonts w:hint="eastAsia"/>
        </w:rPr>
        <w:t>A</w:t>
      </w:r>
      <w:r>
        <w:rPr>
          <w:rFonts w:hint="eastAsia"/>
        </w:rPr>
        <w:t>类边的个数。</w:t>
      </w:r>
    </w:p>
    <w:p w:rsidR="008C3BE1" w:rsidRDefault="00820EAF" w:rsidP="00462F5E">
      <w:pPr>
        <w:pStyle w:val="21"/>
      </w:pPr>
      <w:bookmarkStart w:id="98" w:name="_Toc451285709"/>
      <w:r>
        <w:rPr>
          <w:rFonts w:hint="eastAsia"/>
        </w:rPr>
        <w:t>5.</w:t>
      </w:r>
      <w:r w:rsidR="00176D25">
        <w:rPr>
          <w:rFonts w:hint="eastAsia"/>
        </w:rPr>
        <w:t>5</w:t>
      </w:r>
      <w:r>
        <w:rPr>
          <w:rFonts w:hint="eastAsia"/>
        </w:rPr>
        <w:t xml:space="preserve"> </w:t>
      </w:r>
      <w:r w:rsidR="00BB727F">
        <w:rPr>
          <w:rFonts w:hint="eastAsia"/>
        </w:rPr>
        <w:t>实验</w:t>
      </w:r>
      <w:r w:rsidR="0066065C">
        <w:rPr>
          <w:rFonts w:hint="eastAsia"/>
        </w:rPr>
        <w:t>结果及分析</w:t>
      </w:r>
      <w:bookmarkEnd w:id="98"/>
    </w:p>
    <w:p w:rsidR="007A187E" w:rsidRDefault="007A187E" w:rsidP="007A187E">
      <w:pPr>
        <w:pStyle w:val="a3"/>
        <w:spacing w:line="288" w:lineRule="auto"/>
        <w:ind w:firstLine="470"/>
      </w:pPr>
      <w:r w:rsidRPr="007E43E0">
        <w:rPr>
          <w:rFonts w:hint="eastAsia"/>
          <w:b/>
        </w:rPr>
        <w:t>实验</w:t>
      </w:r>
      <w:r w:rsidR="003D729C">
        <w:rPr>
          <w:rFonts w:hint="eastAsia"/>
          <w:b/>
        </w:rPr>
        <w:t>5-1</w:t>
      </w:r>
      <w:r>
        <w:rPr>
          <w:rFonts w:hint="eastAsia"/>
          <w:b/>
        </w:rPr>
        <w:t xml:space="preserve">. </w:t>
      </w:r>
      <w:r>
        <w:rPr>
          <w:rFonts w:hint="eastAsia"/>
        </w:rPr>
        <w:t>不同图规模对于算法</w:t>
      </w:r>
      <w:r>
        <w:rPr>
          <w:rFonts w:hint="eastAsia"/>
        </w:rPr>
        <w:t>ICA_FDP</w:t>
      </w:r>
      <w:r w:rsidR="000B6915">
        <w:rPr>
          <w:rFonts w:hint="eastAsia"/>
        </w:rPr>
        <w:t>和</w:t>
      </w:r>
      <w:r>
        <w:rPr>
          <w:rFonts w:hint="eastAsia"/>
        </w:rPr>
        <w:t>算法</w:t>
      </w:r>
      <w:r>
        <w:rPr>
          <w:rFonts w:hint="eastAsia"/>
        </w:rPr>
        <w:t>ICA_FDP_APA</w:t>
      </w:r>
      <w:r>
        <w:rPr>
          <w:rFonts w:hint="eastAsia"/>
        </w:rPr>
        <w:t>性能的影响。</w:t>
      </w:r>
    </w:p>
    <w:p w:rsidR="007A187E" w:rsidRDefault="00704875" w:rsidP="007A187E">
      <w:pPr>
        <w:pStyle w:val="a3"/>
        <w:spacing w:line="288" w:lineRule="auto"/>
        <w:ind w:firstLineChars="0" w:firstLine="0"/>
        <w:jc w:val="center"/>
      </w:pPr>
      <w:r>
        <w:rPr>
          <w:noProof/>
        </w:rPr>
        <w:drawing>
          <wp:inline distT="0" distB="0" distL="0" distR="0" wp14:anchorId="06CA51D0">
            <wp:extent cx="2245853" cy="1350000"/>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01FC17B5">
            <wp:extent cx="2242742" cy="1350000"/>
            <wp:effectExtent l="0" t="0" r="571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242742" cy="1350000"/>
                    </a:xfrm>
                    <a:prstGeom prst="rect">
                      <a:avLst/>
                    </a:prstGeom>
                    <a:noFill/>
                  </pic:spPr>
                </pic:pic>
              </a:graphicData>
            </a:graphic>
          </wp:inline>
        </w:drawing>
      </w:r>
    </w:p>
    <w:p w:rsidR="007A187E" w:rsidRPr="00941A1B" w:rsidRDefault="007A187E" w:rsidP="007A187E">
      <w:pPr>
        <w:pStyle w:val="a3"/>
        <w:spacing w:line="288" w:lineRule="auto"/>
        <w:ind w:firstLineChars="0" w:firstLine="0"/>
        <w:jc w:val="center"/>
        <w:rPr>
          <w:sz w:val="21"/>
        </w:rPr>
      </w:pPr>
      <w:r w:rsidRPr="00941A1B">
        <w:rPr>
          <w:rFonts w:hint="eastAsia"/>
          <w:sz w:val="21"/>
        </w:rPr>
        <w:t>（</w:t>
      </w:r>
      <w:r w:rsidRPr="00941A1B">
        <w:rPr>
          <w:rFonts w:hint="eastAsia"/>
          <w:sz w:val="21"/>
        </w:rPr>
        <w:t>a</w:t>
      </w:r>
      <w:r w:rsidRPr="00941A1B">
        <w:rPr>
          <w:rFonts w:hint="eastAsia"/>
          <w:sz w:val="21"/>
        </w:rPr>
        <w:t>）时间消耗</w:t>
      </w:r>
      <w:r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7A187E" w:rsidRPr="00941A1B" w:rsidRDefault="007A187E" w:rsidP="007A187E">
      <w:pPr>
        <w:pStyle w:val="a3"/>
        <w:spacing w:line="288" w:lineRule="auto"/>
        <w:ind w:firstLineChars="0" w:firstLine="0"/>
        <w:jc w:val="center"/>
        <w:rPr>
          <w:sz w:val="21"/>
        </w:rPr>
      </w:pPr>
      <w:r w:rsidRPr="00941A1B">
        <w:rPr>
          <w:rFonts w:hint="eastAsia"/>
          <w:sz w:val="21"/>
        </w:rPr>
        <w:t>图</w:t>
      </w:r>
      <w:r w:rsidR="008B2FA2">
        <w:rPr>
          <w:rFonts w:hint="eastAsia"/>
          <w:sz w:val="21"/>
        </w:rPr>
        <w:t>5</w:t>
      </w:r>
      <w:r w:rsidRPr="00941A1B">
        <w:rPr>
          <w:rFonts w:hint="eastAsia"/>
          <w:sz w:val="21"/>
        </w:rPr>
        <w:t>-</w:t>
      </w:r>
      <w:r w:rsidR="008B2FA2">
        <w:rPr>
          <w:rFonts w:hint="eastAsia"/>
          <w:sz w:val="21"/>
        </w:rPr>
        <w:t>3</w:t>
      </w:r>
      <w:r w:rsidRPr="00941A1B">
        <w:rPr>
          <w:rFonts w:hint="eastAsia"/>
          <w:sz w:val="21"/>
        </w:rPr>
        <w:t xml:space="preserve"> ICA_FDP</w:t>
      </w:r>
      <w:r w:rsidRPr="00941A1B">
        <w:rPr>
          <w:rFonts w:hint="eastAsia"/>
          <w:sz w:val="21"/>
        </w:rPr>
        <w:t>和</w:t>
      </w:r>
      <w:r w:rsidRPr="00941A1B">
        <w:rPr>
          <w:rFonts w:hint="eastAsia"/>
          <w:sz w:val="21"/>
        </w:rPr>
        <w:t>ICA_FDP_APA</w:t>
      </w:r>
      <w:r w:rsidRPr="00941A1B">
        <w:rPr>
          <w:rFonts w:hint="eastAsia"/>
          <w:sz w:val="21"/>
        </w:rPr>
        <w:t>性能比较</w:t>
      </w:r>
    </w:p>
    <w:p w:rsidR="007A187E" w:rsidRPr="003A0AFC" w:rsidRDefault="007A187E" w:rsidP="007A187E">
      <w:pPr>
        <w:pStyle w:val="a3"/>
        <w:spacing w:line="288" w:lineRule="auto"/>
        <w:ind w:firstLine="468"/>
        <w:rPr>
          <w:szCs w:val="24"/>
        </w:rPr>
      </w:pPr>
      <w:r w:rsidRPr="003A0AFC">
        <w:rPr>
          <w:rFonts w:hint="eastAsia"/>
          <w:szCs w:val="24"/>
        </w:rPr>
        <w:t>如图</w:t>
      </w:r>
      <w:r w:rsidR="00002985" w:rsidRPr="003A0AFC">
        <w:rPr>
          <w:rFonts w:hint="eastAsia"/>
          <w:szCs w:val="24"/>
        </w:rPr>
        <w:t>5-3</w:t>
      </w:r>
      <w:r w:rsidRPr="003A0AFC">
        <w:rPr>
          <w:rFonts w:hint="eastAsia"/>
          <w:szCs w:val="24"/>
        </w:rPr>
        <w:t>所示，</w:t>
      </w:r>
      <w:r w:rsidRPr="003A0AFC">
        <w:rPr>
          <w:rFonts w:hint="eastAsia"/>
          <w:szCs w:val="24"/>
        </w:rPr>
        <w:t>ICA_FDP</w:t>
      </w:r>
      <w:r w:rsidRPr="003A0AFC">
        <w:rPr>
          <w:rFonts w:hint="eastAsia"/>
          <w:szCs w:val="24"/>
        </w:rPr>
        <w:t>是基于流量和分布可靠性的增量算法；</w:t>
      </w:r>
      <w:r w:rsidRPr="003A0AFC">
        <w:rPr>
          <w:rFonts w:hint="eastAsia"/>
          <w:szCs w:val="24"/>
        </w:rPr>
        <w:t>ICA_FDP_APA</w:t>
      </w:r>
      <w:r w:rsidRPr="003A0AFC">
        <w:rPr>
          <w:rFonts w:hint="eastAsia"/>
          <w:szCs w:val="24"/>
        </w:rPr>
        <w:t>是针对增量算法中关于</w:t>
      </w:r>
      <w:r w:rsidRPr="003A0AFC">
        <w:rPr>
          <w:rFonts w:hint="eastAsia"/>
          <w:szCs w:val="24"/>
        </w:rPr>
        <w:t>A</w:t>
      </w:r>
      <w:r w:rsidRPr="003A0AFC">
        <w:rPr>
          <w:rFonts w:hint="eastAsia"/>
          <w:szCs w:val="24"/>
        </w:rPr>
        <w:t>类边的近似算法。如图</w:t>
      </w:r>
      <w:r w:rsidR="00753134" w:rsidRPr="003A0AFC">
        <w:rPr>
          <w:rFonts w:hint="eastAsia"/>
          <w:szCs w:val="24"/>
        </w:rPr>
        <w:t>5</w:t>
      </w:r>
      <w:r w:rsidRPr="003A0AFC">
        <w:rPr>
          <w:rFonts w:hint="eastAsia"/>
          <w:szCs w:val="24"/>
        </w:rPr>
        <w:t>-</w:t>
      </w:r>
      <w:r w:rsidR="00753134" w:rsidRPr="003A0AFC">
        <w:rPr>
          <w:rFonts w:hint="eastAsia"/>
          <w:szCs w:val="24"/>
        </w:rPr>
        <w:t>3</w:t>
      </w:r>
      <w:r w:rsidRPr="003A0AFC">
        <w:rPr>
          <w:rFonts w:hint="eastAsia"/>
          <w:szCs w:val="24"/>
        </w:rPr>
        <w:t>（</w:t>
      </w:r>
      <w:r w:rsidRPr="003A0AFC">
        <w:rPr>
          <w:rFonts w:hint="eastAsia"/>
          <w:szCs w:val="24"/>
        </w:rPr>
        <w:t>a</w:t>
      </w:r>
      <w:r w:rsidRPr="003A0AFC">
        <w:rPr>
          <w:rFonts w:hint="eastAsia"/>
          <w:szCs w:val="24"/>
        </w:rPr>
        <w:t>）所示，在不同图规模下，</w:t>
      </w:r>
      <w:r w:rsidR="003A0AFC">
        <w:rPr>
          <w:rFonts w:hint="eastAsia"/>
          <w:szCs w:val="24"/>
        </w:rPr>
        <w:t>算法</w:t>
      </w:r>
      <w:r w:rsidRPr="003A0AFC">
        <w:rPr>
          <w:rFonts w:hint="eastAsia"/>
          <w:szCs w:val="24"/>
        </w:rPr>
        <w:t>ICA_FDP_APA</w:t>
      </w:r>
      <w:r w:rsidRPr="003A0AFC">
        <w:rPr>
          <w:rFonts w:hint="eastAsia"/>
          <w:szCs w:val="24"/>
        </w:rPr>
        <w:t>相对于</w:t>
      </w:r>
      <w:r w:rsidRPr="003A0AFC">
        <w:rPr>
          <w:rFonts w:hint="eastAsia"/>
          <w:szCs w:val="24"/>
        </w:rPr>
        <w:t>ICA_FDP</w:t>
      </w:r>
      <w:r w:rsidRPr="003A0AFC">
        <w:rPr>
          <w:rFonts w:hint="eastAsia"/>
          <w:szCs w:val="24"/>
        </w:rPr>
        <w:t>在时间消耗上有了极大的降低。如图</w:t>
      </w:r>
      <w:r w:rsidR="00544C41">
        <w:rPr>
          <w:rFonts w:hint="eastAsia"/>
          <w:szCs w:val="24"/>
        </w:rPr>
        <w:t>5</w:t>
      </w:r>
      <w:r w:rsidRPr="003A0AFC">
        <w:rPr>
          <w:rFonts w:hint="eastAsia"/>
          <w:szCs w:val="24"/>
        </w:rPr>
        <w:t>-</w:t>
      </w:r>
      <w:r w:rsidR="00544C41">
        <w:rPr>
          <w:rFonts w:hint="eastAsia"/>
          <w:szCs w:val="24"/>
        </w:rPr>
        <w:t>3</w:t>
      </w:r>
      <w:r w:rsidRPr="003A0AFC">
        <w:rPr>
          <w:rFonts w:hint="eastAsia"/>
          <w:szCs w:val="24"/>
        </w:rPr>
        <w:t>（</w:t>
      </w:r>
      <w:r w:rsidRPr="003A0AFC">
        <w:rPr>
          <w:rFonts w:hint="eastAsia"/>
          <w:szCs w:val="24"/>
        </w:rPr>
        <w:t>b</w:t>
      </w:r>
      <w:r w:rsidRPr="003A0AFC">
        <w:rPr>
          <w:rFonts w:hint="eastAsia"/>
          <w:szCs w:val="24"/>
        </w:rPr>
        <w:t>）所示，算法</w:t>
      </w:r>
      <w:r w:rsidRPr="003A0AFC">
        <w:rPr>
          <w:rFonts w:hint="eastAsia"/>
          <w:szCs w:val="24"/>
        </w:rPr>
        <w:t>ICA_FDP</w:t>
      </w:r>
      <w:r w:rsidRPr="003A0AFC">
        <w:rPr>
          <w:rFonts w:hint="eastAsia"/>
          <w:szCs w:val="24"/>
        </w:rPr>
        <w:t>和</w:t>
      </w:r>
      <w:r w:rsidRPr="003A0AFC">
        <w:rPr>
          <w:rFonts w:hint="eastAsia"/>
          <w:szCs w:val="24"/>
        </w:rPr>
        <w:t>ICA_FDP_APA</w:t>
      </w:r>
      <w:r w:rsidRPr="003A0AFC">
        <w:rPr>
          <w:rFonts w:hint="eastAsia"/>
          <w:szCs w:val="24"/>
        </w:rPr>
        <w:t>在内存消耗上升高，但是随着图规模的增大，算法的内存消耗并没有增加很快，都在可以接受的范围之内。</w:t>
      </w:r>
    </w:p>
    <w:p w:rsidR="007A187E" w:rsidRPr="003A0AFC" w:rsidRDefault="007A187E" w:rsidP="007A187E">
      <w:pPr>
        <w:pStyle w:val="a3"/>
        <w:spacing w:line="288" w:lineRule="auto"/>
        <w:ind w:firstLine="470"/>
        <w:rPr>
          <w:szCs w:val="24"/>
        </w:rPr>
      </w:pPr>
      <w:r w:rsidRPr="003A0AFC">
        <w:rPr>
          <w:rFonts w:hint="eastAsia"/>
          <w:b/>
          <w:szCs w:val="24"/>
        </w:rPr>
        <w:t>实验</w:t>
      </w:r>
      <w:r w:rsidR="00BC3625" w:rsidRPr="003A0AFC">
        <w:rPr>
          <w:rFonts w:hint="eastAsia"/>
          <w:b/>
          <w:szCs w:val="24"/>
        </w:rPr>
        <w:t>5</w:t>
      </w:r>
      <w:r w:rsidRPr="003A0AFC">
        <w:rPr>
          <w:rFonts w:hint="eastAsia"/>
          <w:b/>
          <w:szCs w:val="24"/>
        </w:rPr>
        <w:t>-</w:t>
      </w:r>
      <w:r w:rsidR="00BC3625" w:rsidRPr="003A0AFC">
        <w:rPr>
          <w:rFonts w:hint="eastAsia"/>
          <w:b/>
          <w:szCs w:val="24"/>
        </w:rPr>
        <w:t>2</w:t>
      </w:r>
      <w:r w:rsidRPr="003A0AFC">
        <w:rPr>
          <w:rFonts w:hint="eastAsia"/>
          <w:b/>
          <w:szCs w:val="24"/>
        </w:rPr>
        <w:t xml:space="preserve">. </w:t>
      </w:r>
      <w:r w:rsidRPr="003A0AFC">
        <w:rPr>
          <w:rFonts w:hint="eastAsia"/>
          <w:szCs w:val="24"/>
        </w:rPr>
        <w:t>不同图稠密度对于算法</w:t>
      </w:r>
      <w:r w:rsidRPr="003A0AFC">
        <w:rPr>
          <w:rFonts w:hint="eastAsia"/>
          <w:szCs w:val="24"/>
        </w:rPr>
        <w:t>ICA_FDP</w:t>
      </w:r>
      <w:r w:rsidR="00544C41">
        <w:rPr>
          <w:rFonts w:hint="eastAsia"/>
          <w:szCs w:val="24"/>
        </w:rPr>
        <w:t>和</w:t>
      </w:r>
      <w:r w:rsidRPr="003A0AFC">
        <w:rPr>
          <w:rFonts w:hint="eastAsia"/>
          <w:szCs w:val="24"/>
        </w:rPr>
        <w:t>算法</w:t>
      </w:r>
      <w:r w:rsidRPr="003A0AFC">
        <w:rPr>
          <w:rFonts w:hint="eastAsia"/>
          <w:szCs w:val="24"/>
        </w:rPr>
        <w:t>ICA_FDP_APA</w:t>
      </w:r>
      <w:r w:rsidRPr="003A0AFC">
        <w:rPr>
          <w:rFonts w:hint="eastAsia"/>
          <w:szCs w:val="24"/>
        </w:rPr>
        <w:t>性能的影响。</w:t>
      </w:r>
    </w:p>
    <w:p w:rsidR="007A187E" w:rsidRDefault="007A187E" w:rsidP="007A187E">
      <w:pPr>
        <w:pStyle w:val="a3"/>
        <w:spacing w:line="288" w:lineRule="auto"/>
        <w:ind w:firstLine="468"/>
      </w:pPr>
      <w:r w:rsidRPr="003A0AFC">
        <w:rPr>
          <w:rFonts w:hint="eastAsia"/>
          <w:szCs w:val="24"/>
        </w:rPr>
        <w:t>为更好的反映</w:t>
      </w:r>
      <w:r w:rsidRPr="003A0AFC">
        <w:rPr>
          <w:rFonts w:hint="eastAsia"/>
          <w:szCs w:val="24"/>
        </w:rPr>
        <w:t>ICA_FDP</w:t>
      </w:r>
      <w:r w:rsidRPr="003A0AFC">
        <w:rPr>
          <w:rFonts w:hint="eastAsia"/>
          <w:szCs w:val="24"/>
        </w:rPr>
        <w:t>算法和</w:t>
      </w:r>
      <w:r w:rsidRPr="003A0AFC">
        <w:rPr>
          <w:rFonts w:hint="eastAsia"/>
          <w:szCs w:val="24"/>
        </w:rPr>
        <w:t>ICA_FDP_APA</w:t>
      </w:r>
      <w:r w:rsidRPr="003A0AFC">
        <w:rPr>
          <w:rFonts w:hint="eastAsia"/>
          <w:szCs w:val="24"/>
        </w:rPr>
        <w:t>算法的性能差异，使用</w:t>
      </w:r>
      <w:r w:rsidRPr="003A0AFC">
        <w:rPr>
          <w:rFonts w:hint="eastAsia"/>
          <w:szCs w:val="24"/>
        </w:rPr>
        <w:t>NETGEN</w:t>
      </w:r>
      <w:r w:rsidRPr="003A0AFC">
        <w:rPr>
          <w:rFonts w:hint="eastAsia"/>
          <w:szCs w:val="24"/>
        </w:rPr>
        <w:t>生成器生成</w:t>
      </w:r>
      <w:r w:rsidRPr="003A0AFC">
        <w:rPr>
          <w:rFonts w:hint="eastAsia"/>
          <w:szCs w:val="24"/>
        </w:rPr>
        <w:t>V15E21</w:t>
      </w:r>
      <w:r w:rsidRPr="003A0AFC">
        <w:rPr>
          <w:rFonts w:hint="eastAsia"/>
          <w:szCs w:val="24"/>
        </w:rPr>
        <w:t>，</w:t>
      </w:r>
      <w:r w:rsidRPr="003A0AFC">
        <w:rPr>
          <w:rFonts w:hint="eastAsia"/>
          <w:szCs w:val="24"/>
        </w:rPr>
        <w:t>V15E32</w:t>
      </w:r>
      <w:r w:rsidRPr="003A0AFC">
        <w:rPr>
          <w:rFonts w:hint="eastAsia"/>
          <w:szCs w:val="24"/>
        </w:rPr>
        <w:t>，</w:t>
      </w:r>
      <w:r w:rsidRPr="003A0AFC">
        <w:rPr>
          <w:rFonts w:hint="eastAsia"/>
          <w:szCs w:val="24"/>
        </w:rPr>
        <w:t>V15E42</w:t>
      </w:r>
      <w:r w:rsidRPr="003A0AFC">
        <w:rPr>
          <w:rFonts w:hint="eastAsia"/>
          <w:szCs w:val="24"/>
        </w:rPr>
        <w:t>，</w:t>
      </w:r>
      <w:r w:rsidRPr="003A0AFC">
        <w:rPr>
          <w:rFonts w:hint="eastAsia"/>
          <w:szCs w:val="24"/>
        </w:rPr>
        <w:t>V15E53</w:t>
      </w:r>
      <w:r w:rsidRPr="003A0AFC">
        <w:rPr>
          <w:rFonts w:hint="eastAsia"/>
          <w:szCs w:val="24"/>
        </w:rPr>
        <w:t>四种不同稠密度的图，通过在不同图稠密度的情况下，比较三种算法在运行时间及内存消耗放方面的差异。试验结果如下：</w:t>
      </w:r>
    </w:p>
    <w:p w:rsidR="007A187E" w:rsidRDefault="00B56F44" w:rsidP="007A187E">
      <w:pPr>
        <w:pStyle w:val="a3"/>
        <w:spacing w:line="288" w:lineRule="auto"/>
        <w:ind w:firstLineChars="0" w:firstLine="0"/>
        <w:jc w:val="center"/>
      </w:pPr>
      <w:r>
        <w:rPr>
          <w:noProof/>
        </w:rPr>
        <w:drawing>
          <wp:inline distT="0" distB="0" distL="0" distR="0" wp14:anchorId="4C265695">
            <wp:extent cx="2245853" cy="1350000"/>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70335E6A">
            <wp:extent cx="2245853" cy="1350000"/>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7A187E" w:rsidRPr="00340696" w:rsidRDefault="007A187E" w:rsidP="007A187E">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7A187E" w:rsidRDefault="007A187E" w:rsidP="007A187E">
      <w:pPr>
        <w:pStyle w:val="a3"/>
        <w:tabs>
          <w:tab w:val="clear" w:pos="357"/>
          <w:tab w:val="left" w:pos="177"/>
        </w:tabs>
        <w:spacing w:line="288" w:lineRule="auto"/>
        <w:ind w:firstLineChars="92" w:firstLine="188"/>
        <w:jc w:val="center"/>
        <w:rPr>
          <w:sz w:val="21"/>
        </w:rPr>
      </w:pPr>
      <w:r w:rsidRPr="00340696">
        <w:rPr>
          <w:rFonts w:hint="eastAsia"/>
          <w:sz w:val="21"/>
        </w:rPr>
        <w:t>图</w:t>
      </w:r>
      <w:r w:rsidR="008B2FA2">
        <w:rPr>
          <w:rFonts w:hint="eastAsia"/>
          <w:sz w:val="21"/>
        </w:rPr>
        <w:t>5</w:t>
      </w:r>
      <w:r w:rsidRPr="00340696">
        <w:rPr>
          <w:rFonts w:hint="eastAsia"/>
          <w:sz w:val="21"/>
        </w:rPr>
        <w:t>-</w:t>
      </w:r>
      <w:r w:rsidR="008B2FA2">
        <w:rPr>
          <w:rFonts w:hint="eastAsia"/>
          <w:sz w:val="21"/>
        </w:rPr>
        <w:t>5</w:t>
      </w:r>
      <w:r>
        <w:rPr>
          <w:rFonts w:hint="eastAsia"/>
          <w:sz w:val="21"/>
        </w:rPr>
        <w:t xml:space="preserve"> </w:t>
      </w:r>
      <w:r>
        <w:rPr>
          <w:rFonts w:hint="eastAsia"/>
          <w:sz w:val="21"/>
        </w:rPr>
        <w:t>不同稠密度图</w:t>
      </w:r>
      <w:r w:rsidRPr="00941A1B">
        <w:rPr>
          <w:rFonts w:hint="eastAsia"/>
          <w:sz w:val="21"/>
        </w:rPr>
        <w:t>算法</w:t>
      </w:r>
      <w:r w:rsidRPr="00941A1B">
        <w:rPr>
          <w:rFonts w:hint="eastAsia"/>
          <w:sz w:val="21"/>
        </w:rPr>
        <w:t>BASE_FDP</w:t>
      </w:r>
      <w:r w:rsidRPr="00941A1B">
        <w:rPr>
          <w:rFonts w:hint="eastAsia"/>
          <w:sz w:val="21"/>
        </w:rPr>
        <w:t>、</w:t>
      </w:r>
      <w:r w:rsidRPr="00941A1B">
        <w:rPr>
          <w:rFonts w:hint="eastAsia"/>
          <w:sz w:val="21"/>
        </w:rPr>
        <w:t>ICA_FDP</w:t>
      </w:r>
      <w:r w:rsidRPr="00941A1B">
        <w:rPr>
          <w:rFonts w:hint="eastAsia"/>
          <w:sz w:val="21"/>
        </w:rPr>
        <w:t>和</w:t>
      </w:r>
      <w:r w:rsidRPr="00941A1B">
        <w:rPr>
          <w:rFonts w:hint="eastAsia"/>
          <w:sz w:val="21"/>
        </w:rPr>
        <w:t>ICA_FDP_APA</w:t>
      </w:r>
      <w:r w:rsidRPr="00941A1B">
        <w:rPr>
          <w:rFonts w:hint="eastAsia"/>
          <w:sz w:val="21"/>
        </w:rPr>
        <w:t>性能比较</w:t>
      </w:r>
    </w:p>
    <w:p w:rsidR="007A187E" w:rsidRDefault="007A187E" w:rsidP="007A187E">
      <w:pPr>
        <w:pStyle w:val="a3"/>
        <w:spacing w:line="288" w:lineRule="auto"/>
        <w:ind w:firstLine="468"/>
      </w:pPr>
      <w:r w:rsidRPr="006E6741">
        <w:rPr>
          <w:rFonts w:hint="eastAsia"/>
        </w:rPr>
        <w:lastRenderedPageBreak/>
        <w:t>如图</w:t>
      </w:r>
      <w:r w:rsidR="000A3EC3">
        <w:rPr>
          <w:rFonts w:hint="eastAsia"/>
        </w:rPr>
        <w:t>5-5</w:t>
      </w:r>
      <w:r w:rsidRPr="006E6741">
        <w:rPr>
          <w:rFonts w:hint="eastAsia"/>
        </w:rPr>
        <w:t>所示，相对于不同稠密度的图，</w:t>
      </w:r>
      <w:r w:rsidR="003C377E">
        <w:rPr>
          <w:rFonts w:hint="eastAsia"/>
        </w:rPr>
        <w:t>与</w:t>
      </w:r>
      <w:r>
        <w:rPr>
          <w:rFonts w:hint="eastAsia"/>
        </w:rPr>
        <w:t>ICA_FDP</w:t>
      </w:r>
      <w:r w:rsidRPr="006E6741">
        <w:rPr>
          <w:rFonts w:hint="eastAsia"/>
        </w:rPr>
        <w:t>算法</w:t>
      </w:r>
      <w:r>
        <w:rPr>
          <w:rFonts w:hint="eastAsia"/>
        </w:rPr>
        <w:t>相比，近似算法</w:t>
      </w:r>
      <w:r>
        <w:rPr>
          <w:rFonts w:hint="eastAsia"/>
        </w:rPr>
        <w:t>ICA_FDP_APA</w:t>
      </w:r>
      <w:r>
        <w:rPr>
          <w:rFonts w:hint="eastAsia"/>
        </w:rPr>
        <w:t>，在时间消耗上有很多优势，而且在内存消耗上也是可以接受的。</w:t>
      </w:r>
    </w:p>
    <w:p w:rsidR="007A187E" w:rsidRPr="00CD6AF7" w:rsidRDefault="007A187E" w:rsidP="007A187E">
      <w:pPr>
        <w:pStyle w:val="a3"/>
        <w:spacing w:line="288" w:lineRule="auto"/>
        <w:ind w:firstLine="470"/>
      </w:pPr>
      <w:r w:rsidRPr="007E43E0">
        <w:rPr>
          <w:rFonts w:hint="eastAsia"/>
          <w:b/>
        </w:rPr>
        <w:t>实验</w:t>
      </w:r>
      <w:r w:rsidR="00614195">
        <w:rPr>
          <w:rFonts w:hint="eastAsia"/>
          <w:b/>
        </w:rPr>
        <w:t>5</w:t>
      </w:r>
      <w:r>
        <w:rPr>
          <w:rFonts w:hint="eastAsia"/>
          <w:b/>
        </w:rPr>
        <w:t>-</w:t>
      </w:r>
      <w:r w:rsidR="00614195">
        <w:rPr>
          <w:rFonts w:hint="eastAsia"/>
          <w:b/>
        </w:rPr>
        <w:t>3</w:t>
      </w:r>
      <w:r>
        <w:rPr>
          <w:rFonts w:hint="eastAsia"/>
          <w:b/>
        </w:rPr>
        <w:t xml:space="preserve">. </w:t>
      </w:r>
      <w:r>
        <w:rPr>
          <w:rFonts w:hint="eastAsia"/>
        </w:rPr>
        <w:t>近似算法</w:t>
      </w:r>
      <w:r>
        <w:rPr>
          <w:rFonts w:hint="eastAsia"/>
        </w:rPr>
        <w:t>ICA_FDP_APA</w:t>
      </w:r>
      <w:r>
        <w:rPr>
          <w:rFonts w:hint="eastAsia"/>
        </w:rPr>
        <w:t>波动性实验。</w:t>
      </w:r>
    </w:p>
    <w:p w:rsidR="007A187E" w:rsidRDefault="007A187E" w:rsidP="007A187E">
      <w:pPr>
        <w:pStyle w:val="a3"/>
        <w:spacing w:line="288" w:lineRule="auto"/>
        <w:ind w:firstLine="468"/>
      </w:pPr>
      <w:r>
        <w:rPr>
          <w:rFonts w:hint="eastAsia"/>
        </w:rPr>
        <w:t>本实验对于近似算法</w:t>
      </w:r>
      <w:r>
        <w:rPr>
          <w:rFonts w:hint="eastAsia"/>
        </w:rPr>
        <w:t>ICA_FDP_APA</w:t>
      </w:r>
      <w:r>
        <w:rPr>
          <w:rFonts w:hint="eastAsia"/>
        </w:rPr>
        <w:t>验证其波动性，该实验的思路是首先使用精确算法</w:t>
      </w:r>
      <w:r>
        <w:rPr>
          <w:rFonts w:hint="eastAsia"/>
        </w:rPr>
        <w:t>ICA_FDP</w:t>
      </w:r>
      <w:r>
        <w:rPr>
          <w:rFonts w:hint="eastAsia"/>
        </w:rPr>
        <w:t>获取不同图规模的关键边排序，然后使用近似算法</w:t>
      </w:r>
      <w:r>
        <w:rPr>
          <w:rFonts w:hint="eastAsia"/>
        </w:rPr>
        <w:t>ICA_FDP_APA</w:t>
      </w:r>
      <w:r>
        <w:rPr>
          <w:rFonts w:hint="eastAsia"/>
        </w:rPr>
        <w:t>算法获取近似的关键度排序，对于不同的图计算图的相似性度量。关键边相似性度量可以衡量关键边排序的相似程度。</w:t>
      </w:r>
    </w:p>
    <w:p w:rsidR="007A187E" w:rsidRDefault="007A187E" w:rsidP="007A187E">
      <w:pPr>
        <w:pStyle w:val="a3"/>
        <w:spacing w:line="288" w:lineRule="auto"/>
        <w:ind w:firstLine="468"/>
      </w:pPr>
      <w:r>
        <w:rPr>
          <w:rFonts w:hint="eastAsia"/>
        </w:rPr>
        <w:t>本实验使用</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组不同图规模的图数据，每个图规模下有五个不同的图，分别计算并获取平均相似性度量如下表</w:t>
      </w:r>
      <w:r>
        <w:rPr>
          <w:rFonts w:hint="eastAsia"/>
        </w:rPr>
        <w:t>4-4</w:t>
      </w:r>
      <w:r>
        <w:rPr>
          <w:rFonts w:hint="eastAsia"/>
        </w:rPr>
        <w:t>所示。</w:t>
      </w:r>
    </w:p>
    <w:p w:rsidR="007A187E" w:rsidRPr="00665A53" w:rsidRDefault="007A187E" w:rsidP="007A187E">
      <w:pPr>
        <w:pStyle w:val="a3"/>
        <w:spacing w:line="288" w:lineRule="auto"/>
        <w:ind w:firstLineChars="98"/>
        <w:jc w:val="center"/>
        <w:rPr>
          <w:sz w:val="21"/>
        </w:rPr>
      </w:pPr>
      <w:r w:rsidRPr="00665A53">
        <w:rPr>
          <w:rFonts w:hint="eastAsia"/>
          <w:sz w:val="21"/>
        </w:rPr>
        <w:t>表</w:t>
      </w:r>
      <w:r w:rsidR="008B2FA2">
        <w:rPr>
          <w:rFonts w:hint="eastAsia"/>
          <w:sz w:val="21"/>
        </w:rPr>
        <w:t>5</w:t>
      </w:r>
      <w:r w:rsidRPr="00665A53">
        <w:rPr>
          <w:rFonts w:hint="eastAsia"/>
          <w:sz w:val="21"/>
        </w:rPr>
        <w:t xml:space="preserve">-4 </w:t>
      </w:r>
      <w:r w:rsidRPr="00665A53">
        <w:rPr>
          <w:rFonts w:hint="eastAsia"/>
          <w:sz w:val="21"/>
        </w:rPr>
        <w:t>不同图规模下的相似性度量</w:t>
      </w:r>
    </w:p>
    <w:tbl>
      <w:tblPr>
        <w:tblW w:w="3000" w:type="pct"/>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967"/>
        <w:gridCol w:w="2063"/>
        <w:gridCol w:w="1542"/>
      </w:tblGrid>
      <w:tr w:rsidR="007A187E" w:rsidRPr="005A05F9" w:rsidTr="00267CF2">
        <w:trPr>
          <w:jc w:val="center"/>
        </w:trPr>
        <w:tc>
          <w:tcPr>
            <w:tcW w:w="1967" w:type="dxa"/>
            <w:tcBorders>
              <w:bottom w:val="single" w:sz="4" w:space="0" w:color="auto"/>
              <w:right w:val="nil"/>
            </w:tcBorders>
            <w:shd w:val="clear" w:color="auto" w:fill="D9D9D9"/>
            <w:vAlign w:val="center"/>
          </w:tcPr>
          <w:p w:rsidR="007A187E" w:rsidRPr="00327708" w:rsidRDefault="007A187E" w:rsidP="00267CF2">
            <w:pPr>
              <w:spacing w:line="288" w:lineRule="auto"/>
              <w:jc w:val="center"/>
              <w:rPr>
                <w:rFonts w:ascii="宋体" w:hAnsi="宋体"/>
                <w:b/>
              </w:rPr>
            </w:pPr>
            <w:r>
              <w:rPr>
                <w:rFonts w:ascii="宋体" w:hAnsi="宋体" w:hint="eastAsia"/>
                <w:b/>
              </w:rPr>
              <w:t>图规模</w:t>
            </w:r>
          </w:p>
        </w:tc>
        <w:tc>
          <w:tcPr>
            <w:tcW w:w="2063" w:type="dxa"/>
            <w:tcBorders>
              <w:left w:val="nil"/>
              <w:bottom w:val="single" w:sz="4" w:space="0" w:color="auto"/>
            </w:tcBorders>
            <w:shd w:val="clear" w:color="auto" w:fill="D9D9D9"/>
            <w:vAlign w:val="center"/>
          </w:tcPr>
          <w:p w:rsidR="007A187E" w:rsidRPr="00327708" w:rsidRDefault="007A187E" w:rsidP="00267CF2">
            <w:pPr>
              <w:spacing w:line="288" w:lineRule="auto"/>
              <w:jc w:val="both"/>
              <w:rPr>
                <w:rFonts w:ascii="宋体" w:hAnsi="宋体"/>
                <w:b/>
              </w:rPr>
            </w:pPr>
            <w:r>
              <w:rPr>
                <w:rFonts w:ascii="宋体" w:hAnsi="宋体" w:hint="eastAsia"/>
                <w:b/>
              </w:rPr>
              <w:t>平均相似度度量</w:t>
            </w:r>
          </w:p>
        </w:tc>
        <w:tc>
          <w:tcPr>
            <w:tcW w:w="1542" w:type="dxa"/>
            <w:tcBorders>
              <w:left w:val="nil"/>
              <w:bottom w:val="single" w:sz="4" w:space="0" w:color="auto"/>
            </w:tcBorders>
            <w:shd w:val="clear" w:color="auto" w:fill="D9D9D9"/>
            <w:vAlign w:val="center"/>
          </w:tcPr>
          <w:p w:rsidR="007A187E" w:rsidRPr="00327708" w:rsidRDefault="007A187E" w:rsidP="00267CF2">
            <w:pPr>
              <w:spacing w:line="288" w:lineRule="auto"/>
              <w:jc w:val="both"/>
              <w:rPr>
                <w:rFonts w:ascii="宋体" w:hAnsi="宋体"/>
                <w:b/>
              </w:rPr>
            </w:pPr>
            <w:r>
              <w:rPr>
                <w:rFonts w:ascii="宋体" w:hAnsi="宋体" w:hint="eastAsia"/>
                <w:b/>
              </w:rPr>
              <w:t>标准化度量</w:t>
            </w:r>
          </w:p>
        </w:tc>
      </w:tr>
      <w:tr w:rsidR="007A187E" w:rsidRPr="005A05F9" w:rsidTr="00267CF2">
        <w:trPr>
          <w:jc w:val="center"/>
        </w:trPr>
        <w:tc>
          <w:tcPr>
            <w:tcW w:w="1967" w:type="dxa"/>
            <w:tcBorders>
              <w:bottom w:val="nil"/>
              <w:right w:val="nil"/>
            </w:tcBorders>
            <w:vAlign w:val="center"/>
          </w:tcPr>
          <w:p w:rsidR="007A187E" w:rsidRPr="00F30E09" w:rsidRDefault="007A187E" w:rsidP="007A187E">
            <w:pPr>
              <w:tabs>
                <w:tab w:val="left" w:pos="1200"/>
              </w:tabs>
              <w:spacing w:beforeLines="20" w:before="65" w:afterLines="20" w:after="65" w:line="288" w:lineRule="auto"/>
              <w:jc w:val="center"/>
            </w:pPr>
            <w:r w:rsidRPr="00564911">
              <w:t>V6E10</w:t>
            </w:r>
          </w:p>
        </w:tc>
        <w:tc>
          <w:tcPr>
            <w:tcW w:w="2063" w:type="dxa"/>
            <w:tcBorders>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V8E14</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V10E18</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0.015714</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894BEB">
              <w:t>0.026729036</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V12E22</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0.018182</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1D78A7">
              <w:t>0.048155309</w:t>
            </w:r>
          </w:p>
        </w:tc>
      </w:tr>
      <w:tr w:rsidR="007A187E" w:rsidRPr="005A05F9" w:rsidTr="00267CF2">
        <w:trPr>
          <w:jc w:val="center"/>
        </w:trPr>
        <w:tc>
          <w:tcPr>
            <w:tcW w:w="1967" w:type="dxa"/>
            <w:tcBorders>
              <w:top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V14E26</w:t>
            </w:r>
          </w:p>
        </w:tc>
        <w:tc>
          <w:tcPr>
            <w:tcW w:w="2063" w:type="dxa"/>
            <w:tcBorders>
              <w:top w:val="nil"/>
              <w:left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0.023076</w:t>
            </w:r>
          </w:p>
        </w:tc>
        <w:tc>
          <w:tcPr>
            <w:tcW w:w="1542" w:type="dxa"/>
            <w:tcBorders>
              <w:top w:val="nil"/>
              <w:left w:val="nil"/>
            </w:tcBorders>
            <w:vAlign w:val="center"/>
          </w:tcPr>
          <w:p w:rsidR="007A187E" w:rsidRPr="00F30E09" w:rsidRDefault="007A187E" w:rsidP="007A187E">
            <w:pPr>
              <w:tabs>
                <w:tab w:val="left" w:pos="1200"/>
              </w:tabs>
              <w:spacing w:beforeLines="20" w:before="65" w:afterLines="20" w:after="65" w:line="288" w:lineRule="auto"/>
              <w:jc w:val="both"/>
            </w:pPr>
            <w:r w:rsidRPr="00A823AD">
              <w:t>0.07222863</w:t>
            </w:r>
          </w:p>
        </w:tc>
      </w:tr>
    </w:tbl>
    <w:p w:rsidR="007A187E" w:rsidRDefault="007A187E" w:rsidP="007A187E">
      <w:pPr>
        <w:pStyle w:val="a3"/>
        <w:spacing w:line="288" w:lineRule="auto"/>
        <w:ind w:firstLine="468"/>
      </w:pPr>
      <w:r>
        <w:rPr>
          <w:rFonts w:hint="eastAsia"/>
        </w:rPr>
        <w:t>根据表</w:t>
      </w:r>
      <w:r w:rsidR="00BE4C57">
        <w:rPr>
          <w:rFonts w:hint="eastAsia"/>
        </w:rPr>
        <w:t>5</w:t>
      </w:r>
      <w:r>
        <w:rPr>
          <w:rFonts w:hint="eastAsia"/>
        </w:rPr>
        <w:t>-4</w:t>
      </w:r>
      <w:r>
        <w:rPr>
          <w:rFonts w:hint="eastAsia"/>
        </w:rPr>
        <w:t>所示，平均相似度量是实验不同规模图数据的相似度量的平均值，标准化度量为平均度量与该图规模相似度下界的百分比。作图如</w:t>
      </w:r>
      <w:r w:rsidR="00BE4C57">
        <w:rPr>
          <w:rFonts w:hint="eastAsia"/>
        </w:rPr>
        <w:t>5</w:t>
      </w:r>
      <w:r>
        <w:rPr>
          <w:rFonts w:hint="eastAsia"/>
        </w:rPr>
        <w:t>-</w:t>
      </w:r>
      <w:r w:rsidR="00BE4C57">
        <w:rPr>
          <w:rFonts w:hint="eastAsia"/>
        </w:rPr>
        <w:t>6</w:t>
      </w:r>
      <w:r>
        <w:rPr>
          <w:rFonts w:hint="eastAsia"/>
        </w:rPr>
        <w:t>所示：</w:t>
      </w:r>
    </w:p>
    <w:p w:rsidR="007A187E" w:rsidRDefault="007A187E" w:rsidP="007A187E">
      <w:pPr>
        <w:pStyle w:val="a3"/>
        <w:spacing w:line="288" w:lineRule="auto"/>
        <w:ind w:firstLineChars="81" w:firstLine="199"/>
        <w:jc w:val="center"/>
      </w:pPr>
      <w:r>
        <w:rPr>
          <w:noProof/>
        </w:rPr>
        <w:drawing>
          <wp:inline distT="0" distB="0" distL="0" distR="0" wp14:anchorId="2913FFC2" wp14:editId="7F477E3A">
            <wp:extent cx="3590925" cy="2162175"/>
            <wp:effectExtent l="0" t="0" r="9525" b="9525"/>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90925" cy="2162175"/>
                    </a:xfrm>
                    <a:prstGeom prst="rect">
                      <a:avLst/>
                    </a:prstGeom>
                    <a:noFill/>
                    <a:ln>
                      <a:noFill/>
                    </a:ln>
                  </pic:spPr>
                </pic:pic>
              </a:graphicData>
            </a:graphic>
          </wp:inline>
        </w:drawing>
      </w:r>
    </w:p>
    <w:p w:rsidR="007A187E" w:rsidRPr="001D1DF7" w:rsidRDefault="007A187E" w:rsidP="007A187E">
      <w:pPr>
        <w:pStyle w:val="a3"/>
        <w:spacing w:line="288" w:lineRule="auto"/>
        <w:ind w:firstLine="408"/>
        <w:jc w:val="center"/>
        <w:rPr>
          <w:sz w:val="21"/>
        </w:rPr>
      </w:pPr>
      <w:r w:rsidRPr="001D1DF7">
        <w:rPr>
          <w:rFonts w:hint="eastAsia"/>
          <w:sz w:val="21"/>
        </w:rPr>
        <w:t>图</w:t>
      </w:r>
      <w:r w:rsidR="008B2FA2">
        <w:rPr>
          <w:rFonts w:hint="eastAsia"/>
          <w:sz w:val="21"/>
        </w:rPr>
        <w:t>5</w:t>
      </w:r>
      <w:r w:rsidRPr="001D1DF7">
        <w:rPr>
          <w:rFonts w:hint="eastAsia"/>
          <w:sz w:val="21"/>
        </w:rPr>
        <w:t>-</w:t>
      </w:r>
      <w:r w:rsidR="008B2FA2">
        <w:rPr>
          <w:rFonts w:hint="eastAsia"/>
          <w:sz w:val="21"/>
        </w:rPr>
        <w:t>6</w:t>
      </w:r>
      <w:r w:rsidRPr="001D1DF7">
        <w:rPr>
          <w:rFonts w:hint="eastAsia"/>
          <w:sz w:val="21"/>
        </w:rPr>
        <w:t xml:space="preserve"> </w:t>
      </w:r>
      <w:r w:rsidRPr="001D1DF7">
        <w:rPr>
          <w:rFonts w:hint="eastAsia"/>
          <w:sz w:val="21"/>
        </w:rPr>
        <w:t>相似性度量比较</w:t>
      </w:r>
    </w:p>
    <w:p w:rsidR="007A187E" w:rsidRPr="00590967" w:rsidRDefault="007A187E" w:rsidP="007A187E">
      <w:pPr>
        <w:pStyle w:val="a3"/>
        <w:spacing w:line="288" w:lineRule="auto"/>
        <w:ind w:firstLine="468"/>
      </w:pPr>
      <w:r>
        <w:rPr>
          <w:rFonts w:hint="eastAsia"/>
        </w:rPr>
        <w:t>根据以上试验证明，在实验图规模的情况下，数据波动性不强，而在实际应用中，如果为了追求更快的计算速度，可以设置一个相似度阈值，如果在阈值允许的范围内，则表示近似算法是有效的。</w:t>
      </w:r>
    </w:p>
    <w:p w:rsidR="008C3BE1" w:rsidRPr="00B81746" w:rsidRDefault="00820EAF" w:rsidP="00DB5271">
      <w:pPr>
        <w:pStyle w:val="21"/>
      </w:pPr>
      <w:bookmarkStart w:id="99" w:name="_Toc451285710"/>
      <w:r>
        <w:rPr>
          <w:rFonts w:hint="eastAsia"/>
        </w:rPr>
        <w:t>5</w:t>
      </w:r>
      <w:r w:rsidR="00A1229C">
        <w:rPr>
          <w:rFonts w:hint="eastAsia"/>
        </w:rPr>
        <w:t>.</w:t>
      </w:r>
      <w:r w:rsidR="00176D25">
        <w:rPr>
          <w:rFonts w:hint="eastAsia"/>
        </w:rPr>
        <w:t>6</w:t>
      </w:r>
      <w:r w:rsidR="00A1229C">
        <w:rPr>
          <w:rFonts w:hint="eastAsia"/>
        </w:rPr>
        <w:t xml:space="preserve"> </w:t>
      </w:r>
      <w:r w:rsidR="006B4533">
        <w:rPr>
          <w:rFonts w:hint="eastAsia"/>
        </w:rPr>
        <w:t>本章小结</w:t>
      </w:r>
      <w:bookmarkEnd w:id="99"/>
    </w:p>
    <w:p w:rsidR="009F13C5" w:rsidRDefault="009F13C5" w:rsidP="009F13C5">
      <w:pPr>
        <w:pStyle w:val="a3"/>
        <w:spacing w:line="288" w:lineRule="auto"/>
        <w:ind w:firstLine="468"/>
        <w:rPr>
          <w:rFonts w:hint="eastAsia"/>
        </w:rPr>
      </w:pPr>
      <w:r>
        <w:rPr>
          <w:rFonts w:hint="eastAsia"/>
        </w:rPr>
        <w:t>针对</w:t>
      </w:r>
      <w:r w:rsidRPr="009F13C5">
        <w:rPr>
          <w:rFonts w:hint="eastAsia"/>
        </w:rPr>
        <w:t>计算不确定图的分布可靠性依然是一个</w:t>
      </w:r>
      <w:r w:rsidRPr="009F13C5">
        <w:rPr>
          <w:rFonts w:hint="eastAsia"/>
        </w:rPr>
        <w:t>NP-Hard</w:t>
      </w:r>
      <w:r w:rsidRPr="009F13C5">
        <w:rPr>
          <w:rFonts w:hint="eastAsia"/>
        </w:rPr>
        <w:t>问题，难以满足现实中对计算速度要求很高的实时环境中</w:t>
      </w:r>
      <w:r>
        <w:rPr>
          <w:rFonts w:hint="eastAsia"/>
        </w:rPr>
        <w:t>，本章主要提出了</w:t>
      </w:r>
      <w:r w:rsidRPr="009F13C5">
        <w:rPr>
          <w:rFonts w:hint="eastAsia"/>
        </w:rPr>
        <w:t>一种基于未饱和路径优先增广的近似算法</w:t>
      </w:r>
      <w:r w:rsidRPr="009F13C5">
        <w:rPr>
          <w:rFonts w:hint="eastAsia"/>
        </w:rPr>
        <w:t>ICA_FDP_APA</w:t>
      </w:r>
      <w:r w:rsidR="00453701">
        <w:rPr>
          <w:rFonts w:hint="eastAsia"/>
        </w:rPr>
        <w:t>，以</w:t>
      </w:r>
      <w:r w:rsidR="00453701" w:rsidRPr="00453701">
        <w:rPr>
          <w:rFonts w:hint="eastAsia"/>
        </w:rPr>
        <w:t>实现（最大流）分布可靠性快速计算，并给出了近似算法产生的关</w:t>
      </w:r>
      <w:r w:rsidR="00453701" w:rsidRPr="00453701">
        <w:rPr>
          <w:rFonts w:hint="eastAsia"/>
        </w:rPr>
        <w:lastRenderedPageBreak/>
        <w:t>键边序列解和精确算法解的相似性度量，同时分析了近似算法解与下界的近似比。</w:t>
      </w:r>
      <w:r w:rsidR="00AA74AF" w:rsidRPr="00AA74AF">
        <w:rPr>
          <w:rFonts w:hint="eastAsia"/>
        </w:rPr>
        <w:t>最后</w:t>
      </w:r>
      <w:r w:rsidR="00AA74AF">
        <w:rPr>
          <w:rFonts w:hint="eastAsia"/>
        </w:rPr>
        <w:t>，</w:t>
      </w:r>
      <w:r w:rsidR="00AA74AF" w:rsidRPr="00AA74AF">
        <w:rPr>
          <w:rFonts w:hint="eastAsia"/>
        </w:rPr>
        <w:t>通过实验分析，近似算法具有较高的性能，且波动性不强，能够适应不同</w:t>
      </w:r>
      <w:proofErr w:type="gramStart"/>
      <w:r w:rsidR="00AA74AF" w:rsidRPr="00AA74AF">
        <w:rPr>
          <w:rFonts w:hint="eastAsia"/>
        </w:rPr>
        <w:t>图规模</w:t>
      </w:r>
      <w:proofErr w:type="gramEnd"/>
      <w:r w:rsidR="00AA74AF" w:rsidRPr="00AA74AF">
        <w:rPr>
          <w:rFonts w:hint="eastAsia"/>
        </w:rPr>
        <w:t>和稠密度的图。</w:t>
      </w:r>
    </w:p>
    <w:p w:rsidR="0002006D" w:rsidRDefault="0002006D" w:rsidP="003B263F">
      <w:pPr>
        <w:pStyle w:val="a3"/>
        <w:ind w:firstLine="468"/>
        <w:sectPr w:rsidR="0002006D" w:rsidSect="006272F4">
          <w:headerReference w:type="default" r:id="rId100"/>
          <w:footnotePr>
            <w:numRestart w:val="eachPage"/>
          </w:footnotePr>
          <w:pgSz w:w="11907" w:h="16839" w:code="9"/>
          <w:pgMar w:top="1134" w:right="1418" w:bottom="1134" w:left="1418" w:header="737" w:footer="567" w:gutter="0"/>
          <w:cols w:space="720"/>
          <w:docGrid w:type="linesAndChars" w:linePitch="326" w:charSpace="1229"/>
        </w:sectPr>
      </w:pPr>
      <w:bookmarkStart w:id="100" w:name="_GoBack"/>
      <w:bookmarkEnd w:id="100"/>
    </w:p>
    <w:p w:rsidR="00E77FC0" w:rsidRDefault="00753338" w:rsidP="00753338">
      <w:pPr>
        <w:pStyle w:val="1"/>
        <w:numPr>
          <w:ilvl w:val="0"/>
          <w:numId w:val="0"/>
        </w:numPr>
      </w:pPr>
      <w:bookmarkStart w:id="101" w:name="_Toc451285711"/>
      <w:r>
        <w:rPr>
          <w:rFonts w:hint="eastAsia"/>
        </w:rPr>
        <w:lastRenderedPageBreak/>
        <w:t>第</w:t>
      </w:r>
      <w:r>
        <w:rPr>
          <w:rFonts w:hint="eastAsia"/>
        </w:rPr>
        <w:t>6</w:t>
      </w:r>
      <w:r>
        <w:rPr>
          <w:rFonts w:hint="eastAsia"/>
        </w:rPr>
        <w:t>章</w:t>
      </w:r>
      <w:r>
        <w:rPr>
          <w:rFonts w:hint="eastAsia"/>
        </w:rPr>
        <w:t xml:space="preserve"> </w:t>
      </w:r>
      <w:r w:rsidR="00E77FC0">
        <w:rPr>
          <w:rFonts w:hint="eastAsia"/>
        </w:rPr>
        <w:t>总结和展望</w:t>
      </w:r>
      <w:bookmarkEnd w:id="101"/>
    </w:p>
    <w:p w:rsidR="00120B10" w:rsidRDefault="00120B10" w:rsidP="00120B10">
      <w:pPr>
        <w:pStyle w:val="21"/>
      </w:pPr>
      <w:bookmarkStart w:id="102" w:name="_Toc451285712"/>
      <w:r>
        <w:rPr>
          <w:rFonts w:hint="eastAsia"/>
        </w:rPr>
        <w:t xml:space="preserve">6.1 </w:t>
      </w:r>
      <w:r>
        <w:rPr>
          <w:rFonts w:hint="eastAsia"/>
        </w:rPr>
        <w:t>本文总结</w:t>
      </w:r>
      <w:bookmarkEnd w:id="102"/>
    </w:p>
    <w:p w:rsidR="003A1D18" w:rsidRDefault="003A1D18" w:rsidP="00FF649E">
      <w:pPr>
        <w:pStyle w:val="a3"/>
        <w:spacing w:line="288" w:lineRule="auto"/>
        <w:ind w:firstLine="468"/>
      </w:pPr>
      <w:r>
        <w:rPr>
          <w:rFonts w:hint="eastAsia"/>
        </w:rPr>
        <w:t>本文主要是针对不确定图的关键边进行研究，首先对于问题相关概念进行了介绍，然后提出了基于流量和容量可靠性的不确定图关键边评估模型，基于此模型提出了增量算法</w:t>
      </w:r>
      <w:r>
        <w:rPr>
          <w:rFonts w:hint="eastAsia"/>
        </w:rPr>
        <w:t>ICA_FCP</w:t>
      </w:r>
      <w:r>
        <w:rPr>
          <w:rFonts w:hint="eastAsia"/>
        </w:rPr>
        <w:t>。而由于计算不确定图的容量可靠性复杂度较高，</w:t>
      </w:r>
      <w:r w:rsidR="002E4028">
        <w:rPr>
          <w:rFonts w:hint="eastAsia"/>
        </w:rPr>
        <w:t>接着提出了基于流量和分布可靠性的关键边模型，并基于此模型提出了</w:t>
      </w:r>
      <w:r>
        <w:rPr>
          <w:rFonts w:hint="eastAsia"/>
        </w:rPr>
        <w:t>增量算法</w:t>
      </w:r>
      <w:r>
        <w:rPr>
          <w:rFonts w:hint="eastAsia"/>
        </w:rPr>
        <w:t>ICA_FDP</w:t>
      </w:r>
      <w:r>
        <w:rPr>
          <w:rFonts w:hint="eastAsia"/>
        </w:rPr>
        <w:t>，</w:t>
      </w:r>
      <w:r w:rsidR="002E4028">
        <w:rPr>
          <w:rFonts w:hint="eastAsia"/>
        </w:rPr>
        <w:t>试验证明后者不管在时间复杂度还是空间复杂度上都有一定的优势。</w:t>
      </w:r>
      <w:r>
        <w:rPr>
          <w:rFonts w:hint="eastAsia"/>
        </w:rPr>
        <w:t>但是，因为计算不确定图分布可靠性依然是一个</w:t>
      </w:r>
      <w:r>
        <w:rPr>
          <w:rFonts w:hint="eastAsia"/>
        </w:rPr>
        <w:t>NP-Hard</w:t>
      </w:r>
      <w:r>
        <w:rPr>
          <w:rFonts w:hint="eastAsia"/>
        </w:rPr>
        <w:t>问题，所以本文接着提出另一种基于增广路径添加的近似算法，该算法避免了不确定图边移除之后的重复计算，使得复杂度大大降低。最后，通过实验分析，比较各算法的时间和空间复杂度，同时验证了近似算法对于不同稠密度和图规模下的性能波动。</w:t>
      </w:r>
    </w:p>
    <w:p w:rsidR="00120B10" w:rsidRDefault="00120B10" w:rsidP="00120B10">
      <w:pPr>
        <w:pStyle w:val="21"/>
      </w:pPr>
      <w:bookmarkStart w:id="103" w:name="_Toc451285713"/>
      <w:r>
        <w:rPr>
          <w:rFonts w:hint="eastAsia"/>
        </w:rPr>
        <w:t xml:space="preserve">6.2 </w:t>
      </w:r>
      <w:r>
        <w:rPr>
          <w:rFonts w:hint="eastAsia"/>
        </w:rPr>
        <w:t>未来展望</w:t>
      </w:r>
      <w:bookmarkEnd w:id="103"/>
    </w:p>
    <w:p w:rsidR="00C372DA" w:rsidRDefault="00C372DA" w:rsidP="00FF649E">
      <w:pPr>
        <w:pStyle w:val="a3"/>
        <w:spacing w:line="288" w:lineRule="auto"/>
        <w:ind w:firstLine="468"/>
      </w:pPr>
      <w:r>
        <w:rPr>
          <w:rFonts w:hint="eastAsia"/>
        </w:rPr>
        <w:t>本文的下一步研究主要包括：</w:t>
      </w:r>
    </w:p>
    <w:p w:rsidR="00C372DA" w:rsidRDefault="002E4028" w:rsidP="00FF649E">
      <w:pPr>
        <w:pStyle w:val="a3"/>
        <w:spacing w:line="288" w:lineRule="auto"/>
        <w:ind w:firstLine="468"/>
      </w:pPr>
      <w:r>
        <w:rPr>
          <w:rFonts w:hint="eastAsia"/>
        </w:rPr>
        <w:t>1</w:t>
      </w:r>
      <w:r>
        <w:rPr>
          <w:rFonts w:hint="eastAsia"/>
        </w:rPr>
        <w:t>）本文主要研究的是二态不确定图关键边的研究，然而实际的系统中边的状态往往是多状态的，所以本文下一步研究将考虑在多状态不确定图下的关键边研究。</w:t>
      </w:r>
    </w:p>
    <w:p w:rsidR="002E4028" w:rsidRDefault="002E4028" w:rsidP="00FF649E">
      <w:pPr>
        <w:pStyle w:val="a3"/>
        <w:spacing w:line="288" w:lineRule="auto"/>
        <w:ind w:firstLine="468"/>
      </w:pPr>
      <w:r>
        <w:rPr>
          <w:rFonts w:hint="eastAsia"/>
        </w:rPr>
        <w:t>2</w:t>
      </w:r>
      <w:r>
        <w:rPr>
          <w:rFonts w:hint="eastAsia"/>
        </w:rPr>
        <w:t>）本文所考虑到的故障是单一的故障，即移除某一条边（单边故障），现实的情况是很复杂度，下一步研究将考虑多故障模型。</w:t>
      </w:r>
    </w:p>
    <w:p w:rsidR="002E4028" w:rsidRPr="002E4028" w:rsidRDefault="002E4028" w:rsidP="00FF649E">
      <w:pPr>
        <w:pStyle w:val="a3"/>
        <w:spacing w:line="288" w:lineRule="auto"/>
        <w:ind w:firstLine="468"/>
      </w:pPr>
      <w:r>
        <w:rPr>
          <w:rFonts w:hint="eastAsia"/>
        </w:rPr>
        <w:t>3</w:t>
      </w:r>
      <w:r>
        <w:rPr>
          <w:rFonts w:hint="eastAsia"/>
        </w:rPr>
        <w:t>）本文只考虑到如何识别关键边，然而对于关键边的改进可以提高整个网络的性能，下一步工作将考虑如果改进关键边以提高系统性能。</w:t>
      </w:r>
    </w:p>
    <w:p w:rsidR="00617738" w:rsidRDefault="00617738" w:rsidP="00FF649E">
      <w:pPr>
        <w:pStyle w:val="a3"/>
        <w:spacing w:line="288" w:lineRule="auto"/>
        <w:ind w:firstLine="468"/>
      </w:pPr>
    </w:p>
    <w:p w:rsidR="0002006D" w:rsidRDefault="0002006D" w:rsidP="003B263F">
      <w:pPr>
        <w:pStyle w:val="a3"/>
        <w:ind w:firstLine="468"/>
        <w:sectPr w:rsidR="0002006D" w:rsidSect="006272F4">
          <w:headerReference w:type="default" r:id="rId101"/>
          <w:footnotePr>
            <w:numRestart w:val="eachPage"/>
          </w:footnotePr>
          <w:pgSz w:w="11907" w:h="16839" w:code="9"/>
          <w:pgMar w:top="1134" w:right="1418" w:bottom="1134" w:left="1418" w:header="737" w:footer="567" w:gutter="0"/>
          <w:cols w:space="720"/>
          <w:docGrid w:type="linesAndChars" w:linePitch="326" w:charSpace="1229"/>
        </w:sectPr>
      </w:pPr>
    </w:p>
    <w:p w:rsidR="00FD52D1" w:rsidRDefault="005361BA" w:rsidP="00DC4C31">
      <w:pPr>
        <w:pStyle w:val="aff3"/>
        <w:ind w:firstLine="871"/>
      </w:pPr>
      <w:bookmarkStart w:id="104" w:name="_Toc451285714"/>
      <w:r>
        <w:rPr>
          <w:rFonts w:hint="eastAsia"/>
        </w:rPr>
        <w:lastRenderedPageBreak/>
        <w:t>致谢</w:t>
      </w:r>
      <w:bookmarkEnd w:id="104"/>
    </w:p>
    <w:p w:rsidR="00870D11" w:rsidRDefault="00392420" w:rsidP="00D72C5B">
      <w:pPr>
        <w:pStyle w:val="a3"/>
        <w:spacing w:line="288" w:lineRule="auto"/>
        <w:ind w:firstLine="468"/>
      </w:pPr>
      <w:r>
        <w:rPr>
          <w:rFonts w:hint="eastAsia"/>
        </w:rPr>
        <w:t>在这篇论文即将结束的时候，谨在此</w:t>
      </w:r>
      <w:r w:rsidR="00D405F3">
        <w:rPr>
          <w:rFonts w:hint="eastAsia"/>
        </w:rPr>
        <w:t>向</w:t>
      </w:r>
      <w:r>
        <w:rPr>
          <w:rFonts w:hint="eastAsia"/>
        </w:rPr>
        <w:t>在我硕士学习期间</w:t>
      </w:r>
      <w:r w:rsidR="00870D11">
        <w:rPr>
          <w:rFonts w:hint="eastAsia"/>
        </w:rPr>
        <w:t>，</w:t>
      </w:r>
      <w:r w:rsidR="00D405F3">
        <w:rPr>
          <w:rFonts w:hint="eastAsia"/>
        </w:rPr>
        <w:t>对</w:t>
      </w:r>
      <w:r>
        <w:rPr>
          <w:rFonts w:hint="eastAsia"/>
        </w:rPr>
        <w:t>曾经</w:t>
      </w:r>
      <w:r w:rsidR="00870D11">
        <w:rPr>
          <w:rFonts w:hint="eastAsia"/>
        </w:rPr>
        <w:t>关心</w:t>
      </w:r>
      <w:r>
        <w:rPr>
          <w:rFonts w:hint="eastAsia"/>
        </w:rPr>
        <w:t>和帮助我的各位老师、同学和朋友们致以衷心的感谢</w:t>
      </w:r>
      <w:r w:rsidR="00A330D1">
        <w:rPr>
          <w:rFonts w:hint="eastAsia"/>
        </w:rPr>
        <w:t>，</w:t>
      </w:r>
      <w:r w:rsidR="00607E18">
        <w:rPr>
          <w:rFonts w:hint="eastAsia"/>
        </w:rPr>
        <w:t>感谢你们在这三年里，</w:t>
      </w:r>
      <w:r w:rsidR="00A330D1">
        <w:rPr>
          <w:rFonts w:hint="eastAsia"/>
        </w:rPr>
        <w:t>在学习和生活方面</w:t>
      </w:r>
      <w:proofErr w:type="gramStart"/>
      <w:r w:rsidR="00A330D1">
        <w:rPr>
          <w:rFonts w:hint="eastAsia"/>
        </w:rPr>
        <w:t>给</w:t>
      </w:r>
      <w:r w:rsidR="00607E18">
        <w:rPr>
          <w:rFonts w:hint="eastAsia"/>
        </w:rPr>
        <w:t>于</w:t>
      </w:r>
      <w:proofErr w:type="gramEnd"/>
      <w:r w:rsidR="00607E18">
        <w:rPr>
          <w:rFonts w:hint="eastAsia"/>
        </w:rPr>
        <w:t>我的莫大</w:t>
      </w:r>
      <w:r w:rsidR="00A330D1">
        <w:rPr>
          <w:rFonts w:hint="eastAsia"/>
        </w:rPr>
        <w:t>帮助</w:t>
      </w:r>
      <w:r w:rsidR="005B61E6">
        <w:rPr>
          <w:rFonts w:hint="eastAsia"/>
        </w:rPr>
        <w:t>。</w:t>
      </w:r>
    </w:p>
    <w:p w:rsidR="00C22B10" w:rsidRDefault="00B107CE" w:rsidP="00D72C5B">
      <w:pPr>
        <w:pStyle w:val="a3"/>
        <w:spacing w:line="288" w:lineRule="auto"/>
        <w:ind w:firstLine="468"/>
      </w:pPr>
      <w:r>
        <w:rPr>
          <w:rFonts w:hint="eastAsia"/>
        </w:rPr>
        <w:t>感谢我的导师张柏礼老师。回首这三年的时间，张老师在</w:t>
      </w:r>
      <w:r w:rsidR="00E81BB3">
        <w:rPr>
          <w:rFonts w:hint="eastAsia"/>
        </w:rPr>
        <w:t>学习</w:t>
      </w:r>
      <w:r>
        <w:rPr>
          <w:rFonts w:hint="eastAsia"/>
        </w:rPr>
        <w:t>、科研、做人方面都耐心指</w:t>
      </w:r>
      <w:r w:rsidR="00E81BB3">
        <w:rPr>
          <w:rFonts w:hint="eastAsia"/>
        </w:rPr>
        <w:t>导我，在</w:t>
      </w:r>
      <w:proofErr w:type="gramStart"/>
      <w:r>
        <w:rPr>
          <w:rFonts w:hint="eastAsia"/>
        </w:rPr>
        <w:t>我科研</w:t>
      </w:r>
      <w:proofErr w:type="gramEnd"/>
      <w:r>
        <w:rPr>
          <w:rFonts w:hint="eastAsia"/>
        </w:rPr>
        <w:t>选题</w:t>
      </w:r>
      <w:r w:rsidR="00E81BB3">
        <w:rPr>
          <w:rFonts w:hint="eastAsia"/>
        </w:rPr>
        <w:t>多次不理想情况下，</w:t>
      </w:r>
      <w:r w:rsidR="000E5295">
        <w:rPr>
          <w:rFonts w:hint="eastAsia"/>
        </w:rPr>
        <w:t>给予我本文所讲述的题目。</w:t>
      </w:r>
      <w:r w:rsidR="00E81BB3">
        <w:rPr>
          <w:rFonts w:hint="eastAsia"/>
        </w:rPr>
        <w:t>在</w:t>
      </w:r>
      <w:r w:rsidR="000E5295">
        <w:rPr>
          <w:rFonts w:hint="eastAsia"/>
        </w:rPr>
        <w:t>修改毕业论文时候，监督并</w:t>
      </w:r>
      <w:r w:rsidR="00D65913">
        <w:rPr>
          <w:rFonts w:hint="eastAsia"/>
        </w:rPr>
        <w:t>督促我的研究进度</w:t>
      </w:r>
      <w:r w:rsidR="000E5295">
        <w:rPr>
          <w:rFonts w:hint="eastAsia"/>
        </w:rPr>
        <w:t>，张老师</w:t>
      </w:r>
      <w:r>
        <w:rPr>
          <w:rFonts w:hint="eastAsia"/>
        </w:rPr>
        <w:t>对凡事</w:t>
      </w:r>
      <w:r w:rsidR="00E81BB3">
        <w:rPr>
          <w:rFonts w:hint="eastAsia"/>
        </w:rPr>
        <w:t>都认认真真的态度让我折服，对我一生影响都很大。</w:t>
      </w:r>
    </w:p>
    <w:p w:rsidR="0047241D" w:rsidRDefault="00EF0D62" w:rsidP="00D72C5B">
      <w:pPr>
        <w:pStyle w:val="a3"/>
        <w:spacing w:line="288" w:lineRule="auto"/>
        <w:ind w:firstLine="468"/>
      </w:pPr>
      <w:r>
        <w:rPr>
          <w:rFonts w:hint="eastAsia"/>
        </w:rPr>
        <w:t>感谢实验室的吕</w:t>
      </w:r>
      <w:r w:rsidR="00D65913">
        <w:rPr>
          <w:rFonts w:hint="eastAsia"/>
        </w:rPr>
        <w:t>建华</w:t>
      </w:r>
      <w:r w:rsidR="00B107CE">
        <w:rPr>
          <w:rFonts w:hint="eastAsia"/>
        </w:rPr>
        <w:t>老师。</w:t>
      </w:r>
      <w:r>
        <w:rPr>
          <w:rFonts w:hint="eastAsia"/>
        </w:rPr>
        <w:t>在张老师出国</w:t>
      </w:r>
      <w:r w:rsidR="000E5295">
        <w:rPr>
          <w:rFonts w:hint="eastAsia"/>
        </w:rPr>
        <w:t>进修</w:t>
      </w:r>
      <w:r>
        <w:rPr>
          <w:rFonts w:hint="eastAsia"/>
        </w:rPr>
        <w:t>期间，吕老师在科研和生活中给我提出了很多的宝贵意见。</w:t>
      </w:r>
    </w:p>
    <w:p w:rsidR="00EF0D62" w:rsidRDefault="006C5AA8" w:rsidP="00D72C5B">
      <w:pPr>
        <w:pStyle w:val="a3"/>
        <w:spacing w:line="288" w:lineRule="auto"/>
        <w:ind w:firstLine="468"/>
      </w:pPr>
      <w:r>
        <w:rPr>
          <w:rFonts w:hint="eastAsia"/>
        </w:rPr>
        <w:t>感谢实验室与我朝夕相处</w:t>
      </w:r>
      <w:r w:rsidR="000E5295">
        <w:rPr>
          <w:rFonts w:hint="eastAsia"/>
        </w:rPr>
        <w:t>三年的小伙伴们。</w:t>
      </w:r>
      <w:r>
        <w:rPr>
          <w:rFonts w:hint="eastAsia"/>
        </w:rPr>
        <w:t>感谢</w:t>
      </w:r>
      <w:r w:rsidR="000E5295">
        <w:rPr>
          <w:rFonts w:hint="eastAsia"/>
        </w:rPr>
        <w:t>虎哥、赵磊、翠</w:t>
      </w:r>
      <w:proofErr w:type="gramStart"/>
      <w:r w:rsidR="000E5295">
        <w:rPr>
          <w:rFonts w:hint="eastAsia"/>
        </w:rPr>
        <w:t>翠</w:t>
      </w:r>
      <w:proofErr w:type="gramEnd"/>
      <w:r w:rsidR="000E5295">
        <w:rPr>
          <w:rFonts w:hint="eastAsia"/>
        </w:rPr>
        <w:t>和</w:t>
      </w:r>
      <w:proofErr w:type="gramStart"/>
      <w:r w:rsidR="000E5295">
        <w:rPr>
          <w:rFonts w:hint="eastAsia"/>
        </w:rPr>
        <w:t>媛媛</w:t>
      </w:r>
      <w:proofErr w:type="gramEnd"/>
      <w:r w:rsidR="000E5295">
        <w:rPr>
          <w:rFonts w:hint="eastAsia"/>
        </w:rPr>
        <w:t>，你们</w:t>
      </w:r>
      <w:r>
        <w:rPr>
          <w:rFonts w:hint="eastAsia"/>
        </w:rPr>
        <w:t>将自己的知识与经验和我分享，</w:t>
      </w:r>
      <w:r w:rsidR="00D65913">
        <w:rPr>
          <w:rFonts w:hint="eastAsia"/>
        </w:rPr>
        <w:t>同</w:t>
      </w:r>
      <w:r w:rsidR="000E5295">
        <w:rPr>
          <w:rFonts w:hint="eastAsia"/>
        </w:rPr>
        <w:t>你们</w:t>
      </w:r>
      <w:r>
        <w:rPr>
          <w:rFonts w:hint="eastAsia"/>
        </w:rPr>
        <w:t>进行的每次探讨，都让我获益匪浅。</w:t>
      </w:r>
    </w:p>
    <w:p w:rsidR="006C5AA8" w:rsidRPr="006C5AA8" w:rsidRDefault="000E5295" w:rsidP="00D72C5B">
      <w:pPr>
        <w:pStyle w:val="a3"/>
        <w:spacing w:line="288" w:lineRule="auto"/>
        <w:ind w:firstLine="468"/>
      </w:pPr>
      <w:r>
        <w:rPr>
          <w:rFonts w:hint="eastAsia"/>
        </w:rPr>
        <w:t>感谢我的家人。感谢</w:t>
      </w:r>
      <w:r w:rsidR="006C5AA8">
        <w:rPr>
          <w:rFonts w:hint="eastAsia"/>
        </w:rPr>
        <w:t>他们多年给予</w:t>
      </w:r>
      <w:r>
        <w:rPr>
          <w:rFonts w:hint="eastAsia"/>
        </w:rPr>
        <w:t>我</w:t>
      </w:r>
      <w:r w:rsidR="006C5AA8">
        <w:rPr>
          <w:rFonts w:hint="eastAsia"/>
        </w:rPr>
        <w:t>的鼎力支持和无私奉献</w:t>
      </w:r>
      <w:r>
        <w:rPr>
          <w:rFonts w:hint="eastAsia"/>
        </w:rPr>
        <w:t>，</w:t>
      </w:r>
      <w:r w:rsidR="00D65913">
        <w:rPr>
          <w:rFonts w:hint="eastAsia"/>
        </w:rPr>
        <w:t>使我坚定信念客服困难，</w:t>
      </w:r>
      <w:r w:rsidR="006C5AA8">
        <w:rPr>
          <w:rFonts w:hint="eastAsia"/>
        </w:rPr>
        <w:t>让我顺利完成课题的研究</w:t>
      </w:r>
      <w:r w:rsidR="00D65913">
        <w:rPr>
          <w:rFonts w:hint="eastAsia"/>
        </w:rPr>
        <w:t>。</w:t>
      </w:r>
    </w:p>
    <w:p w:rsidR="00392420" w:rsidRDefault="00D65913" w:rsidP="00D72C5B">
      <w:pPr>
        <w:pStyle w:val="a3"/>
        <w:spacing w:line="288" w:lineRule="auto"/>
        <w:ind w:firstLine="468"/>
      </w:pPr>
      <w:r>
        <w:rPr>
          <w:rFonts w:hint="eastAsia"/>
        </w:rPr>
        <w:t>最后，再次感谢所有关心和帮助过我的人</w:t>
      </w:r>
      <w:r w:rsidR="00D72C5B">
        <w:rPr>
          <w:rFonts w:hint="eastAsia"/>
        </w:rPr>
        <w:t>！</w:t>
      </w:r>
    </w:p>
    <w:p w:rsidR="00EE1FF7" w:rsidRDefault="00EE1FF7" w:rsidP="00D72C5B">
      <w:pPr>
        <w:pStyle w:val="a3"/>
        <w:spacing w:line="288" w:lineRule="auto"/>
        <w:ind w:firstLine="468"/>
      </w:pPr>
    </w:p>
    <w:p w:rsidR="0002006D" w:rsidRDefault="0002006D" w:rsidP="00FA1990">
      <w:pPr>
        <w:pStyle w:val="a3"/>
        <w:spacing w:beforeLines="50" w:before="163"/>
        <w:ind w:firstLine="468"/>
        <w:sectPr w:rsidR="0002006D" w:rsidSect="006272F4">
          <w:headerReference w:type="default" r:id="rId102"/>
          <w:footnotePr>
            <w:numRestart w:val="eachPage"/>
          </w:footnotePr>
          <w:pgSz w:w="11907" w:h="16839" w:code="9"/>
          <w:pgMar w:top="1134" w:right="1418" w:bottom="1134" w:left="1418" w:header="737" w:footer="567" w:gutter="0"/>
          <w:cols w:space="720"/>
          <w:docGrid w:type="linesAndChars" w:linePitch="326" w:charSpace="1229"/>
        </w:sectPr>
      </w:pPr>
    </w:p>
    <w:p w:rsidR="005C48E7" w:rsidRDefault="006D3EAD" w:rsidP="00DC4C31">
      <w:pPr>
        <w:pStyle w:val="aff3"/>
        <w:ind w:firstLine="871"/>
      </w:pPr>
      <w:bookmarkStart w:id="105" w:name="_Toc451285715"/>
      <w:r>
        <w:rPr>
          <w:rFonts w:hint="eastAsia"/>
        </w:rPr>
        <w:lastRenderedPageBreak/>
        <w:t>参考文献</w:t>
      </w:r>
      <w:bookmarkEnd w:id="105"/>
    </w:p>
    <w:p w:rsidR="007A60DA" w:rsidRDefault="007A60DA" w:rsidP="007A60DA">
      <w:pPr>
        <w:pStyle w:val="Textof0"/>
        <w:numPr>
          <w:ilvl w:val="0"/>
          <w:numId w:val="30"/>
        </w:numPr>
        <w:spacing w:line="288" w:lineRule="auto"/>
        <w:ind w:firstLineChars="0"/>
        <w:rPr>
          <w:sz w:val="24"/>
          <w:szCs w:val="15"/>
        </w:rPr>
      </w:pPr>
      <w:r w:rsidRPr="007A60DA">
        <w:rPr>
          <w:rFonts w:hint="eastAsia"/>
          <w:sz w:val="24"/>
          <w:szCs w:val="15"/>
        </w:rPr>
        <w:t>任晓龙</w:t>
      </w:r>
      <w:r w:rsidRPr="007A60DA">
        <w:rPr>
          <w:rFonts w:hint="eastAsia"/>
          <w:sz w:val="24"/>
          <w:szCs w:val="15"/>
        </w:rPr>
        <w:t xml:space="preserve">, </w:t>
      </w:r>
      <w:r w:rsidRPr="007A60DA">
        <w:rPr>
          <w:rFonts w:hint="eastAsia"/>
          <w:sz w:val="24"/>
          <w:szCs w:val="15"/>
        </w:rPr>
        <w:t>吕琳媛</w:t>
      </w:r>
      <w:r w:rsidRPr="007A60DA">
        <w:rPr>
          <w:rFonts w:hint="eastAsia"/>
          <w:sz w:val="24"/>
          <w:szCs w:val="15"/>
        </w:rPr>
        <w:t xml:space="preserve">. </w:t>
      </w:r>
      <w:r w:rsidRPr="007A60DA">
        <w:rPr>
          <w:rFonts w:hint="eastAsia"/>
          <w:sz w:val="24"/>
          <w:szCs w:val="15"/>
        </w:rPr>
        <w:t>网络重要节点排序方法综述</w:t>
      </w:r>
      <w:r w:rsidRPr="007A60DA">
        <w:rPr>
          <w:rFonts w:hint="eastAsia"/>
          <w:sz w:val="24"/>
          <w:szCs w:val="15"/>
        </w:rPr>
        <w:t xml:space="preserve">[J]. </w:t>
      </w:r>
      <w:r w:rsidRPr="007A60DA">
        <w:rPr>
          <w:rFonts w:hint="eastAsia"/>
          <w:sz w:val="24"/>
          <w:szCs w:val="15"/>
        </w:rPr>
        <w:t>科学通报</w:t>
      </w:r>
      <w:r w:rsidRPr="007A60DA">
        <w:rPr>
          <w:rFonts w:hint="eastAsia"/>
          <w:sz w:val="24"/>
          <w:szCs w:val="15"/>
        </w:rPr>
        <w:t>, 2014, 59(13): 1175-1197.</w:t>
      </w:r>
    </w:p>
    <w:p w:rsidR="00646C4D" w:rsidRDefault="00646C4D" w:rsidP="00646C4D">
      <w:pPr>
        <w:pStyle w:val="Textof0"/>
        <w:numPr>
          <w:ilvl w:val="0"/>
          <w:numId w:val="30"/>
        </w:numPr>
        <w:spacing w:line="288" w:lineRule="auto"/>
        <w:ind w:firstLineChars="0"/>
        <w:rPr>
          <w:sz w:val="24"/>
          <w:szCs w:val="15"/>
        </w:rPr>
      </w:pPr>
      <w:r w:rsidRPr="00646C4D">
        <w:rPr>
          <w:sz w:val="24"/>
          <w:szCs w:val="15"/>
        </w:rPr>
        <w:t>Newman M. Networks: an introduction[M]. OUP Oxford, 2010.</w:t>
      </w:r>
    </w:p>
    <w:p w:rsidR="00646C4D" w:rsidRDefault="00646C4D" w:rsidP="00646C4D">
      <w:pPr>
        <w:pStyle w:val="Textof0"/>
        <w:numPr>
          <w:ilvl w:val="0"/>
          <w:numId w:val="30"/>
        </w:numPr>
        <w:spacing w:line="288" w:lineRule="auto"/>
        <w:ind w:firstLineChars="0"/>
        <w:rPr>
          <w:sz w:val="24"/>
          <w:szCs w:val="15"/>
        </w:rPr>
      </w:pPr>
      <w:r w:rsidRPr="00646C4D">
        <w:rPr>
          <w:sz w:val="24"/>
          <w:szCs w:val="15"/>
        </w:rPr>
        <w:t>Albert R, Jeong H, Barabási A L. Error and attack tolerance of complex networks[J]. nature, 2000, 406(6794): 378-382.</w:t>
      </w:r>
    </w:p>
    <w:p w:rsidR="00454604" w:rsidRDefault="00454604" w:rsidP="00454604">
      <w:pPr>
        <w:pStyle w:val="Textof0"/>
        <w:numPr>
          <w:ilvl w:val="0"/>
          <w:numId w:val="30"/>
        </w:numPr>
        <w:spacing w:line="288" w:lineRule="auto"/>
        <w:ind w:firstLineChars="0"/>
        <w:rPr>
          <w:sz w:val="24"/>
          <w:szCs w:val="15"/>
        </w:rPr>
      </w:pPr>
      <w:r w:rsidRPr="00454604">
        <w:rPr>
          <w:sz w:val="24"/>
          <w:szCs w:val="15"/>
        </w:rPr>
        <w:t>Callaway D S, Newman M E J, Strogatz S H, et al. Network robustness and fragility: Percolation on random graphs[J]. Physical review letters, 2000, 85(25): 5468.</w:t>
      </w:r>
    </w:p>
    <w:p w:rsidR="008E65DE" w:rsidRDefault="008E65DE" w:rsidP="008E65DE">
      <w:pPr>
        <w:pStyle w:val="Textof0"/>
        <w:numPr>
          <w:ilvl w:val="0"/>
          <w:numId w:val="30"/>
        </w:numPr>
        <w:spacing w:line="288" w:lineRule="auto"/>
        <w:ind w:firstLineChars="0"/>
        <w:rPr>
          <w:sz w:val="24"/>
          <w:szCs w:val="15"/>
        </w:rPr>
      </w:pPr>
      <w:r w:rsidRPr="008E65DE">
        <w:rPr>
          <w:sz w:val="24"/>
          <w:szCs w:val="15"/>
        </w:rPr>
        <w:t>Cohen R, Erez K, Ben-Avraham D, et al. Breakdown of the Internet under intentional attack[J]. Physical review letters, 2001, 86(16): 3682.</w:t>
      </w:r>
    </w:p>
    <w:p w:rsidR="00633549" w:rsidRDefault="00633549" w:rsidP="00633549">
      <w:pPr>
        <w:pStyle w:val="Textof0"/>
        <w:numPr>
          <w:ilvl w:val="0"/>
          <w:numId w:val="30"/>
        </w:numPr>
        <w:spacing w:line="288" w:lineRule="auto"/>
        <w:ind w:firstLineChars="0"/>
        <w:rPr>
          <w:sz w:val="24"/>
          <w:szCs w:val="15"/>
        </w:rPr>
      </w:pPr>
      <w:r w:rsidRPr="00633549">
        <w:rPr>
          <w:sz w:val="24"/>
          <w:szCs w:val="15"/>
        </w:rPr>
        <w:t>Weng J, Lim E P, Jiang J, et al. Twitterrank: finding topic-sensitive influential twitterers[C]//Proceedings of the third ACM international conference on Web search and data mining. ACM, 2010: 261-270.</w:t>
      </w:r>
    </w:p>
    <w:p w:rsidR="00DC1B3C" w:rsidRDefault="00DC1B3C" w:rsidP="00DC1B3C">
      <w:pPr>
        <w:pStyle w:val="Textof0"/>
        <w:numPr>
          <w:ilvl w:val="0"/>
          <w:numId w:val="30"/>
        </w:numPr>
        <w:spacing w:line="288" w:lineRule="auto"/>
        <w:ind w:firstLineChars="0"/>
        <w:rPr>
          <w:sz w:val="24"/>
          <w:szCs w:val="15"/>
        </w:rPr>
      </w:pPr>
      <w:r w:rsidRPr="00DC1B3C">
        <w:rPr>
          <w:rFonts w:hint="eastAsia"/>
          <w:sz w:val="24"/>
          <w:szCs w:val="15"/>
        </w:rPr>
        <w:t>安世虎</w:t>
      </w:r>
      <w:r w:rsidRPr="00DC1B3C">
        <w:rPr>
          <w:rFonts w:hint="eastAsia"/>
          <w:sz w:val="24"/>
          <w:szCs w:val="15"/>
        </w:rPr>
        <w:t xml:space="preserve">, </w:t>
      </w:r>
      <w:r w:rsidRPr="00DC1B3C">
        <w:rPr>
          <w:rFonts w:hint="eastAsia"/>
          <w:sz w:val="24"/>
          <w:szCs w:val="15"/>
        </w:rPr>
        <w:t>都艺兵</w:t>
      </w:r>
      <w:r w:rsidRPr="00DC1B3C">
        <w:rPr>
          <w:rFonts w:hint="eastAsia"/>
          <w:sz w:val="24"/>
          <w:szCs w:val="15"/>
        </w:rPr>
        <w:t xml:space="preserve">, </w:t>
      </w:r>
      <w:r w:rsidRPr="00DC1B3C">
        <w:rPr>
          <w:rFonts w:hint="eastAsia"/>
          <w:sz w:val="24"/>
          <w:szCs w:val="15"/>
        </w:rPr>
        <w:t>曲吉林</w:t>
      </w:r>
      <w:r w:rsidRPr="00DC1B3C">
        <w:rPr>
          <w:rFonts w:hint="eastAsia"/>
          <w:sz w:val="24"/>
          <w:szCs w:val="15"/>
        </w:rPr>
        <w:t xml:space="preserve">. </w:t>
      </w:r>
      <w:r w:rsidRPr="00DC1B3C">
        <w:rPr>
          <w:rFonts w:hint="eastAsia"/>
          <w:sz w:val="24"/>
          <w:szCs w:val="15"/>
        </w:rPr>
        <w:t>节点集重要性测度</w:t>
      </w:r>
      <w:r w:rsidRPr="00DC1B3C">
        <w:rPr>
          <w:rFonts w:hint="eastAsia"/>
          <w:sz w:val="24"/>
          <w:szCs w:val="15"/>
        </w:rPr>
        <w:t xml:space="preserve">[J]. </w:t>
      </w:r>
      <w:r w:rsidRPr="00DC1B3C">
        <w:rPr>
          <w:rFonts w:hint="eastAsia"/>
          <w:sz w:val="24"/>
          <w:szCs w:val="15"/>
        </w:rPr>
        <w:t>中国管理科学</w:t>
      </w:r>
      <w:r w:rsidRPr="00DC1B3C">
        <w:rPr>
          <w:rFonts w:hint="eastAsia"/>
          <w:sz w:val="24"/>
          <w:szCs w:val="15"/>
        </w:rPr>
        <w:t>, 2006, 14(1): 107-111.</w:t>
      </w:r>
    </w:p>
    <w:p w:rsidR="00DC1B3C" w:rsidRDefault="00DC1B3C" w:rsidP="00DC1B3C">
      <w:pPr>
        <w:pStyle w:val="Textof0"/>
        <w:numPr>
          <w:ilvl w:val="0"/>
          <w:numId w:val="30"/>
        </w:numPr>
        <w:spacing w:line="288" w:lineRule="auto"/>
        <w:ind w:firstLineChars="0"/>
        <w:rPr>
          <w:sz w:val="24"/>
          <w:szCs w:val="15"/>
        </w:rPr>
      </w:pPr>
      <w:r w:rsidRPr="00DC1B3C">
        <w:rPr>
          <w:rFonts w:hint="eastAsia"/>
          <w:sz w:val="24"/>
          <w:szCs w:val="15"/>
        </w:rPr>
        <w:t>李鹏翔</w:t>
      </w:r>
      <w:r w:rsidRPr="00DC1B3C">
        <w:rPr>
          <w:rFonts w:hint="eastAsia"/>
          <w:sz w:val="24"/>
          <w:szCs w:val="15"/>
        </w:rPr>
        <w:t xml:space="preserve">, </w:t>
      </w:r>
      <w:r w:rsidRPr="00DC1B3C">
        <w:rPr>
          <w:rFonts w:hint="eastAsia"/>
          <w:sz w:val="24"/>
          <w:szCs w:val="15"/>
        </w:rPr>
        <w:t>任玉晴</w:t>
      </w:r>
      <w:r w:rsidRPr="00DC1B3C">
        <w:rPr>
          <w:rFonts w:hint="eastAsia"/>
          <w:sz w:val="24"/>
          <w:szCs w:val="15"/>
        </w:rPr>
        <w:t xml:space="preserve">, </w:t>
      </w:r>
      <w:r w:rsidRPr="00DC1B3C">
        <w:rPr>
          <w:rFonts w:hint="eastAsia"/>
          <w:sz w:val="24"/>
          <w:szCs w:val="15"/>
        </w:rPr>
        <w:t>席酉民</w:t>
      </w:r>
      <w:r w:rsidRPr="00DC1B3C">
        <w:rPr>
          <w:rFonts w:hint="eastAsia"/>
          <w:sz w:val="24"/>
          <w:szCs w:val="15"/>
        </w:rPr>
        <w:t xml:space="preserve">. </w:t>
      </w:r>
      <w:r w:rsidRPr="00DC1B3C">
        <w:rPr>
          <w:rFonts w:hint="eastAsia"/>
          <w:sz w:val="24"/>
          <w:szCs w:val="15"/>
        </w:rPr>
        <w:t>网络节点</w:t>
      </w:r>
      <w:r w:rsidRPr="00DC1B3C">
        <w:rPr>
          <w:rFonts w:hint="eastAsia"/>
          <w:sz w:val="24"/>
          <w:szCs w:val="15"/>
        </w:rPr>
        <w:t xml:space="preserve"> (</w:t>
      </w:r>
      <w:r w:rsidRPr="00DC1B3C">
        <w:rPr>
          <w:rFonts w:hint="eastAsia"/>
          <w:sz w:val="24"/>
          <w:szCs w:val="15"/>
        </w:rPr>
        <w:t>集</w:t>
      </w:r>
      <w:r w:rsidRPr="00DC1B3C">
        <w:rPr>
          <w:rFonts w:hint="eastAsia"/>
          <w:sz w:val="24"/>
          <w:szCs w:val="15"/>
        </w:rPr>
        <w:t xml:space="preserve">) </w:t>
      </w:r>
      <w:r w:rsidRPr="00DC1B3C">
        <w:rPr>
          <w:rFonts w:hint="eastAsia"/>
          <w:sz w:val="24"/>
          <w:szCs w:val="15"/>
        </w:rPr>
        <w:t>重要性的一种度量指标</w:t>
      </w:r>
      <w:r w:rsidRPr="00DC1B3C">
        <w:rPr>
          <w:rFonts w:hint="eastAsia"/>
          <w:sz w:val="24"/>
          <w:szCs w:val="15"/>
        </w:rPr>
        <w:t xml:space="preserve"> </w:t>
      </w:r>
      <w:r w:rsidRPr="00DC1B3C">
        <w:rPr>
          <w:rFonts w:hint="eastAsia"/>
          <w:sz w:val="24"/>
          <w:szCs w:val="15"/>
        </w:rPr>
        <w:t>Ξ</w:t>
      </w:r>
      <w:r w:rsidRPr="00DC1B3C">
        <w:rPr>
          <w:rFonts w:hint="eastAsia"/>
          <w:sz w:val="24"/>
          <w:szCs w:val="15"/>
        </w:rPr>
        <w:t>[J]. 2004.</w:t>
      </w:r>
    </w:p>
    <w:p w:rsidR="00537EB5" w:rsidRDefault="00537EB5" w:rsidP="00537EB5">
      <w:pPr>
        <w:pStyle w:val="Textof0"/>
        <w:numPr>
          <w:ilvl w:val="0"/>
          <w:numId w:val="30"/>
        </w:numPr>
        <w:spacing w:line="288" w:lineRule="auto"/>
        <w:ind w:firstLineChars="0"/>
        <w:rPr>
          <w:sz w:val="24"/>
          <w:szCs w:val="15"/>
        </w:rPr>
      </w:pPr>
      <w:r w:rsidRPr="00537EB5">
        <w:rPr>
          <w:rFonts w:hint="eastAsia"/>
          <w:sz w:val="24"/>
          <w:szCs w:val="15"/>
        </w:rPr>
        <w:t>陈勇</w:t>
      </w:r>
      <w:r w:rsidRPr="00537EB5">
        <w:rPr>
          <w:rFonts w:hint="eastAsia"/>
          <w:sz w:val="24"/>
          <w:szCs w:val="15"/>
        </w:rPr>
        <w:t xml:space="preserve">, </w:t>
      </w:r>
      <w:r w:rsidRPr="00537EB5">
        <w:rPr>
          <w:rFonts w:hint="eastAsia"/>
          <w:sz w:val="24"/>
          <w:szCs w:val="15"/>
        </w:rPr>
        <w:t>胡爱群</w:t>
      </w:r>
      <w:r w:rsidRPr="00537EB5">
        <w:rPr>
          <w:rFonts w:hint="eastAsia"/>
          <w:sz w:val="24"/>
          <w:szCs w:val="15"/>
        </w:rPr>
        <w:t xml:space="preserve">, </w:t>
      </w:r>
      <w:r w:rsidRPr="00537EB5">
        <w:rPr>
          <w:rFonts w:hint="eastAsia"/>
          <w:sz w:val="24"/>
          <w:szCs w:val="15"/>
        </w:rPr>
        <w:t>胡啸</w:t>
      </w:r>
      <w:r w:rsidRPr="00537EB5">
        <w:rPr>
          <w:rFonts w:hint="eastAsia"/>
          <w:sz w:val="24"/>
          <w:szCs w:val="15"/>
        </w:rPr>
        <w:t xml:space="preserve">. </w:t>
      </w:r>
      <w:r w:rsidRPr="00537EB5">
        <w:rPr>
          <w:rFonts w:hint="eastAsia"/>
          <w:sz w:val="24"/>
          <w:szCs w:val="15"/>
        </w:rPr>
        <w:t>通信网中节点重要性的评价方法</w:t>
      </w:r>
      <w:r w:rsidRPr="00537EB5">
        <w:rPr>
          <w:rFonts w:hint="eastAsia"/>
          <w:sz w:val="24"/>
          <w:szCs w:val="15"/>
        </w:rPr>
        <w:t xml:space="preserve">[J]. </w:t>
      </w:r>
      <w:r w:rsidRPr="00537EB5">
        <w:rPr>
          <w:rFonts w:hint="eastAsia"/>
          <w:sz w:val="24"/>
          <w:szCs w:val="15"/>
        </w:rPr>
        <w:t>通信学报</w:t>
      </w:r>
      <w:r w:rsidRPr="00537EB5">
        <w:rPr>
          <w:rFonts w:hint="eastAsia"/>
          <w:sz w:val="24"/>
          <w:szCs w:val="15"/>
        </w:rPr>
        <w:t>, 2004, 25(8): 129-134.</w:t>
      </w:r>
    </w:p>
    <w:p w:rsidR="00537EB5" w:rsidRDefault="00503CE1" w:rsidP="00503CE1">
      <w:pPr>
        <w:pStyle w:val="Textof0"/>
        <w:numPr>
          <w:ilvl w:val="0"/>
          <w:numId w:val="30"/>
        </w:numPr>
        <w:spacing w:line="288" w:lineRule="auto"/>
        <w:ind w:firstLineChars="0"/>
        <w:rPr>
          <w:sz w:val="24"/>
          <w:szCs w:val="15"/>
        </w:rPr>
      </w:pPr>
      <w:r w:rsidRPr="00503CE1">
        <w:rPr>
          <w:rFonts w:hint="eastAsia"/>
          <w:sz w:val="24"/>
          <w:szCs w:val="15"/>
        </w:rPr>
        <w:t>谭跃进</w:t>
      </w:r>
      <w:r w:rsidRPr="00503CE1">
        <w:rPr>
          <w:rFonts w:hint="eastAsia"/>
          <w:sz w:val="24"/>
          <w:szCs w:val="15"/>
        </w:rPr>
        <w:t xml:space="preserve">, </w:t>
      </w:r>
      <w:r w:rsidRPr="00503CE1">
        <w:rPr>
          <w:rFonts w:hint="eastAsia"/>
          <w:sz w:val="24"/>
          <w:szCs w:val="15"/>
        </w:rPr>
        <w:t>吴俊</w:t>
      </w:r>
      <w:r w:rsidRPr="00503CE1">
        <w:rPr>
          <w:rFonts w:hint="eastAsia"/>
          <w:sz w:val="24"/>
          <w:szCs w:val="15"/>
        </w:rPr>
        <w:t xml:space="preserve">, </w:t>
      </w:r>
      <w:r w:rsidRPr="00503CE1">
        <w:rPr>
          <w:rFonts w:hint="eastAsia"/>
          <w:sz w:val="24"/>
          <w:szCs w:val="15"/>
        </w:rPr>
        <w:t>邓宏钟</w:t>
      </w:r>
      <w:r w:rsidRPr="00503CE1">
        <w:rPr>
          <w:rFonts w:hint="eastAsia"/>
          <w:sz w:val="24"/>
          <w:szCs w:val="15"/>
        </w:rPr>
        <w:t xml:space="preserve">. </w:t>
      </w:r>
      <w:r w:rsidRPr="00503CE1">
        <w:rPr>
          <w:rFonts w:hint="eastAsia"/>
          <w:sz w:val="24"/>
          <w:szCs w:val="15"/>
        </w:rPr>
        <w:t>复杂网络中节点重要度评估的节点收缩方法</w:t>
      </w:r>
      <w:r w:rsidRPr="00503CE1">
        <w:rPr>
          <w:rFonts w:hint="eastAsia"/>
          <w:sz w:val="24"/>
          <w:szCs w:val="15"/>
        </w:rPr>
        <w:t xml:space="preserve"> [J][J]. </w:t>
      </w:r>
      <w:r w:rsidRPr="00503CE1">
        <w:rPr>
          <w:rFonts w:hint="eastAsia"/>
          <w:sz w:val="24"/>
          <w:szCs w:val="15"/>
        </w:rPr>
        <w:t>系统工程理论与实践</w:t>
      </w:r>
      <w:r w:rsidRPr="00503CE1">
        <w:rPr>
          <w:rFonts w:hint="eastAsia"/>
          <w:sz w:val="24"/>
          <w:szCs w:val="15"/>
        </w:rPr>
        <w:t>, 2006, 26(11): 79-83.</w:t>
      </w:r>
    </w:p>
    <w:p w:rsidR="00300ED5" w:rsidRPr="00B45266" w:rsidRDefault="00300ED5" w:rsidP="00300ED5">
      <w:pPr>
        <w:pStyle w:val="afff9"/>
        <w:numPr>
          <w:ilvl w:val="0"/>
          <w:numId w:val="30"/>
        </w:numPr>
        <w:ind w:firstLineChars="0"/>
        <w:rPr>
          <w:rFonts w:ascii="Times New Roman" w:hAnsi="Times New Roman"/>
          <w:sz w:val="24"/>
          <w:szCs w:val="15"/>
        </w:rPr>
      </w:pPr>
      <w:r w:rsidRPr="00B45266">
        <w:rPr>
          <w:rFonts w:ascii="Times New Roman" w:hAnsi="Times New Roman"/>
          <w:sz w:val="24"/>
          <w:szCs w:val="15"/>
        </w:rPr>
        <w:t>A.V.Goldberg. Recent developments in maximum flow algorithms(Invited Lecture). In: S.Arnborg,L.Tvansson eds. Pro of the Sixth Scandinavian Workshop on Algorithm Theory(LNCS 1004).Heidelber: Springer-Verlags1988,pp.1-10.</w:t>
      </w:r>
    </w:p>
    <w:p w:rsidR="00CF19A5" w:rsidRPr="00EA43F6" w:rsidRDefault="00CF19A5" w:rsidP="00CF19A5">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Thomas H.Cormen Charles E.Leiserson, Ronald L.Rivest Clifford Stein. Introduction to Algorithms. Second Edition. MIT Press.2001.</w:t>
      </w:r>
    </w:p>
    <w:p w:rsidR="00CF19A5" w:rsidRPr="00EA43F6" w:rsidRDefault="00CF19A5" w:rsidP="00CF19A5">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L.R.Ford, D.R.Fulkerson. Flows in networks. Princeton: Princeton University Press,1962.</w:t>
      </w:r>
    </w:p>
    <w:p w:rsidR="00CF19A5" w:rsidRPr="005D2703" w:rsidRDefault="00CF19A5" w:rsidP="00CF19A5">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J.Edmonds, R.M.Karp. Theoretical improvements in algorithm efficiency for networks flow problems.1972(02).</w:t>
      </w:r>
    </w:p>
    <w:p w:rsidR="00CF19A5" w:rsidRPr="005D2703" w:rsidRDefault="00CF19A5" w:rsidP="00CF19A5">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R.K.Ahuja,T.L.Magnanti,J.B.Orlin. Network Flows: Theory, Algorithms and Applications.2005:294-356.</w:t>
      </w:r>
    </w:p>
    <w:p w:rsidR="00CF19A5" w:rsidRDefault="00CF19A5" w:rsidP="00CF19A5">
      <w:pPr>
        <w:pStyle w:val="Textof0"/>
        <w:numPr>
          <w:ilvl w:val="0"/>
          <w:numId w:val="30"/>
        </w:numPr>
        <w:spacing w:line="288" w:lineRule="auto"/>
        <w:ind w:firstLineChars="0"/>
        <w:rPr>
          <w:sz w:val="24"/>
          <w:szCs w:val="15"/>
        </w:rPr>
      </w:pPr>
      <w:r w:rsidRPr="00F63835">
        <w:rPr>
          <w:sz w:val="24"/>
          <w:szCs w:val="15"/>
        </w:rPr>
        <w:t>Clancy,D.O. Probability flows for reliability evaluation of multi-area power system interconnections. Electrical Power and Energy System,5,1983,pp.100-114.</w:t>
      </w:r>
    </w:p>
    <w:p w:rsidR="00CF19A5" w:rsidRDefault="00CF19A5" w:rsidP="00CF19A5">
      <w:pPr>
        <w:pStyle w:val="Textof0"/>
        <w:numPr>
          <w:ilvl w:val="0"/>
          <w:numId w:val="30"/>
        </w:numPr>
        <w:spacing w:line="288" w:lineRule="auto"/>
        <w:ind w:firstLineChars="0"/>
        <w:rPr>
          <w:sz w:val="24"/>
          <w:szCs w:val="15"/>
        </w:rPr>
      </w:pPr>
      <w:r w:rsidRPr="00F63835">
        <w:rPr>
          <w:sz w:val="24"/>
          <w:szCs w:val="15"/>
        </w:rPr>
        <w:t>Lee SH. Reliability evaluation of a flow network. IEEE Transactions on Reliability 1980;29:24-6.</w:t>
      </w:r>
    </w:p>
    <w:p w:rsidR="00CF19A5" w:rsidRPr="00D36C5C" w:rsidRDefault="00CF19A5" w:rsidP="00CF19A5">
      <w:pPr>
        <w:pStyle w:val="afff9"/>
        <w:numPr>
          <w:ilvl w:val="0"/>
          <w:numId w:val="30"/>
        </w:numPr>
        <w:ind w:firstLineChars="0"/>
        <w:rPr>
          <w:rFonts w:ascii="Times New Roman" w:hAnsi="Times New Roman"/>
          <w:sz w:val="24"/>
          <w:szCs w:val="15"/>
        </w:rPr>
      </w:pPr>
      <w:r w:rsidRPr="00D36C5C">
        <w:rPr>
          <w:rFonts w:ascii="Times New Roman" w:hAnsi="Times New Roman"/>
          <w:sz w:val="24"/>
          <w:szCs w:val="15"/>
        </w:rPr>
        <w:t>Xue J. On multi-state system analysis. IEEE Transactions on Reliability 1985;34:329-37.</w:t>
      </w:r>
    </w:p>
    <w:p w:rsidR="00CF19A5" w:rsidRDefault="00CF19A5" w:rsidP="00CF19A5">
      <w:pPr>
        <w:pStyle w:val="Textof0"/>
        <w:numPr>
          <w:ilvl w:val="0"/>
          <w:numId w:val="30"/>
        </w:numPr>
        <w:spacing w:line="288" w:lineRule="auto"/>
        <w:ind w:firstLineChars="0"/>
        <w:rPr>
          <w:sz w:val="24"/>
          <w:szCs w:val="15"/>
        </w:rPr>
      </w:pPr>
      <w:r w:rsidRPr="00CC2449">
        <w:rPr>
          <w:sz w:val="24"/>
          <w:szCs w:val="15"/>
        </w:rPr>
        <w:t>M.O. Ball, Computing network reliability. Operations Research, vol.27, pp. 823–838, 1979.</w:t>
      </w:r>
    </w:p>
    <w:p w:rsidR="00CF19A5" w:rsidRPr="00CC2449" w:rsidRDefault="00CF19A5" w:rsidP="00CF19A5">
      <w:pPr>
        <w:pStyle w:val="afff9"/>
        <w:numPr>
          <w:ilvl w:val="0"/>
          <w:numId w:val="30"/>
        </w:numPr>
        <w:ind w:firstLineChars="0"/>
        <w:rPr>
          <w:rFonts w:ascii="Times New Roman" w:hAnsi="Times New Roman"/>
          <w:sz w:val="24"/>
          <w:szCs w:val="15"/>
        </w:rPr>
      </w:pPr>
      <w:r w:rsidRPr="00CC2449">
        <w:rPr>
          <w:rFonts w:ascii="Times New Roman" w:hAnsi="Times New Roman"/>
          <w:sz w:val="24"/>
          <w:szCs w:val="15"/>
        </w:rPr>
        <w:t>Zhao Peixin,Zhang Xin. A survey on reliability evaluation of stochastic flow networks in terms of minimal paths. Information Engineering and Computer Science 2009.</w:t>
      </w:r>
    </w:p>
    <w:p w:rsidR="00A9733A" w:rsidRPr="00A9733A" w:rsidRDefault="00A9733A" w:rsidP="00A9733A">
      <w:pPr>
        <w:pStyle w:val="afff9"/>
        <w:numPr>
          <w:ilvl w:val="0"/>
          <w:numId w:val="30"/>
        </w:numPr>
        <w:ind w:firstLineChars="0"/>
        <w:rPr>
          <w:rFonts w:ascii="Times New Roman" w:hAnsi="Times New Roman"/>
          <w:sz w:val="24"/>
          <w:szCs w:val="15"/>
        </w:rPr>
      </w:pPr>
      <w:r w:rsidRPr="00A9733A">
        <w:rPr>
          <w:rFonts w:ascii="Times New Roman" w:hAnsi="Times New Roman"/>
          <w:sz w:val="24"/>
          <w:szCs w:val="15"/>
        </w:rPr>
        <w:lastRenderedPageBreak/>
        <w:t>Chen Y, Hu A Q, Hu J, et al. A method for finding the most vital node in communication networks[J]. High Technology Letters, 2004, 1(2): 573-575.</w:t>
      </w:r>
    </w:p>
    <w:p w:rsidR="00EF3F3E" w:rsidRDefault="00EF3F3E" w:rsidP="00EF3F3E">
      <w:pPr>
        <w:pStyle w:val="Textof0"/>
        <w:numPr>
          <w:ilvl w:val="0"/>
          <w:numId w:val="30"/>
        </w:numPr>
        <w:spacing w:line="288" w:lineRule="auto"/>
        <w:ind w:firstLineChars="0"/>
        <w:rPr>
          <w:sz w:val="24"/>
          <w:szCs w:val="15"/>
        </w:rPr>
      </w:pPr>
      <w:r w:rsidRPr="00DB29E5">
        <w:rPr>
          <w:rFonts w:hint="eastAsia"/>
          <w:sz w:val="24"/>
          <w:szCs w:val="15"/>
        </w:rPr>
        <w:t>蔡伟</w:t>
      </w:r>
      <w:r w:rsidRPr="00DB29E5">
        <w:rPr>
          <w:rFonts w:hint="eastAsia"/>
          <w:sz w:val="24"/>
          <w:szCs w:val="15"/>
        </w:rPr>
        <w:t xml:space="preserve">, </w:t>
      </w:r>
      <w:r w:rsidRPr="00DB29E5">
        <w:rPr>
          <w:rFonts w:hint="eastAsia"/>
          <w:sz w:val="24"/>
          <w:szCs w:val="15"/>
        </w:rPr>
        <w:t>张柏礼</w:t>
      </w:r>
      <w:r w:rsidRPr="00DB29E5">
        <w:rPr>
          <w:rFonts w:hint="eastAsia"/>
          <w:sz w:val="24"/>
          <w:szCs w:val="15"/>
        </w:rPr>
        <w:t xml:space="preserve">, </w:t>
      </w:r>
      <w:r w:rsidRPr="00DB29E5">
        <w:rPr>
          <w:rFonts w:hint="eastAsia"/>
          <w:sz w:val="24"/>
          <w:szCs w:val="15"/>
        </w:rPr>
        <w:t>吕建华</w:t>
      </w:r>
      <w:r w:rsidRPr="00DB29E5">
        <w:rPr>
          <w:rFonts w:hint="eastAsia"/>
          <w:sz w:val="24"/>
          <w:szCs w:val="15"/>
        </w:rPr>
        <w:t xml:space="preserve">. </w:t>
      </w:r>
      <w:r w:rsidRPr="00DB29E5">
        <w:rPr>
          <w:rFonts w:hint="eastAsia"/>
          <w:sz w:val="24"/>
          <w:szCs w:val="15"/>
        </w:rPr>
        <w:t>不确定图最可靠最大流算法研究</w:t>
      </w:r>
      <w:r w:rsidRPr="00DB29E5">
        <w:rPr>
          <w:rFonts w:hint="eastAsia"/>
          <w:sz w:val="24"/>
          <w:szCs w:val="15"/>
        </w:rPr>
        <w:t xml:space="preserve">[J]. </w:t>
      </w:r>
      <w:r w:rsidRPr="00DB29E5">
        <w:rPr>
          <w:rFonts w:hint="eastAsia"/>
          <w:sz w:val="24"/>
          <w:szCs w:val="15"/>
        </w:rPr>
        <w:t>计算机学报</w:t>
      </w:r>
      <w:r w:rsidRPr="00DB29E5">
        <w:rPr>
          <w:rFonts w:hint="eastAsia"/>
          <w:sz w:val="24"/>
          <w:szCs w:val="15"/>
        </w:rPr>
        <w:t>, 2012, 35(11): 2371-2380.</w:t>
      </w:r>
    </w:p>
    <w:p w:rsidR="00EF3F3E" w:rsidRPr="00E12683" w:rsidRDefault="00EF3F3E" w:rsidP="00EF3F3E">
      <w:pPr>
        <w:pStyle w:val="Textof0"/>
        <w:numPr>
          <w:ilvl w:val="0"/>
          <w:numId w:val="30"/>
        </w:numPr>
        <w:spacing w:line="288" w:lineRule="auto"/>
        <w:ind w:firstLineChars="0"/>
        <w:rPr>
          <w:sz w:val="24"/>
          <w:szCs w:val="15"/>
        </w:rPr>
      </w:pPr>
      <w:r w:rsidRPr="00F137C5">
        <w:rPr>
          <w:rFonts w:hint="eastAsia"/>
          <w:sz w:val="24"/>
          <w:szCs w:val="15"/>
        </w:rPr>
        <w:t>张柏礼</w:t>
      </w:r>
      <w:r w:rsidRPr="00F137C5">
        <w:rPr>
          <w:rFonts w:hint="eastAsia"/>
          <w:sz w:val="24"/>
          <w:szCs w:val="15"/>
        </w:rPr>
        <w:t xml:space="preserve">, </w:t>
      </w:r>
      <w:r w:rsidRPr="00F137C5">
        <w:rPr>
          <w:rFonts w:hint="eastAsia"/>
          <w:sz w:val="24"/>
          <w:szCs w:val="15"/>
        </w:rPr>
        <w:t>吕建华</w:t>
      </w:r>
      <w:r w:rsidRPr="00F137C5">
        <w:rPr>
          <w:rFonts w:hint="eastAsia"/>
          <w:sz w:val="24"/>
          <w:szCs w:val="15"/>
        </w:rPr>
        <w:t xml:space="preserve">, </w:t>
      </w:r>
      <w:r w:rsidRPr="00F137C5">
        <w:rPr>
          <w:rFonts w:hint="eastAsia"/>
          <w:sz w:val="24"/>
          <w:szCs w:val="15"/>
        </w:rPr>
        <w:t>生衍</w:t>
      </w:r>
      <w:r w:rsidRPr="00F137C5">
        <w:rPr>
          <w:rFonts w:hint="eastAsia"/>
          <w:sz w:val="24"/>
          <w:szCs w:val="15"/>
        </w:rPr>
        <w:t xml:space="preserve">, </w:t>
      </w:r>
      <w:r w:rsidRPr="00F137C5">
        <w:rPr>
          <w:rFonts w:hint="eastAsia"/>
          <w:sz w:val="24"/>
          <w:szCs w:val="15"/>
        </w:rPr>
        <w:t>等</w:t>
      </w:r>
      <w:r w:rsidRPr="00F137C5">
        <w:rPr>
          <w:rFonts w:hint="eastAsia"/>
          <w:sz w:val="24"/>
          <w:szCs w:val="15"/>
        </w:rPr>
        <w:t xml:space="preserve">. </w:t>
      </w:r>
      <w:r w:rsidRPr="00F137C5">
        <w:rPr>
          <w:rFonts w:hint="eastAsia"/>
          <w:sz w:val="24"/>
          <w:szCs w:val="15"/>
        </w:rPr>
        <w:t>一种不确定图中最可靠最大流问题的解决方案</w:t>
      </w:r>
      <w:r w:rsidRPr="00F137C5">
        <w:rPr>
          <w:rFonts w:hint="eastAsia"/>
          <w:sz w:val="24"/>
          <w:szCs w:val="15"/>
        </w:rPr>
        <w:t xml:space="preserve">[J]. </w:t>
      </w:r>
      <w:r w:rsidRPr="00F137C5">
        <w:rPr>
          <w:rFonts w:hint="eastAsia"/>
          <w:sz w:val="24"/>
          <w:szCs w:val="15"/>
        </w:rPr>
        <w:t>计算机学报</w:t>
      </w:r>
      <w:r w:rsidRPr="00F137C5">
        <w:rPr>
          <w:rFonts w:hint="eastAsia"/>
          <w:sz w:val="24"/>
          <w:szCs w:val="15"/>
        </w:rPr>
        <w:t>, 2014, 10: 003.</w:t>
      </w:r>
    </w:p>
    <w:p w:rsidR="00F26BD5" w:rsidRPr="00F26BD5" w:rsidRDefault="00F26BD5" w:rsidP="00F26BD5">
      <w:pPr>
        <w:pStyle w:val="afff9"/>
        <w:numPr>
          <w:ilvl w:val="0"/>
          <w:numId w:val="30"/>
        </w:numPr>
        <w:ind w:firstLineChars="0"/>
        <w:rPr>
          <w:rFonts w:ascii="Times New Roman" w:hAnsi="Times New Roman"/>
          <w:sz w:val="24"/>
          <w:szCs w:val="15"/>
        </w:rPr>
      </w:pPr>
      <w:r w:rsidRPr="00F26BD5">
        <w:rPr>
          <w:rFonts w:ascii="Times New Roman" w:hAnsi="Times New Roman"/>
          <w:sz w:val="24"/>
          <w:szCs w:val="15"/>
        </w:rPr>
        <w:t>Zhao Peixin,Zhang Xin. A survey on reliability evaluation of stochastic flow networks in terms of minimal paths. Information Engineering and Computer Science 2009.</w:t>
      </w:r>
    </w:p>
    <w:p w:rsidR="00F26BD5" w:rsidRPr="00F26BD5" w:rsidRDefault="00F26BD5" w:rsidP="00F26BD5">
      <w:pPr>
        <w:pStyle w:val="afff9"/>
        <w:numPr>
          <w:ilvl w:val="0"/>
          <w:numId w:val="30"/>
        </w:numPr>
        <w:ind w:firstLineChars="0"/>
        <w:rPr>
          <w:rFonts w:ascii="Times New Roman" w:hAnsi="Times New Roman"/>
          <w:sz w:val="24"/>
          <w:szCs w:val="15"/>
        </w:rPr>
      </w:pPr>
      <w:r w:rsidRPr="00F26BD5">
        <w:rPr>
          <w:rFonts w:ascii="Times New Roman" w:hAnsi="Times New Roman"/>
          <w:sz w:val="24"/>
          <w:szCs w:val="15"/>
        </w:rPr>
        <w:t>Lin JS, Jane CC, Yuan J. On reliability evaluation of a capacitated-flow network in terms of minimal path sets. Networks,vol.25. pp.131-138,1995.</w:t>
      </w:r>
    </w:p>
    <w:p w:rsidR="00F26BD5" w:rsidRPr="00F26BD5" w:rsidRDefault="00F26BD5" w:rsidP="00F26BD5">
      <w:pPr>
        <w:pStyle w:val="afff9"/>
        <w:numPr>
          <w:ilvl w:val="0"/>
          <w:numId w:val="30"/>
        </w:numPr>
        <w:ind w:firstLineChars="0"/>
        <w:rPr>
          <w:rFonts w:ascii="Times New Roman" w:hAnsi="Times New Roman"/>
          <w:sz w:val="24"/>
          <w:szCs w:val="15"/>
        </w:rPr>
      </w:pPr>
      <w:r w:rsidRPr="00F26BD5">
        <w:rPr>
          <w:rFonts w:ascii="Times New Roman" w:hAnsi="Times New Roman"/>
          <w:sz w:val="24"/>
          <w:szCs w:val="15"/>
        </w:rPr>
        <w:t>Lee SH. Reliability evaluation of a flow network. IEEE Transactions on Reliability 1980;29:24-6.</w:t>
      </w:r>
    </w:p>
    <w:p w:rsidR="00F26BD5" w:rsidRDefault="00F26BD5" w:rsidP="00F26BD5">
      <w:pPr>
        <w:pStyle w:val="Textof0"/>
        <w:numPr>
          <w:ilvl w:val="0"/>
          <w:numId w:val="30"/>
        </w:numPr>
        <w:spacing w:line="288" w:lineRule="auto"/>
        <w:ind w:firstLineChars="0"/>
        <w:rPr>
          <w:sz w:val="24"/>
          <w:szCs w:val="15"/>
        </w:rPr>
      </w:pPr>
      <w:r w:rsidRPr="0059272A">
        <w:rPr>
          <w:sz w:val="24"/>
          <w:szCs w:val="15"/>
        </w:rPr>
        <w:t>Y.-K.Lin. System reliability evaluation for a multi-state supply chain network with failure nodes using minimal paths. IEEE.Trans.Reliability,vol,58,pp,34-40,2009.</w:t>
      </w:r>
    </w:p>
    <w:p w:rsidR="00F26BD5" w:rsidRPr="009D718B" w:rsidRDefault="00F26BD5" w:rsidP="00F26BD5">
      <w:pPr>
        <w:pStyle w:val="afff9"/>
        <w:numPr>
          <w:ilvl w:val="0"/>
          <w:numId w:val="30"/>
        </w:numPr>
        <w:ind w:firstLineChars="0"/>
        <w:rPr>
          <w:rFonts w:ascii="Times New Roman" w:hAnsi="Times New Roman"/>
          <w:sz w:val="24"/>
          <w:szCs w:val="15"/>
        </w:rPr>
      </w:pPr>
      <w:r w:rsidRPr="009D718B">
        <w:rPr>
          <w:rFonts w:ascii="Times New Roman" w:hAnsi="Times New Roman"/>
          <w:sz w:val="24"/>
          <w:szCs w:val="15"/>
        </w:rPr>
        <w:t>Y.-K.Lin. A Simple Algorithm for reliability evaluation of a stochastic-flow network with node failure. Computer &amp; Operations Research 28(2001)1277-1285.</w:t>
      </w:r>
    </w:p>
    <w:p w:rsidR="00300ED5" w:rsidRDefault="000518B0" w:rsidP="000518B0">
      <w:pPr>
        <w:pStyle w:val="Textof0"/>
        <w:numPr>
          <w:ilvl w:val="0"/>
          <w:numId w:val="30"/>
        </w:numPr>
        <w:spacing w:line="288" w:lineRule="auto"/>
        <w:ind w:firstLineChars="0"/>
        <w:rPr>
          <w:sz w:val="24"/>
          <w:szCs w:val="15"/>
        </w:rPr>
      </w:pPr>
      <w:r w:rsidRPr="000518B0">
        <w:rPr>
          <w:sz w:val="24"/>
          <w:szCs w:val="15"/>
        </w:rPr>
        <w:t>J.E.Ramirez-Marquez, D.W.Coit. A monte-carlo simulation approach for approximating multi-state two terminals reliability. Reliability Engineering &amp; System Safety.vol.87,pp.253-264,2005.</w:t>
      </w:r>
    </w:p>
    <w:p w:rsidR="000518B0" w:rsidRDefault="000518B0" w:rsidP="000518B0">
      <w:pPr>
        <w:pStyle w:val="Textof0"/>
        <w:numPr>
          <w:ilvl w:val="0"/>
          <w:numId w:val="30"/>
        </w:numPr>
        <w:spacing w:line="288" w:lineRule="auto"/>
        <w:ind w:firstLineChars="0"/>
        <w:rPr>
          <w:sz w:val="24"/>
          <w:szCs w:val="15"/>
        </w:rPr>
      </w:pPr>
      <w:r w:rsidRPr="001B59C7">
        <w:rPr>
          <w:sz w:val="24"/>
          <w:szCs w:val="15"/>
        </w:rPr>
        <w:t>P. Doulliez , E. Jamoulle. Transportation networks with random arc capacities. RAIRO, vol. 3, pp. 45–60, 1972.</w:t>
      </w:r>
    </w:p>
    <w:p w:rsidR="00FE3082" w:rsidRDefault="00C3003F" w:rsidP="000518B0">
      <w:pPr>
        <w:pStyle w:val="Textof0"/>
        <w:numPr>
          <w:ilvl w:val="0"/>
          <w:numId w:val="30"/>
        </w:numPr>
        <w:spacing w:line="288" w:lineRule="auto"/>
        <w:ind w:firstLineChars="0"/>
        <w:rPr>
          <w:sz w:val="24"/>
          <w:szCs w:val="15"/>
        </w:rPr>
      </w:pPr>
      <w:r w:rsidRPr="00F96BEA">
        <w:rPr>
          <w:sz w:val="24"/>
          <w:szCs w:val="15"/>
        </w:rPr>
        <w:t>C. Alexopoulos. Note on state-space decomposition methods for analyzing stochastic flow networks,” IEEE Trans. Reliability, vol. 44, pp.354–357, 1995.</w:t>
      </w:r>
    </w:p>
    <w:p w:rsidR="000D3B6B" w:rsidRPr="00306DED" w:rsidRDefault="000D3B6B" w:rsidP="000D3B6B">
      <w:pPr>
        <w:pStyle w:val="afff9"/>
        <w:numPr>
          <w:ilvl w:val="0"/>
          <w:numId w:val="30"/>
        </w:numPr>
        <w:ind w:firstLineChars="0"/>
        <w:rPr>
          <w:rFonts w:ascii="Times New Roman" w:hAnsi="Times New Roman"/>
          <w:sz w:val="24"/>
          <w:szCs w:val="15"/>
        </w:rPr>
      </w:pPr>
      <w:r w:rsidRPr="00306DED">
        <w:rPr>
          <w:rFonts w:ascii="Times New Roman" w:hAnsi="Times New Roman"/>
          <w:sz w:val="24"/>
          <w:szCs w:val="15"/>
        </w:rPr>
        <w:t>C.-C. Jane and Y.-W. Laih. A practical algorithm for computing multi-state two-terminal reliability. IEEE Trans.Reliability,vol.57,pp.295-302,2008.</w:t>
      </w:r>
    </w:p>
    <w:p w:rsidR="00113C48" w:rsidRDefault="000D3B6B" w:rsidP="000D3B6B">
      <w:pPr>
        <w:pStyle w:val="Textof0"/>
        <w:numPr>
          <w:ilvl w:val="0"/>
          <w:numId w:val="30"/>
        </w:numPr>
        <w:spacing w:line="288" w:lineRule="auto"/>
        <w:ind w:firstLineChars="0"/>
        <w:rPr>
          <w:sz w:val="24"/>
          <w:szCs w:val="15"/>
        </w:rPr>
      </w:pPr>
      <w:r w:rsidRPr="00306DED">
        <w:rPr>
          <w:sz w:val="24"/>
          <w:szCs w:val="15"/>
        </w:rPr>
        <w:tab/>
        <w:t>C.-C. Jane and Y.-W. Laih. Computing multi-state two-terminal reliability through critical arc states that interrupt demand. IEEE Trans.Reliability,vol.59.No.2,2010</w:t>
      </w:r>
    </w:p>
    <w:p w:rsidR="00606722" w:rsidRDefault="00606722" w:rsidP="00606722">
      <w:pPr>
        <w:pStyle w:val="Textof0"/>
        <w:numPr>
          <w:ilvl w:val="0"/>
          <w:numId w:val="30"/>
        </w:numPr>
        <w:spacing w:line="288" w:lineRule="auto"/>
        <w:ind w:firstLineChars="0"/>
        <w:rPr>
          <w:sz w:val="24"/>
          <w:szCs w:val="15"/>
        </w:rPr>
      </w:pPr>
      <w:r w:rsidRPr="0084584B">
        <w:rPr>
          <w:sz w:val="24"/>
          <w:szCs w:val="15"/>
        </w:rPr>
        <w:t>Yi-Kuei Lin, Cheng-Ta Yeh. Evaluation of optimal network reliability under components-assignments subject to a transmission budget. IEEE Trans. Reliability, 2010, 59: 539-550.</w:t>
      </w:r>
    </w:p>
    <w:p w:rsidR="00925BE5" w:rsidRDefault="00E156BC" w:rsidP="00E156BC">
      <w:pPr>
        <w:pStyle w:val="Textof0"/>
        <w:numPr>
          <w:ilvl w:val="0"/>
          <w:numId w:val="30"/>
        </w:numPr>
        <w:spacing w:line="288" w:lineRule="auto"/>
        <w:ind w:firstLineChars="0"/>
        <w:rPr>
          <w:sz w:val="24"/>
          <w:szCs w:val="15"/>
        </w:rPr>
      </w:pPr>
      <w:r w:rsidRPr="00E156BC">
        <w:rPr>
          <w:sz w:val="24"/>
          <w:szCs w:val="15"/>
        </w:rPr>
        <w:t>Thomas H Cormen, Charles E Leiserson, Ronald L Rivest, et al. Introduction to algorithms. MIT Press, 2005</w:t>
      </w:r>
    </w:p>
    <w:p w:rsidR="00E156BC" w:rsidRDefault="00E156BC" w:rsidP="00E156BC">
      <w:pPr>
        <w:pStyle w:val="afff9"/>
        <w:numPr>
          <w:ilvl w:val="0"/>
          <w:numId w:val="30"/>
        </w:numPr>
        <w:ind w:firstLineChars="0"/>
        <w:rPr>
          <w:rFonts w:ascii="Times New Roman" w:hAnsi="Times New Roman"/>
          <w:sz w:val="24"/>
          <w:szCs w:val="15"/>
        </w:rPr>
      </w:pPr>
      <w:r>
        <w:rPr>
          <w:rFonts w:ascii="Times New Roman" w:hAnsi="Times New Roman"/>
          <w:sz w:val="24"/>
          <w:szCs w:val="15"/>
        </w:rPr>
        <w:t>L R Ford, D R Fulkerson. Maximum flow through a network. Canadian Journal of Math, 1956, 8(5): 399-404</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sz w:val="24"/>
          <w:szCs w:val="15"/>
        </w:rPr>
        <w:t>Jack Edmonds, Richard M Karp. Theoretical improvements in the algorithmic efficiency for network flow problems. Journal of the ACM, 1972, 19: 248-264</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sz w:val="24"/>
          <w:szCs w:val="15"/>
        </w:rPr>
        <w:t>E A Dinic. Algorithm for solution of a problem of maximum flow in networks with power estimation. Soviet Math Dokl, 1970, 11(8): 1277-1280</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sz w:val="24"/>
          <w:szCs w:val="15"/>
        </w:rPr>
        <w:t>Valerie King, Satish Rao, Robert E Tarjan. A faster deterministic maximum flow algorithm. Journal of algorithms, 1994, 17: 447-474</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hint="eastAsia"/>
          <w:sz w:val="24"/>
          <w:szCs w:val="15"/>
        </w:rPr>
        <w:lastRenderedPageBreak/>
        <w:t>江逸楠</w:t>
      </w:r>
      <w:r w:rsidRPr="003E48AB">
        <w:rPr>
          <w:rFonts w:ascii="Times New Roman" w:hAnsi="Times New Roman" w:hint="eastAsia"/>
          <w:sz w:val="24"/>
          <w:szCs w:val="15"/>
        </w:rPr>
        <w:t xml:space="preserve">, </w:t>
      </w:r>
      <w:r w:rsidRPr="003E48AB">
        <w:rPr>
          <w:rFonts w:ascii="Times New Roman" w:hAnsi="Times New Roman" w:hint="eastAsia"/>
          <w:sz w:val="24"/>
          <w:szCs w:val="15"/>
        </w:rPr>
        <w:t>李瑞莹</w:t>
      </w:r>
      <w:r w:rsidRPr="003E48AB">
        <w:rPr>
          <w:rFonts w:ascii="Times New Roman" w:hAnsi="Times New Roman" w:hint="eastAsia"/>
          <w:sz w:val="24"/>
          <w:szCs w:val="15"/>
        </w:rPr>
        <w:t xml:space="preserve">, </w:t>
      </w:r>
      <w:r w:rsidRPr="003E48AB">
        <w:rPr>
          <w:rFonts w:ascii="Times New Roman" w:hAnsi="Times New Roman" w:hint="eastAsia"/>
          <w:sz w:val="24"/>
          <w:szCs w:val="15"/>
        </w:rPr>
        <w:t>黄宁</w:t>
      </w:r>
      <w:r w:rsidRPr="003E48AB">
        <w:rPr>
          <w:rFonts w:ascii="Times New Roman" w:hAnsi="Times New Roman" w:hint="eastAsia"/>
          <w:sz w:val="24"/>
          <w:szCs w:val="15"/>
        </w:rPr>
        <w:t xml:space="preserve">, </w:t>
      </w:r>
      <w:r w:rsidRPr="003E48AB">
        <w:rPr>
          <w:rFonts w:ascii="Times New Roman" w:hAnsi="Times New Roman" w:hint="eastAsia"/>
          <w:sz w:val="24"/>
          <w:szCs w:val="15"/>
        </w:rPr>
        <w:t>等</w:t>
      </w:r>
      <w:r w:rsidRPr="003E48AB">
        <w:rPr>
          <w:rFonts w:ascii="Times New Roman" w:hAnsi="Times New Roman" w:hint="eastAsia"/>
          <w:sz w:val="24"/>
          <w:szCs w:val="15"/>
        </w:rPr>
        <w:t xml:space="preserve">. </w:t>
      </w:r>
      <w:r w:rsidRPr="003E48AB">
        <w:rPr>
          <w:rFonts w:ascii="Times New Roman" w:hAnsi="Times New Roman" w:hint="eastAsia"/>
          <w:sz w:val="24"/>
          <w:szCs w:val="15"/>
        </w:rPr>
        <w:t>网络可靠性评估方法综述</w:t>
      </w:r>
      <w:r w:rsidRPr="003E48AB">
        <w:rPr>
          <w:rFonts w:ascii="Times New Roman" w:hAnsi="Times New Roman" w:hint="eastAsia"/>
          <w:sz w:val="24"/>
          <w:szCs w:val="15"/>
        </w:rPr>
        <w:t xml:space="preserve">[J]. </w:t>
      </w:r>
      <w:r w:rsidRPr="003E48AB">
        <w:rPr>
          <w:rFonts w:ascii="Times New Roman" w:hAnsi="Times New Roman" w:hint="eastAsia"/>
          <w:sz w:val="24"/>
          <w:szCs w:val="15"/>
        </w:rPr>
        <w:t>计算机科学</w:t>
      </w:r>
      <w:r w:rsidRPr="003E48AB">
        <w:rPr>
          <w:rFonts w:ascii="Times New Roman" w:hAnsi="Times New Roman" w:hint="eastAsia"/>
          <w:sz w:val="24"/>
          <w:szCs w:val="15"/>
        </w:rPr>
        <w:t>, 2012, 39(5): 9-13.</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Hintsanen P. The most reliable subgraph problem. Proceedings of the 11th  European Conference on Principles and Practice of Knowledge Discovery in database, Warsaw, 2007: 471:478</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Zou Zhao-Nian, Li Jian-Zhong, Gao Hong, et al. Mining frequent subgraph patterns from uncertain graph data. IEEE Transaction on Knowledge and Data Engineering, 2010, 22(9): 1203-1218</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hint="eastAsia"/>
          <w:sz w:val="24"/>
          <w:szCs w:val="15"/>
        </w:rPr>
        <w:t>张硕</w:t>
      </w:r>
      <w:r w:rsidRPr="00376186">
        <w:rPr>
          <w:rFonts w:ascii="Times New Roman" w:hAnsi="Times New Roman" w:hint="eastAsia"/>
          <w:sz w:val="24"/>
          <w:szCs w:val="15"/>
        </w:rPr>
        <w:t xml:space="preserve">, </w:t>
      </w:r>
      <w:r w:rsidRPr="00376186">
        <w:rPr>
          <w:rFonts w:ascii="Times New Roman" w:hAnsi="Times New Roman" w:hint="eastAsia"/>
          <w:sz w:val="24"/>
          <w:szCs w:val="15"/>
        </w:rPr>
        <w:t>高宏</w:t>
      </w:r>
      <w:r w:rsidRPr="00376186">
        <w:rPr>
          <w:rFonts w:ascii="Times New Roman" w:hAnsi="Times New Roman" w:hint="eastAsia"/>
          <w:sz w:val="24"/>
          <w:szCs w:val="15"/>
        </w:rPr>
        <w:t xml:space="preserve">, </w:t>
      </w:r>
      <w:r w:rsidRPr="00376186">
        <w:rPr>
          <w:rFonts w:ascii="Times New Roman" w:hAnsi="Times New Roman" w:hint="eastAsia"/>
          <w:sz w:val="24"/>
          <w:szCs w:val="15"/>
        </w:rPr>
        <w:t>李建中等</w:t>
      </w:r>
      <w:r w:rsidRPr="00376186">
        <w:rPr>
          <w:rFonts w:ascii="Times New Roman" w:hAnsi="Times New Roman" w:hint="eastAsia"/>
          <w:sz w:val="24"/>
          <w:szCs w:val="15"/>
        </w:rPr>
        <w:t xml:space="preserve">. </w:t>
      </w:r>
      <w:r w:rsidRPr="00376186">
        <w:rPr>
          <w:rFonts w:ascii="Times New Roman" w:hAnsi="Times New Roman" w:hint="eastAsia"/>
          <w:sz w:val="24"/>
          <w:szCs w:val="15"/>
        </w:rPr>
        <w:t>不确定图数据库中高效查询处理</w:t>
      </w:r>
      <w:r w:rsidRPr="00376186">
        <w:rPr>
          <w:rFonts w:ascii="Times New Roman" w:hAnsi="Times New Roman" w:hint="eastAsia"/>
          <w:sz w:val="24"/>
          <w:szCs w:val="15"/>
        </w:rPr>
        <w:t xml:space="preserve">. </w:t>
      </w:r>
      <w:r w:rsidRPr="00376186">
        <w:rPr>
          <w:rFonts w:ascii="Times New Roman" w:hAnsi="Times New Roman" w:hint="eastAsia"/>
          <w:sz w:val="24"/>
          <w:szCs w:val="15"/>
        </w:rPr>
        <w:t>计算机学报</w:t>
      </w:r>
      <w:r w:rsidRPr="00376186">
        <w:rPr>
          <w:rFonts w:ascii="Times New Roman" w:hAnsi="Times New Roman" w:hint="eastAsia"/>
          <w:sz w:val="24"/>
          <w:szCs w:val="15"/>
        </w:rPr>
        <w:t>, 2009, 32(10): 2066-2079</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hint="eastAsia"/>
          <w:sz w:val="24"/>
          <w:szCs w:val="15"/>
        </w:rPr>
        <w:t>张海杰</w:t>
      </w:r>
      <w:r w:rsidRPr="00376186">
        <w:rPr>
          <w:rFonts w:ascii="Times New Roman" w:hAnsi="Times New Roman" w:hint="eastAsia"/>
          <w:sz w:val="24"/>
          <w:szCs w:val="15"/>
        </w:rPr>
        <w:t xml:space="preserve">, </w:t>
      </w:r>
      <w:r w:rsidRPr="00376186">
        <w:rPr>
          <w:rFonts w:ascii="Times New Roman" w:hAnsi="Times New Roman" w:hint="eastAsia"/>
          <w:sz w:val="24"/>
          <w:szCs w:val="15"/>
        </w:rPr>
        <w:t>姜守旭</w:t>
      </w:r>
      <w:r w:rsidRPr="00376186">
        <w:rPr>
          <w:rFonts w:ascii="Times New Roman" w:hAnsi="Times New Roman" w:hint="eastAsia"/>
          <w:sz w:val="24"/>
          <w:szCs w:val="15"/>
        </w:rPr>
        <w:t xml:space="preserve">, </w:t>
      </w:r>
      <w:r w:rsidRPr="00376186">
        <w:rPr>
          <w:rFonts w:ascii="Times New Roman" w:hAnsi="Times New Roman" w:hint="eastAsia"/>
          <w:sz w:val="24"/>
          <w:szCs w:val="15"/>
        </w:rPr>
        <w:t>邹兆年</w:t>
      </w:r>
      <w:r w:rsidRPr="00376186">
        <w:rPr>
          <w:rFonts w:ascii="Times New Roman" w:hAnsi="Times New Roman" w:hint="eastAsia"/>
          <w:sz w:val="24"/>
          <w:szCs w:val="15"/>
        </w:rPr>
        <w:t xml:space="preserve">. </w:t>
      </w:r>
      <w:r w:rsidRPr="00376186">
        <w:rPr>
          <w:rFonts w:ascii="Times New Roman" w:hAnsi="Times New Roman" w:hint="eastAsia"/>
          <w:sz w:val="24"/>
          <w:szCs w:val="15"/>
        </w:rPr>
        <w:t>不确定图上的高效</w:t>
      </w:r>
      <w:r w:rsidRPr="00376186">
        <w:rPr>
          <w:rFonts w:ascii="Times New Roman" w:hAnsi="Times New Roman" w:hint="eastAsia"/>
          <w:sz w:val="24"/>
          <w:szCs w:val="15"/>
        </w:rPr>
        <w:t>top-k</w:t>
      </w:r>
      <w:r w:rsidRPr="00376186">
        <w:rPr>
          <w:rFonts w:ascii="Times New Roman" w:hAnsi="Times New Roman" w:hint="eastAsia"/>
          <w:sz w:val="24"/>
          <w:szCs w:val="15"/>
        </w:rPr>
        <w:t>近邻查询处理算法</w:t>
      </w:r>
      <w:r w:rsidRPr="00376186">
        <w:rPr>
          <w:rFonts w:ascii="Times New Roman" w:hAnsi="Times New Roman" w:hint="eastAsia"/>
          <w:sz w:val="24"/>
          <w:szCs w:val="15"/>
        </w:rPr>
        <w:t xml:space="preserve">. </w:t>
      </w:r>
      <w:r w:rsidRPr="00376186">
        <w:rPr>
          <w:rFonts w:ascii="Times New Roman" w:hAnsi="Times New Roman" w:hint="eastAsia"/>
          <w:sz w:val="24"/>
          <w:szCs w:val="15"/>
        </w:rPr>
        <w:t>计算机学报</w:t>
      </w:r>
      <w:r w:rsidRPr="00376186">
        <w:rPr>
          <w:rFonts w:ascii="Times New Roman" w:hAnsi="Times New Roman" w:hint="eastAsia"/>
          <w:sz w:val="24"/>
          <w:szCs w:val="15"/>
        </w:rPr>
        <w:t>, 2011, 34(10): 1885-1896</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Potamias M, Bonchi F, Gionis A, et al. K-nearest neighbors in uncertain graphs. Proceedings of the VLDB, Singapore, 2010: 997-1008</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hint="eastAsia"/>
          <w:sz w:val="24"/>
          <w:szCs w:val="15"/>
        </w:rPr>
        <w:t>袁野</w:t>
      </w:r>
      <w:r w:rsidRPr="00376186">
        <w:rPr>
          <w:rFonts w:ascii="Times New Roman" w:hAnsi="Times New Roman" w:hint="eastAsia"/>
          <w:sz w:val="24"/>
          <w:szCs w:val="15"/>
        </w:rPr>
        <w:t xml:space="preserve">, </w:t>
      </w:r>
      <w:r w:rsidRPr="00376186">
        <w:rPr>
          <w:rFonts w:ascii="Times New Roman" w:hAnsi="Times New Roman" w:hint="eastAsia"/>
          <w:sz w:val="24"/>
          <w:szCs w:val="15"/>
        </w:rPr>
        <w:t>王国仁</w:t>
      </w:r>
      <w:r w:rsidRPr="00376186">
        <w:rPr>
          <w:rFonts w:ascii="Times New Roman" w:hAnsi="Times New Roman" w:hint="eastAsia"/>
          <w:sz w:val="24"/>
          <w:szCs w:val="15"/>
        </w:rPr>
        <w:t xml:space="preserve">. </w:t>
      </w:r>
      <w:r w:rsidRPr="00376186">
        <w:rPr>
          <w:rFonts w:ascii="Times New Roman" w:hAnsi="Times New Roman" w:hint="eastAsia"/>
          <w:sz w:val="24"/>
          <w:szCs w:val="15"/>
        </w:rPr>
        <w:t>面向不确定图的概率可达性查询</w:t>
      </w:r>
      <w:r w:rsidRPr="00376186">
        <w:rPr>
          <w:rFonts w:ascii="Times New Roman" w:hAnsi="Times New Roman" w:hint="eastAsia"/>
          <w:sz w:val="24"/>
          <w:szCs w:val="15"/>
        </w:rPr>
        <w:t xml:space="preserve">. </w:t>
      </w:r>
      <w:r w:rsidRPr="00376186">
        <w:rPr>
          <w:rFonts w:ascii="Times New Roman" w:hAnsi="Times New Roman" w:hint="eastAsia"/>
          <w:sz w:val="24"/>
          <w:szCs w:val="15"/>
        </w:rPr>
        <w:t>计算机学报</w:t>
      </w:r>
      <w:r w:rsidRPr="00376186">
        <w:rPr>
          <w:rFonts w:ascii="Times New Roman" w:hAnsi="Times New Roman" w:hint="eastAsia"/>
          <w:sz w:val="24"/>
          <w:szCs w:val="15"/>
        </w:rPr>
        <w:t>, 2010, 33(8): 1378-1386</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Ye Yuan, Guoren Wang, Lei Chen, et al. Efficient Subgraph Similarity Search on Large Probabilistic Graph Databases. In Proc of VLDB, 2012: 800–811</w:t>
      </w:r>
    </w:p>
    <w:p w:rsidR="00D47755" w:rsidRPr="00D47755" w:rsidRDefault="00D47755" w:rsidP="00D47755">
      <w:pPr>
        <w:pStyle w:val="afff9"/>
        <w:numPr>
          <w:ilvl w:val="0"/>
          <w:numId w:val="30"/>
        </w:numPr>
        <w:ind w:firstLineChars="0"/>
        <w:rPr>
          <w:rFonts w:ascii="Times New Roman" w:hAnsi="Times New Roman"/>
          <w:sz w:val="24"/>
          <w:szCs w:val="15"/>
        </w:rPr>
      </w:pPr>
      <w:r w:rsidRPr="00D47755">
        <w:rPr>
          <w:rFonts w:ascii="Times New Roman" w:hAnsi="Times New Roman"/>
          <w:sz w:val="24"/>
          <w:szCs w:val="15"/>
        </w:rPr>
        <w:t>Khoussainova N, Balazinska M.Towards correcting input data errors probabilistically using integrity constraints. Proceedings of the MobiDE Workshop, Chicago, Illinois, USA, 2006: 43-50</w:t>
      </w:r>
    </w:p>
    <w:p w:rsidR="00D47755" w:rsidRPr="00D47755" w:rsidRDefault="00D47755" w:rsidP="00D47755">
      <w:pPr>
        <w:pStyle w:val="afff9"/>
        <w:numPr>
          <w:ilvl w:val="0"/>
          <w:numId w:val="30"/>
        </w:numPr>
        <w:ind w:firstLineChars="0"/>
        <w:rPr>
          <w:rFonts w:ascii="Times New Roman" w:hAnsi="Times New Roman"/>
          <w:sz w:val="24"/>
          <w:szCs w:val="15"/>
        </w:rPr>
      </w:pPr>
      <w:r w:rsidRPr="00D47755">
        <w:rPr>
          <w:rFonts w:ascii="Times New Roman" w:hAnsi="Times New Roman"/>
          <w:sz w:val="24"/>
          <w:szCs w:val="15"/>
        </w:rPr>
        <w:t>Han W S, Lee J, Pham M D. iGraph: A framework for comparisions of disk-based graph indexing techniques. Proceedings of the International Conference on Very Large Data Bases (VLDB), Singapore, 2010: 449-559</w:t>
      </w:r>
    </w:p>
    <w:p w:rsidR="00E156BC" w:rsidRPr="00D47755" w:rsidRDefault="00D47755" w:rsidP="00D47755">
      <w:pPr>
        <w:pStyle w:val="afff9"/>
        <w:numPr>
          <w:ilvl w:val="0"/>
          <w:numId w:val="30"/>
        </w:numPr>
        <w:ind w:firstLineChars="0"/>
        <w:rPr>
          <w:rFonts w:ascii="Times New Roman" w:hAnsi="Times New Roman"/>
          <w:sz w:val="24"/>
          <w:szCs w:val="15"/>
        </w:rPr>
      </w:pPr>
      <w:r w:rsidRPr="00D47755">
        <w:rPr>
          <w:rFonts w:ascii="Times New Roman" w:hAnsi="Times New Roman"/>
          <w:sz w:val="24"/>
          <w:szCs w:val="15"/>
        </w:rPr>
        <w:t>Johnson D. Finding all the elementary circuits of a directed graph. SIAM Journal on Computing,1975,4(1):77–84.</w:t>
      </w:r>
    </w:p>
    <w:sectPr w:rsidR="00E156BC" w:rsidRPr="00D47755" w:rsidSect="006272F4">
      <w:headerReference w:type="default" r:id="rId103"/>
      <w:footnotePr>
        <w:numRestart w:val="eachPage"/>
      </w:footnotePr>
      <w:pgSz w:w="11907" w:h="16839" w:code="9"/>
      <w:pgMar w:top="1134" w:right="1418" w:bottom="1134" w:left="1418" w:header="737" w:footer="567" w:gutter="0"/>
      <w:cols w:space="720"/>
      <w:docGrid w:type="linesAndChars" w:linePitch="326"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5E49" w:rsidRDefault="00E45E49" w:rsidP="00DC4C31">
      <w:pPr>
        <w:ind w:firstLine="480"/>
      </w:pPr>
      <w:r>
        <w:separator/>
      </w:r>
    </w:p>
  </w:endnote>
  <w:endnote w:type="continuationSeparator" w:id="0">
    <w:p w:rsidR="00E45E49" w:rsidRDefault="00E45E49" w:rsidP="00DC4C3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C8B" w:rsidRPr="00EA2F2C" w:rsidRDefault="00A20C8B"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D1113C" w:rsidRPr="00D1113C">
      <w:rPr>
        <w:noProof/>
        <w:sz w:val="18"/>
        <w:lang w:val="zh-CN"/>
      </w:rPr>
      <w:t>II</w:t>
    </w:r>
    <w:r w:rsidRPr="00EA2F2C">
      <w:rPr>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C8B" w:rsidRPr="0049003A" w:rsidRDefault="00A20C8B" w:rsidP="00C86391">
    <w:pPr>
      <w:pStyle w:val="a7"/>
      <w:jc w:val="center"/>
      <w:rPr>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C8B" w:rsidRDefault="00A20C8B" w:rsidP="00DC4C31">
    <w:pPr>
      <w:pStyle w:val="a7"/>
      <w:ind w:right="360" w:firstLine="45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C8B" w:rsidRPr="00EA2F2C" w:rsidRDefault="00A20C8B" w:rsidP="00504397">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D1113C" w:rsidRPr="00D1113C">
      <w:rPr>
        <w:noProof/>
        <w:sz w:val="18"/>
        <w:lang w:val="zh-CN"/>
      </w:rPr>
      <w:t>I</w:t>
    </w:r>
    <w:r w:rsidRPr="00EA2F2C">
      <w:rPr>
        <w:sz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C8B" w:rsidRPr="00EA2F2C" w:rsidRDefault="00A20C8B"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5B41C0" w:rsidRPr="005B41C0">
      <w:rPr>
        <w:noProof/>
        <w:sz w:val="18"/>
        <w:lang w:val="zh-CN"/>
      </w:rPr>
      <w:t>5</w:t>
    </w:r>
    <w:r w:rsidRPr="00EA2F2C">
      <w:rPr>
        <w:sz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C8B" w:rsidRPr="00EA2F2C" w:rsidRDefault="00A20C8B"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6D035C" w:rsidRPr="006D035C">
      <w:rPr>
        <w:noProof/>
        <w:sz w:val="18"/>
        <w:lang w:val="zh-CN"/>
      </w:rPr>
      <w:t>48</w:t>
    </w:r>
    <w:r w:rsidRPr="00EA2F2C">
      <w:rPr>
        <w:sz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C8B" w:rsidRPr="00EA2F2C" w:rsidRDefault="00A20C8B"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9266EA" w:rsidRPr="009266EA">
      <w:rPr>
        <w:noProof/>
        <w:sz w:val="18"/>
        <w:lang w:val="zh-CN"/>
      </w:rPr>
      <w:t>47</w:t>
    </w:r>
    <w:r w:rsidRPr="00EA2F2C">
      <w:rP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5E49" w:rsidRDefault="00E45E49" w:rsidP="00DC4C31">
      <w:pPr>
        <w:ind w:firstLine="480"/>
      </w:pPr>
      <w:r>
        <w:separator/>
      </w:r>
    </w:p>
  </w:footnote>
  <w:footnote w:type="continuationSeparator" w:id="0">
    <w:p w:rsidR="00E45E49" w:rsidRDefault="00E45E49" w:rsidP="00DC4C3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C8B" w:rsidRPr="006272F4" w:rsidRDefault="00A20C8B" w:rsidP="006272F4">
    <w:pPr>
      <w:pStyle w:val="a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C8B" w:rsidRPr="006272F4" w:rsidRDefault="00A20C8B">
    <w:pPr>
      <w:pStyle w:val="a8"/>
      <w:rPr>
        <w:sz w:val="18"/>
      </w:rPr>
    </w:pPr>
    <w:r>
      <w:rPr>
        <w:rFonts w:hint="eastAsia"/>
      </w:rPr>
      <w:t>致谢</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C8B" w:rsidRPr="006272F4" w:rsidRDefault="00A20C8B">
    <w:pPr>
      <w:pStyle w:val="a8"/>
      <w:rPr>
        <w:sz w:val="18"/>
      </w:rPr>
    </w:pPr>
    <w:r>
      <w:rPr>
        <w:rFonts w:hint="eastAsia"/>
        <w:sz w:val="18"/>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C8B" w:rsidRDefault="00A20C8B">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C8B" w:rsidRDefault="00A20C8B">
    <w:pPr>
      <w:pStyle w:val="a8"/>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C8B" w:rsidRPr="006272F4" w:rsidRDefault="00A20C8B">
    <w:pPr>
      <w:pStyle w:val="a8"/>
      <w:rPr>
        <w:sz w:val="18"/>
      </w:rPr>
    </w:pPr>
    <w:r w:rsidRPr="006272F4">
      <w:rPr>
        <w:rFonts w:hint="eastAsia"/>
        <w:sz w:val="18"/>
      </w:rPr>
      <w:t>第</w:t>
    </w:r>
    <w:r w:rsidRPr="006272F4">
      <w:rPr>
        <w:rFonts w:hint="eastAsia"/>
        <w:sz w:val="18"/>
      </w:rPr>
      <w:t>1</w:t>
    </w:r>
    <w:r w:rsidRPr="006272F4">
      <w:rPr>
        <w:rFonts w:hint="eastAsia"/>
        <w:sz w:val="18"/>
      </w:rPr>
      <w:t>章</w:t>
    </w:r>
    <w:r w:rsidRPr="006272F4">
      <w:rPr>
        <w:rFonts w:hint="eastAsia"/>
        <w:sz w:val="18"/>
      </w:rPr>
      <w:t xml:space="preserve"> </w:t>
    </w:r>
    <w:r w:rsidRPr="006272F4">
      <w:rPr>
        <w:rFonts w:hint="eastAsia"/>
        <w:sz w:val="18"/>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C8B" w:rsidRPr="006272F4" w:rsidRDefault="00A20C8B">
    <w:pPr>
      <w:pStyle w:val="a8"/>
      <w:rPr>
        <w:sz w:val="18"/>
      </w:rPr>
    </w:pPr>
    <w:r w:rsidRPr="006272F4">
      <w:rPr>
        <w:rFonts w:hint="eastAsia"/>
        <w:sz w:val="18"/>
      </w:rPr>
      <w:t>第</w:t>
    </w:r>
    <w:r>
      <w:rPr>
        <w:rFonts w:hint="eastAsia"/>
        <w:sz w:val="18"/>
      </w:rPr>
      <w:t>2</w:t>
    </w:r>
    <w:r w:rsidRPr="006272F4">
      <w:rPr>
        <w:rFonts w:hint="eastAsia"/>
        <w:sz w:val="18"/>
      </w:rPr>
      <w:t>章</w:t>
    </w:r>
    <w:r w:rsidRPr="006272F4">
      <w:rPr>
        <w:rFonts w:hint="eastAsia"/>
        <w:sz w:val="18"/>
      </w:rPr>
      <w:t xml:space="preserve"> </w:t>
    </w:r>
    <w:r>
      <w:rPr>
        <w:rFonts w:hint="eastAsia"/>
        <w:sz w:val="18"/>
      </w:rPr>
      <w:t>不确定图及关键</w:t>
    </w:r>
    <w:proofErr w:type="gramStart"/>
    <w:r>
      <w:rPr>
        <w:rFonts w:hint="eastAsia"/>
        <w:sz w:val="18"/>
      </w:rPr>
      <w:t>边相关</w:t>
    </w:r>
    <w:proofErr w:type="gramEnd"/>
    <w:r>
      <w:rPr>
        <w:rFonts w:hint="eastAsia"/>
        <w:sz w:val="18"/>
      </w:rPr>
      <w:t>理论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C8B" w:rsidRPr="006272F4" w:rsidRDefault="00A20C8B">
    <w:pPr>
      <w:pStyle w:val="a8"/>
      <w:rPr>
        <w:sz w:val="18"/>
      </w:rPr>
    </w:pPr>
    <w:r w:rsidRPr="006272F4">
      <w:rPr>
        <w:rFonts w:hint="eastAsia"/>
        <w:sz w:val="18"/>
      </w:rPr>
      <w:t>第</w:t>
    </w:r>
    <w:r>
      <w:rPr>
        <w:rFonts w:hint="eastAsia"/>
        <w:sz w:val="18"/>
      </w:rPr>
      <w:t>3</w:t>
    </w:r>
    <w:r w:rsidRPr="006272F4">
      <w:rPr>
        <w:rFonts w:hint="eastAsia"/>
        <w:sz w:val="18"/>
      </w:rPr>
      <w:t>章</w:t>
    </w:r>
    <w:r w:rsidRPr="006272F4">
      <w:rPr>
        <w:rFonts w:hint="eastAsia"/>
        <w:sz w:val="18"/>
      </w:rPr>
      <w:t xml:space="preserve"> </w:t>
    </w:r>
    <w:r>
      <w:rPr>
        <w:rFonts w:hint="eastAsia"/>
        <w:sz w:val="18"/>
      </w:rPr>
      <w:t>基于流量和容量可靠性的关键边衡量方法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C8B" w:rsidRPr="006272F4" w:rsidRDefault="00A20C8B">
    <w:pPr>
      <w:pStyle w:val="a8"/>
      <w:rPr>
        <w:sz w:val="18"/>
      </w:rPr>
    </w:pPr>
    <w:r w:rsidRPr="006272F4">
      <w:rPr>
        <w:rFonts w:hint="eastAsia"/>
        <w:sz w:val="18"/>
      </w:rPr>
      <w:t>第</w:t>
    </w:r>
    <w:r>
      <w:rPr>
        <w:rFonts w:hint="eastAsia"/>
        <w:sz w:val="18"/>
      </w:rPr>
      <w:t>4</w:t>
    </w:r>
    <w:r w:rsidRPr="006272F4">
      <w:rPr>
        <w:rFonts w:hint="eastAsia"/>
        <w:sz w:val="18"/>
      </w:rPr>
      <w:t>章</w:t>
    </w:r>
    <w:r w:rsidRPr="006272F4">
      <w:rPr>
        <w:rFonts w:hint="eastAsia"/>
        <w:sz w:val="18"/>
      </w:rPr>
      <w:t xml:space="preserve"> </w:t>
    </w:r>
    <w:r>
      <w:rPr>
        <w:rFonts w:hint="eastAsia"/>
        <w:sz w:val="18"/>
      </w:rPr>
      <w:t>基于流量和分布可靠性的关键边衡量方法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C8B" w:rsidRPr="006272F4" w:rsidRDefault="00A20C8B">
    <w:pPr>
      <w:pStyle w:val="a8"/>
      <w:rPr>
        <w:sz w:val="18"/>
      </w:rPr>
    </w:pPr>
    <w:r w:rsidRPr="00F42D6C">
      <w:rPr>
        <w:rFonts w:hint="eastAsia"/>
        <w:sz w:val="18"/>
      </w:rPr>
      <w:t>第</w:t>
    </w:r>
    <w:r w:rsidRPr="00F42D6C">
      <w:rPr>
        <w:rFonts w:hint="eastAsia"/>
        <w:sz w:val="18"/>
      </w:rPr>
      <w:t>5</w:t>
    </w:r>
    <w:r w:rsidRPr="00F42D6C">
      <w:rPr>
        <w:rFonts w:hint="eastAsia"/>
        <w:sz w:val="18"/>
      </w:rPr>
      <w:t>章</w:t>
    </w:r>
    <w:r w:rsidRPr="00F42D6C">
      <w:rPr>
        <w:rFonts w:hint="eastAsia"/>
        <w:sz w:val="18"/>
      </w:rPr>
      <w:t xml:space="preserve"> </w:t>
    </w:r>
    <w:r w:rsidRPr="00F42D6C">
      <w:rPr>
        <w:rFonts w:hint="eastAsia"/>
        <w:sz w:val="18"/>
      </w:rPr>
      <w:t>基于增广路径添加的近似算法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C8B" w:rsidRPr="006272F4" w:rsidRDefault="00A20C8B">
    <w:pPr>
      <w:pStyle w:val="a8"/>
      <w:rPr>
        <w:sz w:val="18"/>
      </w:rPr>
    </w:pPr>
    <w:r>
      <w:rPr>
        <w:rFonts w:hint="eastAsia"/>
      </w:rPr>
      <w:t>第</w:t>
    </w:r>
    <w:r>
      <w:rPr>
        <w:rFonts w:hint="eastAsia"/>
      </w:rPr>
      <w:t>6</w:t>
    </w:r>
    <w:r>
      <w:rPr>
        <w:rFonts w:hint="eastAsia"/>
      </w:rPr>
      <w:t>章</w:t>
    </w:r>
    <w:r>
      <w:rPr>
        <w:rFonts w:hint="eastAsia"/>
      </w:rPr>
      <w:t xml:space="preserve"> </w:t>
    </w:r>
    <w:r>
      <w:rPr>
        <w:rFonts w:hint="eastAsia"/>
      </w:rPr>
      <w:t>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1FDD19FC"/>
    <w:multiLevelType w:val="hybridMultilevel"/>
    <w:tmpl w:val="3BEAFD12"/>
    <w:lvl w:ilvl="0" w:tplc="9E8275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2">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4">
    <w:nsid w:val="4B87505A"/>
    <w:multiLevelType w:val="hybridMultilevel"/>
    <w:tmpl w:val="3BEAFD12"/>
    <w:lvl w:ilvl="0" w:tplc="9E8275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BBC2CA8"/>
    <w:multiLevelType w:val="multilevel"/>
    <w:tmpl w:val="492C78B4"/>
    <w:lvl w:ilvl="0">
      <w:start w:val="2"/>
      <w:numFmt w:val="decimal"/>
      <w:pStyle w:val="1"/>
      <w:lvlText w:val="第%1章 "/>
      <w:lvlJc w:val="left"/>
      <w:pPr>
        <w:ind w:left="420" w:hanging="420"/>
      </w:pPr>
      <w:rPr>
        <w:rFonts w:ascii="Times New Roman" w:eastAsia="黑体" w:hAnsi="Times New Roman" w:hint="default"/>
        <w:b w:val="0"/>
        <w:i w:val="0"/>
        <w:sz w:val="32"/>
      </w:rPr>
    </w:lvl>
    <w:lvl w:ilvl="1">
      <w:start w:val="9"/>
      <w:numFmt w:val="decimal"/>
      <w:lvlText w:val="%1.%2  "/>
      <w:lvlJc w:val="left"/>
      <w:pPr>
        <w:tabs>
          <w:tab w:val="num" w:pos="360"/>
        </w:tabs>
        <w:ind w:left="0" w:firstLine="0"/>
      </w:pPr>
      <w:rPr>
        <w:rFonts w:ascii="Times New Roman" w:hAnsi="Times New Roman" w:hint="default"/>
        <w:b/>
        <w:i w:val="0"/>
        <w:sz w:val="28"/>
      </w:rPr>
    </w:lvl>
    <w:lvl w:ilvl="2">
      <w:start w:val="1"/>
      <w:numFmt w:val="decimal"/>
      <w:lvlText w:val="%1.%2.%3  "/>
      <w:lvlJc w:val="left"/>
      <w:pPr>
        <w:tabs>
          <w:tab w:val="num" w:pos="720"/>
        </w:tabs>
        <w:ind w:left="0" w:firstLine="0"/>
      </w:pPr>
      <w:rPr>
        <w:rFonts w:ascii="Times New Roman" w:hAnsi="Times New Roman" w:hint="default"/>
        <w:b w:val="0"/>
        <w:i w:val="0"/>
        <w:sz w:val="24"/>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6">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7">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9">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21">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6">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7">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7E6D74D5"/>
    <w:multiLevelType w:val="hybridMultilevel"/>
    <w:tmpl w:val="B4D4A558"/>
    <w:lvl w:ilvl="0" w:tplc="7C262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15"/>
  </w:num>
  <w:num w:numId="3">
    <w:abstractNumId w:val="19"/>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22"/>
  </w:num>
  <w:num w:numId="16">
    <w:abstractNumId w:val="23"/>
  </w:num>
  <w:num w:numId="17">
    <w:abstractNumId w:val="24"/>
  </w:num>
  <w:num w:numId="18">
    <w:abstractNumId w:val="26"/>
  </w:num>
  <w:num w:numId="19">
    <w:abstractNumId w:val="27"/>
  </w:num>
  <w:num w:numId="20">
    <w:abstractNumId w:val="12"/>
  </w:num>
  <w:num w:numId="21">
    <w:abstractNumId w:val="13"/>
  </w:num>
  <w:num w:numId="22">
    <w:abstractNumId w:val="25"/>
  </w:num>
  <w:num w:numId="23">
    <w:abstractNumId w:val="20"/>
  </w:num>
  <w:num w:numId="24">
    <w:abstractNumId w:val="11"/>
  </w:num>
  <w:num w:numId="25">
    <w:abstractNumId w:val="16"/>
  </w:num>
  <w:num w:numId="26">
    <w:abstractNumId w:val="18"/>
  </w:num>
  <w:num w:numId="27">
    <w:abstractNumId w:val="15"/>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num>
  <w:num w:numId="30">
    <w:abstractNumId w:val="14"/>
  </w:num>
  <w:num w:numId="31">
    <w:abstractNumId w:val="10"/>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proofState w:grammar="clean"/>
  <w:attachedTemplate r:id="rId1"/>
  <w:defaultTabStop w:val="420"/>
  <w:evenAndOddHeaders/>
  <w:drawingGridHorizontalSpacing w:val="117"/>
  <w:drawingGridVerticalSpacing w:val="163"/>
  <w:displayHorizontalDrawingGridEvery w:val="0"/>
  <w:displayVerticalDrawingGridEvery w:val="2"/>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885"/>
    <w:rsid w:val="00001F8B"/>
    <w:rsid w:val="00002311"/>
    <w:rsid w:val="00002985"/>
    <w:rsid w:val="00003330"/>
    <w:rsid w:val="000033C9"/>
    <w:rsid w:val="00003E0B"/>
    <w:rsid w:val="000044D6"/>
    <w:rsid w:val="00004633"/>
    <w:rsid w:val="00004871"/>
    <w:rsid w:val="00004FC4"/>
    <w:rsid w:val="000056FC"/>
    <w:rsid w:val="00005A0B"/>
    <w:rsid w:val="00005A0E"/>
    <w:rsid w:val="000061C7"/>
    <w:rsid w:val="000063C3"/>
    <w:rsid w:val="0001088B"/>
    <w:rsid w:val="00010DE2"/>
    <w:rsid w:val="00011143"/>
    <w:rsid w:val="00011288"/>
    <w:rsid w:val="00011920"/>
    <w:rsid w:val="00012088"/>
    <w:rsid w:val="000124C5"/>
    <w:rsid w:val="00012A2C"/>
    <w:rsid w:val="00013162"/>
    <w:rsid w:val="000133F5"/>
    <w:rsid w:val="00013BF6"/>
    <w:rsid w:val="00013D81"/>
    <w:rsid w:val="00014143"/>
    <w:rsid w:val="000144CD"/>
    <w:rsid w:val="00014E9A"/>
    <w:rsid w:val="0001540C"/>
    <w:rsid w:val="000154A9"/>
    <w:rsid w:val="000158D7"/>
    <w:rsid w:val="00016843"/>
    <w:rsid w:val="00016D40"/>
    <w:rsid w:val="00016F29"/>
    <w:rsid w:val="0001764D"/>
    <w:rsid w:val="0002006D"/>
    <w:rsid w:val="00022B77"/>
    <w:rsid w:val="00023BA5"/>
    <w:rsid w:val="00024585"/>
    <w:rsid w:val="00024FFD"/>
    <w:rsid w:val="00025057"/>
    <w:rsid w:val="000257E9"/>
    <w:rsid w:val="00026B03"/>
    <w:rsid w:val="00026CC4"/>
    <w:rsid w:val="00027944"/>
    <w:rsid w:val="00027AEE"/>
    <w:rsid w:val="00030393"/>
    <w:rsid w:val="000305AE"/>
    <w:rsid w:val="000306A6"/>
    <w:rsid w:val="000308DA"/>
    <w:rsid w:val="00030915"/>
    <w:rsid w:val="00031848"/>
    <w:rsid w:val="00031EEC"/>
    <w:rsid w:val="00032401"/>
    <w:rsid w:val="00032562"/>
    <w:rsid w:val="00032E3A"/>
    <w:rsid w:val="00033DDE"/>
    <w:rsid w:val="0003445B"/>
    <w:rsid w:val="000353AB"/>
    <w:rsid w:val="000356BF"/>
    <w:rsid w:val="000357A4"/>
    <w:rsid w:val="00036CB6"/>
    <w:rsid w:val="00036D93"/>
    <w:rsid w:val="0003719A"/>
    <w:rsid w:val="000374EE"/>
    <w:rsid w:val="00037780"/>
    <w:rsid w:val="00040267"/>
    <w:rsid w:val="0004040E"/>
    <w:rsid w:val="00040741"/>
    <w:rsid w:val="00041544"/>
    <w:rsid w:val="00041639"/>
    <w:rsid w:val="0004164B"/>
    <w:rsid w:val="0004254C"/>
    <w:rsid w:val="000426BE"/>
    <w:rsid w:val="00042CE4"/>
    <w:rsid w:val="00042DCE"/>
    <w:rsid w:val="0004400D"/>
    <w:rsid w:val="000445A6"/>
    <w:rsid w:val="00046278"/>
    <w:rsid w:val="00046385"/>
    <w:rsid w:val="0004730B"/>
    <w:rsid w:val="00047828"/>
    <w:rsid w:val="00050C1B"/>
    <w:rsid w:val="000511A5"/>
    <w:rsid w:val="000518B0"/>
    <w:rsid w:val="00051982"/>
    <w:rsid w:val="0005219D"/>
    <w:rsid w:val="00052DC0"/>
    <w:rsid w:val="00053489"/>
    <w:rsid w:val="0005385E"/>
    <w:rsid w:val="00053F86"/>
    <w:rsid w:val="00054923"/>
    <w:rsid w:val="00054A9D"/>
    <w:rsid w:val="0005512F"/>
    <w:rsid w:val="0005585A"/>
    <w:rsid w:val="00056180"/>
    <w:rsid w:val="0005714C"/>
    <w:rsid w:val="000576E5"/>
    <w:rsid w:val="00060999"/>
    <w:rsid w:val="00060CFD"/>
    <w:rsid w:val="0006186B"/>
    <w:rsid w:val="00061EEC"/>
    <w:rsid w:val="00061F3F"/>
    <w:rsid w:val="000622AF"/>
    <w:rsid w:val="00062500"/>
    <w:rsid w:val="000625D7"/>
    <w:rsid w:val="00063C6B"/>
    <w:rsid w:val="00063EEB"/>
    <w:rsid w:val="0006447E"/>
    <w:rsid w:val="00066131"/>
    <w:rsid w:val="000667E4"/>
    <w:rsid w:val="0006689C"/>
    <w:rsid w:val="000674A7"/>
    <w:rsid w:val="00067D09"/>
    <w:rsid w:val="0007085C"/>
    <w:rsid w:val="00070878"/>
    <w:rsid w:val="00071235"/>
    <w:rsid w:val="00071625"/>
    <w:rsid w:val="00071737"/>
    <w:rsid w:val="0007247D"/>
    <w:rsid w:val="0007305F"/>
    <w:rsid w:val="00073152"/>
    <w:rsid w:val="000732D2"/>
    <w:rsid w:val="000734BC"/>
    <w:rsid w:val="00073673"/>
    <w:rsid w:val="00073D90"/>
    <w:rsid w:val="00074A9F"/>
    <w:rsid w:val="00074FD4"/>
    <w:rsid w:val="00075F49"/>
    <w:rsid w:val="00076640"/>
    <w:rsid w:val="000774C1"/>
    <w:rsid w:val="0007796A"/>
    <w:rsid w:val="00080538"/>
    <w:rsid w:val="00082084"/>
    <w:rsid w:val="00083043"/>
    <w:rsid w:val="000842D0"/>
    <w:rsid w:val="000845F0"/>
    <w:rsid w:val="000849A3"/>
    <w:rsid w:val="000862B9"/>
    <w:rsid w:val="00087D35"/>
    <w:rsid w:val="0009108B"/>
    <w:rsid w:val="00092E9C"/>
    <w:rsid w:val="00092FCE"/>
    <w:rsid w:val="000936B9"/>
    <w:rsid w:val="00093D0B"/>
    <w:rsid w:val="00094F03"/>
    <w:rsid w:val="00095518"/>
    <w:rsid w:val="0009599C"/>
    <w:rsid w:val="00095D73"/>
    <w:rsid w:val="00097386"/>
    <w:rsid w:val="000975CB"/>
    <w:rsid w:val="00097896"/>
    <w:rsid w:val="000A041C"/>
    <w:rsid w:val="000A12A4"/>
    <w:rsid w:val="000A1BFE"/>
    <w:rsid w:val="000A29C6"/>
    <w:rsid w:val="000A350B"/>
    <w:rsid w:val="000A3EC3"/>
    <w:rsid w:val="000A512D"/>
    <w:rsid w:val="000A6014"/>
    <w:rsid w:val="000A6331"/>
    <w:rsid w:val="000A673C"/>
    <w:rsid w:val="000A776D"/>
    <w:rsid w:val="000A7AD2"/>
    <w:rsid w:val="000A7DAB"/>
    <w:rsid w:val="000B0992"/>
    <w:rsid w:val="000B0F81"/>
    <w:rsid w:val="000B1025"/>
    <w:rsid w:val="000B120D"/>
    <w:rsid w:val="000B1D94"/>
    <w:rsid w:val="000B23B1"/>
    <w:rsid w:val="000B269E"/>
    <w:rsid w:val="000B38AD"/>
    <w:rsid w:val="000B3BDA"/>
    <w:rsid w:val="000B4421"/>
    <w:rsid w:val="000B4AD0"/>
    <w:rsid w:val="000B6108"/>
    <w:rsid w:val="000B6915"/>
    <w:rsid w:val="000B6930"/>
    <w:rsid w:val="000B6E06"/>
    <w:rsid w:val="000B7AF3"/>
    <w:rsid w:val="000C039A"/>
    <w:rsid w:val="000C0AF1"/>
    <w:rsid w:val="000C1498"/>
    <w:rsid w:val="000C1C35"/>
    <w:rsid w:val="000C2437"/>
    <w:rsid w:val="000C3B61"/>
    <w:rsid w:val="000C41E7"/>
    <w:rsid w:val="000C4B18"/>
    <w:rsid w:val="000C4BFC"/>
    <w:rsid w:val="000C4C1E"/>
    <w:rsid w:val="000C64D5"/>
    <w:rsid w:val="000C6906"/>
    <w:rsid w:val="000C738B"/>
    <w:rsid w:val="000C79A3"/>
    <w:rsid w:val="000D0C9E"/>
    <w:rsid w:val="000D17B4"/>
    <w:rsid w:val="000D2866"/>
    <w:rsid w:val="000D2ED5"/>
    <w:rsid w:val="000D3197"/>
    <w:rsid w:val="000D3A26"/>
    <w:rsid w:val="000D3B6B"/>
    <w:rsid w:val="000D3DD7"/>
    <w:rsid w:val="000D4A4D"/>
    <w:rsid w:val="000D708E"/>
    <w:rsid w:val="000D786B"/>
    <w:rsid w:val="000E00D4"/>
    <w:rsid w:val="000E0552"/>
    <w:rsid w:val="000E086F"/>
    <w:rsid w:val="000E1552"/>
    <w:rsid w:val="000E1976"/>
    <w:rsid w:val="000E235C"/>
    <w:rsid w:val="000E2460"/>
    <w:rsid w:val="000E285B"/>
    <w:rsid w:val="000E2A6D"/>
    <w:rsid w:val="000E32AB"/>
    <w:rsid w:val="000E382D"/>
    <w:rsid w:val="000E3D74"/>
    <w:rsid w:val="000E3E9D"/>
    <w:rsid w:val="000E3F93"/>
    <w:rsid w:val="000E3FE8"/>
    <w:rsid w:val="000E4960"/>
    <w:rsid w:val="000E5295"/>
    <w:rsid w:val="000E7080"/>
    <w:rsid w:val="000E7445"/>
    <w:rsid w:val="000E781B"/>
    <w:rsid w:val="000F023D"/>
    <w:rsid w:val="000F0D16"/>
    <w:rsid w:val="000F308F"/>
    <w:rsid w:val="000F438A"/>
    <w:rsid w:val="000F4871"/>
    <w:rsid w:val="000F5368"/>
    <w:rsid w:val="000F66B6"/>
    <w:rsid w:val="000F70E0"/>
    <w:rsid w:val="000F789E"/>
    <w:rsid w:val="000F7965"/>
    <w:rsid w:val="000F7B31"/>
    <w:rsid w:val="000F7B8A"/>
    <w:rsid w:val="00100490"/>
    <w:rsid w:val="00100F49"/>
    <w:rsid w:val="001012C6"/>
    <w:rsid w:val="0010164A"/>
    <w:rsid w:val="001017C9"/>
    <w:rsid w:val="00101839"/>
    <w:rsid w:val="00102281"/>
    <w:rsid w:val="001027CD"/>
    <w:rsid w:val="00102A5D"/>
    <w:rsid w:val="001039F0"/>
    <w:rsid w:val="00103BF0"/>
    <w:rsid w:val="001042C0"/>
    <w:rsid w:val="00105EF4"/>
    <w:rsid w:val="00106016"/>
    <w:rsid w:val="0010753E"/>
    <w:rsid w:val="00107ACA"/>
    <w:rsid w:val="0011000C"/>
    <w:rsid w:val="001106EA"/>
    <w:rsid w:val="00110AC4"/>
    <w:rsid w:val="00110FC3"/>
    <w:rsid w:val="00111515"/>
    <w:rsid w:val="001119AE"/>
    <w:rsid w:val="00111E49"/>
    <w:rsid w:val="00112727"/>
    <w:rsid w:val="00113C48"/>
    <w:rsid w:val="00113ED8"/>
    <w:rsid w:val="00114CC7"/>
    <w:rsid w:val="00114CD8"/>
    <w:rsid w:val="001154E4"/>
    <w:rsid w:val="0011554F"/>
    <w:rsid w:val="0011561D"/>
    <w:rsid w:val="00115BE7"/>
    <w:rsid w:val="00116060"/>
    <w:rsid w:val="0011681B"/>
    <w:rsid w:val="00117A67"/>
    <w:rsid w:val="00117CA1"/>
    <w:rsid w:val="00120B10"/>
    <w:rsid w:val="00122456"/>
    <w:rsid w:val="001229AE"/>
    <w:rsid w:val="00122C3D"/>
    <w:rsid w:val="00123C37"/>
    <w:rsid w:val="001249D5"/>
    <w:rsid w:val="00125155"/>
    <w:rsid w:val="00125426"/>
    <w:rsid w:val="001256D1"/>
    <w:rsid w:val="001259CE"/>
    <w:rsid w:val="001260FD"/>
    <w:rsid w:val="00126479"/>
    <w:rsid w:val="001271B3"/>
    <w:rsid w:val="00127439"/>
    <w:rsid w:val="00127B0D"/>
    <w:rsid w:val="001308A3"/>
    <w:rsid w:val="001311B0"/>
    <w:rsid w:val="001315FC"/>
    <w:rsid w:val="00131750"/>
    <w:rsid w:val="0013199C"/>
    <w:rsid w:val="00132429"/>
    <w:rsid w:val="00134444"/>
    <w:rsid w:val="00134C92"/>
    <w:rsid w:val="00134CFD"/>
    <w:rsid w:val="0013590B"/>
    <w:rsid w:val="00135F25"/>
    <w:rsid w:val="00136022"/>
    <w:rsid w:val="0013640F"/>
    <w:rsid w:val="0013646A"/>
    <w:rsid w:val="001366BC"/>
    <w:rsid w:val="00136EE3"/>
    <w:rsid w:val="00136F19"/>
    <w:rsid w:val="00137B25"/>
    <w:rsid w:val="001400C7"/>
    <w:rsid w:val="0014033A"/>
    <w:rsid w:val="001408BB"/>
    <w:rsid w:val="00140E0D"/>
    <w:rsid w:val="00140F68"/>
    <w:rsid w:val="00141887"/>
    <w:rsid w:val="00141CF2"/>
    <w:rsid w:val="00141D86"/>
    <w:rsid w:val="00142763"/>
    <w:rsid w:val="00142D21"/>
    <w:rsid w:val="00142F9F"/>
    <w:rsid w:val="001433F7"/>
    <w:rsid w:val="00143EB8"/>
    <w:rsid w:val="0014400F"/>
    <w:rsid w:val="00144631"/>
    <w:rsid w:val="0014502F"/>
    <w:rsid w:val="00145737"/>
    <w:rsid w:val="00145967"/>
    <w:rsid w:val="00146001"/>
    <w:rsid w:val="00147003"/>
    <w:rsid w:val="001470C7"/>
    <w:rsid w:val="001470E6"/>
    <w:rsid w:val="00147703"/>
    <w:rsid w:val="001507E2"/>
    <w:rsid w:val="00151EE6"/>
    <w:rsid w:val="00152941"/>
    <w:rsid w:val="00153952"/>
    <w:rsid w:val="00154C45"/>
    <w:rsid w:val="00154E6E"/>
    <w:rsid w:val="00155BE6"/>
    <w:rsid w:val="00156302"/>
    <w:rsid w:val="00156FC7"/>
    <w:rsid w:val="00160A8E"/>
    <w:rsid w:val="00160B02"/>
    <w:rsid w:val="00161621"/>
    <w:rsid w:val="001616F0"/>
    <w:rsid w:val="0016178F"/>
    <w:rsid w:val="001618FF"/>
    <w:rsid w:val="00161A2E"/>
    <w:rsid w:val="00161FE5"/>
    <w:rsid w:val="0016237D"/>
    <w:rsid w:val="0016243E"/>
    <w:rsid w:val="001628D1"/>
    <w:rsid w:val="00162948"/>
    <w:rsid w:val="00164344"/>
    <w:rsid w:val="00164844"/>
    <w:rsid w:val="00164DA7"/>
    <w:rsid w:val="001658A9"/>
    <w:rsid w:val="0016591C"/>
    <w:rsid w:val="0016596E"/>
    <w:rsid w:val="00165FAB"/>
    <w:rsid w:val="0016631B"/>
    <w:rsid w:val="001666F6"/>
    <w:rsid w:val="00166A73"/>
    <w:rsid w:val="0017000A"/>
    <w:rsid w:val="00171644"/>
    <w:rsid w:val="00171768"/>
    <w:rsid w:val="00171CF0"/>
    <w:rsid w:val="00172431"/>
    <w:rsid w:val="001727E5"/>
    <w:rsid w:val="00173648"/>
    <w:rsid w:val="00173A8E"/>
    <w:rsid w:val="00174A53"/>
    <w:rsid w:val="00175F0E"/>
    <w:rsid w:val="00176180"/>
    <w:rsid w:val="00176D25"/>
    <w:rsid w:val="00176DF6"/>
    <w:rsid w:val="00177AA0"/>
    <w:rsid w:val="00180321"/>
    <w:rsid w:val="0018082A"/>
    <w:rsid w:val="00181A2F"/>
    <w:rsid w:val="00181A8F"/>
    <w:rsid w:val="0018260C"/>
    <w:rsid w:val="0018378F"/>
    <w:rsid w:val="00184B11"/>
    <w:rsid w:val="00185FC9"/>
    <w:rsid w:val="0018613A"/>
    <w:rsid w:val="001862E1"/>
    <w:rsid w:val="0018683D"/>
    <w:rsid w:val="00186CB8"/>
    <w:rsid w:val="00187200"/>
    <w:rsid w:val="0018730B"/>
    <w:rsid w:val="00187F7E"/>
    <w:rsid w:val="00190D7D"/>
    <w:rsid w:val="00191226"/>
    <w:rsid w:val="00191B0A"/>
    <w:rsid w:val="00192590"/>
    <w:rsid w:val="001928B8"/>
    <w:rsid w:val="00193488"/>
    <w:rsid w:val="00193A44"/>
    <w:rsid w:val="00193A8F"/>
    <w:rsid w:val="00193CAA"/>
    <w:rsid w:val="00193DD2"/>
    <w:rsid w:val="0019467C"/>
    <w:rsid w:val="001951E1"/>
    <w:rsid w:val="00195A54"/>
    <w:rsid w:val="001969F5"/>
    <w:rsid w:val="0019792B"/>
    <w:rsid w:val="001A0392"/>
    <w:rsid w:val="001A19F7"/>
    <w:rsid w:val="001A1AC0"/>
    <w:rsid w:val="001A2042"/>
    <w:rsid w:val="001A205C"/>
    <w:rsid w:val="001A28BF"/>
    <w:rsid w:val="001A3173"/>
    <w:rsid w:val="001A3C87"/>
    <w:rsid w:val="001A408C"/>
    <w:rsid w:val="001A4AF4"/>
    <w:rsid w:val="001A4B1E"/>
    <w:rsid w:val="001A537C"/>
    <w:rsid w:val="001A5415"/>
    <w:rsid w:val="001A5CC1"/>
    <w:rsid w:val="001A6C96"/>
    <w:rsid w:val="001A6DBC"/>
    <w:rsid w:val="001A776D"/>
    <w:rsid w:val="001A7F4B"/>
    <w:rsid w:val="001B2094"/>
    <w:rsid w:val="001B26EF"/>
    <w:rsid w:val="001B3077"/>
    <w:rsid w:val="001B310C"/>
    <w:rsid w:val="001B3283"/>
    <w:rsid w:val="001B3F67"/>
    <w:rsid w:val="001B4E1B"/>
    <w:rsid w:val="001B50B8"/>
    <w:rsid w:val="001B583A"/>
    <w:rsid w:val="001B59C7"/>
    <w:rsid w:val="001B5EB2"/>
    <w:rsid w:val="001B5EC6"/>
    <w:rsid w:val="001B66E2"/>
    <w:rsid w:val="001B6E2E"/>
    <w:rsid w:val="001B6FB9"/>
    <w:rsid w:val="001B7077"/>
    <w:rsid w:val="001B7642"/>
    <w:rsid w:val="001C0226"/>
    <w:rsid w:val="001C0AE5"/>
    <w:rsid w:val="001C180C"/>
    <w:rsid w:val="001C1A5B"/>
    <w:rsid w:val="001C2406"/>
    <w:rsid w:val="001C2894"/>
    <w:rsid w:val="001C2EF8"/>
    <w:rsid w:val="001C2F59"/>
    <w:rsid w:val="001C347D"/>
    <w:rsid w:val="001C3B15"/>
    <w:rsid w:val="001C3D2D"/>
    <w:rsid w:val="001C4600"/>
    <w:rsid w:val="001C5314"/>
    <w:rsid w:val="001C5A2C"/>
    <w:rsid w:val="001C5C8B"/>
    <w:rsid w:val="001C63F0"/>
    <w:rsid w:val="001C6579"/>
    <w:rsid w:val="001C7402"/>
    <w:rsid w:val="001C773E"/>
    <w:rsid w:val="001D0E24"/>
    <w:rsid w:val="001D1B02"/>
    <w:rsid w:val="001D1C1C"/>
    <w:rsid w:val="001D1DF7"/>
    <w:rsid w:val="001D2041"/>
    <w:rsid w:val="001D2455"/>
    <w:rsid w:val="001D24FD"/>
    <w:rsid w:val="001D2F6D"/>
    <w:rsid w:val="001D4CEA"/>
    <w:rsid w:val="001D5A89"/>
    <w:rsid w:val="001D62FE"/>
    <w:rsid w:val="001D69EE"/>
    <w:rsid w:val="001D7253"/>
    <w:rsid w:val="001D7555"/>
    <w:rsid w:val="001D78A7"/>
    <w:rsid w:val="001D7FBC"/>
    <w:rsid w:val="001E1CA5"/>
    <w:rsid w:val="001E228B"/>
    <w:rsid w:val="001E25EF"/>
    <w:rsid w:val="001E29C2"/>
    <w:rsid w:val="001E2A43"/>
    <w:rsid w:val="001E321E"/>
    <w:rsid w:val="001E4B79"/>
    <w:rsid w:val="001E4E56"/>
    <w:rsid w:val="001E54C8"/>
    <w:rsid w:val="001E749A"/>
    <w:rsid w:val="001F0A30"/>
    <w:rsid w:val="001F1553"/>
    <w:rsid w:val="001F16A7"/>
    <w:rsid w:val="001F1D34"/>
    <w:rsid w:val="001F1F62"/>
    <w:rsid w:val="001F2184"/>
    <w:rsid w:val="001F2389"/>
    <w:rsid w:val="001F2F68"/>
    <w:rsid w:val="001F30D7"/>
    <w:rsid w:val="001F32EE"/>
    <w:rsid w:val="001F3670"/>
    <w:rsid w:val="001F3BC9"/>
    <w:rsid w:val="001F5520"/>
    <w:rsid w:val="001F6179"/>
    <w:rsid w:val="001F6252"/>
    <w:rsid w:val="001F650B"/>
    <w:rsid w:val="001F6BEA"/>
    <w:rsid w:val="001F6D98"/>
    <w:rsid w:val="001F6F45"/>
    <w:rsid w:val="001F731D"/>
    <w:rsid w:val="00200520"/>
    <w:rsid w:val="00200647"/>
    <w:rsid w:val="0020167C"/>
    <w:rsid w:val="002027F1"/>
    <w:rsid w:val="00202F99"/>
    <w:rsid w:val="00203AAA"/>
    <w:rsid w:val="00203B4E"/>
    <w:rsid w:val="0020524E"/>
    <w:rsid w:val="00205B96"/>
    <w:rsid w:val="002064B0"/>
    <w:rsid w:val="002077BF"/>
    <w:rsid w:val="002104D3"/>
    <w:rsid w:val="00211367"/>
    <w:rsid w:val="00211679"/>
    <w:rsid w:val="00211C0D"/>
    <w:rsid w:val="002123A1"/>
    <w:rsid w:val="00212846"/>
    <w:rsid w:val="002128F6"/>
    <w:rsid w:val="00213144"/>
    <w:rsid w:val="00213676"/>
    <w:rsid w:val="00213CD1"/>
    <w:rsid w:val="00213E82"/>
    <w:rsid w:val="002143AE"/>
    <w:rsid w:val="002144B9"/>
    <w:rsid w:val="0021487F"/>
    <w:rsid w:val="002153F2"/>
    <w:rsid w:val="00216399"/>
    <w:rsid w:val="002166CA"/>
    <w:rsid w:val="00216FAC"/>
    <w:rsid w:val="002178E9"/>
    <w:rsid w:val="00220B06"/>
    <w:rsid w:val="00221308"/>
    <w:rsid w:val="0022164B"/>
    <w:rsid w:val="00221A6E"/>
    <w:rsid w:val="00221E9A"/>
    <w:rsid w:val="00223DE7"/>
    <w:rsid w:val="00223F2E"/>
    <w:rsid w:val="00224E83"/>
    <w:rsid w:val="0022559A"/>
    <w:rsid w:val="00226CE5"/>
    <w:rsid w:val="00227123"/>
    <w:rsid w:val="00227A77"/>
    <w:rsid w:val="00227D84"/>
    <w:rsid w:val="002301DD"/>
    <w:rsid w:val="002307AA"/>
    <w:rsid w:val="00230A54"/>
    <w:rsid w:val="00231E95"/>
    <w:rsid w:val="00232BFD"/>
    <w:rsid w:val="00232C18"/>
    <w:rsid w:val="00234A8E"/>
    <w:rsid w:val="00234C0D"/>
    <w:rsid w:val="0023517B"/>
    <w:rsid w:val="00235A12"/>
    <w:rsid w:val="002364BE"/>
    <w:rsid w:val="00236A6B"/>
    <w:rsid w:val="00236E98"/>
    <w:rsid w:val="002373F0"/>
    <w:rsid w:val="00237ABC"/>
    <w:rsid w:val="002401E3"/>
    <w:rsid w:val="00240AD6"/>
    <w:rsid w:val="00240D3B"/>
    <w:rsid w:val="00240D80"/>
    <w:rsid w:val="00240EE5"/>
    <w:rsid w:val="002418FE"/>
    <w:rsid w:val="002431ED"/>
    <w:rsid w:val="0024383B"/>
    <w:rsid w:val="00243CE1"/>
    <w:rsid w:val="00245B53"/>
    <w:rsid w:val="00245BB1"/>
    <w:rsid w:val="00245D25"/>
    <w:rsid w:val="00245DD6"/>
    <w:rsid w:val="0024677E"/>
    <w:rsid w:val="002467AF"/>
    <w:rsid w:val="00246CEB"/>
    <w:rsid w:val="00247BB0"/>
    <w:rsid w:val="0025048C"/>
    <w:rsid w:val="00250E20"/>
    <w:rsid w:val="002517D3"/>
    <w:rsid w:val="00252418"/>
    <w:rsid w:val="00252DA0"/>
    <w:rsid w:val="002540DF"/>
    <w:rsid w:val="00254170"/>
    <w:rsid w:val="00261327"/>
    <w:rsid w:val="00261667"/>
    <w:rsid w:val="00262942"/>
    <w:rsid w:val="00262F3F"/>
    <w:rsid w:val="00263449"/>
    <w:rsid w:val="002651A0"/>
    <w:rsid w:val="00265310"/>
    <w:rsid w:val="0026749F"/>
    <w:rsid w:val="00267754"/>
    <w:rsid w:val="00267CF2"/>
    <w:rsid w:val="002705C9"/>
    <w:rsid w:val="00270CC5"/>
    <w:rsid w:val="002711FD"/>
    <w:rsid w:val="00271AA7"/>
    <w:rsid w:val="0027234D"/>
    <w:rsid w:val="00273BB8"/>
    <w:rsid w:val="00273FFA"/>
    <w:rsid w:val="00274669"/>
    <w:rsid w:val="00274B2E"/>
    <w:rsid w:val="0027502D"/>
    <w:rsid w:val="00276A60"/>
    <w:rsid w:val="00276AEA"/>
    <w:rsid w:val="00276C63"/>
    <w:rsid w:val="00277369"/>
    <w:rsid w:val="002776C0"/>
    <w:rsid w:val="00277CE9"/>
    <w:rsid w:val="0028095F"/>
    <w:rsid w:val="00281584"/>
    <w:rsid w:val="002836D0"/>
    <w:rsid w:val="0028391E"/>
    <w:rsid w:val="00284106"/>
    <w:rsid w:val="0028455D"/>
    <w:rsid w:val="00284AFF"/>
    <w:rsid w:val="00284E6D"/>
    <w:rsid w:val="00284ED8"/>
    <w:rsid w:val="0028505A"/>
    <w:rsid w:val="00285819"/>
    <w:rsid w:val="00286557"/>
    <w:rsid w:val="00287959"/>
    <w:rsid w:val="00287B60"/>
    <w:rsid w:val="00287C24"/>
    <w:rsid w:val="00287C55"/>
    <w:rsid w:val="00287CB2"/>
    <w:rsid w:val="002902C8"/>
    <w:rsid w:val="0029030D"/>
    <w:rsid w:val="002906A3"/>
    <w:rsid w:val="00290960"/>
    <w:rsid w:val="00290ED5"/>
    <w:rsid w:val="00290EFB"/>
    <w:rsid w:val="002919B8"/>
    <w:rsid w:val="002919CF"/>
    <w:rsid w:val="00291CF1"/>
    <w:rsid w:val="00291D1F"/>
    <w:rsid w:val="0029262D"/>
    <w:rsid w:val="002944A0"/>
    <w:rsid w:val="00294C16"/>
    <w:rsid w:val="002951AF"/>
    <w:rsid w:val="0029537A"/>
    <w:rsid w:val="00295CA7"/>
    <w:rsid w:val="00296F61"/>
    <w:rsid w:val="002973B6"/>
    <w:rsid w:val="0029760E"/>
    <w:rsid w:val="00297BDD"/>
    <w:rsid w:val="002A040F"/>
    <w:rsid w:val="002A058F"/>
    <w:rsid w:val="002A0EA5"/>
    <w:rsid w:val="002A14C4"/>
    <w:rsid w:val="002A1D17"/>
    <w:rsid w:val="002A1E34"/>
    <w:rsid w:val="002A278C"/>
    <w:rsid w:val="002A305E"/>
    <w:rsid w:val="002A33CB"/>
    <w:rsid w:val="002A37A3"/>
    <w:rsid w:val="002A3CE1"/>
    <w:rsid w:val="002A3CE8"/>
    <w:rsid w:val="002A403C"/>
    <w:rsid w:val="002A47F4"/>
    <w:rsid w:val="002A4F0B"/>
    <w:rsid w:val="002A573C"/>
    <w:rsid w:val="002A5E76"/>
    <w:rsid w:val="002A62A7"/>
    <w:rsid w:val="002A6979"/>
    <w:rsid w:val="002A7072"/>
    <w:rsid w:val="002A72B5"/>
    <w:rsid w:val="002B0309"/>
    <w:rsid w:val="002B05C9"/>
    <w:rsid w:val="002B0C08"/>
    <w:rsid w:val="002B2083"/>
    <w:rsid w:val="002B2317"/>
    <w:rsid w:val="002B2AD0"/>
    <w:rsid w:val="002B2B35"/>
    <w:rsid w:val="002B2CA1"/>
    <w:rsid w:val="002B2DD0"/>
    <w:rsid w:val="002B40D4"/>
    <w:rsid w:val="002B4E14"/>
    <w:rsid w:val="002B4F5B"/>
    <w:rsid w:val="002B53B0"/>
    <w:rsid w:val="002B5710"/>
    <w:rsid w:val="002B5AD7"/>
    <w:rsid w:val="002B5B19"/>
    <w:rsid w:val="002B5E6C"/>
    <w:rsid w:val="002B5F05"/>
    <w:rsid w:val="002B6A76"/>
    <w:rsid w:val="002B6C3D"/>
    <w:rsid w:val="002B7863"/>
    <w:rsid w:val="002C1AC9"/>
    <w:rsid w:val="002C2B7C"/>
    <w:rsid w:val="002C2C40"/>
    <w:rsid w:val="002C2C5D"/>
    <w:rsid w:val="002C3BED"/>
    <w:rsid w:val="002C3D1C"/>
    <w:rsid w:val="002C4F1A"/>
    <w:rsid w:val="002C52D6"/>
    <w:rsid w:val="002C54EB"/>
    <w:rsid w:val="002C6409"/>
    <w:rsid w:val="002C66AA"/>
    <w:rsid w:val="002C68E3"/>
    <w:rsid w:val="002C6B13"/>
    <w:rsid w:val="002C7818"/>
    <w:rsid w:val="002C7EEE"/>
    <w:rsid w:val="002D07F7"/>
    <w:rsid w:val="002D0ED2"/>
    <w:rsid w:val="002D1932"/>
    <w:rsid w:val="002D245F"/>
    <w:rsid w:val="002D2D22"/>
    <w:rsid w:val="002D37BC"/>
    <w:rsid w:val="002D38B6"/>
    <w:rsid w:val="002D39DD"/>
    <w:rsid w:val="002D4E3A"/>
    <w:rsid w:val="002D5003"/>
    <w:rsid w:val="002D6968"/>
    <w:rsid w:val="002D6FB1"/>
    <w:rsid w:val="002D7453"/>
    <w:rsid w:val="002D764F"/>
    <w:rsid w:val="002D7A67"/>
    <w:rsid w:val="002D7B40"/>
    <w:rsid w:val="002D7D82"/>
    <w:rsid w:val="002D7F43"/>
    <w:rsid w:val="002E01B2"/>
    <w:rsid w:val="002E06AF"/>
    <w:rsid w:val="002E1CDB"/>
    <w:rsid w:val="002E2507"/>
    <w:rsid w:val="002E383D"/>
    <w:rsid w:val="002E4028"/>
    <w:rsid w:val="002E587F"/>
    <w:rsid w:val="002E6F88"/>
    <w:rsid w:val="002E71C5"/>
    <w:rsid w:val="002E7CA7"/>
    <w:rsid w:val="002F08C0"/>
    <w:rsid w:val="002F3E48"/>
    <w:rsid w:val="002F4852"/>
    <w:rsid w:val="002F4EAF"/>
    <w:rsid w:val="002F5040"/>
    <w:rsid w:val="002F5293"/>
    <w:rsid w:val="002F59DB"/>
    <w:rsid w:val="002F5CBD"/>
    <w:rsid w:val="002F5E7E"/>
    <w:rsid w:val="002F7101"/>
    <w:rsid w:val="002F7334"/>
    <w:rsid w:val="00300ED5"/>
    <w:rsid w:val="00301481"/>
    <w:rsid w:val="00301B1F"/>
    <w:rsid w:val="003022CC"/>
    <w:rsid w:val="003024D2"/>
    <w:rsid w:val="003031D0"/>
    <w:rsid w:val="00304686"/>
    <w:rsid w:val="00304853"/>
    <w:rsid w:val="00304B94"/>
    <w:rsid w:val="00304C53"/>
    <w:rsid w:val="003057B3"/>
    <w:rsid w:val="00305953"/>
    <w:rsid w:val="00305992"/>
    <w:rsid w:val="00305B9E"/>
    <w:rsid w:val="003061B2"/>
    <w:rsid w:val="00306C39"/>
    <w:rsid w:val="00306C9C"/>
    <w:rsid w:val="00306DED"/>
    <w:rsid w:val="00307516"/>
    <w:rsid w:val="0031062A"/>
    <w:rsid w:val="00310872"/>
    <w:rsid w:val="003120CC"/>
    <w:rsid w:val="00312E1D"/>
    <w:rsid w:val="00313223"/>
    <w:rsid w:val="00313D40"/>
    <w:rsid w:val="003149DC"/>
    <w:rsid w:val="00314D4C"/>
    <w:rsid w:val="00315135"/>
    <w:rsid w:val="0031531D"/>
    <w:rsid w:val="003157A7"/>
    <w:rsid w:val="00315D5D"/>
    <w:rsid w:val="0031607B"/>
    <w:rsid w:val="003166B3"/>
    <w:rsid w:val="003167D1"/>
    <w:rsid w:val="00317EC8"/>
    <w:rsid w:val="003218F1"/>
    <w:rsid w:val="003222C7"/>
    <w:rsid w:val="0032382E"/>
    <w:rsid w:val="00323EEF"/>
    <w:rsid w:val="0032449E"/>
    <w:rsid w:val="003248DC"/>
    <w:rsid w:val="003248E0"/>
    <w:rsid w:val="003249EE"/>
    <w:rsid w:val="00325C4E"/>
    <w:rsid w:val="003269BA"/>
    <w:rsid w:val="00326DD1"/>
    <w:rsid w:val="00327708"/>
    <w:rsid w:val="003301E0"/>
    <w:rsid w:val="003303BB"/>
    <w:rsid w:val="00330710"/>
    <w:rsid w:val="00330A82"/>
    <w:rsid w:val="00330BF8"/>
    <w:rsid w:val="00330DDE"/>
    <w:rsid w:val="0033137F"/>
    <w:rsid w:val="003318D2"/>
    <w:rsid w:val="00332894"/>
    <w:rsid w:val="00332985"/>
    <w:rsid w:val="00333AD5"/>
    <w:rsid w:val="0033454B"/>
    <w:rsid w:val="0033608A"/>
    <w:rsid w:val="00336229"/>
    <w:rsid w:val="00336A96"/>
    <w:rsid w:val="00336C21"/>
    <w:rsid w:val="00337E2A"/>
    <w:rsid w:val="00340696"/>
    <w:rsid w:val="00341506"/>
    <w:rsid w:val="00341EAD"/>
    <w:rsid w:val="00342C0B"/>
    <w:rsid w:val="0034331D"/>
    <w:rsid w:val="00344425"/>
    <w:rsid w:val="00344B3B"/>
    <w:rsid w:val="0034501C"/>
    <w:rsid w:val="0034510D"/>
    <w:rsid w:val="003455FE"/>
    <w:rsid w:val="00346F92"/>
    <w:rsid w:val="003474AF"/>
    <w:rsid w:val="003476D8"/>
    <w:rsid w:val="00350C82"/>
    <w:rsid w:val="00350DA2"/>
    <w:rsid w:val="00350EA7"/>
    <w:rsid w:val="00350EAA"/>
    <w:rsid w:val="003513D7"/>
    <w:rsid w:val="00351594"/>
    <w:rsid w:val="003527EE"/>
    <w:rsid w:val="00352AAB"/>
    <w:rsid w:val="00352BAC"/>
    <w:rsid w:val="00352DB6"/>
    <w:rsid w:val="0035363D"/>
    <w:rsid w:val="00353B3F"/>
    <w:rsid w:val="00354417"/>
    <w:rsid w:val="003546FB"/>
    <w:rsid w:val="00354E6A"/>
    <w:rsid w:val="00355A46"/>
    <w:rsid w:val="00355FD7"/>
    <w:rsid w:val="003567D3"/>
    <w:rsid w:val="00356C2D"/>
    <w:rsid w:val="003600DD"/>
    <w:rsid w:val="003609C4"/>
    <w:rsid w:val="00360D34"/>
    <w:rsid w:val="003610BD"/>
    <w:rsid w:val="00361618"/>
    <w:rsid w:val="003616B0"/>
    <w:rsid w:val="00362135"/>
    <w:rsid w:val="00362148"/>
    <w:rsid w:val="00362F82"/>
    <w:rsid w:val="0036313C"/>
    <w:rsid w:val="003633C3"/>
    <w:rsid w:val="0036363D"/>
    <w:rsid w:val="00363E60"/>
    <w:rsid w:val="00363FFC"/>
    <w:rsid w:val="003643BB"/>
    <w:rsid w:val="003643D9"/>
    <w:rsid w:val="00366435"/>
    <w:rsid w:val="0036754F"/>
    <w:rsid w:val="00371989"/>
    <w:rsid w:val="003722AD"/>
    <w:rsid w:val="00372549"/>
    <w:rsid w:val="00373077"/>
    <w:rsid w:val="0037359E"/>
    <w:rsid w:val="00373769"/>
    <w:rsid w:val="003737C0"/>
    <w:rsid w:val="00373A84"/>
    <w:rsid w:val="00373AE0"/>
    <w:rsid w:val="00374449"/>
    <w:rsid w:val="003748A1"/>
    <w:rsid w:val="00374E90"/>
    <w:rsid w:val="00375247"/>
    <w:rsid w:val="00375604"/>
    <w:rsid w:val="003757A3"/>
    <w:rsid w:val="00375A62"/>
    <w:rsid w:val="00376186"/>
    <w:rsid w:val="0037663B"/>
    <w:rsid w:val="00377085"/>
    <w:rsid w:val="00380523"/>
    <w:rsid w:val="00380661"/>
    <w:rsid w:val="00381004"/>
    <w:rsid w:val="00381F60"/>
    <w:rsid w:val="0038366E"/>
    <w:rsid w:val="003836A4"/>
    <w:rsid w:val="00383888"/>
    <w:rsid w:val="00384D6F"/>
    <w:rsid w:val="003851CE"/>
    <w:rsid w:val="00387FC3"/>
    <w:rsid w:val="00390CB7"/>
    <w:rsid w:val="00390CE4"/>
    <w:rsid w:val="00390CE9"/>
    <w:rsid w:val="00390E19"/>
    <w:rsid w:val="00391F08"/>
    <w:rsid w:val="00392420"/>
    <w:rsid w:val="00392C6F"/>
    <w:rsid w:val="003932D2"/>
    <w:rsid w:val="00393C3D"/>
    <w:rsid w:val="0039541B"/>
    <w:rsid w:val="00396693"/>
    <w:rsid w:val="00396CA3"/>
    <w:rsid w:val="0039784D"/>
    <w:rsid w:val="00397F7B"/>
    <w:rsid w:val="003A062B"/>
    <w:rsid w:val="003A0AFC"/>
    <w:rsid w:val="003A0E6B"/>
    <w:rsid w:val="003A1D18"/>
    <w:rsid w:val="003A2542"/>
    <w:rsid w:val="003A307E"/>
    <w:rsid w:val="003A3526"/>
    <w:rsid w:val="003A4C19"/>
    <w:rsid w:val="003A71AC"/>
    <w:rsid w:val="003A73A9"/>
    <w:rsid w:val="003A783C"/>
    <w:rsid w:val="003A7A3F"/>
    <w:rsid w:val="003B0242"/>
    <w:rsid w:val="003B0637"/>
    <w:rsid w:val="003B1799"/>
    <w:rsid w:val="003B201B"/>
    <w:rsid w:val="003B263F"/>
    <w:rsid w:val="003B2795"/>
    <w:rsid w:val="003B2B16"/>
    <w:rsid w:val="003B30CE"/>
    <w:rsid w:val="003B33F3"/>
    <w:rsid w:val="003B3AC7"/>
    <w:rsid w:val="003B4D96"/>
    <w:rsid w:val="003B5025"/>
    <w:rsid w:val="003B509B"/>
    <w:rsid w:val="003B629F"/>
    <w:rsid w:val="003B76D2"/>
    <w:rsid w:val="003B7844"/>
    <w:rsid w:val="003C08EE"/>
    <w:rsid w:val="003C11DD"/>
    <w:rsid w:val="003C2743"/>
    <w:rsid w:val="003C2AFC"/>
    <w:rsid w:val="003C303E"/>
    <w:rsid w:val="003C31C0"/>
    <w:rsid w:val="003C35ED"/>
    <w:rsid w:val="003C377E"/>
    <w:rsid w:val="003C3C98"/>
    <w:rsid w:val="003C4FD3"/>
    <w:rsid w:val="003C537E"/>
    <w:rsid w:val="003C5A60"/>
    <w:rsid w:val="003C5F82"/>
    <w:rsid w:val="003C6E6D"/>
    <w:rsid w:val="003C6E7B"/>
    <w:rsid w:val="003C6EEF"/>
    <w:rsid w:val="003C7060"/>
    <w:rsid w:val="003C7C53"/>
    <w:rsid w:val="003D0104"/>
    <w:rsid w:val="003D05C8"/>
    <w:rsid w:val="003D0B95"/>
    <w:rsid w:val="003D0FDF"/>
    <w:rsid w:val="003D1973"/>
    <w:rsid w:val="003D2620"/>
    <w:rsid w:val="003D2EF6"/>
    <w:rsid w:val="003D3483"/>
    <w:rsid w:val="003D3927"/>
    <w:rsid w:val="003D3CB7"/>
    <w:rsid w:val="003D44E4"/>
    <w:rsid w:val="003D4E22"/>
    <w:rsid w:val="003D56F5"/>
    <w:rsid w:val="003D5938"/>
    <w:rsid w:val="003D5BB9"/>
    <w:rsid w:val="003D5F08"/>
    <w:rsid w:val="003D67C2"/>
    <w:rsid w:val="003D729C"/>
    <w:rsid w:val="003D7B39"/>
    <w:rsid w:val="003E0700"/>
    <w:rsid w:val="003E09B0"/>
    <w:rsid w:val="003E1749"/>
    <w:rsid w:val="003E216C"/>
    <w:rsid w:val="003E2EBD"/>
    <w:rsid w:val="003E2FF9"/>
    <w:rsid w:val="003E48AB"/>
    <w:rsid w:val="003E51F6"/>
    <w:rsid w:val="003E5655"/>
    <w:rsid w:val="003E598F"/>
    <w:rsid w:val="003E6506"/>
    <w:rsid w:val="003E6D97"/>
    <w:rsid w:val="003E7488"/>
    <w:rsid w:val="003F030F"/>
    <w:rsid w:val="003F062D"/>
    <w:rsid w:val="003F1BA3"/>
    <w:rsid w:val="003F2ECC"/>
    <w:rsid w:val="003F2FF9"/>
    <w:rsid w:val="003F30C8"/>
    <w:rsid w:val="003F31F8"/>
    <w:rsid w:val="003F325B"/>
    <w:rsid w:val="003F3B85"/>
    <w:rsid w:val="003F4392"/>
    <w:rsid w:val="003F52AD"/>
    <w:rsid w:val="003F57A7"/>
    <w:rsid w:val="003F5DEE"/>
    <w:rsid w:val="003F693A"/>
    <w:rsid w:val="003F732B"/>
    <w:rsid w:val="003F74DB"/>
    <w:rsid w:val="00400206"/>
    <w:rsid w:val="00400CE5"/>
    <w:rsid w:val="00400FCA"/>
    <w:rsid w:val="004012AA"/>
    <w:rsid w:val="004029B2"/>
    <w:rsid w:val="00403611"/>
    <w:rsid w:val="00404A89"/>
    <w:rsid w:val="004051B4"/>
    <w:rsid w:val="004060AB"/>
    <w:rsid w:val="0040675C"/>
    <w:rsid w:val="00406B21"/>
    <w:rsid w:val="00406E21"/>
    <w:rsid w:val="00407B0A"/>
    <w:rsid w:val="00411480"/>
    <w:rsid w:val="00411E99"/>
    <w:rsid w:val="004123D0"/>
    <w:rsid w:val="00412F85"/>
    <w:rsid w:val="00412FB4"/>
    <w:rsid w:val="00414688"/>
    <w:rsid w:val="00414A37"/>
    <w:rsid w:val="00415A3F"/>
    <w:rsid w:val="00415E04"/>
    <w:rsid w:val="00415EF5"/>
    <w:rsid w:val="00417E03"/>
    <w:rsid w:val="00420713"/>
    <w:rsid w:val="0042132B"/>
    <w:rsid w:val="00421D82"/>
    <w:rsid w:val="00422AC3"/>
    <w:rsid w:val="00423A56"/>
    <w:rsid w:val="00423AC3"/>
    <w:rsid w:val="00424121"/>
    <w:rsid w:val="0042474B"/>
    <w:rsid w:val="0042500B"/>
    <w:rsid w:val="004254E7"/>
    <w:rsid w:val="004258B8"/>
    <w:rsid w:val="00426DEF"/>
    <w:rsid w:val="00426FEA"/>
    <w:rsid w:val="004273BA"/>
    <w:rsid w:val="004275C8"/>
    <w:rsid w:val="00427907"/>
    <w:rsid w:val="00427B3E"/>
    <w:rsid w:val="004308F6"/>
    <w:rsid w:val="00430D1F"/>
    <w:rsid w:val="00430FEA"/>
    <w:rsid w:val="00431545"/>
    <w:rsid w:val="004317C9"/>
    <w:rsid w:val="00431863"/>
    <w:rsid w:val="00431A9B"/>
    <w:rsid w:val="004329F0"/>
    <w:rsid w:val="00432E69"/>
    <w:rsid w:val="004330E1"/>
    <w:rsid w:val="00433C0F"/>
    <w:rsid w:val="004352C4"/>
    <w:rsid w:val="00435AA3"/>
    <w:rsid w:val="00435D70"/>
    <w:rsid w:val="00436115"/>
    <w:rsid w:val="00437040"/>
    <w:rsid w:val="0043772B"/>
    <w:rsid w:val="004403AB"/>
    <w:rsid w:val="00441D66"/>
    <w:rsid w:val="00442815"/>
    <w:rsid w:val="004428F4"/>
    <w:rsid w:val="004438B7"/>
    <w:rsid w:val="0044401C"/>
    <w:rsid w:val="00444572"/>
    <w:rsid w:val="0044485D"/>
    <w:rsid w:val="00444D19"/>
    <w:rsid w:val="00445C09"/>
    <w:rsid w:val="00445CA9"/>
    <w:rsid w:val="00447316"/>
    <w:rsid w:val="00447727"/>
    <w:rsid w:val="00450659"/>
    <w:rsid w:val="0045112F"/>
    <w:rsid w:val="00451E18"/>
    <w:rsid w:val="00451F38"/>
    <w:rsid w:val="0045367E"/>
    <w:rsid w:val="00453701"/>
    <w:rsid w:val="00453D24"/>
    <w:rsid w:val="00453F20"/>
    <w:rsid w:val="00454318"/>
    <w:rsid w:val="00454604"/>
    <w:rsid w:val="004546CA"/>
    <w:rsid w:val="0045470A"/>
    <w:rsid w:val="00454C28"/>
    <w:rsid w:val="00454F77"/>
    <w:rsid w:val="004555DC"/>
    <w:rsid w:val="0045591C"/>
    <w:rsid w:val="004559D2"/>
    <w:rsid w:val="00455BA7"/>
    <w:rsid w:val="00456439"/>
    <w:rsid w:val="0045678A"/>
    <w:rsid w:val="00457E4F"/>
    <w:rsid w:val="0046083E"/>
    <w:rsid w:val="00461C30"/>
    <w:rsid w:val="00462D1B"/>
    <w:rsid w:val="00462F5E"/>
    <w:rsid w:val="00462FF4"/>
    <w:rsid w:val="004633A0"/>
    <w:rsid w:val="004635BB"/>
    <w:rsid w:val="00463611"/>
    <w:rsid w:val="00464B00"/>
    <w:rsid w:val="00464F4F"/>
    <w:rsid w:val="00465092"/>
    <w:rsid w:val="00465EFB"/>
    <w:rsid w:val="004663B4"/>
    <w:rsid w:val="00466807"/>
    <w:rsid w:val="00466983"/>
    <w:rsid w:val="00466FDE"/>
    <w:rsid w:val="004673D5"/>
    <w:rsid w:val="00467423"/>
    <w:rsid w:val="004675B7"/>
    <w:rsid w:val="004678AB"/>
    <w:rsid w:val="00467A92"/>
    <w:rsid w:val="004708EC"/>
    <w:rsid w:val="00470993"/>
    <w:rsid w:val="0047174F"/>
    <w:rsid w:val="00472028"/>
    <w:rsid w:val="0047241D"/>
    <w:rsid w:val="004745B4"/>
    <w:rsid w:val="00475214"/>
    <w:rsid w:val="00476A23"/>
    <w:rsid w:val="00476A60"/>
    <w:rsid w:val="004806C6"/>
    <w:rsid w:val="00481096"/>
    <w:rsid w:val="004827DD"/>
    <w:rsid w:val="00482BE4"/>
    <w:rsid w:val="0048309B"/>
    <w:rsid w:val="00484E42"/>
    <w:rsid w:val="00485009"/>
    <w:rsid w:val="00485AEF"/>
    <w:rsid w:val="004864BC"/>
    <w:rsid w:val="00486AB1"/>
    <w:rsid w:val="00486F75"/>
    <w:rsid w:val="0048706A"/>
    <w:rsid w:val="0049003A"/>
    <w:rsid w:val="00490599"/>
    <w:rsid w:val="00490C4A"/>
    <w:rsid w:val="00490F9A"/>
    <w:rsid w:val="0049104D"/>
    <w:rsid w:val="00491417"/>
    <w:rsid w:val="00492CAB"/>
    <w:rsid w:val="00494F2B"/>
    <w:rsid w:val="004955BA"/>
    <w:rsid w:val="00495F8D"/>
    <w:rsid w:val="0049627A"/>
    <w:rsid w:val="00496B8E"/>
    <w:rsid w:val="004A0CEE"/>
    <w:rsid w:val="004A0D20"/>
    <w:rsid w:val="004A1637"/>
    <w:rsid w:val="004A1B5E"/>
    <w:rsid w:val="004A1E31"/>
    <w:rsid w:val="004A2002"/>
    <w:rsid w:val="004A26A4"/>
    <w:rsid w:val="004A2938"/>
    <w:rsid w:val="004A3160"/>
    <w:rsid w:val="004A3899"/>
    <w:rsid w:val="004A4090"/>
    <w:rsid w:val="004A43E2"/>
    <w:rsid w:val="004A5390"/>
    <w:rsid w:val="004A5D41"/>
    <w:rsid w:val="004A617F"/>
    <w:rsid w:val="004A7B76"/>
    <w:rsid w:val="004B0594"/>
    <w:rsid w:val="004B0784"/>
    <w:rsid w:val="004B0D64"/>
    <w:rsid w:val="004B1BA6"/>
    <w:rsid w:val="004B209A"/>
    <w:rsid w:val="004B214C"/>
    <w:rsid w:val="004B2172"/>
    <w:rsid w:val="004B28FD"/>
    <w:rsid w:val="004B2FC3"/>
    <w:rsid w:val="004B30C1"/>
    <w:rsid w:val="004B39B7"/>
    <w:rsid w:val="004B4D54"/>
    <w:rsid w:val="004B567D"/>
    <w:rsid w:val="004B651A"/>
    <w:rsid w:val="004B6B46"/>
    <w:rsid w:val="004B7A0D"/>
    <w:rsid w:val="004B7CF1"/>
    <w:rsid w:val="004C04F7"/>
    <w:rsid w:val="004C07DB"/>
    <w:rsid w:val="004C0F26"/>
    <w:rsid w:val="004C241A"/>
    <w:rsid w:val="004C26EE"/>
    <w:rsid w:val="004C2D49"/>
    <w:rsid w:val="004C396E"/>
    <w:rsid w:val="004C427A"/>
    <w:rsid w:val="004C5E82"/>
    <w:rsid w:val="004C5FEF"/>
    <w:rsid w:val="004C60D4"/>
    <w:rsid w:val="004C64A7"/>
    <w:rsid w:val="004C6AB2"/>
    <w:rsid w:val="004C708A"/>
    <w:rsid w:val="004D008E"/>
    <w:rsid w:val="004D19B8"/>
    <w:rsid w:val="004D1CC1"/>
    <w:rsid w:val="004D1CF8"/>
    <w:rsid w:val="004D28B7"/>
    <w:rsid w:val="004D28DA"/>
    <w:rsid w:val="004D2B41"/>
    <w:rsid w:val="004D2E43"/>
    <w:rsid w:val="004D3828"/>
    <w:rsid w:val="004D4873"/>
    <w:rsid w:val="004D4C59"/>
    <w:rsid w:val="004D4D69"/>
    <w:rsid w:val="004D510B"/>
    <w:rsid w:val="004D53AF"/>
    <w:rsid w:val="004D5433"/>
    <w:rsid w:val="004D6273"/>
    <w:rsid w:val="004D63EE"/>
    <w:rsid w:val="004D6972"/>
    <w:rsid w:val="004D6BFF"/>
    <w:rsid w:val="004D6E40"/>
    <w:rsid w:val="004D73E0"/>
    <w:rsid w:val="004D7997"/>
    <w:rsid w:val="004D7EE9"/>
    <w:rsid w:val="004E02A6"/>
    <w:rsid w:val="004E0528"/>
    <w:rsid w:val="004E1267"/>
    <w:rsid w:val="004E1340"/>
    <w:rsid w:val="004E273B"/>
    <w:rsid w:val="004E5918"/>
    <w:rsid w:val="004E5D7F"/>
    <w:rsid w:val="004E5E16"/>
    <w:rsid w:val="004E632F"/>
    <w:rsid w:val="004E6DF8"/>
    <w:rsid w:val="004E7150"/>
    <w:rsid w:val="004E7547"/>
    <w:rsid w:val="004E791A"/>
    <w:rsid w:val="004E7DDB"/>
    <w:rsid w:val="004F06EE"/>
    <w:rsid w:val="004F1661"/>
    <w:rsid w:val="004F18A3"/>
    <w:rsid w:val="004F20C7"/>
    <w:rsid w:val="004F213A"/>
    <w:rsid w:val="004F3BFE"/>
    <w:rsid w:val="004F48F3"/>
    <w:rsid w:val="004F51FA"/>
    <w:rsid w:val="004F576A"/>
    <w:rsid w:val="004F7291"/>
    <w:rsid w:val="005000A5"/>
    <w:rsid w:val="00500302"/>
    <w:rsid w:val="0050307C"/>
    <w:rsid w:val="00503CE1"/>
    <w:rsid w:val="0050400E"/>
    <w:rsid w:val="00504087"/>
    <w:rsid w:val="00504397"/>
    <w:rsid w:val="00505096"/>
    <w:rsid w:val="00505706"/>
    <w:rsid w:val="00505A5F"/>
    <w:rsid w:val="00505AAB"/>
    <w:rsid w:val="00505AF2"/>
    <w:rsid w:val="00505DC8"/>
    <w:rsid w:val="00505FC0"/>
    <w:rsid w:val="00506198"/>
    <w:rsid w:val="00506ABB"/>
    <w:rsid w:val="00506E0E"/>
    <w:rsid w:val="00507321"/>
    <w:rsid w:val="005078CF"/>
    <w:rsid w:val="00507C3D"/>
    <w:rsid w:val="00507F00"/>
    <w:rsid w:val="005107E9"/>
    <w:rsid w:val="00510A35"/>
    <w:rsid w:val="005110CC"/>
    <w:rsid w:val="0051119C"/>
    <w:rsid w:val="005127C1"/>
    <w:rsid w:val="00512B4A"/>
    <w:rsid w:val="00513428"/>
    <w:rsid w:val="00513DFE"/>
    <w:rsid w:val="005144BE"/>
    <w:rsid w:val="0051499C"/>
    <w:rsid w:val="00514A0A"/>
    <w:rsid w:val="00514ADB"/>
    <w:rsid w:val="005155CF"/>
    <w:rsid w:val="005159A4"/>
    <w:rsid w:val="00516000"/>
    <w:rsid w:val="005161ED"/>
    <w:rsid w:val="00516432"/>
    <w:rsid w:val="0051655D"/>
    <w:rsid w:val="005167F7"/>
    <w:rsid w:val="005170E4"/>
    <w:rsid w:val="00520054"/>
    <w:rsid w:val="0052009C"/>
    <w:rsid w:val="005202A1"/>
    <w:rsid w:val="0052084E"/>
    <w:rsid w:val="00521D8F"/>
    <w:rsid w:val="00522246"/>
    <w:rsid w:val="005233DC"/>
    <w:rsid w:val="0052371C"/>
    <w:rsid w:val="00523E28"/>
    <w:rsid w:val="005242D6"/>
    <w:rsid w:val="005246A0"/>
    <w:rsid w:val="00524B42"/>
    <w:rsid w:val="00525A33"/>
    <w:rsid w:val="00526A4C"/>
    <w:rsid w:val="00526F98"/>
    <w:rsid w:val="005274BE"/>
    <w:rsid w:val="005275C6"/>
    <w:rsid w:val="005278F4"/>
    <w:rsid w:val="00530E60"/>
    <w:rsid w:val="0053170A"/>
    <w:rsid w:val="00531CE4"/>
    <w:rsid w:val="00533454"/>
    <w:rsid w:val="005338EC"/>
    <w:rsid w:val="00533C6B"/>
    <w:rsid w:val="00534227"/>
    <w:rsid w:val="00534788"/>
    <w:rsid w:val="005347C8"/>
    <w:rsid w:val="00534E8F"/>
    <w:rsid w:val="00535D9A"/>
    <w:rsid w:val="00535E7E"/>
    <w:rsid w:val="005361BA"/>
    <w:rsid w:val="0053689B"/>
    <w:rsid w:val="00537286"/>
    <w:rsid w:val="00537891"/>
    <w:rsid w:val="0053795F"/>
    <w:rsid w:val="00537EB5"/>
    <w:rsid w:val="00537F16"/>
    <w:rsid w:val="0054055C"/>
    <w:rsid w:val="005409F7"/>
    <w:rsid w:val="00540B73"/>
    <w:rsid w:val="0054134E"/>
    <w:rsid w:val="0054145E"/>
    <w:rsid w:val="005421AE"/>
    <w:rsid w:val="00542233"/>
    <w:rsid w:val="0054282D"/>
    <w:rsid w:val="00543342"/>
    <w:rsid w:val="00543EFD"/>
    <w:rsid w:val="0054444C"/>
    <w:rsid w:val="00544C41"/>
    <w:rsid w:val="00544DE2"/>
    <w:rsid w:val="00544E09"/>
    <w:rsid w:val="00544F7D"/>
    <w:rsid w:val="00545D03"/>
    <w:rsid w:val="00546D96"/>
    <w:rsid w:val="00547CA8"/>
    <w:rsid w:val="00547E49"/>
    <w:rsid w:val="00550234"/>
    <w:rsid w:val="00550F2F"/>
    <w:rsid w:val="00551140"/>
    <w:rsid w:val="00551688"/>
    <w:rsid w:val="00551860"/>
    <w:rsid w:val="00551F6F"/>
    <w:rsid w:val="005521A3"/>
    <w:rsid w:val="005527E3"/>
    <w:rsid w:val="00553419"/>
    <w:rsid w:val="005535C3"/>
    <w:rsid w:val="00553DA8"/>
    <w:rsid w:val="005548B7"/>
    <w:rsid w:val="00554A1D"/>
    <w:rsid w:val="00554A87"/>
    <w:rsid w:val="00554C33"/>
    <w:rsid w:val="00554E98"/>
    <w:rsid w:val="005552D6"/>
    <w:rsid w:val="0055544B"/>
    <w:rsid w:val="00556980"/>
    <w:rsid w:val="00556A93"/>
    <w:rsid w:val="00556E54"/>
    <w:rsid w:val="00556EF3"/>
    <w:rsid w:val="00557A9F"/>
    <w:rsid w:val="00560204"/>
    <w:rsid w:val="005603B0"/>
    <w:rsid w:val="005607B4"/>
    <w:rsid w:val="00560DBF"/>
    <w:rsid w:val="00561090"/>
    <w:rsid w:val="00561861"/>
    <w:rsid w:val="00561F7F"/>
    <w:rsid w:val="0056219C"/>
    <w:rsid w:val="00562301"/>
    <w:rsid w:val="00563709"/>
    <w:rsid w:val="005644A0"/>
    <w:rsid w:val="00564911"/>
    <w:rsid w:val="00565203"/>
    <w:rsid w:val="00565250"/>
    <w:rsid w:val="0056579C"/>
    <w:rsid w:val="0056651E"/>
    <w:rsid w:val="0056705D"/>
    <w:rsid w:val="005701E3"/>
    <w:rsid w:val="00570AE1"/>
    <w:rsid w:val="0057196F"/>
    <w:rsid w:val="0057273B"/>
    <w:rsid w:val="005728F6"/>
    <w:rsid w:val="0057296F"/>
    <w:rsid w:val="005731FF"/>
    <w:rsid w:val="0057367D"/>
    <w:rsid w:val="00573BCF"/>
    <w:rsid w:val="00573F7B"/>
    <w:rsid w:val="00574066"/>
    <w:rsid w:val="00574321"/>
    <w:rsid w:val="005753BE"/>
    <w:rsid w:val="0057565B"/>
    <w:rsid w:val="00576EF7"/>
    <w:rsid w:val="0058029A"/>
    <w:rsid w:val="005805CF"/>
    <w:rsid w:val="005805F4"/>
    <w:rsid w:val="00580A12"/>
    <w:rsid w:val="00580BED"/>
    <w:rsid w:val="00580C26"/>
    <w:rsid w:val="00580D0E"/>
    <w:rsid w:val="00581EDE"/>
    <w:rsid w:val="00581F99"/>
    <w:rsid w:val="005824FE"/>
    <w:rsid w:val="00582614"/>
    <w:rsid w:val="00582A6B"/>
    <w:rsid w:val="00582FF7"/>
    <w:rsid w:val="005830FA"/>
    <w:rsid w:val="00585414"/>
    <w:rsid w:val="00585EF2"/>
    <w:rsid w:val="005860DB"/>
    <w:rsid w:val="00586182"/>
    <w:rsid w:val="00586A8B"/>
    <w:rsid w:val="00586B83"/>
    <w:rsid w:val="00586EE6"/>
    <w:rsid w:val="00590195"/>
    <w:rsid w:val="0059048C"/>
    <w:rsid w:val="00590967"/>
    <w:rsid w:val="00590DD7"/>
    <w:rsid w:val="00591180"/>
    <w:rsid w:val="0059272A"/>
    <w:rsid w:val="005928DA"/>
    <w:rsid w:val="005947FC"/>
    <w:rsid w:val="0059543A"/>
    <w:rsid w:val="0059571A"/>
    <w:rsid w:val="0059617D"/>
    <w:rsid w:val="0059623D"/>
    <w:rsid w:val="00597B37"/>
    <w:rsid w:val="00597C5D"/>
    <w:rsid w:val="00597D0E"/>
    <w:rsid w:val="005A0F89"/>
    <w:rsid w:val="005A1018"/>
    <w:rsid w:val="005A12A7"/>
    <w:rsid w:val="005A277E"/>
    <w:rsid w:val="005A2783"/>
    <w:rsid w:val="005A2918"/>
    <w:rsid w:val="005A414E"/>
    <w:rsid w:val="005A45D2"/>
    <w:rsid w:val="005A46A9"/>
    <w:rsid w:val="005A5200"/>
    <w:rsid w:val="005A5D33"/>
    <w:rsid w:val="005A5E22"/>
    <w:rsid w:val="005A6F1D"/>
    <w:rsid w:val="005A715F"/>
    <w:rsid w:val="005B0037"/>
    <w:rsid w:val="005B0327"/>
    <w:rsid w:val="005B0BA9"/>
    <w:rsid w:val="005B121C"/>
    <w:rsid w:val="005B2A4E"/>
    <w:rsid w:val="005B3673"/>
    <w:rsid w:val="005B3866"/>
    <w:rsid w:val="005B3AC6"/>
    <w:rsid w:val="005B41C0"/>
    <w:rsid w:val="005B4270"/>
    <w:rsid w:val="005B4457"/>
    <w:rsid w:val="005B61E6"/>
    <w:rsid w:val="005B6EBD"/>
    <w:rsid w:val="005B7E84"/>
    <w:rsid w:val="005B7ED2"/>
    <w:rsid w:val="005C0C73"/>
    <w:rsid w:val="005C1311"/>
    <w:rsid w:val="005C43A3"/>
    <w:rsid w:val="005C48E7"/>
    <w:rsid w:val="005C4B60"/>
    <w:rsid w:val="005C4F2B"/>
    <w:rsid w:val="005C5C69"/>
    <w:rsid w:val="005C6FED"/>
    <w:rsid w:val="005D026B"/>
    <w:rsid w:val="005D0CD0"/>
    <w:rsid w:val="005D0E68"/>
    <w:rsid w:val="005D0EF4"/>
    <w:rsid w:val="005D21F3"/>
    <w:rsid w:val="005D2703"/>
    <w:rsid w:val="005D2F41"/>
    <w:rsid w:val="005D3D5E"/>
    <w:rsid w:val="005D4A74"/>
    <w:rsid w:val="005D5516"/>
    <w:rsid w:val="005D6795"/>
    <w:rsid w:val="005D67C4"/>
    <w:rsid w:val="005D79AE"/>
    <w:rsid w:val="005D7EBE"/>
    <w:rsid w:val="005E01CC"/>
    <w:rsid w:val="005E06C5"/>
    <w:rsid w:val="005E1B34"/>
    <w:rsid w:val="005E2077"/>
    <w:rsid w:val="005E2479"/>
    <w:rsid w:val="005E36F2"/>
    <w:rsid w:val="005E4FAB"/>
    <w:rsid w:val="005E60C9"/>
    <w:rsid w:val="005E6F97"/>
    <w:rsid w:val="005E73F5"/>
    <w:rsid w:val="005F034C"/>
    <w:rsid w:val="005F140B"/>
    <w:rsid w:val="005F168F"/>
    <w:rsid w:val="005F223A"/>
    <w:rsid w:val="005F31E7"/>
    <w:rsid w:val="005F373D"/>
    <w:rsid w:val="005F431D"/>
    <w:rsid w:val="005F4FC4"/>
    <w:rsid w:val="005F5AC9"/>
    <w:rsid w:val="005F67A3"/>
    <w:rsid w:val="005F69D3"/>
    <w:rsid w:val="005F6BB8"/>
    <w:rsid w:val="005F6E7B"/>
    <w:rsid w:val="005F6F23"/>
    <w:rsid w:val="005F6F8E"/>
    <w:rsid w:val="005F797D"/>
    <w:rsid w:val="005F7BE6"/>
    <w:rsid w:val="00600799"/>
    <w:rsid w:val="00602441"/>
    <w:rsid w:val="00602BCB"/>
    <w:rsid w:val="00603A63"/>
    <w:rsid w:val="00604FBF"/>
    <w:rsid w:val="006051AF"/>
    <w:rsid w:val="006062B7"/>
    <w:rsid w:val="00606722"/>
    <w:rsid w:val="006068BE"/>
    <w:rsid w:val="00606A1B"/>
    <w:rsid w:val="00607E18"/>
    <w:rsid w:val="00607FFA"/>
    <w:rsid w:val="00610154"/>
    <w:rsid w:val="006107C9"/>
    <w:rsid w:val="006140B7"/>
    <w:rsid w:val="00614195"/>
    <w:rsid w:val="00614F14"/>
    <w:rsid w:val="00615017"/>
    <w:rsid w:val="006153E3"/>
    <w:rsid w:val="006159ED"/>
    <w:rsid w:val="00615BD0"/>
    <w:rsid w:val="006166D6"/>
    <w:rsid w:val="00616A72"/>
    <w:rsid w:val="00617738"/>
    <w:rsid w:val="00617825"/>
    <w:rsid w:val="00620783"/>
    <w:rsid w:val="00620EA8"/>
    <w:rsid w:val="00622600"/>
    <w:rsid w:val="006226F7"/>
    <w:rsid w:val="00622E40"/>
    <w:rsid w:val="006236B7"/>
    <w:rsid w:val="0062425D"/>
    <w:rsid w:val="00625BAF"/>
    <w:rsid w:val="00626DC0"/>
    <w:rsid w:val="00627198"/>
    <w:rsid w:val="006272F4"/>
    <w:rsid w:val="00627A49"/>
    <w:rsid w:val="00630898"/>
    <w:rsid w:val="00630A2E"/>
    <w:rsid w:val="00630C47"/>
    <w:rsid w:val="006310D2"/>
    <w:rsid w:val="006313BC"/>
    <w:rsid w:val="006324A1"/>
    <w:rsid w:val="006325D0"/>
    <w:rsid w:val="006329E7"/>
    <w:rsid w:val="0063321C"/>
    <w:rsid w:val="00633549"/>
    <w:rsid w:val="00633A41"/>
    <w:rsid w:val="00633A91"/>
    <w:rsid w:val="00634730"/>
    <w:rsid w:val="00636742"/>
    <w:rsid w:val="0063775D"/>
    <w:rsid w:val="00640B8F"/>
    <w:rsid w:val="00640ECB"/>
    <w:rsid w:val="006415F6"/>
    <w:rsid w:val="0064163E"/>
    <w:rsid w:val="00641B29"/>
    <w:rsid w:val="00641BB3"/>
    <w:rsid w:val="006425FB"/>
    <w:rsid w:val="006431E9"/>
    <w:rsid w:val="00643643"/>
    <w:rsid w:val="00643AC2"/>
    <w:rsid w:val="00643E15"/>
    <w:rsid w:val="00643EB2"/>
    <w:rsid w:val="0064468F"/>
    <w:rsid w:val="00646C4D"/>
    <w:rsid w:val="00647125"/>
    <w:rsid w:val="00647AFD"/>
    <w:rsid w:val="00650C0F"/>
    <w:rsid w:val="0065112E"/>
    <w:rsid w:val="00652345"/>
    <w:rsid w:val="00653232"/>
    <w:rsid w:val="006538A2"/>
    <w:rsid w:val="00654227"/>
    <w:rsid w:val="006547FF"/>
    <w:rsid w:val="00654AE8"/>
    <w:rsid w:val="006555B1"/>
    <w:rsid w:val="0065610A"/>
    <w:rsid w:val="006561C4"/>
    <w:rsid w:val="006566BB"/>
    <w:rsid w:val="006567F5"/>
    <w:rsid w:val="00656872"/>
    <w:rsid w:val="006568DA"/>
    <w:rsid w:val="00656CCB"/>
    <w:rsid w:val="006578BF"/>
    <w:rsid w:val="00660176"/>
    <w:rsid w:val="00660351"/>
    <w:rsid w:val="0066065C"/>
    <w:rsid w:val="006607BC"/>
    <w:rsid w:val="00660847"/>
    <w:rsid w:val="00660E6B"/>
    <w:rsid w:val="00661255"/>
    <w:rsid w:val="0066176B"/>
    <w:rsid w:val="0066258B"/>
    <w:rsid w:val="00663590"/>
    <w:rsid w:val="0066422A"/>
    <w:rsid w:val="006642D1"/>
    <w:rsid w:val="00664682"/>
    <w:rsid w:val="00664BAA"/>
    <w:rsid w:val="00665A53"/>
    <w:rsid w:val="006665FE"/>
    <w:rsid w:val="0066680B"/>
    <w:rsid w:val="00666F55"/>
    <w:rsid w:val="00667F5D"/>
    <w:rsid w:val="00670699"/>
    <w:rsid w:val="00670998"/>
    <w:rsid w:val="00670B2F"/>
    <w:rsid w:val="00672340"/>
    <w:rsid w:val="00672487"/>
    <w:rsid w:val="006727D9"/>
    <w:rsid w:val="00672DBA"/>
    <w:rsid w:val="00672E03"/>
    <w:rsid w:val="00672EB8"/>
    <w:rsid w:val="006735C1"/>
    <w:rsid w:val="00673989"/>
    <w:rsid w:val="006743D6"/>
    <w:rsid w:val="006744D7"/>
    <w:rsid w:val="00674A2B"/>
    <w:rsid w:val="00674B7D"/>
    <w:rsid w:val="00675845"/>
    <w:rsid w:val="00676113"/>
    <w:rsid w:val="0067613A"/>
    <w:rsid w:val="00677C82"/>
    <w:rsid w:val="00682190"/>
    <w:rsid w:val="00682494"/>
    <w:rsid w:val="00682A64"/>
    <w:rsid w:val="00683B10"/>
    <w:rsid w:val="00683B42"/>
    <w:rsid w:val="00685A70"/>
    <w:rsid w:val="0068647F"/>
    <w:rsid w:val="0068667D"/>
    <w:rsid w:val="00686A6F"/>
    <w:rsid w:val="0069054B"/>
    <w:rsid w:val="00690C61"/>
    <w:rsid w:val="00690E3A"/>
    <w:rsid w:val="006916A2"/>
    <w:rsid w:val="006919AD"/>
    <w:rsid w:val="006923C6"/>
    <w:rsid w:val="00692721"/>
    <w:rsid w:val="0069284E"/>
    <w:rsid w:val="00692F99"/>
    <w:rsid w:val="006938F2"/>
    <w:rsid w:val="00693CBF"/>
    <w:rsid w:val="00693F02"/>
    <w:rsid w:val="00694187"/>
    <w:rsid w:val="00695278"/>
    <w:rsid w:val="00695861"/>
    <w:rsid w:val="00696239"/>
    <w:rsid w:val="00696F35"/>
    <w:rsid w:val="00697F57"/>
    <w:rsid w:val="00697F9B"/>
    <w:rsid w:val="006A00DA"/>
    <w:rsid w:val="006A0986"/>
    <w:rsid w:val="006A2A20"/>
    <w:rsid w:val="006A3C36"/>
    <w:rsid w:val="006A4C9E"/>
    <w:rsid w:val="006A530F"/>
    <w:rsid w:val="006A55F9"/>
    <w:rsid w:val="006A5614"/>
    <w:rsid w:val="006A565E"/>
    <w:rsid w:val="006A5B03"/>
    <w:rsid w:val="006A670C"/>
    <w:rsid w:val="006A6DAE"/>
    <w:rsid w:val="006A75E2"/>
    <w:rsid w:val="006A76E3"/>
    <w:rsid w:val="006A7A01"/>
    <w:rsid w:val="006A7BBD"/>
    <w:rsid w:val="006A7EA8"/>
    <w:rsid w:val="006B1995"/>
    <w:rsid w:val="006B1A92"/>
    <w:rsid w:val="006B29EF"/>
    <w:rsid w:val="006B2F90"/>
    <w:rsid w:val="006B31F4"/>
    <w:rsid w:val="006B3467"/>
    <w:rsid w:val="006B37F6"/>
    <w:rsid w:val="006B402E"/>
    <w:rsid w:val="006B4533"/>
    <w:rsid w:val="006B4BCC"/>
    <w:rsid w:val="006B54CB"/>
    <w:rsid w:val="006B6126"/>
    <w:rsid w:val="006B6B9F"/>
    <w:rsid w:val="006B7083"/>
    <w:rsid w:val="006B79A4"/>
    <w:rsid w:val="006C00EF"/>
    <w:rsid w:val="006C055D"/>
    <w:rsid w:val="006C0982"/>
    <w:rsid w:val="006C0A46"/>
    <w:rsid w:val="006C0B57"/>
    <w:rsid w:val="006C0BD4"/>
    <w:rsid w:val="006C2175"/>
    <w:rsid w:val="006C2C47"/>
    <w:rsid w:val="006C38FB"/>
    <w:rsid w:val="006C3A10"/>
    <w:rsid w:val="006C3A20"/>
    <w:rsid w:val="006C45FF"/>
    <w:rsid w:val="006C5001"/>
    <w:rsid w:val="006C5AA8"/>
    <w:rsid w:val="006C5B03"/>
    <w:rsid w:val="006C694B"/>
    <w:rsid w:val="006C6AF0"/>
    <w:rsid w:val="006C6BF6"/>
    <w:rsid w:val="006D035C"/>
    <w:rsid w:val="006D048D"/>
    <w:rsid w:val="006D12FB"/>
    <w:rsid w:val="006D13C6"/>
    <w:rsid w:val="006D1720"/>
    <w:rsid w:val="006D1E13"/>
    <w:rsid w:val="006D1F8B"/>
    <w:rsid w:val="006D289C"/>
    <w:rsid w:val="006D2D34"/>
    <w:rsid w:val="006D31CE"/>
    <w:rsid w:val="006D3961"/>
    <w:rsid w:val="006D3AD7"/>
    <w:rsid w:val="006D3E98"/>
    <w:rsid w:val="006D3EAD"/>
    <w:rsid w:val="006D416D"/>
    <w:rsid w:val="006D4281"/>
    <w:rsid w:val="006D5221"/>
    <w:rsid w:val="006D52D4"/>
    <w:rsid w:val="006D54CE"/>
    <w:rsid w:val="006D5BC7"/>
    <w:rsid w:val="006D5C7B"/>
    <w:rsid w:val="006D673F"/>
    <w:rsid w:val="006D75D3"/>
    <w:rsid w:val="006D7A46"/>
    <w:rsid w:val="006E0DFE"/>
    <w:rsid w:val="006E0FD2"/>
    <w:rsid w:val="006E1132"/>
    <w:rsid w:val="006E11B9"/>
    <w:rsid w:val="006E1914"/>
    <w:rsid w:val="006E1EA6"/>
    <w:rsid w:val="006E214C"/>
    <w:rsid w:val="006E2537"/>
    <w:rsid w:val="006E2ABB"/>
    <w:rsid w:val="006E3277"/>
    <w:rsid w:val="006E33CF"/>
    <w:rsid w:val="006E3B05"/>
    <w:rsid w:val="006E3D1F"/>
    <w:rsid w:val="006E5B78"/>
    <w:rsid w:val="006E621E"/>
    <w:rsid w:val="006E6EAD"/>
    <w:rsid w:val="006E6FEB"/>
    <w:rsid w:val="006E775A"/>
    <w:rsid w:val="006E78EE"/>
    <w:rsid w:val="006E7B9F"/>
    <w:rsid w:val="006F032B"/>
    <w:rsid w:val="006F0662"/>
    <w:rsid w:val="006F0D22"/>
    <w:rsid w:val="006F1C95"/>
    <w:rsid w:val="006F2062"/>
    <w:rsid w:val="006F23DB"/>
    <w:rsid w:val="006F3743"/>
    <w:rsid w:val="006F3B9A"/>
    <w:rsid w:val="006F418A"/>
    <w:rsid w:val="006F61AA"/>
    <w:rsid w:val="006F6A1C"/>
    <w:rsid w:val="006F6EB9"/>
    <w:rsid w:val="00704875"/>
    <w:rsid w:val="00704BF1"/>
    <w:rsid w:val="007057BE"/>
    <w:rsid w:val="00705EFA"/>
    <w:rsid w:val="007072F0"/>
    <w:rsid w:val="00707555"/>
    <w:rsid w:val="0071011E"/>
    <w:rsid w:val="00710ABE"/>
    <w:rsid w:val="00710CFA"/>
    <w:rsid w:val="007116E7"/>
    <w:rsid w:val="0071174C"/>
    <w:rsid w:val="00713625"/>
    <w:rsid w:val="00713FE0"/>
    <w:rsid w:val="00714240"/>
    <w:rsid w:val="00714576"/>
    <w:rsid w:val="007156FA"/>
    <w:rsid w:val="0071652D"/>
    <w:rsid w:val="00716A72"/>
    <w:rsid w:val="0071772A"/>
    <w:rsid w:val="00721361"/>
    <w:rsid w:val="00722418"/>
    <w:rsid w:val="00722519"/>
    <w:rsid w:val="007237EF"/>
    <w:rsid w:val="00723DA7"/>
    <w:rsid w:val="00724827"/>
    <w:rsid w:val="00724D9F"/>
    <w:rsid w:val="007257F6"/>
    <w:rsid w:val="007265FE"/>
    <w:rsid w:val="007267AD"/>
    <w:rsid w:val="00726861"/>
    <w:rsid w:val="00726B61"/>
    <w:rsid w:val="0072759F"/>
    <w:rsid w:val="0072771F"/>
    <w:rsid w:val="00727AA2"/>
    <w:rsid w:val="00730B01"/>
    <w:rsid w:val="00730D3C"/>
    <w:rsid w:val="00730E6D"/>
    <w:rsid w:val="0073121C"/>
    <w:rsid w:val="007316D2"/>
    <w:rsid w:val="0073180C"/>
    <w:rsid w:val="0073246C"/>
    <w:rsid w:val="007328F1"/>
    <w:rsid w:val="00734997"/>
    <w:rsid w:val="00734E15"/>
    <w:rsid w:val="00734E4B"/>
    <w:rsid w:val="007351DD"/>
    <w:rsid w:val="00735B51"/>
    <w:rsid w:val="00735E09"/>
    <w:rsid w:val="007372BB"/>
    <w:rsid w:val="00737587"/>
    <w:rsid w:val="0073772B"/>
    <w:rsid w:val="00741ADA"/>
    <w:rsid w:val="00741EC3"/>
    <w:rsid w:val="00742D54"/>
    <w:rsid w:val="007433DA"/>
    <w:rsid w:val="007437BA"/>
    <w:rsid w:val="00744E27"/>
    <w:rsid w:val="007456AC"/>
    <w:rsid w:val="00745F48"/>
    <w:rsid w:val="0074616C"/>
    <w:rsid w:val="00746622"/>
    <w:rsid w:val="00747C97"/>
    <w:rsid w:val="00750094"/>
    <w:rsid w:val="00750537"/>
    <w:rsid w:val="007507CD"/>
    <w:rsid w:val="0075098D"/>
    <w:rsid w:val="00750E97"/>
    <w:rsid w:val="007517E4"/>
    <w:rsid w:val="00753134"/>
    <w:rsid w:val="00753338"/>
    <w:rsid w:val="00753530"/>
    <w:rsid w:val="007539EB"/>
    <w:rsid w:val="00753ED4"/>
    <w:rsid w:val="007546F8"/>
    <w:rsid w:val="0075475F"/>
    <w:rsid w:val="007554FB"/>
    <w:rsid w:val="007559C6"/>
    <w:rsid w:val="00756A2D"/>
    <w:rsid w:val="00760526"/>
    <w:rsid w:val="00761393"/>
    <w:rsid w:val="00761762"/>
    <w:rsid w:val="00761A95"/>
    <w:rsid w:val="0076246E"/>
    <w:rsid w:val="00762B78"/>
    <w:rsid w:val="0076317F"/>
    <w:rsid w:val="00763527"/>
    <w:rsid w:val="00764CCF"/>
    <w:rsid w:val="00765339"/>
    <w:rsid w:val="007654C3"/>
    <w:rsid w:val="007657BF"/>
    <w:rsid w:val="00765843"/>
    <w:rsid w:val="00765A35"/>
    <w:rsid w:val="00765E66"/>
    <w:rsid w:val="00766193"/>
    <w:rsid w:val="00766614"/>
    <w:rsid w:val="00766853"/>
    <w:rsid w:val="00767023"/>
    <w:rsid w:val="007676B6"/>
    <w:rsid w:val="0076786F"/>
    <w:rsid w:val="00767C1D"/>
    <w:rsid w:val="007701CE"/>
    <w:rsid w:val="00770B83"/>
    <w:rsid w:val="00771A43"/>
    <w:rsid w:val="00771AA1"/>
    <w:rsid w:val="00771DEB"/>
    <w:rsid w:val="007720DC"/>
    <w:rsid w:val="00772B3F"/>
    <w:rsid w:val="00775299"/>
    <w:rsid w:val="00775AE8"/>
    <w:rsid w:val="00776465"/>
    <w:rsid w:val="00776836"/>
    <w:rsid w:val="00776ECC"/>
    <w:rsid w:val="00777761"/>
    <w:rsid w:val="007777C8"/>
    <w:rsid w:val="00777DA9"/>
    <w:rsid w:val="007802F1"/>
    <w:rsid w:val="00780331"/>
    <w:rsid w:val="007807C8"/>
    <w:rsid w:val="00780DDC"/>
    <w:rsid w:val="00780E28"/>
    <w:rsid w:val="00781E65"/>
    <w:rsid w:val="00782B52"/>
    <w:rsid w:val="0078322B"/>
    <w:rsid w:val="0078369A"/>
    <w:rsid w:val="0078407C"/>
    <w:rsid w:val="00784BD1"/>
    <w:rsid w:val="00785046"/>
    <w:rsid w:val="0078702D"/>
    <w:rsid w:val="00787095"/>
    <w:rsid w:val="007900CD"/>
    <w:rsid w:val="00790A15"/>
    <w:rsid w:val="00790DE7"/>
    <w:rsid w:val="007919E8"/>
    <w:rsid w:val="00791DAE"/>
    <w:rsid w:val="007920AC"/>
    <w:rsid w:val="00792B02"/>
    <w:rsid w:val="00793A99"/>
    <w:rsid w:val="00793C8C"/>
    <w:rsid w:val="00793DDF"/>
    <w:rsid w:val="00793FF3"/>
    <w:rsid w:val="007941C6"/>
    <w:rsid w:val="007947B7"/>
    <w:rsid w:val="00794A53"/>
    <w:rsid w:val="0079682D"/>
    <w:rsid w:val="00796B15"/>
    <w:rsid w:val="00796C0B"/>
    <w:rsid w:val="00797497"/>
    <w:rsid w:val="0079770A"/>
    <w:rsid w:val="00797861"/>
    <w:rsid w:val="00797B22"/>
    <w:rsid w:val="007A0476"/>
    <w:rsid w:val="007A1452"/>
    <w:rsid w:val="007A187E"/>
    <w:rsid w:val="007A193E"/>
    <w:rsid w:val="007A21C0"/>
    <w:rsid w:val="007A2BD2"/>
    <w:rsid w:val="007A3219"/>
    <w:rsid w:val="007A37D0"/>
    <w:rsid w:val="007A398E"/>
    <w:rsid w:val="007A3EEC"/>
    <w:rsid w:val="007A4163"/>
    <w:rsid w:val="007A5BF0"/>
    <w:rsid w:val="007A60DA"/>
    <w:rsid w:val="007A628E"/>
    <w:rsid w:val="007A6346"/>
    <w:rsid w:val="007A69F4"/>
    <w:rsid w:val="007A6A71"/>
    <w:rsid w:val="007A72A5"/>
    <w:rsid w:val="007A7683"/>
    <w:rsid w:val="007A792D"/>
    <w:rsid w:val="007A7CE3"/>
    <w:rsid w:val="007B0029"/>
    <w:rsid w:val="007B02E9"/>
    <w:rsid w:val="007B06AE"/>
    <w:rsid w:val="007B1A20"/>
    <w:rsid w:val="007B3BD8"/>
    <w:rsid w:val="007B3F8C"/>
    <w:rsid w:val="007B419B"/>
    <w:rsid w:val="007B4437"/>
    <w:rsid w:val="007B4F87"/>
    <w:rsid w:val="007B6362"/>
    <w:rsid w:val="007B798D"/>
    <w:rsid w:val="007C04BE"/>
    <w:rsid w:val="007C1219"/>
    <w:rsid w:val="007C141A"/>
    <w:rsid w:val="007C1EF4"/>
    <w:rsid w:val="007C217B"/>
    <w:rsid w:val="007C2B75"/>
    <w:rsid w:val="007C3ACE"/>
    <w:rsid w:val="007C3BDA"/>
    <w:rsid w:val="007C42F9"/>
    <w:rsid w:val="007C519D"/>
    <w:rsid w:val="007C54E4"/>
    <w:rsid w:val="007C5F9D"/>
    <w:rsid w:val="007C63FE"/>
    <w:rsid w:val="007C6D50"/>
    <w:rsid w:val="007D01C3"/>
    <w:rsid w:val="007D0429"/>
    <w:rsid w:val="007D0948"/>
    <w:rsid w:val="007D1B46"/>
    <w:rsid w:val="007D1BAC"/>
    <w:rsid w:val="007D2B60"/>
    <w:rsid w:val="007D4132"/>
    <w:rsid w:val="007D43C4"/>
    <w:rsid w:val="007D5219"/>
    <w:rsid w:val="007D5A92"/>
    <w:rsid w:val="007D5B83"/>
    <w:rsid w:val="007D74E8"/>
    <w:rsid w:val="007D760E"/>
    <w:rsid w:val="007D7C2B"/>
    <w:rsid w:val="007E0071"/>
    <w:rsid w:val="007E0791"/>
    <w:rsid w:val="007E0DA9"/>
    <w:rsid w:val="007E0E7F"/>
    <w:rsid w:val="007E26E1"/>
    <w:rsid w:val="007E2C65"/>
    <w:rsid w:val="007E2DA3"/>
    <w:rsid w:val="007E2EC6"/>
    <w:rsid w:val="007E3400"/>
    <w:rsid w:val="007E5186"/>
    <w:rsid w:val="007E58B2"/>
    <w:rsid w:val="007E6BA3"/>
    <w:rsid w:val="007E6F8E"/>
    <w:rsid w:val="007E728D"/>
    <w:rsid w:val="007E7EDF"/>
    <w:rsid w:val="007F1CE2"/>
    <w:rsid w:val="007F1E26"/>
    <w:rsid w:val="007F2A89"/>
    <w:rsid w:val="007F313E"/>
    <w:rsid w:val="007F3793"/>
    <w:rsid w:val="007F460A"/>
    <w:rsid w:val="007F4987"/>
    <w:rsid w:val="007F4A75"/>
    <w:rsid w:val="007F4BFE"/>
    <w:rsid w:val="007F595E"/>
    <w:rsid w:val="007F6B45"/>
    <w:rsid w:val="007F6FB3"/>
    <w:rsid w:val="007F7D5F"/>
    <w:rsid w:val="00800442"/>
    <w:rsid w:val="00800EDF"/>
    <w:rsid w:val="0080153C"/>
    <w:rsid w:val="00801B7E"/>
    <w:rsid w:val="0080360E"/>
    <w:rsid w:val="008048F7"/>
    <w:rsid w:val="00804CCB"/>
    <w:rsid w:val="00806800"/>
    <w:rsid w:val="008073DB"/>
    <w:rsid w:val="00807F1F"/>
    <w:rsid w:val="00810E83"/>
    <w:rsid w:val="008118FB"/>
    <w:rsid w:val="008120CF"/>
    <w:rsid w:val="00812452"/>
    <w:rsid w:val="00812BD0"/>
    <w:rsid w:val="0081368E"/>
    <w:rsid w:val="008151A8"/>
    <w:rsid w:val="008152C5"/>
    <w:rsid w:val="00815CA1"/>
    <w:rsid w:val="00816E3D"/>
    <w:rsid w:val="008175FC"/>
    <w:rsid w:val="00817A30"/>
    <w:rsid w:val="00820691"/>
    <w:rsid w:val="00820EAF"/>
    <w:rsid w:val="00820F4C"/>
    <w:rsid w:val="00821162"/>
    <w:rsid w:val="008219CB"/>
    <w:rsid w:val="0082277D"/>
    <w:rsid w:val="008229FA"/>
    <w:rsid w:val="00823916"/>
    <w:rsid w:val="00823F55"/>
    <w:rsid w:val="0082588E"/>
    <w:rsid w:val="008258B0"/>
    <w:rsid w:val="008258C6"/>
    <w:rsid w:val="00825E11"/>
    <w:rsid w:val="00825E41"/>
    <w:rsid w:val="00827093"/>
    <w:rsid w:val="0082789A"/>
    <w:rsid w:val="00830133"/>
    <w:rsid w:val="00831301"/>
    <w:rsid w:val="008313F8"/>
    <w:rsid w:val="00831729"/>
    <w:rsid w:val="00831B1D"/>
    <w:rsid w:val="008327A6"/>
    <w:rsid w:val="008344DB"/>
    <w:rsid w:val="008345FF"/>
    <w:rsid w:val="0083488E"/>
    <w:rsid w:val="00837083"/>
    <w:rsid w:val="00837389"/>
    <w:rsid w:val="008375D4"/>
    <w:rsid w:val="00840352"/>
    <w:rsid w:val="0084058E"/>
    <w:rsid w:val="008409AB"/>
    <w:rsid w:val="00840D33"/>
    <w:rsid w:val="00841221"/>
    <w:rsid w:val="0084196B"/>
    <w:rsid w:val="00841D5B"/>
    <w:rsid w:val="00841F19"/>
    <w:rsid w:val="00842577"/>
    <w:rsid w:val="00842639"/>
    <w:rsid w:val="00842F8F"/>
    <w:rsid w:val="00843119"/>
    <w:rsid w:val="0084399D"/>
    <w:rsid w:val="0084431B"/>
    <w:rsid w:val="00844A89"/>
    <w:rsid w:val="00844DD3"/>
    <w:rsid w:val="00845000"/>
    <w:rsid w:val="0084584B"/>
    <w:rsid w:val="0084634E"/>
    <w:rsid w:val="00847CE6"/>
    <w:rsid w:val="00850017"/>
    <w:rsid w:val="008503C8"/>
    <w:rsid w:val="00850824"/>
    <w:rsid w:val="00850D7D"/>
    <w:rsid w:val="008513BE"/>
    <w:rsid w:val="00851BD8"/>
    <w:rsid w:val="0085250D"/>
    <w:rsid w:val="00852F36"/>
    <w:rsid w:val="00854F28"/>
    <w:rsid w:val="00855600"/>
    <w:rsid w:val="00857046"/>
    <w:rsid w:val="0086061D"/>
    <w:rsid w:val="00860697"/>
    <w:rsid w:val="00860EA7"/>
    <w:rsid w:val="0086173C"/>
    <w:rsid w:val="00861FE9"/>
    <w:rsid w:val="00863201"/>
    <w:rsid w:val="0086386C"/>
    <w:rsid w:val="00863C02"/>
    <w:rsid w:val="0086418A"/>
    <w:rsid w:val="0086425D"/>
    <w:rsid w:val="00864DC6"/>
    <w:rsid w:val="00864F60"/>
    <w:rsid w:val="0086571D"/>
    <w:rsid w:val="00865DB2"/>
    <w:rsid w:val="0086648D"/>
    <w:rsid w:val="00866F91"/>
    <w:rsid w:val="0086741A"/>
    <w:rsid w:val="00867DCE"/>
    <w:rsid w:val="0087033B"/>
    <w:rsid w:val="008709D7"/>
    <w:rsid w:val="00870D11"/>
    <w:rsid w:val="008713FD"/>
    <w:rsid w:val="0087148F"/>
    <w:rsid w:val="00871E46"/>
    <w:rsid w:val="00872603"/>
    <w:rsid w:val="00872DAB"/>
    <w:rsid w:val="0087445E"/>
    <w:rsid w:val="00874F3F"/>
    <w:rsid w:val="00874FE7"/>
    <w:rsid w:val="008754ED"/>
    <w:rsid w:val="008755B2"/>
    <w:rsid w:val="0087583D"/>
    <w:rsid w:val="00875C31"/>
    <w:rsid w:val="00877DEB"/>
    <w:rsid w:val="00877E92"/>
    <w:rsid w:val="008806F1"/>
    <w:rsid w:val="00880C62"/>
    <w:rsid w:val="00883161"/>
    <w:rsid w:val="0088389F"/>
    <w:rsid w:val="0088443D"/>
    <w:rsid w:val="00884547"/>
    <w:rsid w:val="00884D02"/>
    <w:rsid w:val="008860F3"/>
    <w:rsid w:val="00886958"/>
    <w:rsid w:val="008877C0"/>
    <w:rsid w:val="00887967"/>
    <w:rsid w:val="008905FE"/>
    <w:rsid w:val="008907BB"/>
    <w:rsid w:val="00891323"/>
    <w:rsid w:val="00891EF0"/>
    <w:rsid w:val="0089294D"/>
    <w:rsid w:val="00892C18"/>
    <w:rsid w:val="00892F55"/>
    <w:rsid w:val="00893086"/>
    <w:rsid w:val="00893DDB"/>
    <w:rsid w:val="00894283"/>
    <w:rsid w:val="00894969"/>
    <w:rsid w:val="00894BEB"/>
    <w:rsid w:val="00894E2C"/>
    <w:rsid w:val="00895E71"/>
    <w:rsid w:val="00896664"/>
    <w:rsid w:val="00896B0B"/>
    <w:rsid w:val="00896FFF"/>
    <w:rsid w:val="0089737A"/>
    <w:rsid w:val="00897D8E"/>
    <w:rsid w:val="008A0FDB"/>
    <w:rsid w:val="008A12C9"/>
    <w:rsid w:val="008A14A4"/>
    <w:rsid w:val="008A167D"/>
    <w:rsid w:val="008A2B98"/>
    <w:rsid w:val="008A372E"/>
    <w:rsid w:val="008A5085"/>
    <w:rsid w:val="008A5374"/>
    <w:rsid w:val="008A5691"/>
    <w:rsid w:val="008A61D6"/>
    <w:rsid w:val="008A66B6"/>
    <w:rsid w:val="008A674F"/>
    <w:rsid w:val="008A6853"/>
    <w:rsid w:val="008A71A3"/>
    <w:rsid w:val="008A79F6"/>
    <w:rsid w:val="008A7B56"/>
    <w:rsid w:val="008B0649"/>
    <w:rsid w:val="008B1B9F"/>
    <w:rsid w:val="008B1F76"/>
    <w:rsid w:val="008B29DF"/>
    <w:rsid w:val="008B2E79"/>
    <w:rsid w:val="008B2FA2"/>
    <w:rsid w:val="008B3141"/>
    <w:rsid w:val="008B3442"/>
    <w:rsid w:val="008B3D51"/>
    <w:rsid w:val="008B4B50"/>
    <w:rsid w:val="008B4FA2"/>
    <w:rsid w:val="008B57E2"/>
    <w:rsid w:val="008B6C7B"/>
    <w:rsid w:val="008B6F18"/>
    <w:rsid w:val="008B7DAF"/>
    <w:rsid w:val="008C009D"/>
    <w:rsid w:val="008C0873"/>
    <w:rsid w:val="008C0FEA"/>
    <w:rsid w:val="008C1344"/>
    <w:rsid w:val="008C1C7B"/>
    <w:rsid w:val="008C209C"/>
    <w:rsid w:val="008C2DBB"/>
    <w:rsid w:val="008C3BE1"/>
    <w:rsid w:val="008C4048"/>
    <w:rsid w:val="008C438B"/>
    <w:rsid w:val="008C4690"/>
    <w:rsid w:val="008C4B6B"/>
    <w:rsid w:val="008C5BD2"/>
    <w:rsid w:val="008C76EF"/>
    <w:rsid w:val="008D0367"/>
    <w:rsid w:val="008D03DF"/>
    <w:rsid w:val="008D0B25"/>
    <w:rsid w:val="008D1226"/>
    <w:rsid w:val="008D16DF"/>
    <w:rsid w:val="008D2B31"/>
    <w:rsid w:val="008D303C"/>
    <w:rsid w:val="008D3BB9"/>
    <w:rsid w:val="008D3E25"/>
    <w:rsid w:val="008D544F"/>
    <w:rsid w:val="008D5598"/>
    <w:rsid w:val="008D5D14"/>
    <w:rsid w:val="008D6029"/>
    <w:rsid w:val="008D628A"/>
    <w:rsid w:val="008D6493"/>
    <w:rsid w:val="008D68F3"/>
    <w:rsid w:val="008D6C8F"/>
    <w:rsid w:val="008D751F"/>
    <w:rsid w:val="008E060D"/>
    <w:rsid w:val="008E154F"/>
    <w:rsid w:val="008E2911"/>
    <w:rsid w:val="008E3CF3"/>
    <w:rsid w:val="008E3FEA"/>
    <w:rsid w:val="008E40D3"/>
    <w:rsid w:val="008E43F7"/>
    <w:rsid w:val="008E4620"/>
    <w:rsid w:val="008E61B4"/>
    <w:rsid w:val="008E65DE"/>
    <w:rsid w:val="008E7B5B"/>
    <w:rsid w:val="008F0226"/>
    <w:rsid w:val="008F0BDD"/>
    <w:rsid w:val="008F0FB5"/>
    <w:rsid w:val="008F21D5"/>
    <w:rsid w:val="008F248D"/>
    <w:rsid w:val="008F2AC3"/>
    <w:rsid w:val="008F2CEF"/>
    <w:rsid w:val="008F38AE"/>
    <w:rsid w:val="008F38B4"/>
    <w:rsid w:val="008F61B6"/>
    <w:rsid w:val="008F7129"/>
    <w:rsid w:val="008F7848"/>
    <w:rsid w:val="009009BA"/>
    <w:rsid w:val="009014D0"/>
    <w:rsid w:val="00903E0A"/>
    <w:rsid w:val="00904851"/>
    <w:rsid w:val="009049E3"/>
    <w:rsid w:val="00904C79"/>
    <w:rsid w:val="00906203"/>
    <w:rsid w:val="009063A3"/>
    <w:rsid w:val="009067E7"/>
    <w:rsid w:val="0090696A"/>
    <w:rsid w:val="009103D7"/>
    <w:rsid w:val="00910520"/>
    <w:rsid w:val="00911509"/>
    <w:rsid w:val="00911A0D"/>
    <w:rsid w:val="00911CAA"/>
    <w:rsid w:val="00912EB9"/>
    <w:rsid w:val="009130EB"/>
    <w:rsid w:val="009134C7"/>
    <w:rsid w:val="00914037"/>
    <w:rsid w:val="009149BA"/>
    <w:rsid w:val="00914DCF"/>
    <w:rsid w:val="00915245"/>
    <w:rsid w:val="009152D2"/>
    <w:rsid w:val="009173AF"/>
    <w:rsid w:val="009176ED"/>
    <w:rsid w:val="00917FD3"/>
    <w:rsid w:val="009208E3"/>
    <w:rsid w:val="00920F34"/>
    <w:rsid w:val="00922504"/>
    <w:rsid w:val="00922607"/>
    <w:rsid w:val="009229CB"/>
    <w:rsid w:val="00922AFE"/>
    <w:rsid w:val="00922F6C"/>
    <w:rsid w:val="00923045"/>
    <w:rsid w:val="0092332C"/>
    <w:rsid w:val="00923792"/>
    <w:rsid w:val="00923B94"/>
    <w:rsid w:val="00925457"/>
    <w:rsid w:val="0092573A"/>
    <w:rsid w:val="00925BE5"/>
    <w:rsid w:val="0092646F"/>
    <w:rsid w:val="00926516"/>
    <w:rsid w:val="009265ED"/>
    <w:rsid w:val="009266EA"/>
    <w:rsid w:val="0092677E"/>
    <w:rsid w:val="0092730F"/>
    <w:rsid w:val="00930D21"/>
    <w:rsid w:val="00931278"/>
    <w:rsid w:val="00931870"/>
    <w:rsid w:val="009318CC"/>
    <w:rsid w:val="00932689"/>
    <w:rsid w:val="00933A0D"/>
    <w:rsid w:val="009346CE"/>
    <w:rsid w:val="00935CF6"/>
    <w:rsid w:val="00935E27"/>
    <w:rsid w:val="0093629E"/>
    <w:rsid w:val="00936549"/>
    <w:rsid w:val="00937698"/>
    <w:rsid w:val="0094097E"/>
    <w:rsid w:val="0094121C"/>
    <w:rsid w:val="00941A1B"/>
    <w:rsid w:val="00941CF5"/>
    <w:rsid w:val="0094323B"/>
    <w:rsid w:val="00943E9E"/>
    <w:rsid w:val="00944F5D"/>
    <w:rsid w:val="00945317"/>
    <w:rsid w:val="00945BB5"/>
    <w:rsid w:val="00945D8E"/>
    <w:rsid w:val="009472FF"/>
    <w:rsid w:val="009473E6"/>
    <w:rsid w:val="00947414"/>
    <w:rsid w:val="00947762"/>
    <w:rsid w:val="009479BA"/>
    <w:rsid w:val="00947CCF"/>
    <w:rsid w:val="00947E1A"/>
    <w:rsid w:val="00950E3E"/>
    <w:rsid w:val="009510A4"/>
    <w:rsid w:val="009519DC"/>
    <w:rsid w:val="00951B5C"/>
    <w:rsid w:val="00953139"/>
    <w:rsid w:val="009534BB"/>
    <w:rsid w:val="009537CA"/>
    <w:rsid w:val="00955363"/>
    <w:rsid w:val="0095592C"/>
    <w:rsid w:val="00955A9E"/>
    <w:rsid w:val="00955AAE"/>
    <w:rsid w:val="00956612"/>
    <w:rsid w:val="009579D1"/>
    <w:rsid w:val="009603EB"/>
    <w:rsid w:val="00960D00"/>
    <w:rsid w:val="00960D4C"/>
    <w:rsid w:val="0096150B"/>
    <w:rsid w:val="00961E40"/>
    <w:rsid w:val="00964D56"/>
    <w:rsid w:val="00964DEC"/>
    <w:rsid w:val="009655DB"/>
    <w:rsid w:val="009658F6"/>
    <w:rsid w:val="00965995"/>
    <w:rsid w:val="00966695"/>
    <w:rsid w:val="0096792B"/>
    <w:rsid w:val="00967C51"/>
    <w:rsid w:val="00970C89"/>
    <w:rsid w:val="00971030"/>
    <w:rsid w:val="009710AA"/>
    <w:rsid w:val="00972B81"/>
    <w:rsid w:val="009730CD"/>
    <w:rsid w:val="009734B8"/>
    <w:rsid w:val="0097372A"/>
    <w:rsid w:val="00973885"/>
    <w:rsid w:val="00974F12"/>
    <w:rsid w:val="00974FB1"/>
    <w:rsid w:val="0097501A"/>
    <w:rsid w:val="009753FA"/>
    <w:rsid w:val="009761E2"/>
    <w:rsid w:val="009762F9"/>
    <w:rsid w:val="00976A2D"/>
    <w:rsid w:val="00976C5A"/>
    <w:rsid w:val="00977852"/>
    <w:rsid w:val="0098123F"/>
    <w:rsid w:val="00982AFC"/>
    <w:rsid w:val="00983510"/>
    <w:rsid w:val="009839AA"/>
    <w:rsid w:val="00984F03"/>
    <w:rsid w:val="00985053"/>
    <w:rsid w:val="0098623F"/>
    <w:rsid w:val="00986858"/>
    <w:rsid w:val="00986AC9"/>
    <w:rsid w:val="00986F09"/>
    <w:rsid w:val="00987222"/>
    <w:rsid w:val="009877FF"/>
    <w:rsid w:val="00987BFD"/>
    <w:rsid w:val="00990418"/>
    <w:rsid w:val="00990478"/>
    <w:rsid w:val="00990A96"/>
    <w:rsid w:val="0099147E"/>
    <w:rsid w:val="009917BD"/>
    <w:rsid w:val="00993137"/>
    <w:rsid w:val="009933C7"/>
    <w:rsid w:val="00993A96"/>
    <w:rsid w:val="00993BED"/>
    <w:rsid w:val="00993D3A"/>
    <w:rsid w:val="0099404E"/>
    <w:rsid w:val="009950FD"/>
    <w:rsid w:val="009955D6"/>
    <w:rsid w:val="009957B4"/>
    <w:rsid w:val="00995CB3"/>
    <w:rsid w:val="00995ED1"/>
    <w:rsid w:val="009A2037"/>
    <w:rsid w:val="009A2B04"/>
    <w:rsid w:val="009A2C82"/>
    <w:rsid w:val="009A33D7"/>
    <w:rsid w:val="009A51F9"/>
    <w:rsid w:val="009A562B"/>
    <w:rsid w:val="009A56B3"/>
    <w:rsid w:val="009A5D1C"/>
    <w:rsid w:val="009A610A"/>
    <w:rsid w:val="009A6981"/>
    <w:rsid w:val="009A71F5"/>
    <w:rsid w:val="009A72C7"/>
    <w:rsid w:val="009A7C9F"/>
    <w:rsid w:val="009A7ECC"/>
    <w:rsid w:val="009B00F0"/>
    <w:rsid w:val="009B0F02"/>
    <w:rsid w:val="009B1CFD"/>
    <w:rsid w:val="009B3F8C"/>
    <w:rsid w:val="009B401D"/>
    <w:rsid w:val="009B45F3"/>
    <w:rsid w:val="009B487E"/>
    <w:rsid w:val="009B4D9B"/>
    <w:rsid w:val="009B4FE4"/>
    <w:rsid w:val="009B4FEF"/>
    <w:rsid w:val="009B625D"/>
    <w:rsid w:val="009B67EF"/>
    <w:rsid w:val="009B7DFF"/>
    <w:rsid w:val="009C12AC"/>
    <w:rsid w:val="009C18EF"/>
    <w:rsid w:val="009C1B46"/>
    <w:rsid w:val="009C1ED8"/>
    <w:rsid w:val="009C27E7"/>
    <w:rsid w:val="009C3780"/>
    <w:rsid w:val="009C3D46"/>
    <w:rsid w:val="009C3E1E"/>
    <w:rsid w:val="009C446B"/>
    <w:rsid w:val="009C4A58"/>
    <w:rsid w:val="009C5253"/>
    <w:rsid w:val="009C543E"/>
    <w:rsid w:val="009C58B9"/>
    <w:rsid w:val="009C6155"/>
    <w:rsid w:val="009C6279"/>
    <w:rsid w:val="009C6908"/>
    <w:rsid w:val="009C6B7E"/>
    <w:rsid w:val="009C6C49"/>
    <w:rsid w:val="009C730F"/>
    <w:rsid w:val="009C7A02"/>
    <w:rsid w:val="009C7CBC"/>
    <w:rsid w:val="009D1D9E"/>
    <w:rsid w:val="009D1DBF"/>
    <w:rsid w:val="009D20CA"/>
    <w:rsid w:val="009D29AB"/>
    <w:rsid w:val="009D2FE6"/>
    <w:rsid w:val="009D3592"/>
    <w:rsid w:val="009D3775"/>
    <w:rsid w:val="009D3CA2"/>
    <w:rsid w:val="009D3E47"/>
    <w:rsid w:val="009D3F5C"/>
    <w:rsid w:val="009D4557"/>
    <w:rsid w:val="009D51EB"/>
    <w:rsid w:val="009D5ACB"/>
    <w:rsid w:val="009D6142"/>
    <w:rsid w:val="009D6DF2"/>
    <w:rsid w:val="009D6ED1"/>
    <w:rsid w:val="009D718B"/>
    <w:rsid w:val="009D77C3"/>
    <w:rsid w:val="009E028B"/>
    <w:rsid w:val="009E04C2"/>
    <w:rsid w:val="009E0C92"/>
    <w:rsid w:val="009E1B09"/>
    <w:rsid w:val="009E2067"/>
    <w:rsid w:val="009E41ED"/>
    <w:rsid w:val="009E4662"/>
    <w:rsid w:val="009E46BD"/>
    <w:rsid w:val="009E48B1"/>
    <w:rsid w:val="009E5AA4"/>
    <w:rsid w:val="009E6666"/>
    <w:rsid w:val="009E6A63"/>
    <w:rsid w:val="009E6BE7"/>
    <w:rsid w:val="009E6DEB"/>
    <w:rsid w:val="009E7001"/>
    <w:rsid w:val="009E74EC"/>
    <w:rsid w:val="009E76AD"/>
    <w:rsid w:val="009E79FA"/>
    <w:rsid w:val="009F0966"/>
    <w:rsid w:val="009F13C5"/>
    <w:rsid w:val="009F1509"/>
    <w:rsid w:val="009F2EBA"/>
    <w:rsid w:val="009F33D9"/>
    <w:rsid w:val="009F3A67"/>
    <w:rsid w:val="009F41E5"/>
    <w:rsid w:val="009F48DB"/>
    <w:rsid w:val="009F5E00"/>
    <w:rsid w:val="009F5F20"/>
    <w:rsid w:val="009F61CB"/>
    <w:rsid w:val="009F782B"/>
    <w:rsid w:val="00A013D8"/>
    <w:rsid w:val="00A021EF"/>
    <w:rsid w:val="00A02853"/>
    <w:rsid w:val="00A036C5"/>
    <w:rsid w:val="00A04FD1"/>
    <w:rsid w:val="00A05910"/>
    <w:rsid w:val="00A05E5A"/>
    <w:rsid w:val="00A06E47"/>
    <w:rsid w:val="00A0726D"/>
    <w:rsid w:val="00A0740E"/>
    <w:rsid w:val="00A07CE5"/>
    <w:rsid w:val="00A1116C"/>
    <w:rsid w:val="00A114AE"/>
    <w:rsid w:val="00A11995"/>
    <w:rsid w:val="00A119D5"/>
    <w:rsid w:val="00A1229C"/>
    <w:rsid w:val="00A1295B"/>
    <w:rsid w:val="00A15A75"/>
    <w:rsid w:val="00A15BDD"/>
    <w:rsid w:val="00A17A72"/>
    <w:rsid w:val="00A2028E"/>
    <w:rsid w:val="00A205FF"/>
    <w:rsid w:val="00A20982"/>
    <w:rsid w:val="00A20C8B"/>
    <w:rsid w:val="00A2227F"/>
    <w:rsid w:val="00A2240F"/>
    <w:rsid w:val="00A228B5"/>
    <w:rsid w:val="00A22BF0"/>
    <w:rsid w:val="00A235CD"/>
    <w:rsid w:val="00A2369F"/>
    <w:rsid w:val="00A24467"/>
    <w:rsid w:val="00A2457D"/>
    <w:rsid w:val="00A2477E"/>
    <w:rsid w:val="00A24EBB"/>
    <w:rsid w:val="00A25E5A"/>
    <w:rsid w:val="00A27F02"/>
    <w:rsid w:val="00A27F03"/>
    <w:rsid w:val="00A30141"/>
    <w:rsid w:val="00A3016A"/>
    <w:rsid w:val="00A3060E"/>
    <w:rsid w:val="00A30FBA"/>
    <w:rsid w:val="00A313C5"/>
    <w:rsid w:val="00A3144B"/>
    <w:rsid w:val="00A31EBE"/>
    <w:rsid w:val="00A325FA"/>
    <w:rsid w:val="00A32FD6"/>
    <w:rsid w:val="00A330D1"/>
    <w:rsid w:val="00A33EC7"/>
    <w:rsid w:val="00A34511"/>
    <w:rsid w:val="00A3470E"/>
    <w:rsid w:val="00A35249"/>
    <w:rsid w:val="00A3558D"/>
    <w:rsid w:val="00A35FB9"/>
    <w:rsid w:val="00A3758A"/>
    <w:rsid w:val="00A37DF9"/>
    <w:rsid w:val="00A40BCF"/>
    <w:rsid w:val="00A41661"/>
    <w:rsid w:val="00A41CB3"/>
    <w:rsid w:val="00A41EF7"/>
    <w:rsid w:val="00A429CD"/>
    <w:rsid w:val="00A43364"/>
    <w:rsid w:val="00A44C3B"/>
    <w:rsid w:val="00A4637C"/>
    <w:rsid w:val="00A47E91"/>
    <w:rsid w:val="00A50278"/>
    <w:rsid w:val="00A50B90"/>
    <w:rsid w:val="00A512E7"/>
    <w:rsid w:val="00A513D3"/>
    <w:rsid w:val="00A51976"/>
    <w:rsid w:val="00A51D40"/>
    <w:rsid w:val="00A52025"/>
    <w:rsid w:val="00A5218A"/>
    <w:rsid w:val="00A5342A"/>
    <w:rsid w:val="00A53998"/>
    <w:rsid w:val="00A53C78"/>
    <w:rsid w:val="00A54C01"/>
    <w:rsid w:val="00A54CBF"/>
    <w:rsid w:val="00A54D39"/>
    <w:rsid w:val="00A5567F"/>
    <w:rsid w:val="00A56798"/>
    <w:rsid w:val="00A56960"/>
    <w:rsid w:val="00A57108"/>
    <w:rsid w:val="00A60559"/>
    <w:rsid w:val="00A60ABF"/>
    <w:rsid w:val="00A60AD5"/>
    <w:rsid w:val="00A60E02"/>
    <w:rsid w:val="00A61841"/>
    <w:rsid w:val="00A62F0A"/>
    <w:rsid w:val="00A640FB"/>
    <w:rsid w:val="00A645AE"/>
    <w:rsid w:val="00A6497B"/>
    <w:rsid w:val="00A64B6F"/>
    <w:rsid w:val="00A663B6"/>
    <w:rsid w:val="00A67E8F"/>
    <w:rsid w:val="00A724A2"/>
    <w:rsid w:val="00A726E2"/>
    <w:rsid w:val="00A731A2"/>
    <w:rsid w:val="00A733C6"/>
    <w:rsid w:val="00A73B54"/>
    <w:rsid w:val="00A74BC0"/>
    <w:rsid w:val="00A74E99"/>
    <w:rsid w:val="00A75848"/>
    <w:rsid w:val="00A75B13"/>
    <w:rsid w:val="00A767D5"/>
    <w:rsid w:val="00A76C2A"/>
    <w:rsid w:val="00A77178"/>
    <w:rsid w:val="00A77443"/>
    <w:rsid w:val="00A77528"/>
    <w:rsid w:val="00A80E0E"/>
    <w:rsid w:val="00A80F2B"/>
    <w:rsid w:val="00A81363"/>
    <w:rsid w:val="00A816C9"/>
    <w:rsid w:val="00A81BD8"/>
    <w:rsid w:val="00A821F7"/>
    <w:rsid w:val="00A823AD"/>
    <w:rsid w:val="00A82611"/>
    <w:rsid w:val="00A82914"/>
    <w:rsid w:val="00A82C76"/>
    <w:rsid w:val="00A82E1F"/>
    <w:rsid w:val="00A83BC8"/>
    <w:rsid w:val="00A83CA2"/>
    <w:rsid w:val="00A83DDF"/>
    <w:rsid w:val="00A84C19"/>
    <w:rsid w:val="00A8537E"/>
    <w:rsid w:val="00A85F7E"/>
    <w:rsid w:val="00A8641E"/>
    <w:rsid w:val="00A86CB4"/>
    <w:rsid w:val="00A86F46"/>
    <w:rsid w:val="00A87430"/>
    <w:rsid w:val="00A8775C"/>
    <w:rsid w:val="00A87B8F"/>
    <w:rsid w:val="00A90600"/>
    <w:rsid w:val="00A90800"/>
    <w:rsid w:val="00A9094F"/>
    <w:rsid w:val="00A9162F"/>
    <w:rsid w:val="00A918BF"/>
    <w:rsid w:val="00A91EE5"/>
    <w:rsid w:val="00A922E7"/>
    <w:rsid w:val="00A92541"/>
    <w:rsid w:val="00A93C87"/>
    <w:rsid w:val="00A93D88"/>
    <w:rsid w:val="00A945BD"/>
    <w:rsid w:val="00A945C0"/>
    <w:rsid w:val="00A945F7"/>
    <w:rsid w:val="00A94BF0"/>
    <w:rsid w:val="00A94F26"/>
    <w:rsid w:val="00A953C4"/>
    <w:rsid w:val="00A955D8"/>
    <w:rsid w:val="00A9696C"/>
    <w:rsid w:val="00A96979"/>
    <w:rsid w:val="00A970E7"/>
    <w:rsid w:val="00A9733A"/>
    <w:rsid w:val="00A97D9A"/>
    <w:rsid w:val="00AA1327"/>
    <w:rsid w:val="00AA197D"/>
    <w:rsid w:val="00AA2C62"/>
    <w:rsid w:val="00AA4E0B"/>
    <w:rsid w:val="00AA526C"/>
    <w:rsid w:val="00AA5339"/>
    <w:rsid w:val="00AA58E1"/>
    <w:rsid w:val="00AA6CFF"/>
    <w:rsid w:val="00AA6DD6"/>
    <w:rsid w:val="00AA702C"/>
    <w:rsid w:val="00AA74AF"/>
    <w:rsid w:val="00AA77F0"/>
    <w:rsid w:val="00AB0AC8"/>
    <w:rsid w:val="00AB160A"/>
    <w:rsid w:val="00AB3595"/>
    <w:rsid w:val="00AB382A"/>
    <w:rsid w:val="00AB38E1"/>
    <w:rsid w:val="00AB41E4"/>
    <w:rsid w:val="00AB4A8F"/>
    <w:rsid w:val="00AB5515"/>
    <w:rsid w:val="00AB5F88"/>
    <w:rsid w:val="00AB639E"/>
    <w:rsid w:val="00AB66EF"/>
    <w:rsid w:val="00AB6917"/>
    <w:rsid w:val="00AB7E7A"/>
    <w:rsid w:val="00AC0322"/>
    <w:rsid w:val="00AC0991"/>
    <w:rsid w:val="00AC0FD0"/>
    <w:rsid w:val="00AC1AC2"/>
    <w:rsid w:val="00AC333E"/>
    <w:rsid w:val="00AC42A3"/>
    <w:rsid w:val="00AC4E48"/>
    <w:rsid w:val="00AC519D"/>
    <w:rsid w:val="00AC57DB"/>
    <w:rsid w:val="00AC603B"/>
    <w:rsid w:val="00AD08CF"/>
    <w:rsid w:val="00AD1330"/>
    <w:rsid w:val="00AD15D2"/>
    <w:rsid w:val="00AD1A4B"/>
    <w:rsid w:val="00AD1C98"/>
    <w:rsid w:val="00AD1D70"/>
    <w:rsid w:val="00AD38A3"/>
    <w:rsid w:val="00AD3C40"/>
    <w:rsid w:val="00AD4515"/>
    <w:rsid w:val="00AD5F61"/>
    <w:rsid w:val="00AD7847"/>
    <w:rsid w:val="00AD790C"/>
    <w:rsid w:val="00AD7DF4"/>
    <w:rsid w:val="00AD7E19"/>
    <w:rsid w:val="00AE06A8"/>
    <w:rsid w:val="00AE0F0D"/>
    <w:rsid w:val="00AE0F73"/>
    <w:rsid w:val="00AE182A"/>
    <w:rsid w:val="00AE1CE5"/>
    <w:rsid w:val="00AE2661"/>
    <w:rsid w:val="00AE3AF1"/>
    <w:rsid w:val="00AE418C"/>
    <w:rsid w:val="00AE473A"/>
    <w:rsid w:val="00AE4C64"/>
    <w:rsid w:val="00AE4CB7"/>
    <w:rsid w:val="00AE4DF2"/>
    <w:rsid w:val="00AE5539"/>
    <w:rsid w:val="00AE56CD"/>
    <w:rsid w:val="00AE6ACD"/>
    <w:rsid w:val="00AE6DAC"/>
    <w:rsid w:val="00AE6E70"/>
    <w:rsid w:val="00AE776F"/>
    <w:rsid w:val="00AE792D"/>
    <w:rsid w:val="00AF1419"/>
    <w:rsid w:val="00AF616F"/>
    <w:rsid w:val="00AF64E0"/>
    <w:rsid w:val="00AF6CD3"/>
    <w:rsid w:val="00AF7C25"/>
    <w:rsid w:val="00B0148C"/>
    <w:rsid w:val="00B01616"/>
    <w:rsid w:val="00B022E2"/>
    <w:rsid w:val="00B02586"/>
    <w:rsid w:val="00B02E1C"/>
    <w:rsid w:val="00B0352E"/>
    <w:rsid w:val="00B051CB"/>
    <w:rsid w:val="00B052C8"/>
    <w:rsid w:val="00B059F1"/>
    <w:rsid w:val="00B06669"/>
    <w:rsid w:val="00B072D1"/>
    <w:rsid w:val="00B074C2"/>
    <w:rsid w:val="00B07520"/>
    <w:rsid w:val="00B0788A"/>
    <w:rsid w:val="00B07A86"/>
    <w:rsid w:val="00B10197"/>
    <w:rsid w:val="00B107CE"/>
    <w:rsid w:val="00B122E3"/>
    <w:rsid w:val="00B12786"/>
    <w:rsid w:val="00B1354A"/>
    <w:rsid w:val="00B13715"/>
    <w:rsid w:val="00B1376F"/>
    <w:rsid w:val="00B15800"/>
    <w:rsid w:val="00B17603"/>
    <w:rsid w:val="00B20BC4"/>
    <w:rsid w:val="00B21072"/>
    <w:rsid w:val="00B218A8"/>
    <w:rsid w:val="00B218C1"/>
    <w:rsid w:val="00B22739"/>
    <w:rsid w:val="00B22E30"/>
    <w:rsid w:val="00B22EFA"/>
    <w:rsid w:val="00B232C1"/>
    <w:rsid w:val="00B23CD2"/>
    <w:rsid w:val="00B23D57"/>
    <w:rsid w:val="00B24277"/>
    <w:rsid w:val="00B24AD9"/>
    <w:rsid w:val="00B2532E"/>
    <w:rsid w:val="00B25473"/>
    <w:rsid w:val="00B25AF9"/>
    <w:rsid w:val="00B25DC7"/>
    <w:rsid w:val="00B26AEB"/>
    <w:rsid w:val="00B2798C"/>
    <w:rsid w:val="00B30857"/>
    <w:rsid w:val="00B31B9B"/>
    <w:rsid w:val="00B32222"/>
    <w:rsid w:val="00B323F2"/>
    <w:rsid w:val="00B33E93"/>
    <w:rsid w:val="00B34334"/>
    <w:rsid w:val="00B3487E"/>
    <w:rsid w:val="00B35732"/>
    <w:rsid w:val="00B359DA"/>
    <w:rsid w:val="00B37434"/>
    <w:rsid w:val="00B37A52"/>
    <w:rsid w:val="00B37B5E"/>
    <w:rsid w:val="00B4007B"/>
    <w:rsid w:val="00B40D08"/>
    <w:rsid w:val="00B40E98"/>
    <w:rsid w:val="00B410DD"/>
    <w:rsid w:val="00B418DB"/>
    <w:rsid w:val="00B41E75"/>
    <w:rsid w:val="00B422A0"/>
    <w:rsid w:val="00B42523"/>
    <w:rsid w:val="00B42C98"/>
    <w:rsid w:val="00B438FF"/>
    <w:rsid w:val="00B43C55"/>
    <w:rsid w:val="00B43CFF"/>
    <w:rsid w:val="00B4490C"/>
    <w:rsid w:val="00B45266"/>
    <w:rsid w:val="00B46956"/>
    <w:rsid w:val="00B46EF5"/>
    <w:rsid w:val="00B479BA"/>
    <w:rsid w:val="00B47D10"/>
    <w:rsid w:val="00B47DDB"/>
    <w:rsid w:val="00B50A20"/>
    <w:rsid w:val="00B51134"/>
    <w:rsid w:val="00B515DB"/>
    <w:rsid w:val="00B52489"/>
    <w:rsid w:val="00B52EE6"/>
    <w:rsid w:val="00B53FAA"/>
    <w:rsid w:val="00B55012"/>
    <w:rsid w:val="00B55A37"/>
    <w:rsid w:val="00B56215"/>
    <w:rsid w:val="00B5662D"/>
    <w:rsid w:val="00B56936"/>
    <w:rsid w:val="00B56F44"/>
    <w:rsid w:val="00B5703F"/>
    <w:rsid w:val="00B60958"/>
    <w:rsid w:val="00B60E8E"/>
    <w:rsid w:val="00B60EBB"/>
    <w:rsid w:val="00B6123B"/>
    <w:rsid w:val="00B61F3B"/>
    <w:rsid w:val="00B62819"/>
    <w:rsid w:val="00B62E7C"/>
    <w:rsid w:val="00B6368D"/>
    <w:rsid w:val="00B642A0"/>
    <w:rsid w:val="00B64C1E"/>
    <w:rsid w:val="00B64E45"/>
    <w:rsid w:val="00B64FDF"/>
    <w:rsid w:val="00B66784"/>
    <w:rsid w:val="00B66AF3"/>
    <w:rsid w:val="00B66B79"/>
    <w:rsid w:val="00B66D94"/>
    <w:rsid w:val="00B67278"/>
    <w:rsid w:val="00B67410"/>
    <w:rsid w:val="00B707D6"/>
    <w:rsid w:val="00B70CAD"/>
    <w:rsid w:val="00B71096"/>
    <w:rsid w:val="00B716B2"/>
    <w:rsid w:val="00B716FB"/>
    <w:rsid w:val="00B72B5E"/>
    <w:rsid w:val="00B73353"/>
    <w:rsid w:val="00B742C6"/>
    <w:rsid w:val="00B75693"/>
    <w:rsid w:val="00B765B1"/>
    <w:rsid w:val="00B76894"/>
    <w:rsid w:val="00B77407"/>
    <w:rsid w:val="00B77801"/>
    <w:rsid w:val="00B77C0C"/>
    <w:rsid w:val="00B80192"/>
    <w:rsid w:val="00B81746"/>
    <w:rsid w:val="00B81AED"/>
    <w:rsid w:val="00B81CED"/>
    <w:rsid w:val="00B82082"/>
    <w:rsid w:val="00B8216F"/>
    <w:rsid w:val="00B82206"/>
    <w:rsid w:val="00B82505"/>
    <w:rsid w:val="00B82514"/>
    <w:rsid w:val="00B82C60"/>
    <w:rsid w:val="00B83A67"/>
    <w:rsid w:val="00B83CF2"/>
    <w:rsid w:val="00B84E11"/>
    <w:rsid w:val="00B84EDA"/>
    <w:rsid w:val="00B851A9"/>
    <w:rsid w:val="00B85FA5"/>
    <w:rsid w:val="00B8661F"/>
    <w:rsid w:val="00B86A33"/>
    <w:rsid w:val="00B86B9E"/>
    <w:rsid w:val="00B86BAA"/>
    <w:rsid w:val="00B86C31"/>
    <w:rsid w:val="00B86E61"/>
    <w:rsid w:val="00B871BF"/>
    <w:rsid w:val="00B873E1"/>
    <w:rsid w:val="00B87CC2"/>
    <w:rsid w:val="00B87EBD"/>
    <w:rsid w:val="00B90C0E"/>
    <w:rsid w:val="00B915EE"/>
    <w:rsid w:val="00B9181D"/>
    <w:rsid w:val="00B927C4"/>
    <w:rsid w:val="00B92DCA"/>
    <w:rsid w:val="00B935C8"/>
    <w:rsid w:val="00B937B0"/>
    <w:rsid w:val="00B93B66"/>
    <w:rsid w:val="00B94689"/>
    <w:rsid w:val="00B94851"/>
    <w:rsid w:val="00B94945"/>
    <w:rsid w:val="00B94F63"/>
    <w:rsid w:val="00B95068"/>
    <w:rsid w:val="00B96216"/>
    <w:rsid w:val="00B967DE"/>
    <w:rsid w:val="00B96894"/>
    <w:rsid w:val="00B97A92"/>
    <w:rsid w:val="00B97EEF"/>
    <w:rsid w:val="00BA0757"/>
    <w:rsid w:val="00BA1245"/>
    <w:rsid w:val="00BA126F"/>
    <w:rsid w:val="00BA22AE"/>
    <w:rsid w:val="00BA2382"/>
    <w:rsid w:val="00BA2781"/>
    <w:rsid w:val="00BA2C2C"/>
    <w:rsid w:val="00BA3BF8"/>
    <w:rsid w:val="00BA58EE"/>
    <w:rsid w:val="00BA61DF"/>
    <w:rsid w:val="00BA6BCF"/>
    <w:rsid w:val="00BA6BDA"/>
    <w:rsid w:val="00BA6ED4"/>
    <w:rsid w:val="00BA7411"/>
    <w:rsid w:val="00BB040A"/>
    <w:rsid w:val="00BB19BF"/>
    <w:rsid w:val="00BB1BCD"/>
    <w:rsid w:val="00BB1E2D"/>
    <w:rsid w:val="00BB1FA1"/>
    <w:rsid w:val="00BB2113"/>
    <w:rsid w:val="00BB2E68"/>
    <w:rsid w:val="00BB4610"/>
    <w:rsid w:val="00BB4F3D"/>
    <w:rsid w:val="00BB59F5"/>
    <w:rsid w:val="00BB6E40"/>
    <w:rsid w:val="00BB6F61"/>
    <w:rsid w:val="00BB727F"/>
    <w:rsid w:val="00BB78E7"/>
    <w:rsid w:val="00BB7A07"/>
    <w:rsid w:val="00BB7D6D"/>
    <w:rsid w:val="00BB7EF3"/>
    <w:rsid w:val="00BC221C"/>
    <w:rsid w:val="00BC22EE"/>
    <w:rsid w:val="00BC282E"/>
    <w:rsid w:val="00BC28BE"/>
    <w:rsid w:val="00BC2D44"/>
    <w:rsid w:val="00BC30A6"/>
    <w:rsid w:val="00BC33B9"/>
    <w:rsid w:val="00BC33F1"/>
    <w:rsid w:val="00BC3625"/>
    <w:rsid w:val="00BC3F29"/>
    <w:rsid w:val="00BC3F5A"/>
    <w:rsid w:val="00BC4290"/>
    <w:rsid w:val="00BC489B"/>
    <w:rsid w:val="00BC5573"/>
    <w:rsid w:val="00BC5854"/>
    <w:rsid w:val="00BC5C20"/>
    <w:rsid w:val="00BC6867"/>
    <w:rsid w:val="00BC7BE4"/>
    <w:rsid w:val="00BC7ED5"/>
    <w:rsid w:val="00BD046D"/>
    <w:rsid w:val="00BD0578"/>
    <w:rsid w:val="00BD0601"/>
    <w:rsid w:val="00BD2506"/>
    <w:rsid w:val="00BD259E"/>
    <w:rsid w:val="00BD3140"/>
    <w:rsid w:val="00BD3327"/>
    <w:rsid w:val="00BD4294"/>
    <w:rsid w:val="00BD4818"/>
    <w:rsid w:val="00BD4B0D"/>
    <w:rsid w:val="00BD66D5"/>
    <w:rsid w:val="00BD6E1E"/>
    <w:rsid w:val="00BD6FDE"/>
    <w:rsid w:val="00BD711F"/>
    <w:rsid w:val="00BD78F0"/>
    <w:rsid w:val="00BD7E9C"/>
    <w:rsid w:val="00BD7FCC"/>
    <w:rsid w:val="00BD7FD2"/>
    <w:rsid w:val="00BE1EE3"/>
    <w:rsid w:val="00BE23D6"/>
    <w:rsid w:val="00BE2A40"/>
    <w:rsid w:val="00BE3119"/>
    <w:rsid w:val="00BE33D3"/>
    <w:rsid w:val="00BE3932"/>
    <w:rsid w:val="00BE3E97"/>
    <w:rsid w:val="00BE4434"/>
    <w:rsid w:val="00BE4C57"/>
    <w:rsid w:val="00BE5781"/>
    <w:rsid w:val="00BE767E"/>
    <w:rsid w:val="00BE77C5"/>
    <w:rsid w:val="00BE79F4"/>
    <w:rsid w:val="00BF0F34"/>
    <w:rsid w:val="00BF3D98"/>
    <w:rsid w:val="00BF432C"/>
    <w:rsid w:val="00BF52E0"/>
    <w:rsid w:val="00BF6A51"/>
    <w:rsid w:val="00BF706C"/>
    <w:rsid w:val="00BF7A2A"/>
    <w:rsid w:val="00C0117A"/>
    <w:rsid w:val="00C01890"/>
    <w:rsid w:val="00C020A6"/>
    <w:rsid w:val="00C024D5"/>
    <w:rsid w:val="00C02D17"/>
    <w:rsid w:val="00C02EA8"/>
    <w:rsid w:val="00C031E7"/>
    <w:rsid w:val="00C04B1E"/>
    <w:rsid w:val="00C05F76"/>
    <w:rsid w:val="00C0634B"/>
    <w:rsid w:val="00C06EF7"/>
    <w:rsid w:val="00C100DF"/>
    <w:rsid w:val="00C1088F"/>
    <w:rsid w:val="00C1149E"/>
    <w:rsid w:val="00C11802"/>
    <w:rsid w:val="00C11AE6"/>
    <w:rsid w:val="00C11F1B"/>
    <w:rsid w:val="00C12D5C"/>
    <w:rsid w:val="00C132E7"/>
    <w:rsid w:val="00C13466"/>
    <w:rsid w:val="00C1442C"/>
    <w:rsid w:val="00C14781"/>
    <w:rsid w:val="00C14812"/>
    <w:rsid w:val="00C150CE"/>
    <w:rsid w:val="00C159FA"/>
    <w:rsid w:val="00C15BEA"/>
    <w:rsid w:val="00C15CC1"/>
    <w:rsid w:val="00C15EEE"/>
    <w:rsid w:val="00C20EB4"/>
    <w:rsid w:val="00C21B25"/>
    <w:rsid w:val="00C21C9E"/>
    <w:rsid w:val="00C21E97"/>
    <w:rsid w:val="00C21F40"/>
    <w:rsid w:val="00C22386"/>
    <w:rsid w:val="00C2295B"/>
    <w:rsid w:val="00C22B10"/>
    <w:rsid w:val="00C2440A"/>
    <w:rsid w:val="00C24AE6"/>
    <w:rsid w:val="00C25614"/>
    <w:rsid w:val="00C25777"/>
    <w:rsid w:val="00C264DF"/>
    <w:rsid w:val="00C3003F"/>
    <w:rsid w:val="00C310C6"/>
    <w:rsid w:val="00C311C5"/>
    <w:rsid w:val="00C31457"/>
    <w:rsid w:val="00C32E40"/>
    <w:rsid w:val="00C33B55"/>
    <w:rsid w:val="00C33D8A"/>
    <w:rsid w:val="00C34A60"/>
    <w:rsid w:val="00C34F2C"/>
    <w:rsid w:val="00C35D7C"/>
    <w:rsid w:val="00C3621B"/>
    <w:rsid w:val="00C3682A"/>
    <w:rsid w:val="00C372D0"/>
    <w:rsid w:val="00C372DA"/>
    <w:rsid w:val="00C37954"/>
    <w:rsid w:val="00C402BD"/>
    <w:rsid w:val="00C40AF6"/>
    <w:rsid w:val="00C40EC6"/>
    <w:rsid w:val="00C4111E"/>
    <w:rsid w:val="00C41D63"/>
    <w:rsid w:val="00C42CD9"/>
    <w:rsid w:val="00C43232"/>
    <w:rsid w:val="00C438C3"/>
    <w:rsid w:val="00C43AEB"/>
    <w:rsid w:val="00C4484A"/>
    <w:rsid w:val="00C4542B"/>
    <w:rsid w:val="00C46480"/>
    <w:rsid w:val="00C4738F"/>
    <w:rsid w:val="00C47CFE"/>
    <w:rsid w:val="00C501C3"/>
    <w:rsid w:val="00C503E0"/>
    <w:rsid w:val="00C5076A"/>
    <w:rsid w:val="00C50891"/>
    <w:rsid w:val="00C50A2D"/>
    <w:rsid w:val="00C50CE2"/>
    <w:rsid w:val="00C50EAE"/>
    <w:rsid w:val="00C51A66"/>
    <w:rsid w:val="00C51D9B"/>
    <w:rsid w:val="00C5277D"/>
    <w:rsid w:val="00C52818"/>
    <w:rsid w:val="00C53029"/>
    <w:rsid w:val="00C53BEE"/>
    <w:rsid w:val="00C53ED5"/>
    <w:rsid w:val="00C54538"/>
    <w:rsid w:val="00C54604"/>
    <w:rsid w:val="00C54DDE"/>
    <w:rsid w:val="00C55BBF"/>
    <w:rsid w:val="00C56426"/>
    <w:rsid w:val="00C56E46"/>
    <w:rsid w:val="00C56F81"/>
    <w:rsid w:val="00C5763E"/>
    <w:rsid w:val="00C57A90"/>
    <w:rsid w:val="00C60132"/>
    <w:rsid w:val="00C604DC"/>
    <w:rsid w:val="00C60C2F"/>
    <w:rsid w:val="00C60C7D"/>
    <w:rsid w:val="00C6185C"/>
    <w:rsid w:val="00C637AA"/>
    <w:rsid w:val="00C63FF2"/>
    <w:rsid w:val="00C643C4"/>
    <w:rsid w:val="00C64860"/>
    <w:rsid w:val="00C64B81"/>
    <w:rsid w:val="00C6524B"/>
    <w:rsid w:val="00C653C2"/>
    <w:rsid w:val="00C6573E"/>
    <w:rsid w:val="00C6641F"/>
    <w:rsid w:val="00C70321"/>
    <w:rsid w:val="00C704D2"/>
    <w:rsid w:val="00C70717"/>
    <w:rsid w:val="00C709A5"/>
    <w:rsid w:val="00C70DB1"/>
    <w:rsid w:val="00C71E78"/>
    <w:rsid w:val="00C7209D"/>
    <w:rsid w:val="00C72312"/>
    <w:rsid w:val="00C72AA5"/>
    <w:rsid w:val="00C72EB0"/>
    <w:rsid w:val="00C73111"/>
    <w:rsid w:val="00C73447"/>
    <w:rsid w:val="00C73D53"/>
    <w:rsid w:val="00C7593B"/>
    <w:rsid w:val="00C76B05"/>
    <w:rsid w:val="00C771BB"/>
    <w:rsid w:val="00C774EC"/>
    <w:rsid w:val="00C77590"/>
    <w:rsid w:val="00C806A1"/>
    <w:rsid w:val="00C8084B"/>
    <w:rsid w:val="00C80B06"/>
    <w:rsid w:val="00C81D83"/>
    <w:rsid w:val="00C823CE"/>
    <w:rsid w:val="00C83850"/>
    <w:rsid w:val="00C84157"/>
    <w:rsid w:val="00C8442D"/>
    <w:rsid w:val="00C846DE"/>
    <w:rsid w:val="00C84911"/>
    <w:rsid w:val="00C8622C"/>
    <w:rsid w:val="00C86391"/>
    <w:rsid w:val="00C8684D"/>
    <w:rsid w:val="00C8687F"/>
    <w:rsid w:val="00C870DE"/>
    <w:rsid w:val="00C87E77"/>
    <w:rsid w:val="00C90128"/>
    <w:rsid w:val="00C90D09"/>
    <w:rsid w:val="00C93DCF"/>
    <w:rsid w:val="00C94B7B"/>
    <w:rsid w:val="00C94E52"/>
    <w:rsid w:val="00C94EAF"/>
    <w:rsid w:val="00C954BF"/>
    <w:rsid w:val="00C9550D"/>
    <w:rsid w:val="00C96289"/>
    <w:rsid w:val="00C97469"/>
    <w:rsid w:val="00C9777D"/>
    <w:rsid w:val="00C979E5"/>
    <w:rsid w:val="00CA0477"/>
    <w:rsid w:val="00CA0935"/>
    <w:rsid w:val="00CA0C9B"/>
    <w:rsid w:val="00CA1567"/>
    <w:rsid w:val="00CA1EE9"/>
    <w:rsid w:val="00CA2582"/>
    <w:rsid w:val="00CA30F6"/>
    <w:rsid w:val="00CA31AE"/>
    <w:rsid w:val="00CA3585"/>
    <w:rsid w:val="00CA370F"/>
    <w:rsid w:val="00CA383C"/>
    <w:rsid w:val="00CA401C"/>
    <w:rsid w:val="00CA471B"/>
    <w:rsid w:val="00CA5635"/>
    <w:rsid w:val="00CA5C9E"/>
    <w:rsid w:val="00CA5D44"/>
    <w:rsid w:val="00CA6ADC"/>
    <w:rsid w:val="00CA6B9D"/>
    <w:rsid w:val="00CA7450"/>
    <w:rsid w:val="00CA7835"/>
    <w:rsid w:val="00CB091C"/>
    <w:rsid w:val="00CB1ECA"/>
    <w:rsid w:val="00CB2183"/>
    <w:rsid w:val="00CB2713"/>
    <w:rsid w:val="00CB372A"/>
    <w:rsid w:val="00CB39C4"/>
    <w:rsid w:val="00CB3BA8"/>
    <w:rsid w:val="00CB406F"/>
    <w:rsid w:val="00CB42B7"/>
    <w:rsid w:val="00CB61D7"/>
    <w:rsid w:val="00CB6398"/>
    <w:rsid w:val="00CB7910"/>
    <w:rsid w:val="00CC0E6C"/>
    <w:rsid w:val="00CC1D68"/>
    <w:rsid w:val="00CC2175"/>
    <w:rsid w:val="00CC2449"/>
    <w:rsid w:val="00CC26BD"/>
    <w:rsid w:val="00CC2D52"/>
    <w:rsid w:val="00CC35A7"/>
    <w:rsid w:val="00CC36D3"/>
    <w:rsid w:val="00CC3D38"/>
    <w:rsid w:val="00CC3D79"/>
    <w:rsid w:val="00CC44D8"/>
    <w:rsid w:val="00CC553A"/>
    <w:rsid w:val="00CC5870"/>
    <w:rsid w:val="00CC6198"/>
    <w:rsid w:val="00CC6A40"/>
    <w:rsid w:val="00CC6B72"/>
    <w:rsid w:val="00CC6D3C"/>
    <w:rsid w:val="00CC744F"/>
    <w:rsid w:val="00CC747A"/>
    <w:rsid w:val="00CD0250"/>
    <w:rsid w:val="00CD10EA"/>
    <w:rsid w:val="00CD115F"/>
    <w:rsid w:val="00CD1353"/>
    <w:rsid w:val="00CD1BF7"/>
    <w:rsid w:val="00CD2138"/>
    <w:rsid w:val="00CD2531"/>
    <w:rsid w:val="00CD27DC"/>
    <w:rsid w:val="00CD2B8C"/>
    <w:rsid w:val="00CD39C2"/>
    <w:rsid w:val="00CD4007"/>
    <w:rsid w:val="00CD42D5"/>
    <w:rsid w:val="00CD4505"/>
    <w:rsid w:val="00CD4C83"/>
    <w:rsid w:val="00CD5263"/>
    <w:rsid w:val="00CD60D2"/>
    <w:rsid w:val="00CD655F"/>
    <w:rsid w:val="00CD6AF7"/>
    <w:rsid w:val="00CD6C34"/>
    <w:rsid w:val="00CD6D2C"/>
    <w:rsid w:val="00CD7F1C"/>
    <w:rsid w:val="00CE0817"/>
    <w:rsid w:val="00CE0B3D"/>
    <w:rsid w:val="00CE0D2D"/>
    <w:rsid w:val="00CE107C"/>
    <w:rsid w:val="00CE23BF"/>
    <w:rsid w:val="00CE45B8"/>
    <w:rsid w:val="00CE4B64"/>
    <w:rsid w:val="00CE5699"/>
    <w:rsid w:val="00CE574C"/>
    <w:rsid w:val="00CE754D"/>
    <w:rsid w:val="00CE7918"/>
    <w:rsid w:val="00CE7F6C"/>
    <w:rsid w:val="00CE7FFE"/>
    <w:rsid w:val="00CF0ABB"/>
    <w:rsid w:val="00CF0AD2"/>
    <w:rsid w:val="00CF18AF"/>
    <w:rsid w:val="00CF19A5"/>
    <w:rsid w:val="00CF1BCC"/>
    <w:rsid w:val="00CF217B"/>
    <w:rsid w:val="00CF32F9"/>
    <w:rsid w:val="00CF3572"/>
    <w:rsid w:val="00CF4329"/>
    <w:rsid w:val="00CF52B1"/>
    <w:rsid w:val="00CF5435"/>
    <w:rsid w:val="00CF56A7"/>
    <w:rsid w:val="00CF7628"/>
    <w:rsid w:val="00CF7CF8"/>
    <w:rsid w:val="00D0136A"/>
    <w:rsid w:val="00D0153A"/>
    <w:rsid w:val="00D0181D"/>
    <w:rsid w:val="00D02056"/>
    <w:rsid w:val="00D022CF"/>
    <w:rsid w:val="00D0238E"/>
    <w:rsid w:val="00D0350E"/>
    <w:rsid w:val="00D03820"/>
    <w:rsid w:val="00D03B89"/>
    <w:rsid w:val="00D03FC0"/>
    <w:rsid w:val="00D0430E"/>
    <w:rsid w:val="00D0485A"/>
    <w:rsid w:val="00D04F99"/>
    <w:rsid w:val="00D05590"/>
    <w:rsid w:val="00D06269"/>
    <w:rsid w:val="00D0670C"/>
    <w:rsid w:val="00D07DDF"/>
    <w:rsid w:val="00D1087E"/>
    <w:rsid w:val="00D10E35"/>
    <w:rsid w:val="00D1113C"/>
    <w:rsid w:val="00D1116B"/>
    <w:rsid w:val="00D11EDD"/>
    <w:rsid w:val="00D12125"/>
    <w:rsid w:val="00D1242E"/>
    <w:rsid w:val="00D12468"/>
    <w:rsid w:val="00D12789"/>
    <w:rsid w:val="00D12C31"/>
    <w:rsid w:val="00D12D16"/>
    <w:rsid w:val="00D12D4A"/>
    <w:rsid w:val="00D13036"/>
    <w:rsid w:val="00D13F28"/>
    <w:rsid w:val="00D13F54"/>
    <w:rsid w:val="00D14841"/>
    <w:rsid w:val="00D15326"/>
    <w:rsid w:val="00D157FA"/>
    <w:rsid w:val="00D16F04"/>
    <w:rsid w:val="00D17B1D"/>
    <w:rsid w:val="00D21047"/>
    <w:rsid w:val="00D21229"/>
    <w:rsid w:val="00D214A8"/>
    <w:rsid w:val="00D21601"/>
    <w:rsid w:val="00D2165C"/>
    <w:rsid w:val="00D21889"/>
    <w:rsid w:val="00D23B42"/>
    <w:rsid w:val="00D23C87"/>
    <w:rsid w:val="00D2446B"/>
    <w:rsid w:val="00D249DE"/>
    <w:rsid w:val="00D24F08"/>
    <w:rsid w:val="00D2515B"/>
    <w:rsid w:val="00D25ADF"/>
    <w:rsid w:val="00D261AC"/>
    <w:rsid w:val="00D26539"/>
    <w:rsid w:val="00D2725B"/>
    <w:rsid w:val="00D27D0B"/>
    <w:rsid w:val="00D3008C"/>
    <w:rsid w:val="00D329D9"/>
    <w:rsid w:val="00D34E2E"/>
    <w:rsid w:val="00D361C9"/>
    <w:rsid w:val="00D36832"/>
    <w:rsid w:val="00D36C5C"/>
    <w:rsid w:val="00D3774E"/>
    <w:rsid w:val="00D405F3"/>
    <w:rsid w:val="00D40F80"/>
    <w:rsid w:val="00D41545"/>
    <w:rsid w:val="00D41ADA"/>
    <w:rsid w:val="00D41DEE"/>
    <w:rsid w:val="00D425AC"/>
    <w:rsid w:val="00D426DC"/>
    <w:rsid w:val="00D430C6"/>
    <w:rsid w:val="00D43749"/>
    <w:rsid w:val="00D43E8F"/>
    <w:rsid w:val="00D45941"/>
    <w:rsid w:val="00D45AA6"/>
    <w:rsid w:val="00D45B4F"/>
    <w:rsid w:val="00D45E3F"/>
    <w:rsid w:val="00D45EE2"/>
    <w:rsid w:val="00D46632"/>
    <w:rsid w:val="00D471D5"/>
    <w:rsid w:val="00D47755"/>
    <w:rsid w:val="00D47E83"/>
    <w:rsid w:val="00D50217"/>
    <w:rsid w:val="00D51DE3"/>
    <w:rsid w:val="00D52A90"/>
    <w:rsid w:val="00D5389B"/>
    <w:rsid w:val="00D544F1"/>
    <w:rsid w:val="00D54B99"/>
    <w:rsid w:val="00D54F55"/>
    <w:rsid w:val="00D554F9"/>
    <w:rsid w:val="00D557D0"/>
    <w:rsid w:val="00D56117"/>
    <w:rsid w:val="00D56241"/>
    <w:rsid w:val="00D56836"/>
    <w:rsid w:val="00D57128"/>
    <w:rsid w:val="00D607EF"/>
    <w:rsid w:val="00D60F55"/>
    <w:rsid w:val="00D610F0"/>
    <w:rsid w:val="00D6135C"/>
    <w:rsid w:val="00D6180E"/>
    <w:rsid w:val="00D620C0"/>
    <w:rsid w:val="00D623A3"/>
    <w:rsid w:val="00D6305C"/>
    <w:rsid w:val="00D63370"/>
    <w:rsid w:val="00D634FE"/>
    <w:rsid w:val="00D63874"/>
    <w:rsid w:val="00D639A8"/>
    <w:rsid w:val="00D64584"/>
    <w:rsid w:val="00D64968"/>
    <w:rsid w:val="00D64CDF"/>
    <w:rsid w:val="00D64DE4"/>
    <w:rsid w:val="00D64FEA"/>
    <w:rsid w:val="00D65159"/>
    <w:rsid w:val="00D65913"/>
    <w:rsid w:val="00D65966"/>
    <w:rsid w:val="00D6700B"/>
    <w:rsid w:val="00D6751C"/>
    <w:rsid w:val="00D70393"/>
    <w:rsid w:val="00D70E7F"/>
    <w:rsid w:val="00D71ACB"/>
    <w:rsid w:val="00D725E7"/>
    <w:rsid w:val="00D72896"/>
    <w:rsid w:val="00D72C5B"/>
    <w:rsid w:val="00D72DED"/>
    <w:rsid w:val="00D72FB3"/>
    <w:rsid w:val="00D7377E"/>
    <w:rsid w:val="00D73997"/>
    <w:rsid w:val="00D74213"/>
    <w:rsid w:val="00D75343"/>
    <w:rsid w:val="00D756B1"/>
    <w:rsid w:val="00D759AD"/>
    <w:rsid w:val="00D75D0B"/>
    <w:rsid w:val="00D7604B"/>
    <w:rsid w:val="00D76182"/>
    <w:rsid w:val="00D803FB"/>
    <w:rsid w:val="00D80BD4"/>
    <w:rsid w:val="00D80C0D"/>
    <w:rsid w:val="00D81234"/>
    <w:rsid w:val="00D817E2"/>
    <w:rsid w:val="00D82AA3"/>
    <w:rsid w:val="00D82BB2"/>
    <w:rsid w:val="00D82E9E"/>
    <w:rsid w:val="00D83450"/>
    <w:rsid w:val="00D8386B"/>
    <w:rsid w:val="00D83D65"/>
    <w:rsid w:val="00D84434"/>
    <w:rsid w:val="00D85478"/>
    <w:rsid w:val="00D8548F"/>
    <w:rsid w:val="00D860D7"/>
    <w:rsid w:val="00D8631F"/>
    <w:rsid w:val="00D90B3D"/>
    <w:rsid w:val="00D90BE9"/>
    <w:rsid w:val="00D914FC"/>
    <w:rsid w:val="00D918D0"/>
    <w:rsid w:val="00D91C1C"/>
    <w:rsid w:val="00D91F5F"/>
    <w:rsid w:val="00D91F79"/>
    <w:rsid w:val="00D92735"/>
    <w:rsid w:val="00D94637"/>
    <w:rsid w:val="00D94839"/>
    <w:rsid w:val="00D96CA4"/>
    <w:rsid w:val="00D97359"/>
    <w:rsid w:val="00D974DB"/>
    <w:rsid w:val="00D97E77"/>
    <w:rsid w:val="00D97E99"/>
    <w:rsid w:val="00DA0215"/>
    <w:rsid w:val="00DA028D"/>
    <w:rsid w:val="00DA0500"/>
    <w:rsid w:val="00DA145C"/>
    <w:rsid w:val="00DA17B0"/>
    <w:rsid w:val="00DA1AEE"/>
    <w:rsid w:val="00DA2015"/>
    <w:rsid w:val="00DA2238"/>
    <w:rsid w:val="00DA29EF"/>
    <w:rsid w:val="00DA2B9B"/>
    <w:rsid w:val="00DA3E48"/>
    <w:rsid w:val="00DA3E60"/>
    <w:rsid w:val="00DA4993"/>
    <w:rsid w:val="00DA5B83"/>
    <w:rsid w:val="00DA6386"/>
    <w:rsid w:val="00DA6C87"/>
    <w:rsid w:val="00DA6F41"/>
    <w:rsid w:val="00DB002F"/>
    <w:rsid w:val="00DB1B2B"/>
    <w:rsid w:val="00DB1D86"/>
    <w:rsid w:val="00DB29E5"/>
    <w:rsid w:val="00DB3BF0"/>
    <w:rsid w:val="00DB449A"/>
    <w:rsid w:val="00DB4EEF"/>
    <w:rsid w:val="00DB5271"/>
    <w:rsid w:val="00DB581D"/>
    <w:rsid w:val="00DB6ED0"/>
    <w:rsid w:val="00DB7D51"/>
    <w:rsid w:val="00DC071E"/>
    <w:rsid w:val="00DC13C2"/>
    <w:rsid w:val="00DC19EC"/>
    <w:rsid w:val="00DC1B3C"/>
    <w:rsid w:val="00DC1E04"/>
    <w:rsid w:val="00DC21EF"/>
    <w:rsid w:val="00DC25D7"/>
    <w:rsid w:val="00DC25E2"/>
    <w:rsid w:val="00DC2918"/>
    <w:rsid w:val="00DC2A24"/>
    <w:rsid w:val="00DC2B04"/>
    <w:rsid w:val="00DC2D68"/>
    <w:rsid w:val="00DC2D70"/>
    <w:rsid w:val="00DC361D"/>
    <w:rsid w:val="00DC4C31"/>
    <w:rsid w:val="00DC4ECA"/>
    <w:rsid w:val="00DC5F7D"/>
    <w:rsid w:val="00DC62EB"/>
    <w:rsid w:val="00DC6C85"/>
    <w:rsid w:val="00DC7847"/>
    <w:rsid w:val="00DD0168"/>
    <w:rsid w:val="00DD1FAA"/>
    <w:rsid w:val="00DD30F2"/>
    <w:rsid w:val="00DD4388"/>
    <w:rsid w:val="00DD4BA9"/>
    <w:rsid w:val="00DD4DA2"/>
    <w:rsid w:val="00DD5417"/>
    <w:rsid w:val="00DD557F"/>
    <w:rsid w:val="00DD5C99"/>
    <w:rsid w:val="00DD6116"/>
    <w:rsid w:val="00DD66B7"/>
    <w:rsid w:val="00DD703E"/>
    <w:rsid w:val="00DE0FFB"/>
    <w:rsid w:val="00DE5526"/>
    <w:rsid w:val="00DE6091"/>
    <w:rsid w:val="00DE7ACD"/>
    <w:rsid w:val="00DF080B"/>
    <w:rsid w:val="00DF151E"/>
    <w:rsid w:val="00DF2D6C"/>
    <w:rsid w:val="00DF2F4F"/>
    <w:rsid w:val="00DF320B"/>
    <w:rsid w:val="00DF33EC"/>
    <w:rsid w:val="00DF376D"/>
    <w:rsid w:val="00DF3A00"/>
    <w:rsid w:val="00DF3EA5"/>
    <w:rsid w:val="00DF443F"/>
    <w:rsid w:val="00DF5E4D"/>
    <w:rsid w:val="00DF6356"/>
    <w:rsid w:val="00DF6A05"/>
    <w:rsid w:val="00DF6F80"/>
    <w:rsid w:val="00DF74AA"/>
    <w:rsid w:val="00DF79D2"/>
    <w:rsid w:val="00DF7E95"/>
    <w:rsid w:val="00DF7F79"/>
    <w:rsid w:val="00E0044C"/>
    <w:rsid w:val="00E00955"/>
    <w:rsid w:val="00E01B49"/>
    <w:rsid w:val="00E02067"/>
    <w:rsid w:val="00E0245B"/>
    <w:rsid w:val="00E0545E"/>
    <w:rsid w:val="00E058EB"/>
    <w:rsid w:val="00E0639C"/>
    <w:rsid w:val="00E06664"/>
    <w:rsid w:val="00E07CB3"/>
    <w:rsid w:val="00E10F4C"/>
    <w:rsid w:val="00E1137A"/>
    <w:rsid w:val="00E116E5"/>
    <w:rsid w:val="00E1199F"/>
    <w:rsid w:val="00E11B7B"/>
    <w:rsid w:val="00E11D9E"/>
    <w:rsid w:val="00E1238D"/>
    <w:rsid w:val="00E125A3"/>
    <w:rsid w:val="00E12683"/>
    <w:rsid w:val="00E12FA6"/>
    <w:rsid w:val="00E136F1"/>
    <w:rsid w:val="00E13A1C"/>
    <w:rsid w:val="00E13B0F"/>
    <w:rsid w:val="00E13CD7"/>
    <w:rsid w:val="00E156BC"/>
    <w:rsid w:val="00E15BF2"/>
    <w:rsid w:val="00E15CC0"/>
    <w:rsid w:val="00E1685D"/>
    <w:rsid w:val="00E1725D"/>
    <w:rsid w:val="00E177B5"/>
    <w:rsid w:val="00E20271"/>
    <w:rsid w:val="00E20533"/>
    <w:rsid w:val="00E21407"/>
    <w:rsid w:val="00E22CDF"/>
    <w:rsid w:val="00E22E46"/>
    <w:rsid w:val="00E231C8"/>
    <w:rsid w:val="00E232E8"/>
    <w:rsid w:val="00E234AB"/>
    <w:rsid w:val="00E249FC"/>
    <w:rsid w:val="00E24F14"/>
    <w:rsid w:val="00E25826"/>
    <w:rsid w:val="00E263B5"/>
    <w:rsid w:val="00E2641C"/>
    <w:rsid w:val="00E26537"/>
    <w:rsid w:val="00E26615"/>
    <w:rsid w:val="00E2662A"/>
    <w:rsid w:val="00E268A5"/>
    <w:rsid w:val="00E26B10"/>
    <w:rsid w:val="00E270CD"/>
    <w:rsid w:val="00E27762"/>
    <w:rsid w:val="00E304A8"/>
    <w:rsid w:val="00E309DD"/>
    <w:rsid w:val="00E30ADF"/>
    <w:rsid w:val="00E30B3F"/>
    <w:rsid w:val="00E31ACD"/>
    <w:rsid w:val="00E3205F"/>
    <w:rsid w:val="00E33030"/>
    <w:rsid w:val="00E3457A"/>
    <w:rsid w:val="00E34794"/>
    <w:rsid w:val="00E3534C"/>
    <w:rsid w:val="00E35447"/>
    <w:rsid w:val="00E35C19"/>
    <w:rsid w:val="00E35FDE"/>
    <w:rsid w:val="00E36574"/>
    <w:rsid w:val="00E36B1C"/>
    <w:rsid w:val="00E37173"/>
    <w:rsid w:val="00E378D2"/>
    <w:rsid w:val="00E37DBD"/>
    <w:rsid w:val="00E41402"/>
    <w:rsid w:val="00E420C6"/>
    <w:rsid w:val="00E42218"/>
    <w:rsid w:val="00E43546"/>
    <w:rsid w:val="00E435CB"/>
    <w:rsid w:val="00E43C6D"/>
    <w:rsid w:val="00E43E7C"/>
    <w:rsid w:val="00E448EA"/>
    <w:rsid w:val="00E459DD"/>
    <w:rsid w:val="00E45BE9"/>
    <w:rsid w:val="00E45E49"/>
    <w:rsid w:val="00E4678E"/>
    <w:rsid w:val="00E46FA6"/>
    <w:rsid w:val="00E47007"/>
    <w:rsid w:val="00E4708A"/>
    <w:rsid w:val="00E50918"/>
    <w:rsid w:val="00E518D5"/>
    <w:rsid w:val="00E51E02"/>
    <w:rsid w:val="00E5349B"/>
    <w:rsid w:val="00E53531"/>
    <w:rsid w:val="00E5354D"/>
    <w:rsid w:val="00E53BA6"/>
    <w:rsid w:val="00E541AD"/>
    <w:rsid w:val="00E54322"/>
    <w:rsid w:val="00E54EC8"/>
    <w:rsid w:val="00E56B72"/>
    <w:rsid w:val="00E57015"/>
    <w:rsid w:val="00E571CB"/>
    <w:rsid w:val="00E57246"/>
    <w:rsid w:val="00E602AA"/>
    <w:rsid w:val="00E60519"/>
    <w:rsid w:val="00E60EF9"/>
    <w:rsid w:val="00E62BC3"/>
    <w:rsid w:val="00E62DE6"/>
    <w:rsid w:val="00E630A8"/>
    <w:rsid w:val="00E6365F"/>
    <w:rsid w:val="00E63726"/>
    <w:rsid w:val="00E63B6F"/>
    <w:rsid w:val="00E63BF5"/>
    <w:rsid w:val="00E6430C"/>
    <w:rsid w:val="00E653D8"/>
    <w:rsid w:val="00E65FF8"/>
    <w:rsid w:val="00E66C34"/>
    <w:rsid w:val="00E70AED"/>
    <w:rsid w:val="00E70FC9"/>
    <w:rsid w:val="00E73E0A"/>
    <w:rsid w:val="00E7419D"/>
    <w:rsid w:val="00E743F1"/>
    <w:rsid w:val="00E75F17"/>
    <w:rsid w:val="00E765EF"/>
    <w:rsid w:val="00E76A54"/>
    <w:rsid w:val="00E76E58"/>
    <w:rsid w:val="00E77A39"/>
    <w:rsid w:val="00E77FC0"/>
    <w:rsid w:val="00E81678"/>
    <w:rsid w:val="00E81BB3"/>
    <w:rsid w:val="00E8200C"/>
    <w:rsid w:val="00E825D6"/>
    <w:rsid w:val="00E8275A"/>
    <w:rsid w:val="00E82CAD"/>
    <w:rsid w:val="00E83509"/>
    <w:rsid w:val="00E83517"/>
    <w:rsid w:val="00E8359B"/>
    <w:rsid w:val="00E83B02"/>
    <w:rsid w:val="00E8433A"/>
    <w:rsid w:val="00E85967"/>
    <w:rsid w:val="00E86733"/>
    <w:rsid w:val="00E8708D"/>
    <w:rsid w:val="00E87158"/>
    <w:rsid w:val="00E90181"/>
    <w:rsid w:val="00E907B4"/>
    <w:rsid w:val="00E90C81"/>
    <w:rsid w:val="00E911A8"/>
    <w:rsid w:val="00E915C6"/>
    <w:rsid w:val="00E91613"/>
    <w:rsid w:val="00E91693"/>
    <w:rsid w:val="00E916A3"/>
    <w:rsid w:val="00E93E90"/>
    <w:rsid w:val="00E94D7A"/>
    <w:rsid w:val="00E951FF"/>
    <w:rsid w:val="00E95213"/>
    <w:rsid w:val="00E960DD"/>
    <w:rsid w:val="00E961F4"/>
    <w:rsid w:val="00E963F8"/>
    <w:rsid w:val="00E96762"/>
    <w:rsid w:val="00E97506"/>
    <w:rsid w:val="00E975FC"/>
    <w:rsid w:val="00EA01AA"/>
    <w:rsid w:val="00EA1332"/>
    <w:rsid w:val="00EA18DA"/>
    <w:rsid w:val="00EA1F2A"/>
    <w:rsid w:val="00EA2D01"/>
    <w:rsid w:val="00EA2F2C"/>
    <w:rsid w:val="00EA33B9"/>
    <w:rsid w:val="00EA3C89"/>
    <w:rsid w:val="00EA3F14"/>
    <w:rsid w:val="00EA43F6"/>
    <w:rsid w:val="00EA51C0"/>
    <w:rsid w:val="00EA55CF"/>
    <w:rsid w:val="00EA63A5"/>
    <w:rsid w:val="00EA7B82"/>
    <w:rsid w:val="00EB0D12"/>
    <w:rsid w:val="00EB120F"/>
    <w:rsid w:val="00EB1260"/>
    <w:rsid w:val="00EB1543"/>
    <w:rsid w:val="00EB2280"/>
    <w:rsid w:val="00EB2720"/>
    <w:rsid w:val="00EB282F"/>
    <w:rsid w:val="00EB2A2D"/>
    <w:rsid w:val="00EB2DA3"/>
    <w:rsid w:val="00EB3137"/>
    <w:rsid w:val="00EB3A02"/>
    <w:rsid w:val="00EB4573"/>
    <w:rsid w:val="00EB5810"/>
    <w:rsid w:val="00EB5A49"/>
    <w:rsid w:val="00EB6EF6"/>
    <w:rsid w:val="00EC131F"/>
    <w:rsid w:val="00EC13F1"/>
    <w:rsid w:val="00EC1D26"/>
    <w:rsid w:val="00EC33D7"/>
    <w:rsid w:val="00EC398E"/>
    <w:rsid w:val="00EC484D"/>
    <w:rsid w:val="00EC4E6D"/>
    <w:rsid w:val="00EC4EE2"/>
    <w:rsid w:val="00EC5AB3"/>
    <w:rsid w:val="00EC5F68"/>
    <w:rsid w:val="00EC6B39"/>
    <w:rsid w:val="00EC7293"/>
    <w:rsid w:val="00EC7454"/>
    <w:rsid w:val="00EC7651"/>
    <w:rsid w:val="00EC7F89"/>
    <w:rsid w:val="00ED0517"/>
    <w:rsid w:val="00ED0592"/>
    <w:rsid w:val="00ED16AC"/>
    <w:rsid w:val="00ED18C2"/>
    <w:rsid w:val="00ED1BCB"/>
    <w:rsid w:val="00ED1D6B"/>
    <w:rsid w:val="00ED2DBF"/>
    <w:rsid w:val="00ED3958"/>
    <w:rsid w:val="00ED5131"/>
    <w:rsid w:val="00ED5E4F"/>
    <w:rsid w:val="00ED6B05"/>
    <w:rsid w:val="00ED6C9C"/>
    <w:rsid w:val="00ED6F73"/>
    <w:rsid w:val="00ED7918"/>
    <w:rsid w:val="00ED7C9B"/>
    <w:rsid w:val="00EE177F"/>
    <w:rsid w:val="00EE1ACB"/>
    <w:rsid w:val="00EE1FF7"/>
    <w:rsid w:val="00EE2151"/>
    <w:rsid w:val="00EE233E"/>
    <w:rsid w:val="00EE31BF"/>
    <w:rsid w:val="00EE3D89"/>
    <w:rsid w:val="00EE3E49"/>
    <w:rsid w:val="00EE4AFF"/>
    <w:rsid w:val="00EE4B13"/>
    <w:rsid w:val="00EE504B"/>
    <w:rsid w:val="00EE52BE"/>
    <w:rsid w:val="00EE52E7"/>
    <w:rsid w:val="00EE563C"/>
    <w:rsid w:val="00EE56F3"/>
    <w:rsid w:val="00EE5A9E"/>
    <w:rsid w:val="00EE6B0C"/>
    <w:rsid w:val="00EE6C06"/>
    <w:rsid w:val="00EE744A"/>
    <w:rsid w:val="00EF044C"/>
    <w:rsid w:val="00EF0631"/>
    <w:rsid w:val="00EF0791"/>
    <w:rsid w:val="00EF0A79"/>
    <w:rsid w:val="00EF0D62"/>
    <w:rsid w:val="00EF0DCA"/>
    <w:rsid w:val="00EF1D14"/>
    <w:rsid w:val="00EF2193"/>
    <w:rsid w:val="00EF2C3F"/>
    <w:rsid w:val="00EF31C4"/>
    <w:rsid w:val="00EF3C11"/>
    <w:rsid w:val="00EF3F3E"/>
    <w:rsid w:val="00EF3F59"/>
    <w:rsid w:val="00EF421B"/>
    <w:rsid w:val="00EF57DD"/>
    <w:rsid w:val="00EF596D"/>
    <w:rsid w:val="00EF618B"/>
    <w:rsid w:val="00EF6438"/>
    <w:rsid w:val="00F00233"/>
    <w:rsid w:val="00F00F48"/>
    <w:rsid w:val="00F014E5"/>
    <w:rsid w:val="00F01632"/>
    <w:rsid w:val="00F01673"/>
    <w:rsid w:val="00F01B06"/>
    <w:rsid w:val="00F01EE6"/>
    <w:rsid w:val="00F0273A"/>
    <w:rsid w:val="00F02EF5"/>
    <w:rsid w:val="00F03055"/>
    <w:rsid w:val="00F031EB"/>
    <w:rsid w:val="00F0395F"/>
    <w:rsid w:val="00F04221"/>
    <w:rsid w:val="00F04DE3"/>
    <w:rsid w:val="00F05B36"/>
    <w:rsid w:val="00F0664F"/>
    <w:rsid w:val="00F06C53"/>
    <w:rsid w:val="00F07B88"/>
    <w:rsid w:val="00F10D7D"/>
    <w:rsid w:val="00F1110E"/>
    <w:rsid w:val="00F11E25"/>
    <w:rsid w:val="00F121AE"/>
    <w:rsid w:val="00F137C5"/>
    <w:rsid w:val="00F13A8D"/>
    <w:rsid w:val="00F13DF9"/>
    <w:rsid w:val="00F142C6"/>
    <w:rsid w:val="00F1456A"/>
    <w:rsid w:val="00F14606"/>
    <w:rsid w:val="00F153BA"/>
    <w:rsid w:val="00F15FA1"/>
    <w:rsid w:val="00F16694"/>
    <w:rsid w:val="00F1713C"/>
    <w:rsid w:val="00F17363"/>
    <w:rsid w:val="00F17540"/>
    <w:rsid w:val="00F17A58"/>
    <w:rsid w:val="00F17A67"/>
    <w:rsid w:val="00F17B5A"/>
    <w:rsid w:val="00F209D0"/>
    <w:rsid w:val="00F21E31"/>
    <w:rsid w:val="00F220BD"/>
    <w:rsid w:val="00F221E0"/>
    <w:rsid w:val="00F22833"/>
    <w:rsid w:val="00F2295E"/>
    <w:rsid w:val="00F242BD"/>
    <w:rsid w:val="00F2492E"/>
    <w:rsid w:val="00F24D43"/>
    <w:rsid w:val="00F25347"/>
    <w:rsid w:val="00F262FD"/>
    <w:rsid w:val="00F2665E"/>
    <w:rsid w:val="00F26998"/>
    <w:rsid w:val="00F26BD5"/>
    <w:rsid w:val="00F2703B"/>
    <w:rsid w:val="00F27378"/>
    <w:rsid w:val="00F27A50"/>
    <w:rsid w:val="00F30826"/>
    <w:rsid w:val="00F3099D"/>
    <w:rsid w:val="00F30AAF"/>
    <w:rsid w:val="00F30E09"/>
    <w:rsid w:val="00F313D9"/>
    <w:rsid w:val="00F31B76"/>
    <w:rsid w:val="00F3232D"/>
    <w:rsid w:val="00F32525"/>
    <w:rsid w:val="00F33E80"/>
    <w:rsid w:val="00F34588"/>
    <w:rsid w:val="00F346B9"/>
    <w:rsid w:val="00F36361"/>
    <w:rsid w:val="00F363F2"/>
    <w:rsid w:val="00F368B5"/>
    <w:rsid w:val="00F36911"/>
    <w:rsid w:val="00F37496"/>
    <w:rsid w:val="00F37FEB"/>
    <w:rsid w:val="00F4018F"/>
    <w:rsid w:val="00F403E1"/>
    <w:rsid w:val="00F40560"/>
    <w:rsid w:val="00F4129C"/>
    <w:rsid w:val="00F413D7"/>
    <w:rsid w:val="00F419F2"/>
    <w:rsid w:val="00F42445"/>
    <w:rsid w:val="00F42521"/>
    <w:rsid w:val="00F42A19"/>
    <w:rsid w:val="00F42A1A"/>
    <w:rsid w:val="00F42AC0"/>
    <w:rsid w:val="00F42CFB"/>
    <w:rsid w:val="00F42D6C"/>
    <w:rsid w:val="00F42E7E"/>
    <w:rsid w:val="00F43082"/>
    <w:rsid w:val="00F43805"/>
    <w:rsid w:val="00F43D3E"/>
    <w:rsid w:val="00F44A0B"/>
    <w:rsid w:val="00F44A4E"/>
    <w:rsid w:val="00F44C6B"/>
    <w:rsid w:val="00F4563E"/>
    <w:rsid w:val="00F456DA"/>
    <w:rsid w:val="00F45A66"/>
    <w:rsid w:val="00F46018"/>
    <w:rsid w:val="00F46066"/>
    <w:rsid w:val="00F4753F"/>
    <w:rsid w:val="00F4754D"/>
    <w:rsid w:val="00F47646"/>
    <w:rsid w:val="00F47F40"/>
    <w:rsid w:val="00F504F0"/>
    <w:rsid w:val="00F50CFF"/>
    <w:rsid w:val="00F51021"/>
    <w:rsid w:val="00F51CFF"/>
    <w:rsid w:val="00F521E4"/>
    <w:rsid w:val="00F5359D"/>
    <w:rsid w:val="00F537A8"/>
    <w:rsid w:val="00F53C11"/>
    <w:rsid w:val="00F53C9A"/>
    <w:rsid w:val="00F53CF7"/>
    <w:rsid w:val="00F53E19"/>
    <w:rsid w:val="00F55C5B"/>
    <w:rsid w:val="00F56424"/>
    <w:rsid w:val="00F56575"/>
    <w:rsid w:val="00F572D8"/>
    <w:rsid w:val="00F57572"/>
    <w:rsid w:val="00F6041D"/>
    <w:rsid w:val="00F607D9"/>
    <w:rsid w:val="00F619F2"/>
    <w:rsid w:val="00F6299C"/>
    <w:rsid w:val="00F63835"/>
    <w:rsid w:val="00F639E1"/>
    <w:rsid w:val="00F63B91"/>
    <w:rsid w:val="00F64412"/>
    <w:rsid w:val="00F64825"/>
    <w:rsid w:val="00F64C29"/>
    <w:rsid w:val="00F6517E"/>
    <w:rsid w:val="00F65D94"/>
    <w:rsid w:val="00F66602"/>
    <w:rsid w:val="00F66649"/>
    <w:rsid w:val="00F66721"/>
    <w:rsid w:val="00F669C3"/>
    <w:rsid w:val="00F66D69"/>
    <w:rsid w:val="00F6707F"/>
    <w:rsid w:val="00F70445"/>
    <w:rsid w:val="00F715BD"/>
    <w:rsid w:val="00F71972"/>
    <w:rsid w:val="00F71B07"/>
    <w:rsid w:val="00F73271"/>
    <w:rsid w:val="00F73637"/>
    <w:rsid w:val="00F7379F"/>
    <w:rsid w:val="00F741D3"/>
    <w:rsid w:val="00F742AB"/>
    <w:rsid w:val="00F74D36"/>
    <w:rsid w:val="00F74E9C"/>
    <w:rsid w:val="00F7516C"/>
    <w:rsid w:val="00F75E22"/>
    <w:rsid w:val="00F75E42"/>
    <w:rsid w:val="00F77B3D"/>
    <w:rsid w:val="00F77F71"/>
    <w:rsid w:val="00F77F99"/>
    <w:rsid w:val="00F802ED"/>
    <w:rsid w:val="00F80F4D"/>
    <w:rsid w:val="00F82F51"/>
    <w:rsid w:val="00F83375"/>
    <w:rsid w:val="00F837AE"/>
    <w:rsid w:val="00F838C1"/>
    <w:rsid w:val="00F83AA4"/>
    <w:rsid w:val="00F83C0C"/>
    <w:rsid w:val="00F83C85"/>
    <w:rsid w:val="00F8431E"/>
    <w:rsid w:val="00F84830"/>
    <w:rsid w:val="00F84933"/>
    <w:rsid w:val="00F84ED9"/>
    <w:rsid w:val="00F851A3"/>
    <w:rsid w:val="00F859B2"/>
    <w:rsid w:val="00F8792B"/>
    <w:rsid w:val="00F87A58"/>
    <w:rsid w:val="00F87B72"/>
    <w:rsid w:val="00F9063D"/>
    <w:rsid w:val="00F907F6"/>
    <w:rsid w:val="00F90DFE"/>
    <w:rsid w:val="00F90E48"/>
    <w:rsid w:val="00F91D1D"/>
    <w:rsid w:val="00F91E10"/>
    <w:rsid w:val="00F9265A"/>
    <w:rsid w:val="00F93431"/>
    <w:rsid w:val="00F934EF"/>
    <w:rsid w:val="00F93618"/>
    <w:rsid w:val="00F93878"/>
    <w:rsid w:val="00F93ABC"/>
    <w:rsid w:val="00F94524"/>
    <w:rsid w:val="00F94D37"/>
    <w:rsid w:val="00F9502D"/>
    <w:rsid w:val="00F95132"/>
    <w:rsid w:val="00F95256"/>
    <w:rsid w:val="00F95790"/>
    <w:rsid w:val="00F95DE0"/>
    <w:rsid w:val="00F96BEA"/>
    <w:rsid w:val="00F96FA0"/>
    <w:rsid w:val="00F97472"/>
    <w:rsid w:val="00F97652"/>
    <w:rsid w:val="00F976A4"/>
    <w:rsid w:val="00FA0040"/>
    <w:rsid w:val="00FA08C4"/>
    <w:rsid w:val="00FA1547"/>
    <w:rsid w:val="00FA183C"/>
    <w:rsid w:val="00FA1990"/>
    <w:rsid w:val="00FA1B0F"/>
    <w:rsid w:val="00FA229E"/>
    <w:rsid w:val="00FA2646"/>
    <w:rsid w:val="00FA281B"/>
    <w:rsid w:val="00FA4298"/>
    <w:rsid w:val="00FA5643"/>
    <w:rsid w:val="00FA5892"/>
    <w:rsid w:val="00FA5C0D"/>
    <w:rsid w:val="00FA5F20"/>
    <w:rsid w:val="00FA6293"/>
    <w:rsid w:val="00FA6381"/>
    <w:rsid w:val="00FA6902"/>
    <w:rsid w:val="00FA691E"/>
    <w:rsid w:val="00FA719D"/>
    <w:rsid w:val="00FA735B"/>
    <w:rsid w:val="00FB04DB"/>
    <w:rsid w:val="00FB07F1"/>
    <w:rsid w:val="00FB08BD"/>
    <w:rsid w:val="00FB19E6"/>
    <w:rsid w:val="00FB25E8"/>
    <w:rsid w:val="00FB284D"/>
    <w:rsid w:val="00FB2A9B"/>
    <w:rsid w:val="00FB3406"/>
    <w:rsid w:val="00FB34EB"/>
    <w:rsid w:val="00FB457B"/>
    <w:rsid w:val="00FB49F9"/>
    <w:rsid w:val="00FB4A42"/>
    <w:rsid w:val="00FB500C"/>
    <w:rsid w:val="00FB5095"/>
    <w:rsid w:val="00FB5B0B"/>
    <w:rsid w:val="00FB6261"/>
    <w:rsid w:val="00FB7674"/>
    <w:rsid w:val="00FC00D3"/>
    <w:rsid w:val="00FC0718"/>
    <w:rsid w:val="00FC1272"/>
    <w:rsid w:val="00FC1EDB"/>
    <w:rsid w:val="00FC2543"/>
    <w:rsid w:val="00FC25F7"/>
    <w:rsid w:val="00FC2796"/>
    <w:rsid w:val="00FC66F3"/>
    <w:rsid w:val="00FC684B"/>
    <w:rsid w:val="00FD036E"/>
    <w:rsid w:val="00FD069A"/>
    <w:rsid w:val="00FD07F5"/>
    <w:rsid w:val="00FD0D4E"/>
    <w:rsid w:val="00FD3E81"/>
    <w:rsid w:val="00FD4397"/>
    <w:rsid w:val="00FD457C"/>
    <w:rsid w:val="00FD47C7"/>
    <w:rsid w:val="00FD5212"/>
    <w:rsid w:val="00FD52D1"/>
    <w:rsid w:val="00FD52FE"/>
    <w:rsid w:val="00FD6414"/>
    <w:rsid w:val="00FD6758"/>
    <w:rsid w:val="00FD6CC3"/>
    <w:rsid w:val="00FD7B46"/>
    <w:rsid w:val="00FD7CED"/>
    <w:rsid w:val="00FD7DEB"/>
    <w:rsid w:val="00FE17B0"/>
    <w:rsid w:val="00FE1942"/>
    <w:rsid w:val="00FE1A42"/>
    <w:rsid w:val="00FE1B1B"/>
    <w:rsid w:val="00FE1F30"/>
    <w:rsid w:val="00FE22E2"/>
    <w:rsid w:val="00FE27B6"/>
    <w:rsid w:val="00FE2E91"/>
    <w:rsid w:val="00FE3082"/>
    <w:rsid w:val="00FE4143"/>
    <w:rsid w:val="00FE4BC7"/>
    <w:rsid w:val="00FE5861"/>
    <w:rsid w:val="00FE5D8D"/>
    <w:rsid w:val="00FE6094"/>
    <w:rsid w:val="00FE639A"/>
    <w:rsid w:val="00FE7B32"/>
    <w:rsid w:val="00FE7DB2"/>
    <w:rsid w:val="00FF04DC"/>
    <w:rsid w:val="00FF108C"/>
    <w:rsid w:val="00FF1A9B"/>
    <w:rsid w:val="00FF1DCC"/>
    <w:rsid w:val="00FF256B"/>
    <w:rsid w:val="00FF3609"/>
    <w:rsid w:val="00FF3C84"/>
    <w:rsid w:val="00FF3D55"/>
    <w:rsid w:val="00FF4814"/>
    <w:rsid w:val="00FF5CE0"/>
    <w:rsid w:val="00FF6155"/>
    <w:rsid w:val="00FF649E"/>
    <w:rsid w:val="00FF666A"/>
    <w:rsid w:val="00FF6748"/>
    <w:rsid w:val="00FF6EC7"/>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link w:val="Char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3">
    <w:name w:val="批注框文本 Char"/>
    <w:semiHidden/>
    <w:rPr>
      <w:kern w:val="2"/>
      <w:sz w:val="18"/>
      <w:szCs w:val="18"/>
    </w:rPr>
  </w:style>
  <w:style w:type="character" w:customStyle="1" w:styleId="Char4">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5">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6">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7"/>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7">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8"/>
    <w:uiPriority w:val="1"/>
    <w:qFormat/>
    <w:rsid w:val="00FD457C"/>
    <w:rPr>
      <w:rFonts w:ascii="Calibri" w:hAnsi="Calibri"/>
      <w:sz w:val="22"/>
      <w:szCs w:val="22"/>
    </w:rPr>
  </w:style>
  <w:style w:type="character" w:customStyle="1" w:styleId="Char8">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 w:type="character" w:customStyle="1" w:styleId="Char2">
    <w:name w:val="标题 Char"/>
    <w:link w:val="aff3"/>
    <w:rsid w:val="002F3E48"/>
    <w:rPr>
      <w:rFonts w:ascii="Arial" w:hAnsi="Arial" w:cs="Arial"/>
      <w:b/>
      <w:bCs/>
      <w:spacing w:val="-6"/>
      <w:sz w:val="44"/>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link w:val="Char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3">
    <w:name w:val="批注框文本 Char"/>
    <w:semiHidden/>
    <w:rPr>
      <w:kern w:val="2"/>
      <w:sz w:val="18"/>
      <w:szCs w:val="18"/>
    </w:rPr>
  </w:style>
  <w:style w:type="character" w:customStyle="1" w:styleId="Char4">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5">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6">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7"/>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7">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8"/>
    <w:uiPriority w:val="1"/>
    <w:qFormat/>
    <w:rsid w:val="00FD457C"/>
    <w:rPr>
      <w:rFonts w:ascii="Calibri" w:hAnsi="Calibri"/>
      <w:sz w:val="22"/>
      <w:szCs w:val="22"/>
    </w:rPr>
  </w:style>
  <w:style w:type="character" w:customStyle="1" w:styleId="Char8">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 w:type="character" w:customStyle="1" w:styleId="Char2">
    <w:name w:val="标题 Char"/>
    <w:link w:val="aff3"/>
    <w:rsid w:val="002F3E48"/>
    <w:rPr>
      <w:rFonts w:ascii="Arial" w:hAnsi="Arial" w:cs="Arial"/>
      <w:b/>
      <w:bCs/>
      <w:spacing w:val="-6"/>
      <w:sz w:val="4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1862366">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307635861">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433890070">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372040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oleObject" Target="embeddings/oleObject1.bin"/><Relationship Id="rId42" Type="http://schemas.openxmlformats.org/officeDocument/2006/relationships/image" Target="media/image14.emf"/><Relationship Id="rId47" Type="http://schemas.openxmlformats.org/officeDocument/2006/relationships/image" Target="media/image15.emf"/><Relationship Id="rId63" Type="http://schemas.openxmlformats.org/officeDocument/2006/relationships/header" Target="header6.xml"/><Relationship Id="rId68" Type="http://schemas.openxmlformats.org/officeDocument/2006/relationships/image" Target="media/image27.emf"/><Relationship Id="rId84" Type="http://schemas.openxmlformats.org/officeDocument/2006/relationships/image" Target="media/image36.png"/><Relationship Id="rId89" Type="http://schemas.openxmlformats.org/officeDocument/2006/relationships/image" Target="media/image40.emf"/><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9.emf"/><Relationship Id="rId37" Type="http://schemas.openxmlformats.org/officeDocument/2006/relationships/oleObject" Target="embeddings/oleObject9.bin"/><Relationship Id="rId53" Type="http://schemas.openxmlformats.org/officeDocument/2006/relationships/image" Target="media/image18.emf"/><Relationship Id="rId58" Type="http://schemas.openxmlformats.org/officeDocument/2006/relationships/oleObject" Target="embeddings/oleObject18.bin"/><Relationship Id="rId74" Type="http://schemas.openxmlformats.org/officeDocument/2006/relationships/image" Target="media/image30.emf"/><Relationship Id="rId79" Type="http://schemas.openxmlformats.org/officeDocument/2006/relationships/oleObject" Target="embeddings/oleObject26.bin"/><Relationship Id="rId102" Type="http://schemas.openxmlformats.org/officeDocument/2006/relationships/header" Target="header10.xml"/><Relationship Id="rId5" Type="http://schemas.openxmlformats.org/officeDocument/2006/relationships/settings" Target="settings.xml"/><Relationship Id="rId90" Type="http://schemas.openxmlformats.org/officeDocument/2006/relationships/oleObject" Target="embeddings/oleObject28.bin"/><Relationship Id="rId95" Type="http://schemas.openxmlformats.org/officeDocument/2006/relationships/image" Target="media/image43.png"/><Relationship Id="rId22" Type="http://schemas.openxmlformats.org/officeDocument/2006/relationships/image" Target="media/image4.emf"/><Relationship Id="rId27" Type="http://schemas.openxmlformats.org/officeDocument/2006/relationships/oleObject" Target="embeddings/oleObject4.bin"/><Relationship Id="rId43" Type="http://schemas.openxmlformats.org/officeDocument/2006/relationships/oleObject" Target="embeddings/oleObject12.bin"/><Relationship Id="rId48" Type="http://schemas.openxmlformats.org/officeDocument/2006/relationships/oleObject" Target="embeddings/oleObject13.bin"/><Relationship Id="rId64" Type="http://schemas.openxmlformats.org/officeDocument/2006/relationships/image" Target="media/image25.emf"/><Relationship Id="rId69" Type="http://schemas.openxmlformats.org/officeDocument/2006/relationships/oleObject" Target="embeddings/oleObject21.bin"/><Relationship Id="rId80" Type="http://schemas.openxmlformats.org/officeDocument/2006/relationships/image" Target="media/image33.emf"/><Relationship Id="rId85" Type="http://schemas.openxmlformats.org/officeDocument/2006/relationships/image" Target="media/image37.png"/><Relationship Id="rId12" Type="http://schemas.openxmlformats.org/officeDocument/2006/relationships/footer" Target="footer2.xml"/><Relationship Id="rId17" Type="http://schemas.openxmlformats.org/officeDocument/2006/relationships/header" Target="header3.xml"/><Relationship Id="rId33" Type="http://schemas.openxmlformats.org/officeDocument/2006/relationships/oleObject" Target="embeddings/oleObject7.bin"/><Relationship Id="rId38" Type="http://schemas.openxmlformats.org/officeDocument/2006/relationships/image" Target="media/image12.emf"/><Relationship Id="rId59" Type="http://schemas.openxmlformats.org/officeDocument/2006/relationships/image" Target="media/image21.png"/><Relationship Id="rId103" Type="http://schemas.openxmlformats.org/officeDocument/2006/relationships/header" Target="header11.xml"/><Relationship Id="rId20" Type="http://schemas.openxmlformats.org/officeDocument/2006/relationships/image" Target="media/image3.emf"/><Relationship Id="rId41" Type="http://schemas.openxmlformats.org/officeDocument/2006/relationships/oleObject" Target="embeddings/oleObject11.bin"/><Relationship Id="rId54" Type="http://schemas.openxmlformats.org/officeDocument/2006/relationships/oleObject" Target="embeddings/oleObject16.bin"/><Relationship Id="rId62" Type="http://schemas.openxmlformats.org/officeDocument/2006/relationships/image" Target="media/image24.png"/><Relationship Id="rId70" Type="http://schemas.openxmlformats.org/officeDocument/2006/relationships/image" Target="media/image28.emf"/><Relationship Id="rId75" Type="http://schemas.openxmlformats.org/officeDocument/2006/relationships/oleObject" Target="embeddings/oleObject24.bin"/><Relationship Id="rId83" Type="http://schemas.openxmlformats.org/officeDocument/2006/relationships/image" Target="media/image35.png"/><Relationship Id="rId88" Type="http://schemas.openxmlformats.org/officeDocument/2006/relationships/header" Target="header7.xml"/><Relationship Id="rId91" Type="http://schemas.openxmlformats.org/officeDocument/2006/relationships/image" Target="media/image41.emf"/><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2.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image" Target="media/image2.jpeg"/><Relationship Id="rId31" Type="http://schemas.openxmlformats.org/officeDocument/2006/relationships/oleObject" Target="embeddings/oleObject6.bin"/><Relationship Id="rId44" Type="http://schemas.openxmlformats.org/officeDocument/2006/relationships/header" Target="header5.xml"/><Relationship Id="rId52" Type="http://schemas.openxmlformats.org/officeDocument/2006/relationships/oleObject" Target="embeddings/oleObject15.bin"/><Relationship Id="rId60" Type="http://schemas.openxmlformats.org/officeDocument/2006/relationships/image" Target="media/image22.png"/><Relationship Id="rId65" Type="http://schemas.openxmlformats.org/officeDocument/2006/relationships/oleObject" Target="embeddings/oleObject19.bin"/><Relationship Id="rId73" Type="http://schemas.openxmlformats.org/officeDocument/2006/relationships/oleObject" Target="embeddings/oleObject23.bin"/><Relationship Id="rId78" Type="http://schemas.openxmlformats.org/officeDocument/2006/relationships/image" Target="media/image32.emf"/><Relationship Id="rId81" Type="http://schemas.openxmlformats.org/officeDocument/2006/relationships/oleObject" Target="embeddings/oleObject27.bin"/><Relationship Id="rId86" Type="http://schemas.openxmlformats.org/officeDocument/2006/relationships/image" Target="media/image38.png"/><Relationship Id="rId94" Type="http://schemas.openxmlformats.org/officeDocument/2006/relationships/oleObject" Target="embeddings/oleObject30.bin"/><Relationship Id="rId99" Type="http://schemas.openxmlformats.org/officeDocument/2006/relationships/image" Target="media/image47.png"/><Relationship Id="rId101"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oleObject" Target="embeddings/oleObject10.bin"/><Relationship Id="rId34" Type="http://schemas.openxmlformats.org/officeDocument/2006/relationships/image" Target="media/image10.emf"/><Relationship Id="rId50" Type="http://schemas.openxmlformats.org/officeDocument/2006/relationships/oleObject" Target="embeddings/oleObject14.bin"/><Relationship Id="rId55" Type="http://schemas.openxmlformats.org/officeDocument/2006/relationships/image" Target="media/image19.emf"/><Relationship Id="rId76" Type="http://schemas.openxmlformats.org/officeDocument/2006/relationships/image" Target="media/image31.emf"/><Relationship Id="rId97" Type="http://schemas.openxmlformats.org/officeDocument/2006/relationships/image" Target="media/image45.png"/><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oleObject" Target="embeddings/oleObject29.bin"/><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footer" Target="footer6.xml"/><Relationship Id="rId66" Type="http://schemas.openxmlformats.org/officeDocument/2006/relationships/image" Target="media/image26.emf"/><Relationship Id="rId87" Type="http://schemas.openxmlformats.org/officeDocument/2006/relationships/image" Target="media/image39.png"/><Relationship Id="rId61" Type="http://schemas.openxmlformats.org/officeDocument/2006/relationships/image" Target="media/image23.png"/><Relationship Id="rId82" Type="http://schemas.openxmlformats.org/officeDocument/2006/relationships/image" Target="media/image34.png"/><Relationship Id="rId19" Type="http://schemas.openxmlformats.org/officeDocument/2006/relationships/footer" Target="footer5.xml"/><Relationship Id="rId14" Type="http://schemas.openxmlformats.org/officeDocument/2006/relationships/header" Target="header1.xml"/><Relationship Id="rId30" Type="http://schemas.openxmlformats.org/officeDocument/2006/relationships/image" Target="media/image8.emf"/><Relationship Id="rId35" Type="http://schemas.openxmlformats.org/officeDocument/2006/relationships/oleObject" Target="embeddings/oleObject8.bin"/><Relationship Id="rId56" Type="http://schemas.openxmlformats.org/officeDocument/2006/relationships/oleObject" Target="embeddings/oleObject17.bin"/><Relationship Id="rId77" Type="http://schemas.openxmlformats.org/officeDocument/2006/relationships/oleObject" Target="embeddings/oleObject25.bin"/><Relationship Id="rId100" Type="http://schemas.openxmlformats.org/officeDocument/2006/relationships/header" Target="header8.xm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7.emf"/><Relationship Id="rId72" Type="http://schemas.openxmlformats.org/officeDocument/2006/relationships/image" Target="media/image29.emf"/><Relationship Id="rId93" Type="http://schemas.openxmlformats.org/officeDocument/2006/relationships/image" Target="media/image42.emf"/><Relationship Id="rId98" Type="http://schemas.openxmlformats.org/officeDocument/2006/relationships/image" Target="media/image46.png"/><Relationship Id="rId3" Type="http://schemas.openxmlformats.org/officeDocument/2006/relationships/styles" Target="styles.xml"/><Relationship Id="rId25" Type="http://schemas.openxmlformats.org/officeDocument/2006/relationships/oleObject" Target="embeddings/oleObject3.bin"/><Relationship Id="rId46" Type="http://schemas.openxmlformats.org/officeDocument/2006/relationships/footer" Target="footer7.xml"/><Relationship Id="rId67" Type="http://schemas.openxmlformats.org/officeDocument/2006/relationships/oleObject" Target="embeddings/oleObject20.bin"/></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619BA6EC-F344-4C70-A170-75196EB83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6979</TotalTime>
  <Pages>61</Pages>
  <Words>10057</Words>
  <Characters>57330</Characters>
  <Application>Microsoft Office Word</Application>
  <DocSecurity>0</DocSecurity>
  <Lines>477</Lines>
  <Paragraphs>134</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67253</CharactersWithSpaces>
  <SharedDoc>false</SharedDoc>
  <HLinks>
    <vt:vector size="384" baseType="variant">
      <vt:variant>
        <vt:i4>1769533</vt:i4>
      </vt:variant>
      <vt:variant>
        <vt:i4>380</vt:i4>
      </vt:variant>
      <vt:variant>
        <vt:i4>0</vt:i4>
      </vt:variant>
      <vt:variant>
        <vt:i4>5</vt:i4>
      </vt:variant>
      <vt:variant>
        <vt:lpwstr/>
      </vt:variant>
      <vt:variant>
        <vt:lpwstr>_Toc449617197</vt:lpwstr>
      </vt:variant>
      <vt:variant>
        <vt:i4>1769533</vt:i4>
      </vt:variant>
      <vt:variant>
        <vt:i4>374</vt:i4>
      </vt:variant>
      <vt:variant>
        <vt:i4>0</vt:i4>
      </vt:variant>
      <vt:variant>
        <vt:i4>5</vt:i4>
      </vt:variant>
      <vt:variant>
        <vt:lpwstr/>
      </vt:variant>
      <vt:variant>
        <vt:lpwstr>_Toc449617196</vt:lpwstr>
      </vt:variant>
      <vt:variant>
        <vt:i4>1769533</vt:i4>
      </vt:variant>
      <vt:variant>
        <vt:i4>368</vt:i4>
      </vt:variant>
      <vt:variant>
        <vt:i4>0</vt:i4>
      </vt:variant>
      <vt:variant>
        <vt:i4>5</vt:i4>
      </vt:variant>
      <vt:variant>
        <vt:lpwstr/>
      </vt:variant>
      <vt:variant>
        <vt:lpwstr>_Toc449617195</vt:lpwstr>
      </vt:variant>
      <vt:variant>
        <vt:i4>1769533</vt:i4>
      </vt:variant>
      <vt:variant>
        <vt:i4>362</vt:i4>
      </vt:variant>
      <vt:variant>
        <vt:i4>0</vt:i4>
      </vt:variant>
      <vt:variant>
        <vt:i4>5</vt:i4>
      </vt:variant>
      <vt:variant>
        <vt:lpwstr/>
      </vt:variant>
      <vt:variant>
        <vt:lpwstr>_Toc449617194</vt:lpwstr>
      </vt:variant>
      <vt:variant>
        <vt:i4>1769533</vt:i4>
      </vt:variant>
      <vt:variant>
        <vt:i4>356</vt:i4>
      </vt:variant>
      <vt:variant>
        <vt:i4>0</vt:i4>
      </vt:variant>
      <vt:variant>
        <vt:i4>5</vt:i4>
      </vt:variant>
      <vt:variant>
        <vt:lpwstr/>
      </vt:variant>
      <vt:variant>
        <vt:lpwstr>_Toc449617193</vt:lpwstr>
      </vt:variant>
      <vt:variant>
        <vt:i4>1769533</vt:i4>
      </vt:variant>
      <vt:variant>
        <vt:i4>350</vt:i4>
      </vt:variant>
      <vt:variant>
        <vt:i4>0</vt:i4>
      </vt:variant>
      <vt:variant>
        <vt:i4>5</vt:i4>
      </vt:variant>
      <vt:variant>
        <vt:lpwstr/>
      </vt:variant>
      <vt:variant>
        <vt:lpwstr>_Toc449617192</vt:lpwstr>
      </vt:variant>
      <vt:variant>
        <vt:i4>1769533</vt:i4>
      </vt:variant>
      <vt:variant>
        <vt:i4>344</vt:i4>
      </vt:variant>
      <vt:variant>
        <vt:i4>0</vt:i4>
      </vt:variant>
      <vt:variant>
        <vt:i4>5</vt:i4>
      </vt:variant>
      <vt:variant>
        <vt:lpwstr/>
      </vt:variant>
      <vt:variant>
        <vt:lpwstr>_Toc449617191</vt:lpwstr>
      </vt:variant>
      <vt:variant>
        <vt:i4>1769533</vt:i4>
      </vt:variant>
      <vt:variant>
        <vt:i4>338</vt:i4>
      </vt:variant>
      <vt:variant>
        <vt:i4>0</vt:i4>
      </vt:variant>
      <vt:variant>
        <vt:i4>5</vt:i4>
      </vt:variant>
      <vt:variant>
        <vt:lpwstr/>
      </vt:variant>
      <vt:variant>
        <vt:lpwstr>_Toc449617190</vt:lpwstr>
      </vt:variant>
      <vt:variant>
        <vt:i4>1703997</vt:i4>
      </vt:variant>
      <vt:variant>
        <vt:i4>332</vt:i4>
      </vt:variant>
      <vt:variant>
        <vt:i4>0</vt:i4>
      </vt:variant>
      <vt:variant>
        <vt:i4>5</vt:i4>
      </vt:variant>
      <vt:variant>
        <vt:lpwstr/>
      </vt:variant>
      <vt:variant>
        <vt:lpwstr>_Toc449617189</vt:lpwstr>
      </vt:variant>
      <vt:variant>
        <vt:i4>1703997</vt:i4>
      </vt:variant>
      <vt:variant>
        <vt:i4>326</vt:i4>
      </vt:variant>
      <vt:variant>
        <vt:i4>0</vt:i4>
      </vt:variant>
      <vt:variant>
        <vt:i4>5</vt:i4>
      </vt:variant>
      <vt:variant>
        <vt:lpwstr/>
      </vt:variant>
      <vt:variant>
        <vt:lpwstr>_Toc449617188</vt:lpwstr>
      </vt:variant>
      <vt:variant>
        <vt:i4>1703997</vt:i4>
      </vt:variant>
      <vt:variant>
        <vt:i4>320</vt:i4>
      </vt:variant>
      <vt:variant>
        <vt:i4>0</vt:i4>
      </vt:variant>
      <vt:variant>
        <vt:i4>5</vt:i4>
      </vt:variant>
      <vt:variant>
        <vt:lpwstr/>
      </vt:variant>
      <vt:variant>
        <vt:lpwstr>_Toc449617187</vt:lpwstr>
      </vt:variant>
      <vt:variant>
        <vt:i4>1703997</vt:i4>
      </vt:variant>
      <vt:variant>
        <vt:i4>314</vt:i4>
      </vt:variant>
      <vt:variant>
        <vt:i4>0</vt:i4>
      </vt:variant>
      <vt:variant>
        <vt:i4>5</vt:i4>
      </vt:variant>
      <vt:variant>
        <vt:lpwstr/>
      </vt:variant>
      <vt:variant>
        <vt:lpwstr>_Toc449617186</vt:lpwstr>
      </vt:variant>
      <vt:variant>
        <vt:i4>1703997</vt:i4>
      </vt:variant>
      <vt:variant>
        <vt:i4>308</vt:i4>
      </vt:variant>
      <vt:variant>
        <vt:i4>0</vt:i4>
      </vt:variant>
      <vt:variant>
        <vt:i4>5</vt:i4>
      </vt:variant>
      <vt:variant>
        <vt:lpwstr/>
      </vt:variant>
      <vt:variant>
        <vt:lpwstr>_Toc449617185</vt:lpwstr>
      </vt:variant>
      <vt:variant>
        <vt:i4>1703997</vt:i4>
      </vt:variant>
      <vt:variant>
        <vt:i4>302</vt:i4>
      </vt:variant>
      <vt:variant>
        <vt:i4>0</vt:i4>
      </vt:variant>
      <vt:variant>
        <vt:i4>5</vt:i4>
      </vt:variant>
      <vt:variant>
        <vt:lpwstr/>
      </vt:variant>
      <vt:variant>
        <vt:lpwstr>_Toc449617184</vt:lpwstr>
      </vt:variant>
      <vt:variant>
        <vt:i4>1703997</vt:i4>
      </vt:variant>
      <vt:variant>
        <vt:i4>296</vt:i4>
      </vt:variant>
      <vt:variant>
        <vt:i4>0</vt:i4>
      </vt:variant>
      <vt:variant>
        <vt:i4>5</vt:i4>
      </vt:variant>
      <vt:variant>
        <vt:lpwstr/>
      </vt:variant>
      <vt:variant>
        <vt:lpwstr>_Toc449617183</vt:lpwstr>
      </vt:variant>
      <vt:variant>
        <vt:i4>1703997</vt:i4>
      </vt:variant>
      <vt:variant>
        <vt:i4>290</vt:i4>
      </vt:variant>
      <vt:variant>
        <vt:i4>0</vt:i4>
      </vt:variant>
      <vt:variant>
        <vt:i4>5</vt:i4>
      </vt:variant>
      <vt:variant>
        <vt:lpwstr/>
      </vt:variant>
      <vt:variant>
        <vt:lpwstr>_Toc449617182</vt:lpwstr>
      </vt:variant>
      <vt:variant>
        <vt:i4>1703997</vt:i4>
      </vt:variant>
      <vt:variant>
        <vt:i4>284</vt:i4>
      </vt:variant>
      <vt:variant>
        <vt:i4>0</vt:i4>
      </vt:variant>
      <vt:variant>
        <vt:i4>5</vt:i4>
      </vt:variant>
      <vt:variant>
        <vt:lpwstr/>
      </vt:variant>
      <vt:variant>
        <vt:lpwstr>_Toc449617181</vt:lpwstr>
      </vt:variant>
      <vt:variant>
        <vt:i4>1703997</vt:i4>
      </vt:variant>
      <vt:variant>
        <vt:i4>278</vt:i4>
      </vt:variant>
      <vt:variant>
        <vt:i4>0</vt:i4>
      </vt:variant>
      <vt:variant>
        <vt:i4>5</vt:i4>
      </vt:variant>
      <vt:variant>
        <vt:lpwstr/>
      </vt:variant>
      <vt:variant>
        <vt:lpwstr>_Toc449617180</vt:lpwstr>
      </vt:variant>
      <vt:variant>
        <vt:i4>1376317</vt:i4>
      </vt:variant>
      <vt:variant>
        <vt:i4>272</vt:i4>
      </vt:variant>
      <vt:variant>
        <vt:i4>0</vt:i4>
      </vt:variant>
      <vt:variant>
        <vt:i4>5</vt:i4>
      </vt:variant>
      <vt:variant>
        <vt:lpwstr/>
      </vt:variant>
      <vt:variant>
        <vt:lpwstr>_Toc449617179</vt:lpwstr>
      </vt:variant>
      <vt:variant>
        <vt:i4>1376317</vt:i4>
      </vt:variant>
      <vt:variant>
        <vt:i4>266</vt:i4>
      </vt:variant>
      <vt:variant>
        <vt:i4>0</vt:i4>
      </vt:variant>
      <vt:variant>
        <vt:i4>5</vt:i4>
      </vt:variant>
      <vt:variant>
        <vt:lpwstr/>
      </vt:variant>
      <vt:variant>
        <vt:lpwstr>_Toc449617178</vt:lpwstr>
      </vt:variant>
      <vt:variant>
        <vt:i4>1376317</vt:i4>
      </vt:variant>
      <vt:variant>
        <vt:i4>260</vt:i4>
      </vt:variant>
      <vt:variant>
        <vt:i4>0</vt:i4>
      </vt:variant>
      <vt:variant>
        <vt:i4>5</vt:i4>
      </vt:variant>
      <vt:variant>
        <vt:lpwstr/>
      </vt:variant>
      <vt:variant>
        <vt:lpwstr>_Toc449617177</vt:lpwstr>
      </vt:variant>
      <vt:variant>
        <vt:i4>1376317</vt:i4>
      </vt:variant>
      <vt:variant>
        <vt:i4>254</vt:i4>
      </vt:variant>
      <vt:variant>
        <vt:i4>0</vt:i4>
      </vt:variant>
      <vt:variant>
        <vt:i4>5</vt:i4>
      </vt:variant>
      <vt:variant>
        <vt:lpwstr/>
      </vt:variant>
      <vt:variant>
        <vt:lpwstr>_Toc449617176</vt:lpwstr>
      </vt:variant>
      <vt:variant>
        <vt:i4>1376317</vt:i4>
      </vt:variant>
      <vt:variant>
        <vt:i4>248</vt:i4>
      </vt:variant>
      <vt:variant>
        <vt:i4>0</vt:i4>
      </vt:variant>
      <vt:variant>
        <vt:i4>5</vt:i4>
      </vt:variant>
      <vt:variant>
        <vt:lpwstr/>
      </vt:variant>
      <vt:variant>
        <vt:lpwstr>_Toc449617175</vt:lpwstr>
      </vt:variant>
      <vt:variant>
        <vt:i4>1376317</vt:i4>
      </vt:variant>
      <vt:variant>
        <vt:i4>242</vt:i4>
      </vt:variant>
      <vt:variant>
        <vt:i4>0</vt:i4>
      </vt:variant>
      <vt:variant>
        <vt:i4>5</vt:i4>
      </vt:variant>
      <vt:variant>
        <vt:lpwstr/>
      </vt:variant>
      <vt:variant>
        <vt:lpwstr>_Toc449617174</vt:lpwstr>
      </vt:variant>
      <vt:variant>
        <vt:i4>1376317</vt:i4>
      </vt:variant>
      <vt:variant>
        <vt:i4>236</vt:i4>
      </vt:variant>
      <vt:variant>
        <vt:i4>0</vt:i4>
      </vt:variant>
      <vt:variant>
        <vt:i4>5</vt:i4>
      </vt:variant>
      <vt:variant>
        <vt:lpwstr/>
      </vt:variant>
      <vt:variant>
        <vt:lpwstr>_Toc449617173</vt:lpwstr>
      </vt:variant>
      <vt:variant>
        <vt:i4>1376317</vt:i4>
      </vt:variant>
      <vt:variant>
        <vt:i4>230</vt:i4>
      </vt:variant>
      <vt:variant>
        <vt:i4>0</vt:i4>
      </vt:variant>
      <vt:variant>
        <vt:i4>5</vt:i4>
      </vt:variant>
      <vt:variant>
        <vt:lpwstr/>
      </vt:variant>
      <vt:variant>
        <vt:lpwstr>_Toc449617172</vt:lpwstr>
      </vt:variant>
      <vt:variant>
        <vt:i4>1376317</vt:i4>
      </vt:variant>
      <vt:variant>
        <vt:i4>224</vt:i4>
      </vt:variant>
      <vt:variant>
        <vt:i4>0</vt:i4>
      </vt:variant>
      <vt:variant>
        <vt:i4>5</vt:i4>
      </vt:variant>
      <vt:variant>
        <vt:lpwstr/>
      </vt:variant>
      <vt:variant>
        <vt:lpwstr>_Toc449617171</vt:lpwstr>
      </vt:variant>
      <vt:variant>
        <vt:i4>1376317</vt:i4>
      </vt:variant>
      <vt:variant>
        <vt:i4>218</vt:i4>
      </vt:variant>
      <vt:variant>
        <vt:i4>0</vt:i4>
      </vt:variant>
      <vt:variant>
        <vt:i4>5</vt:i4>
      </vt:variant>
      <vt:variant>
        <vt:lpwstr/>
      </vt:variant>
      <vt:variant>
        <vt:lpwstr>_Toc449617170</vt:lpwstr>
      </vt:variant>
      <vt:variant>
        <vt:i4>1310781</vt:i4>
      </vt:variant>
      <vt:variant>
        <vt:i4>212</vt:i4>
      </vt:variant>
      <vt:variant>
        <vt:i4>0</vt:i4>
      </vt:variant>
      <vt:variant>
        <vt:i4>5</vt:i4>
      </vt:variant>
      <vt:variant>
        <vt:lpwstr/>
      </vt:variant>
      <vt:variant>
        <vt:lpwstr>_Toc449617169</vt:lpwstr>
      </vt:variant>
      <vt:variant>
        <vt:i4>1310781</vt:i4>
      </vt:variant>
      <vt:variant>
        <vt:i4>206</vt:i4>
      </vt:variant>
      <vt:variant>
        <vt:i4>0</vt:i4>
      </vt:variant>
      <vt:variant>
        <vt:i4>5</vt:i4>
      </vt:variant>
      <vt:variant>
        <vt:lpwstr/>
      </vt:variant>
      <vt:variant>
        <vt:lpwstr>_Toc449617168</vt:lpwstr>
      </vt:variant>
      <vt:variant>
        <vt:i4>1310781</vt:i4>
      </vt:variant>
      <vt:variant>
        <vt:i4>200</vt:i4>
      </vt:variant>
      <vt:variant>
        <vt:i4>0</vt:i4>
      </vt:variant>
      <vt:variant>
        <vt:i4>5</vt:i4>
      </vt:variant>
      <vt:variant>
        <vt:lpwstr/>
      </vt:variant>
      <vt:variant>
        <vt:lpwstr>_Toc449617167</vt:lpwstr>
      </vt:variant>
      <vt:variant>
        <vt:i4>1310781</vt:i4>
      </vt:variant>
      <vt:variant>
        <vt:i4>194</vt:i4>
      </vt:variant>
      <vt:variant>
        <vt:i4>0</vt:i4>
      </vt:variant>
      <vt:variant>
        <vt:i4>5</vt:i4>
      </vt:variant>
      <vt:variant>
        <vt:lpwstr/>
      </vt:variant>
      <vt:variant>
        <vt:lpwstr>_Toc449617166</vt:lpwstr>
      </vt:variant>
      <vt:variant>
        <vt:i4>1310781</vt:i4>
      </vt:variant>
      <vt:variant>
        <vt:i4>188</vt:i4>
      </vt:variant>
      <vt:variant>
        <vt:i4>0</vt:i4>
      </vt:variant>
      <vt:variant>
        <vt:i4>5</vt:i4>
      </vt:variant>
      <vt:variant>
        <vt:lpwstr/>
      </vt:variant>
      <vt:variant>
        <vt:lpwstr>_Toc449617165</vt:lpwstr>
      </vt:variant>
      <vt:variant>
        <vt:i4>1310781</vt:i4>
      </vt:variant>
      <vt:variant>
        <vt:i4>182</vt:i4>
      </vt:variant>
      <vt:variant>
        <vt:i4>0</vt:i4>
      </vt:variant>
      <vt:variant>
        <vt:i4>5</vt:i4>
      </vt:variant>
      <vt:variant>
        <vt:lpwstr/>
      </vt:variant>
      <vt:variant>
        <vt:lpwstr>_Toc449617164</vt:lpwstr>
      </vt:variant>
      <vt:variant>
        <vt:i4>1310781</vt:i4>
      </vt:variant>
      <vt:variant>
        <vt:i4>176</vt:i4>
      </vt:variant>
      <vt:variant>
        <vt:i4>0</vt:i4>
      </vt:variant>
      <vt:variant>
        <vt:i4>5</vt:i4>
      </vt:variant>
      <vt:variant>
        <vt:lpwstr/>
      </vt:variant>
      <vt:variant>
        <vt:lpwstr>_Toc449617163</vt:lpwstr>
      </vt:variant>
      <vt:variant>
        <vt:i4>1310781</vt:i4>
      </vt:variant>
      <vt:variant>
        <vt:i4>170</vt:i4>
      </vt:variant>
      <vt:variant>
        <vt:i4>0</vt:i4>
      </vt:variant>
      <vt:variant>
        <vt:i4>5</vt:i4>
      </vt:variant>
      <vt:variant>
        <vt:lpwstr/>
      </vt:variant>
      <vt:variant>
        <vt:lpwstr>_Toc449617162</vt:lpwstr>
      </vt:variant>
      <vt:variant>
        <vt:i4>1310781</vt:i4>
      </vt:variant>
      <vt:variant>
        <vt:i4>164</vt:i4>
      </vt:variant>
      <vt:variant>
        <vt:i4>0</vt:i4>
      </vt:variant>
      <vt:variant>
        <vt:i4>5</vt:i4>
      </vt:variant>
      <vt:variant>
        <vt:lpwstr/>
      </vt:variant>
      <vt:variant>
        <vt:lpwstr>_Toc449617161</vt:lpwstr>
      </vt:variant>
      <vt:variant>
        <vt:i4>1310781</vt:i4>
      </vt:variant>
      <vt:variant>
        <vt:i4>158</vt:i4>
      </vt:variant>
      <vt:variant>
        <vt:i4>0</vt:i4>
      </vt:variant>
      <vt:variant>
        <vt:i4>5</vt:i4>
      </vt:variant>
      <vt:variant>
        <vt:lpwstr/>
      </vt:variant>
      <vt:variant>
        <vt:lpwstr>_Toc449617160</vt:lpwstr>
      </vt:variant>
      <vt:variant>
        <vt:i4>1507389</vt:i4>
      </vt:variant>
      <vt:variant>
        <vt:i4>152</vt:i4>
      </vt:variant>
      <vt:variant>
        <vt:i4>0</vt:i4>
      </vt:variant>
      <vt:variant>
        <vt:i4>5</vt:i4>
      </vt:variant>
      <vt:variant>
        <vt:lpwstr/>
      </vt:variant>
      <vt:variant>
        <vt:lpwstr>_Toc449617159</vt:lpwstr>
      </vt:variant>
      <vt:variant>
        <vt:i4>1507389</vt:i4>
      </vt:variant>
      <vt:variant>
        <vt:i4>146</vt:i4>
      </vt:variant>
      <vt:variant>
        <vt:i4>0</vt:i4>
      </vt:variant>
      <vt:variant>
        <vt:i4>5</vt:i4>
      </vt:variant>
      <vt:variant>
        <vt:lpwstr/>
      </vt:variant>
      <vt:variant>
        <vt:lpwstr>_Toc449617158</vt:lpwstr>
      </vt:variant>
      <vt:variant>
        <vt:i4>1507389</vt:i4>
      </vt:variant>
      <vt:variant>
        <vt:i4>140</vt:i4>
      </vt:variant>
      <vt:variant>
        <vt:i4>0</vt:i4>
      </vt:variant>
      <vt:variant>
        <vt:i4>5</vt:i4>
      </vt:variant>
      <vt:variant>
        <vt:lpwstr/>
      </vt:variant>
      <vt:variant>
        <vt:lpwstr>_Toc449617157</vt:lpwstr>
      </vt:variant>
      <vt:variant>
        <vt:i4>1507389</vt:i4>
      </vt:variant>
      <vt:variant>
        <vt:i4>134</vt:i4>
      </vt:variant>
      <vt:variant>
        <vt:i4>0</vt:i4>
      </vt:variant>
      <vt:variant>
        <vt:i4>5</vt:i4>
      </vt:variant>
      <vt:variant>
        <vt:lpwstr/>
      </vt:variant>
      <vt:variant>
        <vt:lpwstr>_Toc449617156</vt:lpwstr>
      </vt:variant>
      <vt:variant>
        <vt:i4>1507389</vt:i4>
      </vt:variant>
      <vt:variant>
        <vt:i4>128</vt:i4>
      </vt:variant>
      <vt:variant>
        <vt:i4>0</vt:i4>
      </vt:variant>
      <vt:variant>
        <vt:i4>5</vt:i4>
      </vt:variant>
      <vt:variant>
        <vt:lpwstr/>
      </vt:variant>
      <vt:variant>
        <vt:lpwstr>_Toc449617155</vt:lpwstr>
      </vt:variant>
      <vt:variant>
        <vt:i4>1507389</vt:i4>
      </vt:variant>
      <vt:variant>
        <vt:i4>122</vt:i4>
      </vt:variant>
      <vt:variant>
        <vt:i4>0</vt:i4>
      </vt:variant>
      <vt:variant>
        <vt:i4>5</vt:i4>
      </vt:variant>
      <vt:variant>
        <vt:lpwstr/>
      </vt:variant>
      <vt:variant>
        <vt:lpwstr>_Toc449617154</vt:lpwstr>
      </vt:variant>
      <vt:variant>
        <vt:i4>1507389</vt:i4>
      </vt:variant>
      <vt:variant>
        <vt:i4>116</vt:i4>
      </vt:variant>
      <vt:variant>
        <vt:i4>0</vt:i4>
      </vt:variant>
      <vt:variant>
        <vt:i4>5</vt:i4>
      </vt:variant>
      <vt:variant>
        <vt:lpwstr/>
      </vt:variant>
      <vt:variant>
        <vt:lpwstr>_Toc449617153</vt:lpwstr>
      </vt:variant>
      <vt:variant>
        <vt:i4>1507389</vt:i4>
      </vt:variant>
      <vt:variant>
        <vt:i4>110</vt:i4>
      </vt:variant>
      <vt:variant>
        <vt:i4>0</vt:i4>
      </vt:variant>
      <vt:variant>
        <vt:i4>5</vt:i4>
      </vt:variant>
      <vt:variant>
        <vt:lpwstr/>
      </vt:variant>
      <vt:variant>
        <vt:lpwstr>_Toc449617152</vt:lpwstr>
      </vt:variant>
      <vt:variant>
        <vt:i4>1507389</vt:i4>
      </vt:variant>
      <vt:variant>
        <vt:i4>104</vt:i4>
      </vt:variant>
      <vt:variant>
        <vt:i4>0</vt:i4>
      </vt:variant>
      <vt:variant>
        <vt:i4>5</vt:i4>
      </vt:variant>
      <vt:variant>
        <vt:lpwstr/>
      </vt:variant>
      <vt:variant>
        <vt:lpwstr>_Toc449617151</vt:lpwstr>
      </vt:variant>
      <vt:variant>
        <vt:i4>1507389</vt:i4>
      </vt:variant>
      <vt:variant>
        <vt:i4>98</vt:i4>
      </vt:variant>
      <vt:variant>
        <vt:i4>0</vt:i4>
      </vt:variant>
      <vt:variant>
        <vt:i4>5</vt:i4>
      </vt:variant>
      <vt:variant>
        <vt:lpwstr/>
      </vt:variant>
      <vt:variant>
        <vt:lpwstr>_Toc449617150</vt:lpwstr>
      </vt:variant>
      <vt:variant>
        <vt:i4>1441853</vt:i4>
      </vt:variant>
      <vt:variant>
        <vt:i4>92</vt:i4>
      </vt:variant>
      <vt:variant>
        <vt:i4>0</vt:i4>
      </vt:variant>
      <vt:variant>
        <vt:i4>5</vt:i4>
      </vt:variant>
      <vt:variant>
        <vt:lpwstr/>
      </vt:variant>
      <vt:variant>
        <vt:lpwstr>_Toc449617149</vt:lpwstr>
      </vt:variant>
      <vt:variant>
        <vt:i4>1441853</vt:i4>
      </vt:variant>
      <vt:variant>
        <vt:i4>86</vt:i4>
      </vt:variant>
      <vt:variant>
        <vt:i4>0</vt:i4>
      </vt:variant>
      <vt:variant>
        <vt:i4>5</vt:i4>
      </vt:variant>
      <vt:variant>
        <vt:lpwstr/>
      </vt:variant>
      <vt:variant>
        <vt:lpwstr>_Toc449617148</vt:lpwstr>
      </vt:variant>
      <vt:variant>
        <vt:i4>1441853</vt:i4>
      </vt:variant>
      <vt:variant>
        <vt:i4>80</vt:i4>
      </vt:variant>
      <vt:variant>
        <vt:i4>0</vt:i4>
      </vt:variant>
      <vt:variant>
        <vt:i4>5</vt:i4>
      </vt:variant>
      <vt:variant>
        <vt:lpwstr/>
      </vt:variant>
      <vt:variant>
        <vt:lpwstr>_Toc449617147</vt:lpwstr>
      </vt:variant>
      <vt:variant>
        <vt:i4>1441853</vt:i4>
      </vt:variant>
      <vt:variant>
        <vt:i4>74</vt:i4>
      </vt:variant>
      <vt:variant>
        <vt:i4>0</vt:i4>
      </vt:variant>
      <vt:variant>
        <vt:i4>5</vt:i4>
      </vt:variant>
      <vt:variant>
        <vt:lpwstr/>
      </vt:variant>
      <vt:variant>
        <vt:lpwstr>_Toc449617146</vt:lpwstr>
      </vt:variant>
      <vt:variant>
        <vt:i4>1441853</vt:i4>
      </vt:variant>
      <vt:variant>
        <vt:i4>68</vt:i4>
      </vt:variant>
      <vt:variant>
        <vt:i4>0</vt:i4>
      </vt:variant>
      <vt:variant>
        <vt:i4>5</vt:i4>
      </vt:variant>
      <vt:variant>
        <vt:lpwstr/>
      </vt:variant>
      <vt:variant>
        <vt:lpwstr>_Toc449617145</vt:lpwstr>
      </vt:variant>
      <vt:variant>
        <vt:i4>1441853</vt:i4>
      </vt:variant>
      <vt:variant>
        <vt:i4>62</vt:i4>
      </vt:variant>
      <vt:variant>
        <vt:i4>0</vt:i4>
      </vt:variant>
      <vt:variant>
        <vt:i4>5</vt:i4>
      </vt:variant>
      <vt:variant>
        <vt:lpwstr/>
      </vt:variant>
      <vt:variant>
        <vt:lpwstr>_Toc449617144</vt:lpwstr>
      </vt:variant>
      <vt:variant>
        <vt:i4>1441853</vt:i4>
      </vt:variant>
      <vt:variant>
        <vt:i4>56</vt:i4>
      </vt:variant>
      <vt:variant>
        <vt:i4>0</vt:i4>
      </vt:variant>
      <vt:variant>
        <vt:i4>5</vt:i4>
      </vt:variant>
      <vt:variant>
        <vt:lpwstr/>
      </vt:variant>
      <vt:variant>
        <vt:lpwstr>_Toc449617143</vt:lpwstr>
      </vt:variant>
      <vt:variant>
        <vt:i4>1441853</vt:i4>
      </vt:variant>
      <vt:variant>
        <vt:i4>50</vt:i4>
      </vt:variant>
      <vt:variant>
        <vt:i4>0</vt:i4>
      </vt:variant>
      <vt:variant>
        <vt:i4>5</vt:i4>
      </vt:variant>
      <vt:variant>
        <vt:lpwstr/>
      </vt:variant>
      <vt:variant>
        <vt:lpwstr>_Toc449617142</vt:lpwstr>
      </vt:variant>
      <vt:variant>
        <vt:i4>1441853</vt:i4>
      </vt:variant>
      <vt:variant>
        <vt:i4>44</vt:i4>
      </vt:variant>
      <vt:variant>
        <vt:i4>0</vt:i4>
      </vt:variant>
      <vt:variant>
        <vt:i4>5</vt:i4>
      </vt:variant>
      <vt:variant>
        <vt:lpwstr/>
      </vt:variant>
      <vt:variant>
        <vt:lpwstr>_Toc449617141</vt:lpwstr>
      </vt:variant>
      <vt:variant>
        <vt:i4>1441853</vt:i4>
      </vt:variant>
      <vt:variant>
        <vt:i4>38</vt:i4>
      </vt:variant>
      <vt:variant>
        <vt:i4>0</vt:i4>
      </vt:variant>
      <vt:variant>
        <vt:i4>5</vt:i4>
      </vt:variant>
      <vt:variant>
        <vt:lpwstr/>
      </vt:variant>
      <vt:variant>
        <vt:lpwstr>_Toc449617140</vt:lpwstr>
      </vt:variant>
      <vt:variant>
        <vt:i4>1114173</vt:i4>
      </vt:variant>
      <vt:variant>
        <vt:i4>32</vt:i4>
      </vt:variant>
      <vt:variant>
        <vt:i4>0</vt:i4>
      </vt:variant>
      <vt:variant>
        <vt:i4>5</vt:i4>
      </vt:variant>
      <vt:variant>
        <vt:lpwstr/>
      </vt:variant>
      <vt:variant>
        <vt:lpwstr>_Toc449617139</vt:lpwstr>
      </vt:variant>
      <vt:variant>
        <vt:i4>1114173</vt:i4>
      </vt:variant>
      <vt:variant>
        <vt:i4>26</vt:i4>
      </vt:variant>
      <vt:variant>
        <vt:i4>0</vt:i4>
      </vt:variant>
      <vt:variant>
        <vt:i4>5</vt:i4>
      </vt:variant>
      <vt:variant>
        <vt:lpwstr/>
      </vt:variant>
      <vt:variant>
        <vt:lpwstr>_Toc449617138</vt:lpwstr>
      </vt:variant>
      <vt:variant>
        <vt:i4>1114173</vt:i4>
      </vt:variant>
      <vt:variant>
        <vt:i4>20</vt:i4>
      </vt:variant>
      <vt:variant>
        <vt:i4>0</vt:i4>
      </vt:variant>
      <vt:variant>
        <vt:i4>5</vt:i4>
      </vt:variant>
      <vt:variant>
        <vt:lpwstr/>
      </vt:variant>
      <vt:variant>
        <vt:lpwstr>_Toc449617137</vt:lpwstr>
      </vt:variant>
      <vt:variant>
        <vt:i4>1114173</vt:i4>
      </vt:variant>
      <vt:variant>
        <vt:i4>14</vt:i4>
      </vt:variant>
      <vt:variant>
        <vt:i4>0</vt:i4>
      </vt:variant>
      <vt:variant>
        <vt:i4>5</vt:i4>
      </vt:variant>
      <vt:variant>
        <vt:lpwstr/>
      </vt:variant>
      <vt:variant>
        <vt:lpwstr>_Toc449617136</vt:lpwstr>
      </vt:variant>
      <vt:variant>
        <vt:i4>1114173</vt:i4>
      </vt:variant>
      <vt:variant>
        <vt:i4>8</vt:i4>
      </vt:variant>
      <vt:variant>
        <vt:i4>0</vt:i4>
      </vt:variant>
      <vt:variant>
        <vt:i4>5</vt:i4>
      </vt:variant>
      <vt:variant>
        <vt:lpwstr/>
      </vt:variant>
      <vt:variant>
        <vt:lpwstr>_Toc449617135</vt:lpwstr>
      </vt:variant>
      <vt:variant>
        <vt:i4>1114173</vt:i4>
      </vt:variant>
      <vt:variant>
        <vt:i4>2</vt:i4>
      </vt:variant>
      <vt:variant>
        <vt:i4>0</vt:i4>
      </vt:variant>
      <vt:variant>
        <vt:i4>5</vt:i4>
      </vt:variant>
      <vt:variant>
        <vt:lpwstr/>
      </vt:variant>
      <vt:variant>
        <vt:lpwstr>_Toc449617134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leo</cp:lastModifiedBy>
  <cp:revision>1196</cp:revision>
  <cp:lastPrinted>2016-05-16T07:11:00Z</cp:lastPrinted>
  <dcterms:created xsi:type="dcterms:W3CDTF">2016-04-29T06:42:00Z</dcterms:created>
  <dcterms:modified xsi:type="dcterms:W3CDTF">2016-05-17T14:40:00Z</dcterms:modified>
</cp:coreProperties>
</file>