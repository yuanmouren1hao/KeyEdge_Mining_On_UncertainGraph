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5F08" w:rsidRPr="009E184E" w:rsidRDefault="0079682D" w:rsidP="003D5F08">
      <w:pPr>
        <w:ind w:leftChars="-171" w:left="-400"/>
      </w:pPr>
      <w:bookmarkStart w:id="0" w:name="OLE_LINK2"/>
      <w:r>
        <w:rPr>
          <w:noProof/>
        </w:rPr>
        <w:drawing>
          <wp:anchor distT="0" distB="0" distL="114300" distR="114300" simplePos="0" relativeHeight="251657216" behindDoc="1" locked="0" layoutInCell="1" allowOverlap="1">
            <wp:simplePos x="0" y="0"/>
            <wp:positionH relativeFrom="column">
              <wp:posOffset>-889635</wp:posOffset>
            </wp:positionH>
            <wp:positionV relativeFrom="paragraph">
              <wp:posOffset>-720090</wp:posOffset>
            </wp:positionV>
            <wp:extent cx="7538720" cy="10685780"/>
            <wp:effectExtent l="0" t="0" r="5080" b="1270"/>
            <wp:wrapNone/>
            <wp:docPr id="3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38720" cy="1068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3D5F08" w:rsidRPr="009E184E">
        <w:rPr>
          <w:rFonts w:hint="eastAsia"/>
        </w:rPr>
        <w:t>学校代码：</w:t>
      </w:r>
      <w:r w:rsidR="003D5F08">
        <w:rPr>
          <w:rFonts w:hint="eastAsia"/>
          <w:u w:val="single"/>
        </w:rPr>
        <w:t xml:space="preserve"> </w:t>
      </w:r>
      <w:r w:rsidR="00556A93">
        <w:rPr>
          <w:rFonts w:hint="eastAsia"/>
          <w:u w:val="single"/>
        </w:rPr>
        <w:t>10286</w:t>
      </w:r>
      <w:r w:rsidR="003D5F08">
        <w:rPr>
          <w:rFonts w:hint="eastAsia"/>
          <w:u w:val="single"/>
        </w:rPr>
        <w:t xml:space="preserve">  </w:t>
      </w:r>
    </w:p>
    <w:p w:rsidR="003D5F08" w:rsidRPr="009E184E" w:rsidRDefault="0079682D" w:rsidP="003D5F08">
      <w:pPr>
        <w:ind w:leftChars="-171" w:left="-400"/>
        <w:rPr>
          <w:u w:val="single"/>
        </w:rPr>
      </w:pPr>
      <w:r>
        <w:rPr>
          <w:noProof/>
        </w:rPr>
        <w:drawing>
          <wp:anchor distT="0" distB="0" distL="114300" distR="114300" simplePos="0" relativeHeight="251658240" behindDoc="0" locked="0" layoutInCell="1" allowOverlap="1">
            <wp:simplePos x="0" y="0"/>
            <wp:positionH relativeFrom="column">
              <wp:posOffset>4711065</wp:posOffset>
            </wp:positionH>
            <wp:positionV relativeFrom="paragraph">
              <wp:posOffset>39370</wp:posOffset>
            </wp:positionV>
            <wp:extent cx="710565" cy="710565"/>
            <wp:effectExtent l="0" t="0" r="0" b="0"/>
            <wp:wrapNone/>
            <wp:docPr id="32" name="图片 65"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东大校徽11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a:ln>
                      <a:noFill/>
                    </a:ln>
                  </pic:spPr>
                </pic:pic>
              </a:graphicData>
            </a:graphic>
            <wp14:sizeRelH relativeFrom="page">
              <wp14:pctWidth>0</wp14:pctWidth>
            </wp14:sizeRelH>
            <wp14:sizeRelV relativeFrom="page">
              <wp14:pctHeight>0</wp14:pctHeight>
            </wp14:sizeRelV>
          </wp:anchor>
        </w:drawing>
      </w:r>
      <w:r w:rsidR="003D5F08" w:rsidRPr="009E184E">
        <w:rPr>
          <w:rFonts w:hint="eastAsia"/>
        </w:rPr>
        <w:t>分类号：</w:t>
      </w:r>
      <w:r w:rsidR="003D5F08">
        <w:rPr>
          <w:rFonts w:hint="eastAsia"/>
          <w:u w:val="single"/>
        </w:rPr>
        <w:t xml:space="preserve">  </w:t>
      </w:r>
      <w:r w:rsidR="00B94851">
        <w:rPr>
          <w:rFonts w:hint="eastAsia"/>
          <w:u w:val="single"/>
        </w:rPr>
        <w:t xml:space="preserve"> </w:t>
      </w:r>
      <w:r w:rsidR="00ED0517">
        <w:rPr>
          <w:rFonts w:hint="eastAsia"/>
          <w:u w:val="single"/>
        </w:rPr>
        <w:t>TP311</w:t>
      </w:r>
      <w:r w:rsidR="00B94851">
        <w:rPr>
          <w:rFonts w:hint="eastAsia"/>
          <w:u w:val="single"/>
        </w:rPr>
        <w:t xml:space="preserve"> </w:t>
      </w:r>
    </w:p>
    <w:p w:rsidR="003D5F08" w:rsidRDefault="003D5F08" w:rsidP="003D5F08">
      <w:pPr>
        <w:ind w:leftChars="-171" w:left="-400"/>
        <w:rPr>
          <w:u w:val="single"/>
        </w:rPr>
      </w:pPr>
      <w:r w:rsidRPr="009E184E">
        <w:rPr>
          <w:rFonts w:hint="eastAsia"/>
        </w:rPr>
        <w:t>密</w:t>
      </w:r>
      <w:r w:rsidRPr="009E184E">
        <w:rPr>
          <w:rFonts w:hint="eastAsia"/>
        </w:rPr>
        <w:t xml:space="preserve">  </w:t>
      </w:r>
      <w:r w:rsidRPr="009E184E">
        <w:rPr>
          <w:rFonts w:hint="eastAsia"/>
        </w:rPr>
        <w:t>级：</w:t>
      </w:r>
      <w:r>
        <w:rPr>
          <w:rFonts w:hint="eastAsia"/>
          <w:u w:val="single"/>
        </w:rPr>
        <w:t xml:space="preserve">  </w:t>
      </w:r>
      <w:r w:rsidR="00B94851">
        <w:rPr>
          <w:rFonts w:hint="eastAsia"/>
          <w:u w:val="single"/>
        </w:rPr>
        <w:t xml:space="preserve"> </w:t>
      </w:r>
      <w:r w:rsidR="00ED0517">
        <w:rPr>
          <w:rFonts w:hint="eastAsia"/>
          <w:u w:val="single"/>
        </w:rPr>
        <w:t>公开</w:t>
      </w:r>
      <w:r w:rsidR="00B94851">
        <w:rPr>
          <w:rFonts w:hint="eastAsia"/>
          <w:u w:val="single"/>
        </w:rPr>
        <w:t xml:space="preserve">   </w:t>
      </w:r>
    </w:p>
    <w:p w:rsidR="003D5F08" w:rsidRPr="00E15BF2" w:rsidRDefault="003D5F08" w:rsidP="003D5F08">
      <w:pPr>
        <w:ind w:leftChars="-171" w:left="-400"/>
        <w:rPr>
          <w:u w:val="single"/>
        </w:rPr>
      </w:pPr>
      <w:r w:rsidRPr="000C4B18">
        <w:rPr>
          <w:rFonts w:hint="eastAsia"/>
        </w:rPr>
        <w:t>U</w:t>
      </w:r>
      <w:r>
        <w:rPr>
          <w:rFonts w:hint="eastAsia"/>
        </w:rPr>
        <w:t xml:space="preserve"> </w:t>
      </w:r>
      <w:r w:rsidRPr="000C4B18">
        <w:rPr>
          <w:rFonts w:hint="eastAsia"/>
        </w:rPr>
        <w:t>D</w:t>
      </w:r>
      <w:r>
        <w:rPr>
          <w:rFonts w:hint="eastAsia"/>
        </w:rPr>
        <w:t xml:space="preserve"> </w:t>
      </w:r>
      <w:r w:rsidRPr="000C4B18">
        <w:rPr>
          <w:rFonts w:hint="eastAsia"/>
        </w:rPr>
        <w:t>C</w:t>
      </w:r>
      <w:r w:rsidRPr="009E184E">
        <w:rPr>
          <w:rFonts w:hint="eastAsia"/>
        </w:rPr>
        <w:t>：</w:t>
      </w:r>
      <w:r w:rsidRPr="00E15BF2">
        <w:rPr>
          <w:rFonts w:hint="eastAsia"/>
          <w:u w:val="single"/>
        </w:rPr>
        <w:t xml:space="preserve">  </w:t>
      </w:r>
      <w:r w:rsidR="00B94851">
        <w:rPr>
          <w:rFonts w:hint="eastAsia"/>
          <w:u w:val="single"/>
        </w:rPr>
        <w:t xml:space="preserve"> </w:t>
      </w:r>
      <w:r w:rsidR="00ED0517">
        <w:rPr>
          <w:rFonts w:hint="eastAsia"/>
          <w:u w:val="single"/>
        </w:rPr>
        <w:t xml:space="preserve">004.6  </w:t>
      </w:r>
      <w:r>
        <w:rPr>
          <w:rFonts w:hint="eastAsia"/>
          <w:u w:val="single"/>
        </w:rPr>
        <w:t xml:space="preserve"> </w:t>
      </w:r>
    </w:p>
    <w:p w:rsidR="003D5F08" w:rsidRPr="009E184E" w:rsidRDefault="003D5F08" w:rsidP="003D5F08">
      <w:pPr>
        <w:ind w:leftChars="-171" w:left="-400"/>
      </w:pPr>
      <w:r w:rsidRPr="009E184E">
        <w:rPr>
          <w:rFonts w:hint="eastAsia"/>
        </w:rPr>
        <w:t>学</w:t>
      </w:r>
      <w:r w:rsidRPr="009E184E">
        <w:rPr>
          <w:rFonts w:hint="eastAsia"/>
        </w:rPr>
        <w:t xml:space="preserve">  </w:t>
      </w:r>
      <w:r w:rsidRPr="009E184E">
        <w:rPr>
          <w:rFonts w:hint="eastAsia"/>
        </w:rPr>
        <w:t>号：</w:t>
      </w:r>
      <w:r>
        <w:rPr>
          <w:rFonts w:hint="eastAsia"/>
          <w:u w:val="single"/>
        </w:rPr>
        <w:t xml:space="preserve"> </w:t>
      </w:r>
      <w:r w:rsidR="00B94851">
        <w:rPr>
          <w:rFonts w:hint="eastAsia"/>
          <w:u w:val="single"/>
        </w:rPr>
        <w:t xml:space="preserve"> </w:t>
      </w:r>
      <w:r>
        <w:rPr>
          <w:rFonts w:hint="eastAsia"/>
          <w:u w:val="single"/>
        </w:rPr>
        <w:t>131440</w:t>
      </w:r>
      <w:r w:rsidR="00B94851">
        <w:rPr>
          <w:rFonts w:hint="eastAsia"/>
          <w:u w:val="single"/>
        </w:rPr>
        <w:t xml:space="preserve">  </w:t>
      </w:r>
    </w:p>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9C58B9" w:rsidP="003D5F08">
      <w:pPr>
        <w:rPr>
          <w:rFonts w:hint="eastAsia"/>
        </w:rPr>
      </w:pPr>
      <w:r>
        <w:rPr>
          <w:rFonts w:hint="eastAsia"/>
        </w:rPr>
        <w:softHyphen/>
      </w:r>
      <w:r>
        <w:softHyphen/>
      </w:r>
      <w:r>
        <w:rPr>
          <w:rFonts w:hint="eastAsia"/>
        </w:rPr>
        <w:softHyphen/>
      </w:r>
      <w:r>
        <w:rPr>
          <w:rFonts w:hint="eastAsia"/>
        </w:rPr>
        <w:softHyphen/>
      </w:r>
      <w:r>
        <w:rPr>
          <w:rFonts w:hint="eastAsia"/>
        </w:rPr>
        <w:softHyphen/>
      </w:r>
    </w:p>
    <w:p w:rsidR="003D5F08" w:rsidRDefault="003D5F08" w:rsidP="003D5F08"/>
    <w:p w:rsidR="003D5F08" w:rsidRDefault="003D5F08" w:rsidP="003D5F08"/>
    <w:p w:rsidR="003D5F08" w:rsidRPr="001523BC" w:rsidRDefault="003D5F08" w:rsidP="003D5F08">
      <w:pPr>
        <w:jc w:val="center"/>
        <w:rPr>
          <w:rFonts w:ascii="黑体" w:eastAsia="黑体"/>
          <w:sz w:val="52"/>
          <w:szCs w:val="52"/>
        </w:rPr>
      </w:pPr>
      <w:r w:rsidRPr="0065112E">
        <w:rPr>
          <w:rFonts w:ascii="黑体" w:eastAsia="黑体" w:hint="eastAsia"/>
          <w:sz w:val="52"/>
          <w:szCs w:val="52"/>
        </w:rPr>
        <w:t>基于流量及可靠性的不确定图边关键度研究</w:t>
      </w:r>
    </w:p>
    <w:p w:rsidR="003D5F08" w:rsidRDefault="003D5F08" w:rsidP="003D5F08">
      <w:pPr>
        <w:rPr>
          <w:sz w:val="44"/>
        </w:rPr>
      </w:pPr>
      <w:r w:rsidRPr="003513C0">
        <w:rPr>
          <w:rFonts w:hint="eastAsia"/>
          <w:sz w:val="36"/>
        </w:rPr>
        <w:t xml:space="preserve">           </w:t>
      </w:r>
      <w:r>
        <w:rPr>
          <w:rFonts w:hint="eastAsia"/>
          <w:sz w:val="36"/>
        </w:rPr>
        <w:t xml:space="preserve"> </w:t>
      </w:r>
      <w:r>
        <w:rPr>
          <w:rFonts w:hint="eastAsia"/>
          <w:sz w:val="36"/>
        </w:rPr>
        <w:t>研究生姓名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李富豪     </w:t>
      </w:r>
    </w:p>
    <w:p w:rsidR="003D5F08" w:rsidRDefault="003D5F08" w:rsidP="003D5F08">
      <w:pPr>
        <w:tabs>
          <w:tab w:val="left" w:pos="6300"/>
          <w:tab w:val="left" w:pos="7200"/>
        </w:tabs>
        <w:rPr>
          <w:rFonts w:ascii="黑体" w:eastAsia="黑体"/>
          <w:b/>
          <w:bCs/>
          <w:sz w:val="36"/>
          <w:u w:val="single"/>
        </w:rPr>
      </w:pPr>
      <w:r w:rsidRPr="003513C0">
        <w:rPr>
          <w:rFonts w:hint="eastAsia"/>
          <w:sz w:val="36"/>
        </w:rPr>
        <w:t xml:space="preserve">           </w:t>
      </w:r>
      <w:r>
        <w:rPr>
          <w:rFonts w:hint="eastAsia"/>
          <w:sz w:val="36"/>
        </w:rPr>
        <w:t xml:space="preserve"> </w:t>
      </w:r>
      <w:r w:rsidRPr="003D5F08">
        <w:rPr>
          <w:rFonts w:hint="eastAsia"/>
          <w:spacing w:val="60"/>
          <w:sz w:val="36"/>
          <w:szCs w:val="36"/>
          <w:fitText w:val="1800" w:id="1154226688"/>
        </w:rPr>
        <w:t>导师姓</w:t>
      </w:r>
      <w:r w:rsidRPr="003D5F08">
        <w:rPr>
          <w:rFonts w:hint="eastAsia"/>
          <w:spacing w:val="0"/>
          <w:sz w:val="36"/>
          <w:szCs w:val="36"/>
          <w:fitText w:val="1800" w:id="1154226688"/>
        </w:rPr>
        <w:t>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w:t>
      </w:r>
      <w:r w:rsidR="00FF3C84">
        <w:rPr>
          <w:rFonts w:ascii="黑体" w:eastAsia="黑体" w:hint="eastAsia"/>
          <w:b/>
          <w:bCs/>
          <w:sz w:val="36"/>
          <w:u w:val="single"/>
        </w:rPr>
        <w:t xml:space="preserve">  </w:t>
      </w:r>
      <w:r>
        <w:rPr>
          <w:rFonts w:ascii="黑体" w:eastAsia="黑体" w:hint="eastAsia"/>
          <w:b/>
          <w:bCs/>
          <w:sz w:val="36"/>
          <w:u w:val="single"/>
        </w:rPr>
        <w:t xml:space="preserve">张柏礼 </w:t>
      </w:r>
      <w:r w:rsidR="00FF3C84">
        <w:rPr>
          <w:rFonts w:ascii="黑体" w:eastAsia="黑体" w:hint="eastAsia"/>
          <w:b/>
          <w:bCs/>
          <w:sz w:val="36"/>
          <w:u w:val="single"/>
        </w:rPr>
        <w:t xml:space="preserve">    </w:t>
      </w:r>
    </w:p>
    <w:p w:rsidR="003D5F08" w:rsidRPr="001523BC" w:rsidRDefault="003D5F08" w:rsidP="003D5F08"/>
    <w:tbl>
      <w:tblPr>
        <w:tblW w:w="8413" w:type="dxa"/>
        <w:jc w:val="center"/>
        <w:tblLook w:val="0000" w:firstRow="0" w:lastRow="0" w:firstColumn="0" w:lastColumn="0" w:noHBand="0" w:noVBand="0"/>
      </w:tblPr>
      <w:tblGrid>
        <w:gridCol w:w="4055"/>
        <w:gridCol w:w="4358"/>
      </w:tblGrid>
      <w:tr w:rsidR="003D5F08">
        <w:trPr>
          <w:jc w:val="center"/>
        </w:trPr>
        <w:tc>
          <w:tcPr>
            <w:tcW w:w="4055" w:type="dxa"/>
            <w:vAlign w:val="center"/>
          </w:tcPr>
          <w:p w:rsidR="003D5F08" w:rsidRPr="003E5965" w:rsidRDefault="003D5F08" w:rsidP="006166D6">
            <w:r w:rsidRPr="003E5965">
              <w:rPr>
                <w:rFonts w:hint="eastAsia"/>
              </w:rPr>
              <w:t>申请学位类别</w:t>
            </w:r>
            <w:r w:rsidRPr="003E5965">
              <w:rPr>
                <w:rFonts w:ascii="黑体" w:hint="eastAsia"/>
                <w:u w:val="single"/>
              </w:rPr>
              <w:t xml:space="preserve"> </w:t>
            </w:r>
            <w:r w:rsidRPr="003E5965">
              <w:rPr>
                <w:rFonts w:ascii="黑体" w:eastAsia="黑体" w:hint="eastAsia"/>
                <w:u w:val="single"/>
              </w:rPr>
              <w:t xml:space="preserve">   </w:t>
            </w:r>
            <w:r w:rsidRPr="0033205C">
              <w:rPr>
                <w:rFonts w:ascii="黑体" w:eastAsia="黑体" w:hint="eastAsia"/>
                <w:b/>
                <w:u w:val="single"/>
              </w:rPr>
              <w:t>工</w:t>
            </w:r>
            <w:r>
              <w:rPr>
                <w:rFonts w:ascii="黑体" w:eastAsia="黑体" w:hint="eastAsia"/>
                <w:b/>
                <w:u w:val="single"/>
              </w:rPr>
              <w:t xml:space="preserve"> </w:t>
            </w:r>
            <w:r w:rsidRPr="0033205C">
              <w:rPr>
                <w:rFonts w:ascii="黑体" w:eastAsia="黑体" w:hint="eastAsia"/>
                <w:b/>
                <w:u w:val="single"/>
              </w:rPr>
              <w:t>学</w:t>
            </w:r>
            <w:r>
              <w:rPr>
                <w:rFonts w:ascii="黑体" w:eastAsia="黑体" w:hint="eastAsia"/>
                <w:b/>
                <w:u w:val="single"/>
              </w:rPr>
              <w:t xml:space="preserve"> </w:t>
            </w:r>
            <w:r w:rsidRPr="0033205C">
              <w:rPr>
                <w:rFonts w:ascii="黑体" w:eastAsia="黑体" w:hint="eastAsia"/>
                <w:b/>
                <w:u w:val="single"/>
              </w:rPr>
              <w:t>硕</w:t>
            </w:r>
            <w:r>
              <w:rPr>
                <w:rFonts w:ascii="黑体" w:eastAsia="黑体" w:hint="eastAsia"/>
                <w:b/>
                <w:u w:val="single"/>
              </w:rPr>
              <w:t xml:space="preserve"> </w:t>
            </w:r>
            <w:r w:rsidRPr="0033205C">
              <w:rPr>
                <w:rFonts w:ascii="黑体" w:eastAsia="黑体" w:hint="eastAsia"/>
                <w:b/>
                <w:u w:val="single"/>
              </w:rPr>
              <w:t>士</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sidRPr="003E5965">
              <w:rPr>
                <w:rFonts w:ascii="宋体" w:hint="eastAsia"/>
                <w:b/>
                <w:bCs/>
                <w:u w:val="single"/>
              </w:rPr>
              <w:t xml:space="preserve">   </w:t>
            </w:r>
            <w:r w:rsidRPr="003E5965">
              <w:rPr>
                <w:rFonts w:ascii="宋体"/>
                <w:b/>
                <w:bCs/>
                <w:u w:val="single"/>
              </w:rPr>
              <w:t xml:space="preserve">  </w:t>
            </w:r>
            <w:r w:rsidRPr="003E5965">
              <w:rPr>
                <w:rFonts w:ascii="宋体" w:hint="eastAsia"/>
                <w:u w:val="single"/>
              </w:rPr>
              <w:t xml:space="preserve"> </w:t>
            </w:r>
          </w:p>
        </w:tc>
        <w:tc>
          <w:tcPr>
            <w:tcW w:w="4358" w:type="dxa"/>
            <w:vAlign w:val="center"/>
          </w:tcPr>
          <w:p w:rsidR="003D5F08" w:rsidRPr="003E5965" w:rsidRDefault="003D5F08" w:rsidP="003D5F08">
            <w:pPr>
              <w:tabs>
                <w:tab w:val="left" w:pos="8820"/>
              </w:tabs>
              <w:spacing w:beforeLines="50" w:before="163" w:afterLines="50" w:after="163"/>
              <w:ind w:left="378" w:hanging="378"/>
            </w:pPr>
            <w:r w:rsidRPr="003E5965">
              <w:rPr>
                <w:rFonts w:hint="eastAsia"/>
              </w:rPr>
              <w:t>学位授予单位</w:t>
            </w:r>
            <w:r w:rsidRPr="003E5965">
              <w:rPr>
                <w:rFonts w:hint="eastAsia"/>
                <w:u w:val="single"/>
              </w:rPr>
              <w:t xml:space="preserve"> </w:t>
            </w:r>
            <w:r w:rsidRPr="003E5965">
              <w:rPr>
                <w:rFonts w:ascii="黑体" w:eastAsia="黑体" w:hAnsi="宋体" w:hint="eastAsia"/>
                <w:b/>
                <w:spacing w:val="-7"/>
                <w:u w:val="single"/>
              </w:rPr>
              <w:t xml:space="preserve">   </w:t>
            </w:r>
            <w:r>
              <w:rPr>
                <w:rFonts w:ascii="黑体" w:eastAsia="黑体" w:hAnsi="宋体" w:hint="eastAsia"/>
                <w:b/>
                <w:spacing w:val="-7"/>
                <w:u w:val="single"/>
              </w:rPr>
              <w:t xml:space="preserve">  </w:t>
            </w:r>
            <w:r w:rsidRPr="003E5965">
              <w:rPr>
                <w:rFonts w:ascii="黑体" w:eastAsia="黑体" w:hAnsi="宋体" w:hint="eastAsia"/>
                <w:b/>
                <w:spacing w:val="-7"/>
                <w:u w:val="single"/>
              </w:rPr>
              <w:t xml:space="preserve">东 南 大 学                   </w:t>
            </w:r>
          </w:p>
        </w:tc>
      </w:tr>
      <w:tr w:rsidR="003D5F08">
        <w:trPr>
          <w:jc w:val="center"/>
        </w:trPr>
        <w:tc>
          <w:tcPr>
            <w:tcW w:w="4055" w:type="dxa"/>
            <w:vAlign w:val="center"/>
          </w:tcPr>
          <w:p w:rsidR="003D5F08" w:rsidRPr="003E5965" w:rsidRDefault="003D5F08" w:rsidP="006166D6">
            <w:r w:rsidRPr="003E5965">
              <w:rPr>
                <w:rFonts w:hint="eastAsia"/>
              </w:rPr>
              <w:t>一级学科名称</w:t>
            </w:r>
            <w:r w:rsidRPr="003E5965">
              <w:rPr>
                <w:rFonts w:ascii="黑体" w:eastAsia="黑体" w:hint="eastAsia"/>
                <w:u w:val="single"/>
              </w:rPr>
              <w:t xml:space="preserve">  </w:t>
            </w:r>
            <w:r w:rsidRPr="0033205C">
              <w:rPr>
                <w:rFonts w:ascii="黑体" w:eastAsia="黑体" w:hint="eastAsia"/>
                <w:b/>
                <w:u w:val="single"/>
              </w:rPr>
              <w:t>计算机科学与技术</w:t>
            </w:r>
            <w:r w:rsidRPr="003E5965">
              <w:rPr>
                <w:rFonts w:ascii="黑体" w:eastAsia="黑体" w:hint="eastAsia"/>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宋体" w:hint="eastAsia"/>
                <w:b/>
                <w:bCs/>
                <w:u w:val="single"/>
              </w:rPr>
              <w:t xml:space="preserve"> </w:t>
            </w:r>
          </w:p>
        </w:tc>
        <w:tc>
          <w:tcPr>
            <w:tcW w:w="4358" w:type="dxa"/>
            <w:vAlign w:val="center"/>
          </w:tcPr>
          <w:p w:rsidR="003D5F08" w:rsidRPr="003E5965" w:rsidRDefault="003D5F08" w:rsidP="003D5F08">
            <w:pPr>
              <w:tabs>
                <w:tab w:val="left" w:pos="4500"/>
                <w:tab w:val="left" w:pos="8640"/>
              </w:tabs>
              <w:spacing w:beforeLines="50" w:before="163" w:afterLines="50" w:after="163"/>
              <w:ind w:left="433" w:hangingChars="185" w:hanging="433"/>
            </w:pPr>
            <w:r w:rsidRPr="003E5965">
              <w:rPr>
                <w:rFonts w:hint="eastAsia"/>
              </w:rPr>
              <w:t>论文答辩日期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20</w:t>
            </w:r>
            <w:r>
              <w:rPr>
                <w:rFonts w:ascii="黑体" w:eastAsia="黑体" w:hint="eastAsia"/>
                <w:b/>
                <w:bCs/>
                <w:u w:val="single"/>
              </w:rPr>
              <w:t xml:space="preserve">  </w:t>
            </w:r>
            <w:r w:rsidRPr="003E5965">
              <w:rPr>
                <w:rFonts w:ascii="黑体" w:eastAsia="黑体" w:hint="eastAsia"/>
                <w:b/>
                <w:bCs/>
                <w:u w:val="single"/>
              </w:rPr>
              <w:t>年</w:t>
            </w:r>
            <w:r>
              <w:rPr>
                <w:rFonts w:ascii="黑体" w:eastAsia="黑体" w:hint="eastAsia"/>
                <w:b/>
                <w:bCs/>
                <w:u w:val="single"/>
              </w:rPr>
              <w:t xml:space="preserve">   </w:t>
            </w:r>
            <w:r w:rsidRPr="003E5965">
              <w:rPr>
                <w:rFonts w:ascii="黑体" w:eastAsia="黑体" w:hint="eastAsia"/>
                <w:b/>
                <w:bCs/>
                <w:u w:val="single"/>
              </w:rPr>
              <w:t>月</w:t>
            </w:r>
            <w:r>
              <w:rPr>
                <w:rFonts w:ascii="黑体" w:eastAsia="黑体" w:hint="eastAsia"/>
                <w:b/>
                <w:bCs/>
                <w:u w:val="single"/>
              </w:rPr>
              <w:t xml:space="preserve">   </w:t>
            </w:r>
            <w:r w:rsidRPr="003E5965">
              <w:rPr>
                <w:rFonts w:ascii="黑体" w:eastAsia="黑体" w:hint="eastAsia"/>
                <w:b/>
                <w:bCs/>
                <w:u w:val="single"/>
              </w:rPr>
              <w:t xml:space="preserve">日    </w:t>
            </w:r>
            <w:r w:rsidRPr="003E5965">
              <w:rPr>
                <w:rFonts w:ascii="宋体" w:hint="eastAsia"/>
                <w:b/>
                <w:bCs/>
                <w:u w:val="single"/>
              </w:rPr>
              <w:t xml:space="preserve">  </w:t>
            </w:r>
            <w:r w:rsidRPr="003E5965">
              <w:rPr>
                <w:rFonts w:ascii="黑体" w:eastAsia="黑体" w:hint="eastAsia"/>
                <w:b/>
                <w:bCs/>
                <w:u w:val="single"/>
              </w:rPr>
              <w:t xml:space="preserve"> </w:t>
            </w:r>
          </w:p>
        </w:tc>
      </w:tr>
      <w:tr w:rsidR="003D5F08">
        <w:trPr>
          <w:jc w:val="center"/>
        </w:trPr>
        <w:tc>
          <w:tcPr>
            <w:tcW w:w="4055" w:type="dxa"/>
            <w:vAlign w:val="center"/>
          </w:tcPr>
          <w:p w:rsidR="003D5F08" w:rsidRPr="003E5965" w:rsidRDefault="003D5F08" w:rsidP="006166D6">
            <w:r w:rsidRPr="003E5965">
              <w:rPr>
                <w:rFonts w:hint="eastAsia"/>
              </w:rPr>
              <w:t>二级学科名称</w:t>
            </w:r>
            <w:r w:rsidRPr="003E5965">
              <w:rPr>
                <w:rFonts w:ascii="黑体" w:hint="eastAsia"/>
                <w:b/>
                <w:bCs/>
                <w:u w:val="single"/>
              </w:rPr>
              <w:t xml:space="preserve">  </w:t>
            </w:r>
            <w:r>
              <w:rPr>
                <w:rFonts w:ascii="黑体" w:hint="eastAsia"/>
                <w:b/>
                <w:bCs/>
                <w:u w:val="single"/>
              </w:rPr>
              <w:t xml:space="preserve"> </w:t>
            </w:r>
            <w:r w:rsidRPr="0033205C">
              <w:rPr>
                <w:rFonts w:ascii="黑体" w:eastAsia="黑体" w:hAnsi="黑体" w:hint="eastAsia"/>
                <w:b/>
                <w:bCs/>
                <w:u w:val="single"/>
              </w:rPr>
              <w:t>计算机应用技术</w:t>
            </w:r>
            <w:r w:rsidRPr="003E5965">
              <w:rPr>
                <w:rFonts w:ascii="黑体" w:hint="eastAsia"/>
                <w:b/>
                <w:bCs/>
                <w:u w:val="single"/>
              </w:rPr>
              <w:t xml:space="preserve">             </w:t>
            </w:r>
            <w:r>
              <w:rPr>
                <w:rFonts w:ascii="黑体" w:hint="eastAsia"/>
                <w:b/>
                <w:bCs/>
                <w:u w:val="single"/>
              </w:rPr>
              <w:t xml:space="preserve"> </w:t>
            </w:r>
            <w:r w:rsidRPr="003E5965">
              <w:rPr>
                <w:rFonts w:ascii="黑体" w:hint="eastAsia"/>
                <w:b/>
                <w:bCs/>
                <w:u w:val="single"/>
              </w:rPr>
              <w:t xml:space="preserve"> </w:t>
            </w:r>
            <w:r w:rsidRPr="003E5965">
              <w:rPr>
                <w:rFonts w:ascii="宋体" w:hint="eastAsia"/>
                <w:b/>
                <w:bCs/>
                <w:u w:val="single"/>
              </w:rPr>
              <w:t xml:space="preserve">    </w:t>
            </w:r>
            <w:r w:rsidRPr="003E5965">
              <w:rPr>
                <w:rFonts w:hint="eastAsia"/>
                <w:u w:val="single"/>
              </w:rPr>
              <w:t xml:space="preserve"> </w:t>
            </w:r>
          </w:p>
        </w:tc>
        <w:tc>
          <w:tcPr>
            <w:tcW w:w="4358" w:type="dxa"/>
            <w:vAlign w:val="center"/>
          </w:tcPr>
          <w:p w:rsidR="003D5F08" w:rsidRPr="003E5965" w:rsidRDefault="003D5F08" w:rsidP="003D5F08">
            <w:pPr>
              <w:tabs>
                <w:tab w:val="left" w:pos="4500"/>
                <w:tab w:val="left" w:pos="8820"/>
              </w:tabs>
              <w:spacing w:beforeLines="50" w:before="163" w:afterLines="50" w:after="163"/>
              <w:ind w:left="378" w:hanging="378"/>
            </w:pPr>
            <w:r w:rsidRPr="003E5965">
              <w:rPr>
                <w:rFonts w:hint="eastAsia"/>
              </w:rPr>
              <w:t>学位授予日期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 xml:space="preserve">20  年   月   日  </w:t>
            </w:r>
            <w:r w:rsidRPr="003E5965">
              <w:rPr>
                <w:rFonts w:ascii="黑体" w:hint="eastAsia"/>
                <w:b/>
                <w:bCs/>
                <w:u w:val="single"/>
              </w:rPr>
              <w:t xml:space="preserve">  </w:t>
            </w:r>
            <w:r w:rsidRPr="003E5965">
              <w:rPr>
                <w:rFonts w:ascii="黑体" w:eastAsia="黑体" w:hint="eastAsia"/>
                <w:b/>
                <w:bCs/>
                <w:u w:val="single"/>
              </w:rPr>
              <w:t xml:space="preserve">          </w:t>
            </w:r>
          </w:p>
        </w:tc>
      </w:tr>
      <w:tr w:rsidR="003D5F08">
        <w:trPr>
          <w:jc w:val="center"/>
        </w:trPr>
        <w:tc>
          <w:tcPr>
            <w:tcW w:w="4055" w:type="dxa"/>
            <w:vAlign w:val="center"/>
          </w:tcPr>
          <w:p w:rsidR="003D5F08" w:rsidRPr="003E5965" w:rsidRDefault="003D5F08" w:rsidP="006166D6">
            <w:r w:rsidRPr="003E5965">
              <w:rPr>
                <w:rFonts w:hint="eastAsia"/>
              </w:rPr>
              <w:t>答辩委员会主席</w:t>
            </w:r>
            <w:r w:rsidRPr="003E5965">
              <w:rPr>
                <w:rFonts w:ascii="黑体" w:eastAsia="黑体" w:hint="eastAsia"/>
                <w:b/>
                <w:bCs/>
                <w:u w:val="single"/>
              </w:rPr>
              <w:t xml:space="preserve"> </w:t>
            </w:r>
            <w:r>
              <w:rPr>
                <w:rFonts w:ascii="黑体" w:eastAsia="黑体" w:hint="eastAsia"/>
                <w:b/>
                <w:bCs/>
                <w:u w:val="single"/>
              </w:rPr>
              <w:t xml:space="preserve">  XXXX  教授</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p>
        </w:tc>
        <w:tc>
          <w:tcPr>
            <w:tcW w:w="4358" w:type="dxa"/>
            <w:vAlign w:val="center"/>
          </w:tcPr>
          <w:p w:rsidR="003D5F08" w:rsidRPr="003E5965" w:rsidRDefault="003D5F08" w:rsidP="003D5F08">
            <w:pPr>
              <w:tabs>
                <w:tab w:val="left" w:pos="1674"/>
                <w:tab w:val="left" w:pos="4140"/>
                <w:tab w:val="left" w:pos="4320"/>
                <w:tab w:val="left" w:pos="8640"/>
                <w:tab w:val="left" w:pos="8820"/>
              </w:tabs>
              <w:spacing w:beforeLines="50" w:before="163" w:afterLines="50" w:after="163"/>
              <w:ind w:left="378" w:hanging="378"/>
            </w:pPr>
            <w:r w:rsidRPr="003E5965">
              <w:rPr>
                <w:rFonts w:hint="eastAsia"/>
              </w:rPr>
              <w:t>评</w:t>
            </w:r>
            <w:r w:rsidRPr="003E5965">
              <w:rPr>
                <w:rFonts w:hint="eastAsia"/>
              </w:rPr>
              <w:t xml:space="preserve">   </w:t>
            </w:r>
            <w:r w:rsidRPr="003E5965">
              <w:rPr>
                <w:rFonts w:hint="eastAsia"/>
              </w:rPr>
              <w:t>阅</w:t>
            </w:r>
            <w:r w:rsidRPr="003E5965">
              <w:rPr>
                <w:rFonts w:hint="eastAsia"/>
              </w:rPr>
              <w:t xml:space="preserve">   </w:t>
            </w:r>
            <w:r w:rsidRPr="003E5965">
              <w:rPr>
                <w:rFonts w:hint="eastAsia"/>
              </w:rPr>
              <w:t>人</w:t>
            </w:r>
            <w:r w:rsidRPr="003E5965">
              <w:rPr>
                <w:rFonts w:ascii="黑体" w:eastAsia="黑体" w:hint="eastAsia"/>
                <w:b/>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Pr>
                <w:rFonts w:ascii="黑体" w:eastAsia="黑体" w:hint="eastAsia"/>
                <w:b/>
                <w:bCs/>
                <w:u w:val="single"/>
              </w:rPr>
              <w:t xml:space="preserve">  XXXX  教授</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r w:rsidRPr="003E5965">
              <w:rPr>
                <w:rFonts w:ascii="黑体" w:hint="eastAsia"/>
                <w:u w:val="single"/>
              </w:rPr>
              <w:t xml:space="preserve"> </w:t>
            </w:r>
          </w:p>
        </w:tc>
      </w:tr>
      <w:tr w:rsidR="003D5F08" w:rsidRPr="00FC76FE">
        <w:trPr>
          <w:jc w:val="center"/>
        </w:trPr>
        <w:tc>
          <w:tcPr>
            <w:tcW w:w="4055" w:type="dxa"/>
          </w:tcPr>
          <w:p w:rsidR="003D5F08" w:rsidRDefault="003D5F08" w:rsidP="006166D6"/>
        </w:tc>
        <w:tc>
          <w:tcPr>
            <w:tcW w:w="4358" w:type="dxa"/>
          </w:tcPr>
          <w:p w:rsidR="003D5F08" w:rsidRPr="003E5965" w:rsidRDefault="003D5F08" w:rsidP="003D5F08">
            <w:pPr>
              <w:spacing w:beforeLines="50" w:before="163" w:afterLines="50" w:after="163"/>
            </w:pPr>
          </w:p>
        </w:tc>
      </w:tr>
    </w:tbl>
    <w:p w:rsidR="003D5F08" w:rsidRDefault="003D5F08" w:rsidP="003D5F08">
      <w:pPr>
        <w:jc w:val="center"/>
      </w:pPr>
      <w:r>
        <w:rPr>
          <w:sz w:val="28"/>
        </w:rPr>
        <w:t>2</w:t>
      </w:r>
      <w:r>
        <w:rPr>
          <w:rFonts w:hint="eastAsia"/>
          <w:sz w:val="28"/>
        </w:rPr>
        <w:t>016</w:t>
      </w:r>
      <w:r w:rsidRPr="00FC76FE">
        <w:rPr>
          <w:sz w:val="28"/>
        </w:rPr>
        <w:t>年</w:t>
      </w:r>
      <w:r>
        <w:rPr>
          <w:rFonts w:hint="eastAsia"/>
          <w:sz w:val="28"/>
        </w:rPr>
        <w:t xml:space="preserve">   </w:t>
      </w:r>
      <w:r w:rsidRPr="00FC76FE">
        <w:rPr>
          <w:sz w:val="28"/>
        </w:rPr>
        <w:t>月</w:t>
      </w:r>
      <w:r>
        <w:rPr>
          <w:rFonts w:hint="eastAsia"/>
          <w:sz w:val="28"/>
        </w:rPr>
        <w:t xml:space="preserve">   </w:t>
      </w:r>
      <w:r>
        <w:rPr>
          <w:rFonts w:hint="eastAsia"/>
          <w:sz w:val="28"/>
        </w:rPr>
        <w:t>日</w:t>
      </w:r>
    </w:p>
    <w:p w:rsidR="00C94B7B" w:rsidRDefault="00C94B7B" w:rsidP="00DC4C31">
      <w:pPr>
        <w:ind w:firstLine="948"/>
        <w:jc w:val="center"/>
        <w:rPr>
          <w:rFonts w:eastAsia="黑体"/>
          <w:caps/>
          <w:color w:val="000000"/>
          <w:sz w:val="48"/>
        </w:rPr>
      </w:pPr>
    </w:p>
    <w:p w:rsidR="00C94B7B" w:rsidRDefault="00C94B7B" w:rsidP="00DC4C31">
      <w:pPr>
        <w:ind w:firstLine="952"/>
        <w:jc w:val="center"/>
        <w:rPr>
          <w:rFonts w:eastAsia="黑体"/>
          <w:b/>
          <w:caps/>
          <w:color w:val="000000"/>
          <w:sz w:val="48"/>
        </w:rPr>
      </w:pPr>
    </w:p>
    <w:p w:rsidR="00C94B7B" w:rsidRPr="00212E5F" w:rsidRDefault="00C94B7B" w:rsidP="00DC4C31">
      <w:pPr>
        <w:ind w:firstLine="952"/>
        <w:jc w:val="center"/>
        <w:rPr>
          <w:rFonts w:eastAsia="黑体"/>
          <w:b/>
          <w:caps/>
          <w:color w:val="000000"/>
          <w:sz w:val="48"/>
        </w:rPr>
      </w:pPr>
      <w:r w:rsidRPr="00212E5F">
        <w:rPr>
          <w:rFonts w:eastAsia="黑体" w:hint="eastAsia"/>
          <w:b/>
          <w:caps/>
          <w:color w:val="000000"/>
          <w:sz w:val="48"/>
        </w:rPr>
        <w:t>partial order based subgraph cont</w:t>
      </w:r>
      <w:r>
        <w:rPr>
          <w:rFonts w:eastAsia="黑体" w:hint="eastAsia"/>
          <w:b/>
          <w:caps/>
          <w:color w:val="000000"/>
          <w:sz w:val="48"/>
        </w:rPr>
        <w:t>ai</w:t>
      </w:r>
      <w:r w:rsidRPr="00212E5F">
        <w:rPr>
          <w:rFonts w:eastAsia="黑体" w:hint="eastAsia"/>
          <w:b/>
          <w:caps/>
          <w:color w:val="000000"/>
          <w:sz w:val="48"/>
        </w:rPr>
        <w:t>nment query</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r>
        <w:rPr>
          <w:rFonts w:eastAsia="黑体"/>
          <w:color w:val="000000"/>
          <w:sz w:val="30"/>
        </w:rPr>
        <w:t xml:space="preserve">A Dissertation Submitted to </w:t>
      </w:r>
    </w:p>
    <w:p w:rsidR="00C94B7B" w:rsidRDefault="00C94B7B" w:rsidP="00DC4C31">
      <w:pPr>
        <w:ind w:firstLine="588"/>
        <w:jc w:val="center"/>
        <w:rPr>
          <w:rFonts w:eastAsia="黑体"/>
          <w:color w:val="000000"/>
          <w:sz w:val="30"/>
        </w:rPr>
      </w:pPr>
      <w:smartTag w:uri="urn:schemas-microsoft-com:office:smarttags" w:element="place">
        <w:smartTag w:uri="urn:schemas-microsoft-com:office:smarttags" w:element="PlaceName">
          <w:r>
            <w:rPr>
              <w:rFonts w:eastAsia="黑体" w:hint="eastAsia"/>
              <w:color w:val="000000"/>
              <w:sz w:val="30"/>
            </w:rPr>
            <w:t>S</w:t>
          </w:r>
          <w:r>
            <w:rPr>
              <w:rFonts w:eastAsia="黑体"/>
              <w:color w:val="000000"/>
              <w:sz w:val="30"/>
            </w:rPr>
            <w:t>outheast</w:t>
          </w:r>
        </w:smartTag>
        <w:r>
          <w:rPr>
            <w:rFonts w:eastAsia="黑体"/>
            <w:color w:val="000000"/>
            <w:sz w:val="30"/>
          </w:rPr>
          <w:t xml:space="preserve"> </w:t>
        </w:r>
        <w:smartTag w:uri="urn:schemas-microsoft-com:office:smarttags" w:element="PlaceType">
          <w:r>
            <w:rPr>
              <w:rFonts w:eastAsia="黑体"/>
              <w:color w:val="000000"/>
              <w:sz w:val="30"/>
            </w:rPr>
            <w:t>University</w:t>
          </w:r>
        </w:smartTag>
      </w:smartTag>
    </w:p>
    <w:p w:rsidR="00C94B7B" w:rsidRDefault="00C94B7B" w:rsidP="00DC4C31">
      <w:pPr>
        <w:ind w:firstLine="588"/>
        <w:jc w:val="center"/>
        <w:rPr>
          <w:rFonts w:eastAsia="黑体"/>
          <w:color w:val="000000"/>
          <w:sz w:val="30"/>
        </w:rPr>
      </w:pPr>
      <w:r>
        <w:rPr>
          <w:rFonts w:eastAsia="黑体"/>
          <w:color w:val="000000"/>
          <w:sz w:val="30"/>
        </w:rPr>
        <w:t>For the Academic Degree of</w:t>
      </w:r>
      <w:r>
        <w:rPr>
          <w:rFonts w:eastAsia="黑体" w:hint="eastAsia"/>
          <w:color w:val="000000"/>
          <w:sz w:val="30"/>
        </w:rPr>
        <w:t xml:space="preserve"> Master </w:t>
      </w:r>
      <w:r>
        <w:rPr>
          <w:rFonts w:eastAsia="黑体"/>
          <w:color w:val="000000"/>
          <w:sz w:val="30"/>
        </w:rPr>
        <w:t>of Engineering</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p>
    <w:p w:rsidR="00C94B7B" w:rsidRDefault="00C94B7B" w:rsidP="00DC4C31">
      <w:pPr>
        <w:ind w:firstLine="628"/>
        <w:jc w:val="center"/>
        <w:rPr>
          <w:rFonts w:eastAsia="黑体"/>
          <w:color w:val="000000"/>
          <w:sz w:val="32"/>
        </w:rPr>
      </w:pPr>
      <w:r>
        <w:rPr>
          <w:rFonts w:eastAsia="黑体"/>
          <w:color w:val="000000"/>
          <w:sz w:val="32"/>
        </w:rPr>
        <w:t>BY</w:t>
      </w:r>
    </w:p>
    <w:p w:rsidR="00C94B7B" w:rsidRDefault="009E48B1" w:rsidP="00DC4C31">
      <w:pPr>
        <w:ind w:firstLine="628"/>
        <w:jc w:val="center"/>
        <w:rPr>
          <w:rFonts w:eastAsia="黑体"/>
          <w:color w:val="000000"/>
          <w:sz w:val="32"/>
        </w:rPr>
      </w:pPr>
      <w:r>
        <w:rPr>
          <w:rFonts w:eastAsia="黑体" w:hint="eastAsia"/>
          <w:color w:val="000000"/>
          <w:sz w:val="32"/>
        </w:rPr>
        <w:t>Li Fu-</w:t>
      </w:r>
      <w:r w:rsidR="007E6F8E">
        <w:rPr>
          <w:rFonts w:eastAsia="黑体" w:hint="eastAsia"/>
          <w:color w:val="000000"/>
          <w:sz w:val="32"/>
        </w:rPr>
        <w:t>h</w:t>
      </w:r>
      <w:r>
        <w:rPr>
          <w:rFonts w:eastAsia="黑体" w:hint="eastAsia"/>
          <w:color w:val="000000"/>
          <w:sz w:val="32"/>
        </w:rPr>
        <w:t>ao</w:t>
      </w:r>
    </w:p>
    <w:p w:rsidR="00C94B7B" w:rsidRDefault="00C94B7B" w:rsidP="00DC4C31">
      <w:pPr>
        <w:ind w:firstLine="628"/>
        <w:jc w:val="center"/>
        <w:rPr>
          <w:rFonts w:eastAsia="黑体"/>
          <w:color w:val="000000"/>
          <w:sz w:val="32"/>
        </w:rPr>
      </w:pPr>
    </w:p>
    <w:p w:rsidR="00C94B7B" w:rsidRDefault="00C94B7B" w:rsidP="00DC4C31">
      <w:pPr>
        <w:ind w:firstLine="628"/>
        <w:jc w:val="center"/>
        <w:rPr>
          <w:rFonts w:eastAsia="黑体"/>
          <w:color w:val="000000"/>
          <w:sz w:val="32"/>
        </w:rPr>
      </w:pPr>
      <w:r>
        <w:rPr>
          <w:rFonts w:eastAsia="黑体"/>
          <w:color w:val="000000"/>
          <w:sz w:val="32"/>
        </w:rPr>
        <w:t>Supervised by</w:t>
      </w:r>
    </w:p>
    <w:p w:rsidR="00C94B7B" w:rsidRDefault="00C94B7B" w:rsidP="00DC4C31">
      <w:pPr>
        <w:ind w:firstLine="628"/>
        <w:jc w:val="center"/>
        <w:rPr>
          <w:sz w:val="32"/>
          <w:szCs w:val="32"/>
        </w:rPr>
      </w:pPr>
      <w:r>
        <w:rPr>
          <w:rFonts w:hint="eastAsia"/>
          <w:sz w:val="32"/>
          <w:szCs w:val="32"/>
        </w:rPr>
        <w:t xml:space="preserve">Associate </w:t>
      </w:r>
      <w:r>
        <w:rPr>
          <w:sz w:val="32"/>
          <w:szCs w:val="32"/>
        </w:rPr>
        <w:t xml:space="preserve">Professor </w:t>
      </w:r>
      <w:r w:rsidR="00D0153A">
        <w:rPr>
          <w:rFonts w:hint="eastAsia"/>
          <w:sz w:val="32"/>
          <w:szCs w:val="32"/>
        </w:rPr>
        <w:t>Zhang Bai-li</w:t>
      </w:r>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2"/>
        </w:rPr>
      </w:pPr>
      <w:smartTag w:uri="urn:schemas-microsoft-com:office:smarttags" w:element="place">
        <w:smartTag w:uri="urn:schemas-microsoft-com:office:smarttags" w:element="PlaceType">
          <w:r>
            <w:rPr>
              <w:rFonts w:eastAsia="黑体" w:hint="eastAsia"/>
              <w:color w:val="000000"/>
              <w:sz w:val="30"/>
            </w:rPr>
            <w:t>School</w:t>
          </w:r>
        </w:smartTag>
        <w:r>
          <w:rPr>
            <w:rFonts w:eastAsia="黑体" w:hint="eastAsia"/>
            <w:color w:val="000000"/>
            <w:sz w:val="30"/>
          </w:rPr>
          <w:t xml:space="preserve"> of </w:t>
        </w:r>
        <w:smartTag w:uri="urn:schemas-microsoft-com:office:smarttags" w:element="PlaceName">
          <w:r>
            <w:rPr>
              <w:rFonts w:eastAsia="黑体" w:hint="eastAsia"/>
              <w:color w:val="000000"/>
              <w:sz w:val="30"/>
            </w:rPr>
            <w:t>Computer</w:t>
          </w:r>
        </w:smartTag>
      </w:smartTag>
      <w:r>
        <w:rPr>
          <w:rFonts w:eastAsia="黑体" w:hint="eastAsia"/>
          <w:color w:val="000000"/>
          <w:sz w:val="30"/>
        </w:rPr>
        <w:t xml:space="preserve"> Science and Engineering</w:t>
      </w:r>
    </w:p>
    <w:p w:rsidR="00C94B7B" w:rsidRDefault="00C94B7B" w:rsidP="00DC4C31">
      <w:pPr>
        <w:ind w:firstLine="628"/>
        <w:jc w:val="center"/>
        <w:rPr>
          <w:rFonts w:eastAsia="黑体"/>
          <w:color w:val="000000"/>
          <w:sz w:val="32"/>
        </w:rPr>
      </w:pPr>
      <w:smartTag w:uri="urn:schemas-microsoft-com:office:smarttags" w:element="place">
        <w:smartTag w:uri="urn:schemas-microsoft-com:office:smarttags" w:element="PlaceName">
          <w:r>
            <w:rPr>
              <w:rFonts w:eastAsia="黑体" w:hint="eastAsia"/>
              <w:color w:val="000000"/>
              <w:sz w:val="32"/>
            </w:rPr>
            <w:t>S</w:t>
          </w:r>
          <w:r>
            <w:rPr>
              <w:rFonts w:eastAsia="黑体"/>
              <w:color w:val="000000"/>
              <w:sz w:val="32"/>
            </w:rPr>
            <w:t>outheast</w:t>
          </w:r>
        </w:smartTag>
        <w:r>
          <w:rPr>
            <w:rFonts w:eastAsia="黑体"/>
            <w:color w:val="000000"/>
            <w:sz w:val="32"/>
          </w:rPr>
          <w:t xml:space="preserve"> </w:t>
        </w:r>
        <w:smartTag w:uri="urn:schemas-microsoft-com:office:smarttags" w:element="PlaceType">
          <w:r>
            <w:rPr>
              <w:rFonts w:eastAsia="黑体"/>
              <w:color w:val="000000"/>
              <w:sz w:val="32"/>
            </w:rPr>
            <w:t>University</w:t>
          </w:r>
        </w:smartTag>
      </w:smartTag>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0"/>
          <w:szCs w:val="30"/>
        </w:rPr>
      </w:pPr>
      <w:r>
        <w:rPr>
          <w:rFonts w:eastAsia="黑体" w:hint="eastAsia"/>
          <w:color w:val="000000"/>
          <w:sz w:val="30"/>
          <w:szCs w:val="30"/>
        </w:rPr>
        <w:t>June 201</w:t>
      </w:r>
      <w:r w:rsidR="003248DC">
        <w:rPr>
          <w:rFonts w:eastAsia="黑体" w:hint="eastAsia"/>
          <w:color w:val="000000"/>
          <w:sz w:val="30"/>
          <w:szCs w:val="30"/>
        </w:rPr>
        <w:t>6</w:t>
      </w:r>
    </w:p>
    <w:p w:rsidR="00C94B7B" w:rsidRDefault="00C94B7B" w:rsidP="00DC4C31">
      <w:pPr>
        <w:spacing w:before="600" w:after="120"/>
        <w:ind w:firstLine="470"/>
        <w:rPr>
          <w:b/>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lastRenderedPageBreak/>
        <w:t>东 南 大 学 学 位 论 文 独</w:t>
      </w:r>
      <w:r>
        <w:rPr>
          <w:rFonts w:ascii="黑体" w:eastAsia="黑体"/>
          <w:b/>
          <w:sz w:val="32"/>
          <w:szCs w:val="32"/>
        </w:rPr>
        <w:t xml:space="preserve"> </w:t>
      </w:r>
      <w:r>
        <w:rPr>
          <w:rFonts w:ascii="黑体" w:eastAsia="黑体" w:hint="eastAsia"/>
          <w:b/>
          <w:sz w:val="32"/>
          <w:szCs w:val="32"/>
        </w:rPr>
        <w:t>创</w:t>
      </w:r>
      <w:r>
        <w:rPr>
          <w:rFonts w:ascii="黑体" w:eastAsia="黑体"/>
          <w:b/>
          <w:sz w:val="32"/>
          <w:szCs w:val="32"/>
        </w:rPr>
        <w:t xml:space="preserve"> </w:t>
      </w:r>
      <w:r>
        <w:rPr>
          <w:rFonts w:ascii="黑体" w:eastAsia="黑体" w:hint="eastAsia"/>
          <w:b/>
          <w:sz w:val="32"/>
          <w:szCs w:val="32"/>
        </w:rPr>
        <w:t>性</w:t>
      </w:r>
      <w:r>
        <w:rPr>
          <w:rFonts w:ascii="黑体" w:eastAsia="黑体"/>
          <w:b/>
          <w:sz w:val="32"/>
          <w:szCs w:val="32"/>
        </w:rPr>
        <w:t xml:space="preserve"> </w:t>
      </w:r>
      <w:r>
        <w:rPr>
          <w:rFonts w:ascii="黑体" w:eastAsia="黑体" w:hint="eastAsia"/>
          <w:b/>
          <w:sz w:val="32"/>
          <w:szCs w:val="32"/>
        </w:rPr>
        <w:t>声</w:t>
      </w:r>
      <w:r>
        <w:rPr>
          <w:rFonts w:ascii="黑体" w:eastAsia="黑体"/>
          <w:b/>
          <w:sz w:val="32"/>
          <w:szCs w:val="32"/>
        </w:rPr>
        <w:t xml:space="preserve"> </w:t>
      </w:r>
      <w:r>
        <w:rPr>
          <w:rFonts w:ascii="黑体" w:eastAsia="黑体" w:hint="eastAsia"/>
          <w:b/>
          <w:sz w:val="32"/>
          <w:szCs w:val="32"/>
        </w:rPr>
        <w:t>明</w:t>
      </w:r>
    </w:p>
    <w:p w:rsidR="00C94B7B" w:rsidRDefault="00C94B7B" w:rsidP="00DC4C31">
      <w:pPr>
        <w:spacing w:line="360" w:lineRule="auto"/>
        <w:ind w:firstLine="468"/>
      </w:pPr>
    </w:p>
    <w:p w:rsidR="00C94B7B" w:rsidRDefault="00C94B7B" w:rsidP="00DC4C31">
      <w:pPr>
        <w:spacing w:line="360" w:lineRule="auto"/>
        <w:ind w:firstLine="468"/>
      </w:pPr>
      <w:r>
        <w:rPr>
          <w:rFonts w:hint="eastAsia"/>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r>
        <w:rPr>
          <w:rFonts w:hint="eastAsia"/>
          <w:sz w:val="28"/>
        </w:rPr>
        <w:t>研究生签名：</w:t>
      </w:r>
      <w:r>
        <w:rPr>
          <w:rFonts w:hint="eastAsia"/>
          <w:sz w:val="28"/>
          <w:u w:val="single"/>
        </w:rPr>
        <w:tab/>
      </w:r>
      <w:r>
        <w:rPr>
          <w:rFonts w:hint="eastAsia"/>
          <w:sz w:val="28"/>
          <w:u w:val="single"/>
        </w:rPr>
        <w:tab/>
      </w:r>
      <w:r>
        <w:rPr>
          <w:rFonts w:hint="eastAsia"/>
          <w:sz w:val="28"/>
          <w:u w:val="single"/>
        </w:rPr>
        <w:tab/>
      </w:r>
      <w:r>
        <w:rPr>
          <w:rFonts w:hint="eastAsia"/>
          <w:sz w:val="28"/>
          <w:u w:val="single"/>
        </w:rPr>
        <w:tab/>
      </w:r>
      <w:r>
        <w:rPr>
          <w:rFonts w:hint="eastAsia"/>
          <w:sz w:val="28"/>
        </w:rPr>
        <w:t>日</w:t>
      </w:r>
      <w:r>
        <w:rPr>
          <w:rFonts w:hint="eastAsia"/>
          <w:sz w:val="28"/>
        </w:rPr>
        <w:t xml:space="preserve">  </w:t>
      </w:r>
      <w:r>
        <w:rPr>
          <w:rFonts w:hint="eastAsia"/>
          <w:sz w:val="28"/>
        </w:rPr>
        <w:t>期：</w:t>
      </w:r>
      <w:r>
        <w:rPr>
          <w:rFonts w:hint="eastAsia"/>
          <w:sz w:val="28"/>
          <w:u w:val="single"/>
        </w:rPr>
        <w:tab/>
      </w:r>
      <w:r>
        <w:rPr>
          <w:rFonts w:hint="eastAsia"/>
          <w:sz w:val="28"/>
          <w:u w:val="single"/>
        </w:rPr>
        <w:tab/>
        <w:t xml:space="preserve">          </w:t>
      </w:r>
    </w:p>
    <w:p w:rsidR="00C94B7B" w:rsidRDefault="00C94B7B" w:rsidP="00DC4C31">
      <w:pPr>
        <w:ind w:firstLine="548"/>
        <w:rPr>
          <w:sz w:val="28"/>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t>东 南 大 学 学 位 论 文 使 用 授 权 声 明</w:t>
      </w:r>
    </w:p>
    <w:p w:rsidR="00C94B7B" w:rsidRDefault="00C94B7B" w:rsidP="00DC4C31">
      <w:pPr>
        <w:spacing w:line="360" w:lineRule="auto"/>
        <w:ind w:firstLine="468"/>
      </w:pPr>
      <w:r>
        <w:rPr>
          <w:rFonts w:hint="eastAsia"/>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研究生院办理。</w:t>
      </w:r>
    </w:p>
    <w:p w:rsidR="00C94B7B" w:rsidRDefault="00C94B7B" w:rsidP="00DC4C31">
      <w:pPr>
        <w:spacing w:before="120" w:line="360" w:lineRule="exact"/>
        <w:ind w:firstLine="548"/>
        <w:rPr>
          <w:sz w:val="28"/>
        </w:rPr>
      </w:pPr>
    </w:p>
    <w:p w:rsidR="00C94B7B" w:rsidRDefault="00C94B7B" w:rsidP="00DC4C31">
      <w:pPr>
        <w:spacing w:before="120" w:line="360" w:lineRule="exact"/>
        <w:ind w:firstLine="548"/>
        <w:jc w:val="center"/>
        <w:rPr>
          <w:sz w:val="28"/>
          <w:u w:val="single"/>
        </w:rPr>
      </w:pPr>
      <w:r>
        <w:rPr>
          <w:rFonts w:hint="eastAsia"/>
          <w:sz w:val="28"/>
        </w:rPr>
        <w:t>研究生签名：</w:t>
      </w:r>
      <w:r>
        <w:rPr>
          <w:rFonts w:hint="eastAsia"/>
          <w:sz w:val="28"/>
          <w:u w:val="single"/>
        </w:rPr>
        <w:tab/>
      </w:r>
      <w:r>
        <w:rPr>
          <w:rFonts w:hint="eastAsia"/>
          <w:sz w:val="28"/>
          <w:u w:val="single"/>
        </w:rPr>
        <w:tab/>
        <w:t xml:space="preserve">  </w:t>
      </w:r>
      <w:r>
        <w:rPr>
          <w:rFonts w:hint="eastAsia"/>
          <w:sz w:val="28"/>
        </w:rPr>
        <w:t>导师签名：</w:t>
      </w:r>
      <w:r>
        <w:rPr>
          <w:rFonts w:hint="eastAsia"/>
          <w:sz w:val="28"/>
          <w:u w:val="single"/>
        </w:rPr>
        <w:tab/>
        <w:t xml:space="preserve">   </w:t>
      </w:r>
      <w:r>
        <w:rPr>
          <w:rFonts w:hint="eastAsia"/>
          <w:sz w:val="28"/>
          <w:u w:val="single"/>
        </w:rPr>
        <w:tab/>
        <w:t xml:space="preserve"> </w:t>
      </w:r>
      <w:r>
        <w:rPr>
          <w:rFonts w:hint="eastAsia"/>
          <w:sz w:val="28"/>
        </w:rPr>
        <w:t>日</w:t>
      </w:r>
      <w:r>
        <w:rPr>
          <w:rFonts w:hint="eastAsia"/>
          <w:sz w:val="28"/>
        </w:rPr>
        <w:t xml:space="preserve">  </w:t>
      </w:r>
      <w:r>
        <w:rPr>
          <w:rFonts w:hint="eastAsia"/>
          <w:sz w:val="28"/>
        </w:rPr>
        <w:t>期：</w:t>
      </w:r>
      <w:r>
        <w:rPr>
          <w:rFonts w:hint="eastAsia"/>
          <w:sz w:val="28"/>
          <w:u w:val="single"/>
        </w:rPr>
        <w:tab/>
        <w:t xml:space="preserve">       </w:t>
      </w:r>
    </w:p>
    <w:p w:rsidR="00956612" w:rsidRDefault="00956612" w:rsidP="00DC4C31">
      <w:pPr>
        <w:ind w:firstLine="548"/>
        <w:rPr>
          <w:sz w:val="28"/>
        </w:rPr>
        <w:sectPr w:rsidR="00956612" w:rsidSect="00956612">
          <w:footerReference w:type="even" r:id="rId11"/>
          <w:footerReference w:type="default" r:id="rId12"/>
          <w:footerReference w:type="first" r:id="rId13"/>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F01673" w:rsidRDefault="00BE23D6" w:rsidP="00DC4C31">
      <w:pPr>
        <w:pStyle w:val="aff3"/>
        <w:ind w:firstLine="871"/>
      </w:pPr>
      <w:bookmarkStart w:id="1" w:name="_Toc449617134"/>
      <w:bookmarkEnd w:id="0"/>
      <w:r>
        <w:rPr>
          <w:rFonts w:hint="eastAsia"/>
        </w:rPr>
        <w:lastRenderedPageBreak/>
        <w:t>摘</w:t>
      </w:r>
      <w:r>
        <w:rPr>
          <w:rFonts w:hint="eastAsia"/>
        </w:rPr>
        <w:t xml:space="preserve">  </w:t>
      </w:r>
      <w:r>
        <w:rPr>
          <w:rFonts w:hint="eastAsia"/>
        </w:rPr>
        <w:t>要</w:t>
      </w:r>
      <w:bookmarkEnd w:id="1"/>
    </w:p>
    <w:p w:rsidR="009C58B9" w:rsidRDefault="007B4F87" w:rsidP="009C58B9">
      <w:pPr>
        <w:pStyle w:val="af"/>
        <w:spacing w:line="288" w:lineRule="auto"/>
        <w:ind w:firstLineChars="200" w:firstLine="468"/>
        <w:rPr>
          <w:ins w:id="2" w:author="User" w:date="2016-04-28T17:07:00Z"/>
          <w:rFonts w:ascii="宋体" w:eastAsia="宋体" w:hAnsi="宋体" w:hint="eastAsia"/>
          <w:noProof/>
          <w:color w:val="000000"/>
          <w:szCs w:val="21"/>
        </w:rPr>
      </w:pPr>
      <w:r w:rsidRPr="004678AB">
        <w:rPr>
          <w:rFonts w:ascii="宋体" w:eastAsia="宋体" w:hAnsi="宋体" w:hint="eastAsia"/>
          <w:noProof/>
          <w:color w:val="000000"/>
          <w:szCs w:val="21"/>
        </w:rPr>
        <w:t>关于不确定图的研究</w:t>
      </w:r>
      <w:r w:rsidR="00DC1E04" w:rsidRPr="004678AB">
        <w:rPr>
          <w:rFonts w:ascii="宋体" w:eastAsia="宋体" w:hAnsi="宋体" w:hint="eastAsia"/>
          <w:noProof/>
          <w:color w:val="000000"/>
          <w:szCs w:val="21"/>
        </w:rPr>
        <w:t>是当下的一个热点。</w:t>
      </w:r>
      <w:r w:rsidR="00877E92" w:rsidRPr="009C58B9">
        <w:rPr>
          <w:rFonts w:ascii="宋体" w:eastAsia="宋体" w:hAnsi="宋体"/>
          <w:noProof/>
          <w:color w:val="3366FF"/>
          <w:szCs w:val="21"/>
        </w:rPr>
        <w:t>不确定图中的边可以看做是从源点到汇点的信息传输通道，而关键边对于网络的信息传输可靠性起到支撑的作用</w:t>
      </w:r>
      <w:r w:rsidR="00877E92" w:rsidRPr="004678AB">
        <w:rPr>
          <w:rFonts w:ascii="宋体" w:eastAsia="宋体" w:hAnsi="宋体"/>
          <w:noProof/>
          <w:color w:val="000000"/>
          <w:szCs w:val="21"/>
        </w:rPr>
        <w:t>，一旦发生</w:t>
      </w:r>
      <w:r w:rsidRPr="004678AB">
        <w:rPr>
          <w:rFonts w:ascii="宋体" w:eastAsia="宋体" w:hAnsi="宋体"/>
          <w:noProof/>
          <w:color w:val="000000"/>
          <w:szCs w:val="21"/>
        </w:rPr>
        <w:t>故障，将对整个网络的信息传输产生巨大影响，甚至导致整个网络瘫痪</w:t>
      </w:r>
      <w:r w:rsidRPr="004678AB">
        <w:rPr>
          <w:rFonts w:ascii="宋体" w:eastAsia="宋体" w:hAnsi="宋体" w:hint="eastAsia"/>
          <w:noProof/>
          <w:color w:val="000000"/>
          <w:szCs w:val="21"/>
        </w:rPr>
        <w:t>。</w:t>
      </w:r>
      <w:r w:rsidR="006A7A01" w:rsidRPr="004678AB">
        <w:rPr>
          <w:rFonts w:ascii="宋体" w:eastAsia="宋体" w:hAnsi="宋体" w:hint="eastAsia"/>
          <w:noProof/>
          <w:color w:val="000000"/>
          <w:szCs w:val="21"/>
        </w:rPr>
        <w:t>为此，针对不确定图中边</w:t>
      </w:r>
      <w:r w:rsidR="00D817E2" w:rsidRPr="004678AB">
        <w:rPr>
          <w:rFonts w:ascii="宋体" w:eastAsia="宋体" w:hAnsi="宋体" w:hint="eastAsia"/>
          <w:noProof/>
          <w:color w:val="000000"/>
          <w:szCs w:val="21"/>
        </w:rPr>
        <w:t>的</w:t>
      </w:r>
      <w:r w:rsidR="009C58B9">
        <w:rPr>
          <w:rFonts w:ascii="宋体" w:eastAsia="宋体" w:hAnsi="宋体" w:hint="eastAsia"/>
          <w:noProof/>
          <w:color w:val="000000"/>
          <w:szCs w:val="21"/>
        </w:rPr>
        <w:t>重要度进行评估、</w:t>
      </w:r>
      <w:r w:rsidR="006A7A01" w:rsidRPr="004678AB">
        <w:rPr>
          <w:rFonts w:ascii="宋体" w:eastAsia="宋体" w:hAnsi="宋体" w:hint="eastAsia"/>
          <w:noProof/>
          <w:color w:val="000000"/>
          <w:szCs w:val="21"/>
        </w:rPr>
        <w:t>寻找关键边就成为一项有意义的工作，这对于后期网络维护具有重大</w:t>
      </w:r>
      <w:r w:rsidR="00156302" w:rsidRPr="004678AB">
        <w:rPr>
          <w:rFonts w:ascii="宋体" w:eastAsia="宋体" w:hAnsi="宋体" w:hint="eastAsia"/>
          <w:noProof/>
          <w:color w:val="000000"/>
          <w:szCs w:val="21"/>
        </w:rPr>
        <w:t>的决策和指导意义，</w:t>
      </w:r>
      <w:ins w:id="3" w:author="User" w:date="2016-04-28T17:05:00Z">
        <w:r w:rsidR="009C58B9">
          <w:rPr>
            <w:rFonts w:ascii="宋体" w:eastAsia="宋体" w:hAnsi="宋体" w:hint="eastAsia"/>
            <w:noProof/>
            <w:color w:val="000000"/>
            <w:szCs w:val="21"/>
          </w:rPr>
          <w:t>（</w:t>
        </w:r>
      </w:ins>
      <w:r w:rsidR="00156302" w:rsidRPr="009C58B9">
        <w:rPr>
          <w:rFonts w:ascii="宋体" w:eastAsia="宋体" w:hAnsi="宋体" w:hint="eastAsia"/>
          <w:noProof/>
          <w:color w:val="3366FF"/>
          <w:szCs w:val="21"/>
          <w:rPrChange w:id="4" w:author="User" w:date="2016-04-28T17:05:00Z">
            <w:rPr>
              <w:rFonts w:ascii="宋体" w:eastAsia="宋体" w:hAnsi="宋体" w:hint="eastAsia"/>
              <w:noProof/>
              <w:color w:val="000000"/>
              <w:szCs w:val="21"/>
            </w:rPr>
          </w:rPrChange>
        </w:rPr>
        <w:t>对于关键边</w:t>
      </w:r>
      <w:r w:rsidR="006A7A01" w:rsidRPr="009C58B9">
        <w:rPr>
          <w:rFonts w:ascii="宋体" w:eastAsia="宋体" w:hAnsi="宋体" w:hint="eastAsia"/>
          <w:noProof/>
          <w:color w:val="3366FF"/>
          <w:szCs w:val="21"/>
          <w:rPrChange w:id="5" w:author="User" w:date="2016-04-28T17:05:00Z">
            <w:rPr>
              <w:rFonts w:ascii="宋体" w:eastAsia="宋体" w:hAnsi="宋体" w:hint="eastAsia"/>
              <w:noProof/>
              <w:color w:val="000000"/>
              <w:szCs w:val="21"/>
            </w:rPr>
          </w:rPrChange>
        </w:rPr>
        <w:t>的改进</w:t>
      </w:r>
      <w:r w:rsidR="006A7A01" w:rsidRPr="004678AB">
        <w:rPr>
          <w:rFonts w:ascii="宋体" w:eastAsia="宋体" w:hAnsi="宋体" w:hint="eastAsia"/>
          <w:noProof/>
          <w:color w:val="000000"/>
          <w:szCs w:val="21"/>
        </w:rPr>
        <w:t>也可以显著的提高系统的可靠性</w:t>
      </w:r>
      <w:ins w:id="6" w:author="User" w:date="2016-04-28T17:05:00Z">
        <w:r w:rsidR="009C58B9">
          <w:rPr>
            <w:rFonts w:ascii="宋体" w:eastAsia="宋体" w:hAnsi="宋体" w:hint="eastAsia"/>
            <w:noProof/>
            <w:color w:val="000000"/>
            <w:szCs w:val="21"/>
          </w:rPr>
          <w:t>）</w:t>
        </w:r>
      </w:ins>
      <w:r w:rsidR="006A7A01" w:rsidRPr="004678AB">
        <w:rPr>
          <w:rFonts w:ascii="宋体" w:eastAsia="宋体" w:hAnsi="宋体" w:hint="eastAsia"/>
          <w:noProof/>
          <w:color w:val="000000"/>
          <w:szCs w:val="21"/>
        </w:rPr>
        <w:t>。</w:t>
      </w:r>
      <w:r w:rsidR="0038366E" w:rsidRPr="004678AB">
        <w:rPr>
          <w:rFonts w:ascii="宋体" w:eastAsia="宋体" w:hAnsi="宋体" w:hint="eastAsia"/>
          <w:noProof/>
          <w:color w:val="000000"/>
          <w:szCs w:val="21"/>
        </w:rPr>
        <w:t>传统对于网络中边的重要性评估方法有很多</w:t>
      </w:r>
      <w:r w:rsidR="00524B42" w:rsidRPr="004678AB">
        <w:rPr>
          <w:rFonts w:ascii="宋体" w:eastAsia="宋体" w:hAnsi="宋体" w:hint="eastAsia"/>
          <w:noProof/>
          <w:color w:val="000000"/>
          <w:szCs w:val="21"/>
        </w:rPr>
        <w:t>，</w:t>
      </w:r>
      <w:r w:rsidR="00B55012" w:rsidRPr="004678AB">
        <w:rPr>
          <w:rFonts w:ascii="宋体" w:eastAsia="宋体" w:hAnsi="宋体" w:hint="eastAsia"/>
          <w:noProof/>
          <w:color w:val="000000"/>
          <w:szCs w:val="21"/>
        </w:rPr>
        <w:t>多使用</w:t>
      </w:r>
      <w:r w:rsidR="0038366E" w:rsidRPr="004678AB">
        <w:rPr>
          <w:rFonts w:ascii="宋体" w:eastAsia="宋体" w:hAnsi="宋体" w:hint="eastAsia"/>
          <w:noProof/>
          <w:color w:val="000000"/>
          <w:szCs w:val="21"/>
        </w:rPr>
        <w:t>边相关联节点的个数来衡量边的关键程度</w:t>
      </w:r>
      <w:r w:rsidR="00B55012" w:rsidRPr="004678AB">
        <w:rPr>
          <w:rFonts w:ascii="宋体" w:eastAsia="宋体" w:hAnsi="宋体" w:hint="eastAsia"/>
          <w:noProof/>
          <w:color w:val="000000"/>
          <w:szCs w:val="21"/>
        </w:rPr>
        <w:t>，</w:t>
      </w:r>
      <w:r w:rsidR="002B2083" w:rsidRPr="009C58B9">
        <w:rPr>
          <w:rFonts w:ascii="宋体" w:eastAsia="宋体" w:hAnsi="宋体" w:hint="eastAsia"/>
          <w:noProof/>
          <w:color w:val="3366FF"/>
          <w:szCs w:val="21"/>
          <w:rPrChange w:id="7" w:author="User" w:date="2016-04-28T17:06:00Z">
            <w:rPr>
              <w:rFonts w:ascii="宋体" w:eastAsia="宋体" w:hAnsi="宋体" w:hint="eastAsia"/>
              <w:noProof/>
              <w:color w:val="000000"/>
              <w:szCs w:val="21"/>
            </w:rPr>
          </w:rPrChange>
        </w:rPr>
        <w:t>但在不确定图领域鲜少</w:t>
      </w:r>
      <w:r w:rsidR="000F789E" w:rsidRPr="009C58B9">
        <w:rPr>
          <w:rFonts w:ascii="宋体" w:eastAsia="宋体" w:hAnsi="宋体" w:hint="eastAsia"/>
          <w:noProof/>
          <w:color w:val="3366FF"/>
          <w:szCs w:val="21"/>
          <w:rPrChange w:id="8" w:author="User" w:date="2016-04-28T17:06:00Z">
            <w:rPr>
              <w:rFonts w:ascii="宋体" w:eastAsia="宋体" w:hAnsi="宋体" w:hint="eastAsia"/>
              <w:noProof/>
              <w:color w:val="000000"/>
              <w:szCs w:val="21"/>
            </w:rPr>
          </w:rPrChange>
        </w:rPr>
        <w:t>有</w:t>
      </w:r>
      <w:r w:rsidR="002B2083" w:rsidRPr="009C58B9">
        <w:rPr>
          <w:rFonts w:ascii="宋体" w:eastAsia="宋体" w:hAnsi="宋体" w:hint="eastAsia"/>
          <w:noProof/>
          <w:color w:val="3366FF"/>
          <w:szCs w:val="21"/>
          <w:rPrChange w:id="9" w:author="User" w:date="2016-04-28T17:06:00Z">
            <w:rPr>
              <w:rFonts w:ascii="宋体" w:eastAsia="宋体" w:hAnsi="宋体" w:hint="eastAsia"/>
              <w:noProof/>
              <w:color w:val="000000"/>
              <w:szCs w:val="21"/>
            </w:rPr>
          </w:rPrChange>
        </w:rPr>
        <w:t>关于边的关键度评估的案例</w:t>
      </w:r>
      <w:ins w:id="10" w:author="User" w:date="2016-04-28T17:07:00Z">
        <w:r w:rsidR="009C58B9">
          <w:rPr>
            <w:rFonts w:ascii="宋体" w:eastAsia="宋体" w:hAnsi="宋体"/>
            <w:noProof/>
            <w:color w:val="000000"/>
            <w:szCs w:val="21"/>
          </w:rPr>
          <w:t>……</w:t>
        </w:r>
        <w:r w:rsidR="009C58B9">
          <w:rPr>
            <w:rFonts w:ascii="宋体" w:eastAsia="宋体" w:hAnsi="宋体" w:hint="eastAsia"/>
            <w:noProof/>
            <w:color w:val="000000"/>
            <w:szCs w:val="21"/>
          </w:rPr>
          <w:t xml:space="preserve"> 为此，本文首先基于</w:t>
        </w:r>
        <w:r w:rsidR="009C58B9">
          <w:rPr>
            <w:rFonts w:ascii="宋体" w:eastAsia="宋体" w:hAnsi="宋体"/>
            <w:noProof/>
            <w:color w:val="000000"/>
            <w:szCs w:val="21"/>
          </w:rPr>
          <w:t>…</w:t>
        </w:r>
        <w:r w:rsidR="009C58B9">
          <w:rPr>
            <w:rFonts w:ascii="宋体" w:eastAsia="宋体" w:hAnsi="宋体" w:hint="eastAsia"/>
            <w:noProof/>
            <w:color w:val="000000"/>
            <w:szCs w:val="21"/>
          </w:rPr>
          <w:t>新的关键度模型</w:t>
        </w:r>
      </w:ins>
      <w:del w:id="11" w:author="User" w:date="2016-04-28T17:07:00Z">
        <w:r w:rsidR="002836D0" w:rsidRPr="004678AB" w:rsidDel="009C58B9">
          <w:rPr>
            <w:rFonts w:ascii="宋体" w:eastAsia="宋体" w:hAnsi="宋体" w:hint="eastAsia"/>
            <w:noProof/>
            <w:color w:val="000000"/>
            <w:szCs w:val="21"/>
          </w:rPr>
          <w:delText>。</w:delText>
        </w:r>
      </w:del>
    </w:p>
    <w:p w:rsidR="009C58B9" w:rsidRDefault="009C58B9" w:rsidP="00030393">
      <w:pPr>
        <w:pStyle w:val="af"/>
        <w:numPr>
          <w:ins w:id="12" w:author="User" w:date="2016-04-28T17:07:00Z"/>
        </w:numPr>
        <w:spacing w:line="288" w:lineRule="auto"/>
        <w:ind w:firstLineChars="200" w:firstLine="468"/>
        <w:rPr>
          <w:ins w:id="13" w:author="User" w:date="2016-04-28T17:07:00Z"/>
          <w:rFonts w:ascii="宋体" w:eastAsia="宋体" w:hAnsi="宋体" w:hint="eastAsia"/>
          <w:noProof/>
          <w:color w:val="000000"/>
          <w:szCs w:val="21"/>
        </w:rPr>
      </w:pPr>
    </w:p>
    <w:p w:rsidR="00CF56A7" w:rsidRPr="004678AB" w:rsidRDefault="003B0637" w:rsidP="00030393">
      <w:pPr>
        <w:pStyle w:val="af"/>
        <w:numPr>
          <w:ins w:id="14" w:author="User" w:date="2016-04-28T17:07:00Z"/>
        </w:numPr>
        <w:spacing w:line="288" w:lineRule="auto"/>
        <w:ind w:firstLineChars="200" w:firstLine="468"/>
        <w:rPr>
          <w:rFonts w:ascii="宋体" w:eastAsia="宋体" w:hAnsi="宋体"/>
          <w:noProof/>
          <w:color w:val="000000"/>
          <w:szCs w:val="21"/>
        </w:rPr>
      </w:pPr>
      <w:r w:rsidRPr="004678AB">
        <w:rPr>
          <w:rFonts w:ascii="宋体" w:eastAsia="宋体" w:hAnsi="宋体" w:hint="eastAsia"/>
          <w:noProof/>
          <w:color w:val="000000"/>
          <w:szCs w:val="21"/>
        </w:rPr>
        <w:t>论文主要包括以下几个方面</w:t>
      </w:r>
      <w:r w:rsidR="0049104D" w:rsidRPr="004678AB">
        <w:rPr>
          <w:rFonts w:ascii="宋体" w:eastAsia="宋体" w:hAnsi="宋体" w:hint="eastAsia"/>
          <w:noProof/>
          <w:color w:val="000000"/>
          <w:szCs w:val="21"/>
        </w:rPr>
        <w:t>：</w:t>
      </w:r>
    </w:p>
    <w:p w:rsidR="007A792D" w:rsidRDefault="00753ED4" w:rsidP="00030393">
      <w:pPr>
        <w:pStyle w:val="a3"/>
        <w:spacing w:line="288" w:lineRule="auto"/>
        <w:ind w:firstLine="468"/>
      </w:pPr>
      <w:r>
        <w:rPr>
          <w:rFonts w:hint="eastAsia"/>
        </w:rPr>
        <w:t>（</w:t>
      </w:r>
      <w:r>
        <w:rPr>
          <w:rFonts w:hint="eastAsia"/>
        </w:rPr>
        <w:t>1</w:t>
      </w:r>
      <w:r>
        <w:rPr>
          <w:rFonts w:hint="eastAsia"/>
        </w:rPr>
        <w:t>）</w:t>
      </w:r>
      <w:r w:rsidR="00554A1D" w:rsidRPr="00554A1D">
        <w:rPr>
          <w:rFonts w:hint="eastAsia"/>
        </w:rPr>
        <w:t>构建了一种基于流量和容量可靠性的关键边衡量模型，</w:t>
      </w:r>
      <w:r w:rsidR="00B60E8E">
        <w:rPr>
          <w:rFonts w:hint="eastAsia"/>
        </w:rPr>
        <w:t>针对</w:t>
      </w:r>
      <w:r w:rsidR="00554A1D" w:rsidRPr="00554A1D">
        <w:rPr>
          <w:rFonts w:hint="eastAsia"/>
        </w:rPr>
        <w:t>边移除（故障）后对流量和容量可靠性产生的相对损失这一角度，对边的关键度进行综合评估。</w:t>
      </w:r>
      <w:r w:rsidR="00505DC8">
        <w:rPr>
          <w:rFonts w:hint="eastAsia"/>
        </w:rPr>
        <w:t>针对此模型，</w:t>
      </w:r>
      <w:r w:rsidR="001969F5" w:rsidRPr="001969F5">
        <w:rPr>
          <w:rFonts w:hint="eastAsia"/>
        </w:rPr>
        <w:t>设计了算法</w:t>
      </w:r>
      <w:r w:rsidR="001969F5" w:rsidRPr="001969F5">
        <w:rPr>
          <w:rFonts w:hint="eastAsia"/>
        </w:rPr>
        <w:t>BASE_FCP</w:t>
      </w:r>
      <w:r w:rsidR="007802F1">
        <w:rPr>
          <w:rFonts w:hint="eastAsia"/>
        </w:rPr>
        <w:t>，</w:t>
      </w:r>
      <w:r w:rsidR="006735C1">
        <w:rPr>
          <w:rFonts w:hint="eastAsia"/>
        </w:rPr>
        <w:t>并</w:t>
      </w:r>
      <w:r w:rsidR="007802F1" w:rsidRPr="007802F1">
        <w:rPr>
          <w:rFonts w:hint="eastAsia"/>
        </w:rPr>
        <w:t>提出</w:t>
      </w:r>
      <w:r w:rsidR="008D5598">
        <w:rPr>
          <w:rFonts w:hint="eastAsia"/>
        </w:rPr>
        <w:t>了</w:t>
      </w:r>
      <w:r w:rsidR="007802F1" w:rsidRPr="007802F1">
        <w:rPr>
          <w:rFonts w:hint="eastAsia"/>
        </w:rPr>
        <w:t>增量算法</w:t>
      </w:r>
      <w:r w:rsidR="007802F1" w:rsidRPr="007802F1">
        <w:rPr>
          <w:rFonts w:hint="eastAsia"/>
        </w:rPr>
        <w:t>ICA_FCP</w:t>
      </w:r>
      <w:r w:rsidR="0098123F">
        <w:rPr>
          <w:rFonts w:hint="eastAsia"/>
        </w:rPr>
        <w:t>，</w:t>
      </w:r>
      <w:r w:rsidR="0098123F" w:rsidRPr="0098123F">
        <w:rPr>
          <w:rFonts w:hint="eastAsia"/>
        </w:rPr>
        <w:t>通过实验分析</w:t>
      </w:r>
      <w:r w:rsidR="00550234">
        <w:rPr>
          <w:rFonts w:hint="eastAsia"/>
        </w:rPr>
        <w:t>比较</w:t>
      </w:r>
      <w:r w:rsidR="0098123F" w:rsidRPr="0098123F">
        <w:rPr>
          <w:rFonts w:hint="eastAsia"/>
        </w:rPr>
        <w:t>，</w:t>
      </w:r>
      <w:r w:rsidR="009E6666" w:rsidRPr="009E6666">
        <w:rPr>
          <w:rFonts w:hint="eastAsia"/>
        </w:rPr>
        <w:t>ICA_FCP</w:t>
      </w:r>
      <w:r w:rsidR="009E6666" w:rsidRPr="009E6666">
        <w:rPr>
          <w:rFonts w:hint="eastAsia"/>
        </w:rPr>
        <w:t>相对于</w:t>
      </w:r>
      <w:r w:rsidR="009E6666" w:rsidRPr="009E6666">
        <w:rPr>
          <w:rFonts w:hint="eastAsia"/>
        </w:rPr>
        <w:t>BASE_FCP</w:t>
      </w:r>
      <w:r w:rsidR="00AE182A">
        <w:rPr>
          <w:rFonts w:hint="eastAsia"/>
        </w:rPr>
        <w:t>在</w:t>
      </w:r>
      <w:r w:rsidR="009E6666" w:rsidRPr="009E6666">
        <w:rPr>
          <w:rFonts w:hint="eastAsia"/>
        </w:rPr>
        <w:t>空间复杂度有一定的增加，但</w:t>
      </w:r>
      <w:r w:rsidR="002A3CE8">
        <w:rPr>
          <w:rFonts w:hint="eastAsia"/>
        </w:rPr>
        <w:t>在</w:t>
      </w:r>
      <w:r w:rsidR="009E6666" w:rsidRPr="009E6666">
        <w:rPr>
          <w:rFonts w:hint="eastAsia"/>
        </w:rPr>
        <w:t>时间复杂度方面具有较大的优势。</w:t>
      </w:r>
    </w:p>
    <w:p w:rsidR="009E74EC" w:rsidRDefault="00305B9E" w:rsidP="009E74EC">
      <w:pPr>
        <w:pStyle w:val="a3"/>
        <w:numPr>
          <w:ins w:id="15" w:author="User" w:date="2016-04-28T17:13:00Z"/>
        </w:numPr>
        <w:spacing w:line="288" w:lineRule="auto"/>
        <w:ind w:firstLine="468"/>
        <w:rPr>
          <w:ins w:id="16" w:author="User" w:date="2016-04-28T17:12:00Z"/>
          <w:rFonts w:hint="eastAsia"/>
        </w:rPr>
      </w:pPr>
      <w:r>
        <w:rPr>
          <w:rFonts w:hint="eastAsia"/>
        </w:rPr>
        <w:t>（</w:t>
      </w:r>
      <w:r>
        <w:rPr>
          <w:rFonts w:hint="eastAsia"/>
        </w:rPr>
        <w:t>2</w:t>
      </w:r>
      <w:r>
        <w:rPr>
          <w:rFonts w:hint="eastAsia"/>
        </w:rPr>
        <w:t>）</w:t>
      </w:r>
      <w:ins w:id="17" w:author="User" w:date="2016-04-28T17:13:00Z">
        <w:r w:rsidR="009E74EC">
          <w:rPr>
            <w:rFonts w:hint="eastAsia"/>
          </w:rPr>
          <w:t>针对</w:t>
        </w:r>
      </w:ins>
      <w:del w:id="18" w:author="User" w:date="2016-04-28T17:12:00Z">
        <w:r w:rsidR="003609C4" w:rsidDel="009E74EC">
          <w:rPr>
            <w:rFonts w:hint="eastAsia"/>
          </w:rPr>
          <w:delText>因为</w:delText>
        </w:r>
      </w:del>
      <w:r w:rsidR="00DF2D6C">
        <w:rPr>
          <w:rFonts w:hint="eastAsia"/>
        </w:rPr>
        <w:t>不确定图容量可靠性计算过于复杂，</w:t>
      </w:r>
      <w:r w:rsidR="00DF2D6C" w:rsidRPr="00DF2D6C">
        <w:rPr>
          <w:rFonts w:hint="eastAsia"/>
        </w:rPr>
        <w:t>构建了一种基于流量和分布可靠性的关键边衡量模型</w:t>
      </w:r>
      <w:r w:rsidR="003609C4">
        <w:rPr>
          <w:rFonts w:hint="eastAsia"/>
        </w:rPr>
        <w:t>，</w:t>
      </w:r>
      <w:r w:rsidR="003609C4" w:rsidRPr="003609C4">
        <w:rPr>
          <w:rFonts w:hint="eastAsia"/>
        </w:rPr>
        <w:t>针对边移除之后，相对流量和分布可靠性的减少量来衡量</w:t>
      </w:r>
      <w:r w:rsidR="00A733C6">
        <w:rPr>
          <w:rFonts w:hint="eastAsia"/>
        </w:rPr>
        <w:t>。</w:t>
      </w:r>
      <w:ins w:id="19" w:author="User" w:date="2016-04-28T17:13:00Z">
        <w:r w:rsidR="009E74EC" w:rsidRPr="00A5567F">
          <w:rPr>
            <w:rFonts w:hint="eastAsia"/>
          </w:rPr>
          <w:t>提出增量算法</w:t>
        </w:r>
        <w:r w:rsidR="009E74EC" w:rsidRPr="00A5567F">
          <w:rPr>
            <w:rFonts w:hint="eastAsia"/>
          </w:rPr>
          <w:t>ICA_FDP</w:t>
        </w:r>
        <w:r w:rsidR="009E74EC">
          <w:rPr>
            <w:rFonts w:hint="eastAsia"/>
          </w:rPr>
          <w:t>，</w:t>
        </w:r>
        <w:r w:rsidR="009E74EC" w:rsidRPr="003E51F6">
          <w:rPr>
            <w:rFonts w:hint="eastAsia"/>
          </w:rPr>
          <w:t>针对不确定图关键边增量算法的优化策略</w:t>
        </w:r>
        <w:r w:rsidR="009E74EC">
          <w:rPr>
            <w:rFonts w:hint="eastAsia"/>
          </w:rPr>
          <w:t>。</w:t>
        </w:r>
        <w:r w:rsidR="009E74EC" w:rsidRPr="003E51F6">
          <w:rPr>
            <w:rFonts w:hint="eastAsia"/>
          </w:rPr>
          <w:t>首先，考虑到传统状态划分算法需要划分的状态空间较大，提出</w:t>
        </w:r>
        <w:r w:rsidR="009E74EC">
          <w:rPr>
            <w:rFonts w:hint="eastAsia"/>
          </w:rPr>
          <w:t>了</w:t>
        </w:r>
        <w:r w:rsidR="009E74EC" w:rsidRPr="003E51F6">
          <w:rPr>
            <w:rFonts w:hint="eastAsia"/>
          </w:rPr>
          <w:t>一种基于确定边过滤的状态划分算法，这些确定边包括割集中的边和悬挂边。同时，考虑到在状态划分的过程中，需要多次比较区间下界是否能够满足最大流，为简化这个过程，提出了基于下界子图树的优化算法，每次比较的过程中，通过搜索下界子图树，快速判断区间下界是否满足最大流，从而减少很多次的最大流计算，进而减少算法复杂度。</w:t>
        </w:r>
      </w:ins>
    </w:p>
    <w:p w:rsidR="009E74EC" w:rsidRPr="009E74EC" w:rsidRDefault="009E74EC" w:rsidP="00030393">
      <w:pPr>
        <w:pStyle w:val="a3"/>
        <w:numPr>
          <w:ins w:id="20" w:author="User" w:date="2016-04-28T17:12:00Z"/>
        </w:numPr>
        <w:spacing w:line="288" w:lineRule="auto"/>
        <w:ind w:firstLine="468"/>
        <w:rPr>
          <w:ins w:id="21" w:author="User" w:date="2016-04-28T17:12:00Z"/>
          <w:rFonts w:hint="eastAsia"/>
        </w:rPr>
      </w:pPr>
    </w:p>
    <w:p w:rsidR="009E74EC" w:rsidRDefault="009E74EC" w:rsidP="00030393">
      <w:pPr>
        <w:pStyle w:val="a3"/>
        <w:numPr>
          <w:ins w:id="22" w:author="User" w:date="2016-04-28T17:12:00Z"/>
        </w:numPr>
        <w:spacing w:line="288" w:lineRule="auto"/>
        <w:ind w:firstLine="468"/>
        <w:rPr>
          <w:ins w:id="23" w:author="User" w:date="2016-04-28T17:14:00Z"/>
          <w:rFonts w:hint="eastAsia"/>
        </w:rPr>
      </w:pPr>
      <w:ins w:id="24" w:author="User" w:date="2016-04-28T17:12:00Z">
        <w:r>
          <w:rPr>
            <w:rFonts w:hint="eastAsia"/>
          </w:rPr>
          <w:t>（</w:t>
        </w:r>
        <w:r>
          <w:rPr>
            <w:rFonts w:hint="eastAsia"/>
          </w:rPr>
          <w:t>3</w:t>
        </w:r>
        <w:r>
          <w:rPr>
            <w:rFonts w:hint="eastAsia"/>
          </w:rPr>
          <w:t>）</w:t>
        </w:r>
        <w:r>
          <w:rPr>
            <w:rFonts w:hint="eastAsia"/>
          </w:rPr>
          <w:t xml:space="preserve"> </w:t>
        </w:r>
        <w:r>
          <w:rPr>
            <w:rFonts w:hint="eastAsia"/>
          </w:rPr>
          <w:t>近似算</w:t>
        </w:r>
      </w:ins>
      <w:ins w:id="25" w:author="User" w:date="2016-04-28T17:13:00Z">
        <w:r>
          <w:rPr>
            <w:rFonts w:hint="eastAsia"/>
          </w:rPr>
          <w:t>法</w:t>
        </w:r>
      </w:ins>
      <w:ins w:id="26" w:author="User" w:date="2016-04-28T17:14:00Z">
        <w:r>
          <w:rPr>
            <w:rFonts w:hint="eastAsia"/>
          </w:rPr>
          <w:t>。</w:t>
        </w:r>
        <w:r w:rsidRPr="00A733C6">
          <w:rPr>
            <w:rFonts w:hint="eastAsia"/>
          </w:rPr>
          <w:t>设计了算法</w:t>
        </w:r>
        <w:r w:rsidRPr="00A733C6">
          <w:rPr>
            <w:rFonts w:hint="eastAsia"/>
          </w:rPr>
          <w:t>BASE_FDP</w:t>
        </w:r>
        <w:r>
          <w:rPr>
            <w:rFonts w:hint="eastAsia"/>
          </w:rPr>
          <w:t>，并</w:t>
        </w:r>
        <w:r w:rsidRPr="00A5567F">
          <w:rPr>
            <w:rFonts w:hint="eastAsia"/>
          </w:rPr>
          <w:t>提出增量算法</w:t>
        </w:r>
        <w:r w:rsidRPr="00A5567F">
          <w:rPr>
            <w:rFonts w:hint="eastAsia"/>
          </w:rPr>
          <w:t>ICA_FDP</w:t>
        </w:r>
        <w:r>
          <w:rPr>
            <w:rFonts w:hint="eastAsia"/>
          </w:rPr>
          <w:t>。同时，因为计算不确定图的分布可靠性依然是一个</w:t>
        </w:r>
        <w:r>
          <w:rPr>
            <w:rFonts w:hint="eastAsia"/>
          </w:rPr>
          <w:t>NP-Hard</w:t>
        </w:r>
        <w:r>
          <w:rPr>
            <w:rFonts w:hint="eastAsia"/>
          </w:rPr>
          <w:t>问题，又提出一种</w:t>
        </w:r>
        <w:r w:rsidRPr="00083043">
          <w:rPr>
            <w:rFonts w:hint="eastAsia"/>
          </w:rPr>
          <w:t>基于增广路径添加的近似算法</w:t>
        </w:r>
        <w:r>
          <w:rPr>
            <w:rFonts w:hint="eastAsia"/>
          </w:rPr>
          <w:t>ACES_APA</w:t>
        </w:r>
        <w:r>
          <w:rPr>
            <w:rFonts w:hint="eastAsia"/>
          </w:rPr>
          <w:t>，给出了近似算法和精确算法的相似度度量，并分析了近似算法的下界。</w:t>
        </w:r>
      </w:ins>
    </w:p>
    <w:p w:rsidR="009E74EC" w:rsidRDefault="009E74EC" w:rsidP="00030393">
      <w:pPr>
        <w:pStyle w:val="a3"/>
        <w:numPr>
          <w:ins w:id="27" w:author="User" w:date="2016-04-28T17:14:00Z"/>
        </w:numPr>
        <w:spacing w:line="288" w:lineRule="auto"/>
        <w:ind w:firstLine="468"/>
        <w:rPr>
          <w:ins w:id="28" w:author="User" w:date="2016-04-28T17:13:00Z"/>
          <w:rFonts w:hint="eastAsia"/>
        </w:rPr>
      </w:pPr>
    </w:p>
    <w:p w:rsidR="009E74EC" w:rsidRDefault="009E74EC" w:rsidP="00030393">
      <w:pPr>
        <w:pStyle w:val="a3"/>
        <w:numPr>
          <w:ins w:id="29" w:author="User" w:date="2016-04-28T17:13:00Z"/>
        </w:numPr>
        <w:spacing w:line="288" w:lineRule="auto"/>
        <w:ind w:firstLine="468"/>
        <w:rPr>
          <w:ins w:id="30" w:author="User" w:date="2016-04-28T17:12:00Z"/>
          <w:rFonts w:hint="eastAsia"/>
        </w:rPr>
      </w:pPr>
    </w:p>
    <w:p w:rsidR="00305B9E" w:rsidRDefault="00A733C6" w:rsidP="00030393">
      <w:pPr>
        <w:pStyle w:val="a3"/>
        <w:numPr>
          <w:ins w:id="31" w:author="User" w:date="2016-04-28T17:12:00Z"/>
        </w:numPr>
        <w:spacing w:line="288" w:lineRule="auto"/>
        <w:ind w:firstLine="468"/>
      </w:pPr>
      <w:r w:rsidRPr="00A733C6">
        <w:rPr>
          <w:rFonts w:hint="eastAsia"/>
        </w:rPr>
        <w:t>设计了算法</w:t>
      </w:r>
      <w:r w:rsidRPr="00A733C6">
        <w:rPr>
          <w:rFonts w:hint="eastAsia"/>
        </w:rPr>
        <w:t>BASE_FDP</w:t>
      </w:r>
      <w:r w:rsidR="00A5567F">
        <w:rPr>
          <w:rFonts w:hint="eastAsia"/>
        </w:rPr>
        <w:t>，</w:t>
      </w:r>
      <w:r w:rsidR="002973B6">
        <w:rPr>
          <w:rFonts w:hint="eastAsia"/>
        </w:rPr>
        <w:t>并</w:t>
      </w:r>
      <w:r w:rsidR="00A5567F" w:rsidRPr="00A5567F">
        <w:rPr>
          <w:rFonts w:hint="eastAsia"/>
        </w:rPr>
        <w:t>提出增量算法</w:t>
      </w:r>
      <w:r w:rsidR="00A5567F" w:rsidRPr="00A5567F">
        <w:rPr>
          <w:rFonts w:hint="eastAsia"/>
        </w:rPr>
        <w:t>ICA_FDP</w:t>
      </w:r>
      <w:r w:rsidR="00766614">
        <w:rPr>
          <w:rFonts w:hint="eastAsia"/>
        </w:rPr>
        <w:t>。</w:t>
      </w:r>
      <w:r w:rsidR="00D97359">
        <w:rPr>
          <w:rFonts w:hint="eastAsia"/>
        </w:rPr>
        <w:t>同时</w:t>
      </w:r>
      <w:r w:rsidR="009510A4">
        <w:rPr>
          <w:rFonts w:hint="eastAsia"/>
        </w:rPr>
        <w:t>，</w:t>
      </w:r>
      <w:r w:rsidR="00221E9A">
        <w:rPr>
          <w:rFonts w:hint="eastAsia"/>
        </w:rPr>
        <w:t>因为计算不确定图的分布可靠性依然是一个</w:t>
      </w:r>
      <w:r w:rsidR="00221E9A">
        <w:rPr>
          <w:rFonts w:hint="eastAsia"/>
        </w:rPr>
        <w:t>NP-Hard</w:t>
      </w:r>
      <w:r w:rsidR="00221E9A">
        <w:rPr>
          <w:rFonts w:hint="eastAsia"/>
        </w:rPr>
        <w:t>问题，又提出一种</w:t>
      </w:r>
      <w:r w:rsidR="00083043" w:rsidRPr="00083043">
        <w:rPr>
          <w:rFonts w:hint="eastAsia"/>
        </w:rPr>
        <w:t>基于增广路径添加的近似算法</w:t>
      </w:r>
      <w:r w:rsidR="00221E9A">
        <w:rPr>
          <w:rFonts w:hint="eastAsia"/>
        </w:rPr>
        <w:t>ACES_APA</w:t>
      </w:r>
      <w:r w:rsidR="00E15CC0">
        <w:rPr>
          <w:rFonts w:hint="eastAsia"/>
        </w:rPr>
        <w:t>，给出了近似算法和精确算法的相似度度量，并分析了近似算法的下界</w:t>
      </w:r>
      <w:r w:rsidR="00937698">
        <w:rPr>
          <w:rFonts w:hint="eastAsia"/>
        </w:rPr>
        <w:t>。通过实验分析比较，</w:t>
      </w:r>
      <w:r w:rsidR="00937698" w:rsidRPr="00937698">
        <w:rPr>
          <w:rFonts w:hint="eastAsia"/>
        </w:rPr>
        <w:t>ICA_FDP</w:t>
      </w:r>
      <w:r w:rsidR="00937698" w:rsidRPr="00937698">
        <w:rPr>
          <w:rFonts w:hint="eastAsia"/>
        </w:rPr>
        <w:t>相对于</w:t>
      </w:r>
      <w:r w:rsidR="00937698" w:rsidRPr="00937698">
        <w:rPr>
          <w:rFonts w:hint="eastAsia"/>
        </w:rPr>
        <w:t>BASE_FDP</w:t>
      </w:r>
      <w:r w:rsidR="00C1149E">
        <w:rPr>
          <w:rFonts w:hint="eastAsia"/>
        </w:rPr>
        <w:t>在</w:t>
      </w:r>
      <w:r w:rsidR="00937698" w:rsidRPr="00937698">
        <w:rPr>
          <w:rFonts w:hint="eastAsia"/>
        </w:rPr>
        <w:t>空间复杂度有一定的增加，但是时间复杂度方面具有较大的优势。</w:t>
      </w:r>
      <w:r w:rsidR="00937698" w:rsidRPr="00937698">
        <w:rPr>
          <w:rFonts w:hint="eastAsia"/>
        </w:rPr>
        <w:t>ICA_FDP</w:t>
      </w:r>
      <w:r w:rsidR="00937698" w:rsidRPr="00937698">
        <w:rPr>
          <w:rFonts w:hint="eastAsia"/>
        </w:rPr>
        <w:t>相较于</w:t>
      </w:r>
      <w:r w:rsidR="00937698" w:rsidRPr="00937698">
        <w:rPr>
          <w:rFonts w:hint="eastAsia"/>
        </w:rPr>
        <w:t>ICA_FCP</w:t>
      </w:r>
      <w:r w:rsidR="00937698" w:rsidRPr="00937698">
        <w:rPr>
          <w:rFonts w:hint="eastAsia"/>
        </w:rPr>
        <w:t>在时间和空间复杂度上都有了优化。</w:t>
      </w:r>
      <w:r w:rsidR="00B76894">
        <w:rPr>
          <w:rFonts w:hint="eastAsia"/>
        </w:rPr>
        <w:t>ACES_APA</w:t>
      </w:r>
      <w:r w:rsidR="00937698" w:rsidRPr="00937698">
        <w:rPr>
          <w:rFonts w:hint="eastAsia"/>
        </w:rPr>
        <w:t>的波动性不强，能够适应不同图规模和稠密度的图。</w:t>
      </w:r>
    </w:p>
    <w:p w:rsidR="00CC0E6C" w:rsidDel="009E74EC" w:rsidRDefault="00CC0E6C" w:rsidP="00C031E7">
      <w:pPr>
        <w:pStyle w:val="a3"/>
        <w:spacing w:line="288" w:lineRule="auto"/>
        <w:ind w:firstLine="468"/>
        <w:rPr>
          <w:del w:id="32" w:author="User" w:date="2016-04-28T17:13:00Z"/>
        </w:rPr>
      </w:pPr>
      <w:r>
        <w:rPr>
          <w:rFonts w:hint="eastAsia"/>
        </w:rPr>
        <w:lastRenderedPageBreak/>
        <w:t>（</w:t>
      </w:r>
      <w:r>
        <w:rPr>
          <w:rFonts w:hint="eastAsia"/>
        </w:rPr>
        <w:t>3</w:t>
      </w:r>
      <w:r>
        <w:rPr>
          <w:rFonts w:hint="eastAsia"/>
        </w:rPr>
        <w:t>）</w:t>
      </w:r>
      <w:del w:id="33" w:author="User" w:date="2016-04-28T17:13:00Z">
        <w:r w:rsidR="003E51F6" w:rsidRPr="003E51F6" w:rsidDel="009E74EC">
          <w:rPr>
            <w:rFonts w:hint="eastAsia"/>
          </w:rPr>
          <w:delText>针对不确定图关键边增量算法的优化策略</w:delText>
        </w:r>
        <w:r w:rsidR="000D2866" w:rsidDel="009E74EC">
          <w:rPr>
            <w:rFonts w:hint="eastAsia"/>
          </w:rPr>
          <w:delText>。</w:delText>
        </w:r>
        <w:r w:rsidR="003E51F6" w:rsidRPr="003E51F6" w:rsidDel="009E74EC">
          <w:rPr>
            <w:rFonts w:hint="eastAsia"/>
          </w:rPr>
          <w:delText>首先，考虑到传统状态划分算法需要划分的状态空间较大，提出</w:delText>
        </w:r>
        <w:r w:rsidR="00A9696C" w:rsidDel="009E74EC">
          <w:rPr>
            <w:rFonts w:hint="eastAsia"/>
          </w:rPr>
          <w:delText>了</w:delText>
        </w:r>
        <w:r w:rsidR="003E51F6" w:rsidRPr="003E51F6" w:rsidDel="009E74EC">
          <w:rPr>
            <w:rFonts w:hint="eastAsia"/>
          </w:rPr>
          <w:delText>一种基于确定边过滤的状态划分算法，这些确定边包括割集中的边和悬挂边。同时，考虑到在状态划分的过程中，需要多次比较区间下界是否能够满足最大流，为简化这个过程，提出了基于下界子图树的优化算法，每次比较的过程中，通过搜索下界子图树，快速判断区间下界是否满足最大流，从而减少很多次的最大流计算，进而减少算法复杂度。</w:delText>
        </w:r>
      </w:del>
    </w:p>
    <w:p w:rsidR="00837083" w:rsidRPr="000D2866" w:rsidRDefault="00837083" w:rsidP="00C031E7">
      <w:pPr>
        <w:pStyle w:val="a3"/>
        <w:spacing w:line="288" w:lineRule="auto"/>
        <w:ind w:firstLine="468"/>
      </w:pPr>
    </w:p>
    <w:p w:rsidR="00BE23D6" w:rsidRPr="004678AB" w:rsidRDefault="00BE23D6" w:rsidP="00C031E7">
      <w:pPr>
        <w:pStyle w:val="af"/>
        <w:spacing w:line="288" w:lineRule="auto"/>
        <w:rPr>
          <w:rFonts w:ascii="宋体" w:eastAsia="宋体" w:hAnsi="宋体"/>
          <w:color w:val="000000"/>
        </w:rPr>
      </w:pPr>
      <w:r w:rsidRPr="00DB5271">
        <w:rPr>
          <w:rFonts w:eastAsia="黑体"/>
          <w:color w:val="000000"/>
        </w:rPr>
        <w:t>关键词</w:t>
      </w:r>
      <w:r w:rsidRPr="00DB5271">
        <w:rPr>
          <w:color w:val="000000"/>
        </w:rPr>
        <w:t>:</w:t>
      </w:r>
      <w:r w:rsidRPr="00DB5271">
        <w:rPr>
          <w:color w:val="000000"/>
        </w:rPr>
        <w:tab/>
      </w:r>
      <w:r w:rsidRPr="004678AB">
        <w:rPr>
          <w:rFonts w:ascii="宋体" w:eastAsia="宋体" w:hAnsi="宋体"/>
          <w:color w:val="000000"/>
        </w:rPr>
        <w:t>不确定图</w:t>
      </w:r>
      <w:r w:rsidR="006A5B03" w:rsidRPr="004678AB">
        <w:rPr>
          <w:rFonts w:ascii="宋体" w:eastAsia="宋体" w:hAnsi="宋体" w:hint="eastAsia"/>
          <w:color w:val="000000"/>
        </w:rPr>
        <w:t>，</w:t>
      </w:r>
      <w:r w:rsidRPr="004678AB">
        <w:rPr>
          <w:rFonts w:ascii="宋体" w:eastAsia="宋体" w:hAnsi="宋体"/>
          <w:color w:val="000000"/>
        </w:rPr>
        <w:t>关键边</w:t>
      </w:r>
      <w:r w:rsidR="006A5B03" w:rsidRPr="004678AB">
        <w:rPr>
          <w:rFonts w:ascii="宋体" w:eastAsia="宋体" w:hAnsi="宋体" w:hint="eastAsia"/>
          <w:color w:val="000000"/>
        </w:rPr>
        <w:t>，</w:t>
      </w:r>
      <w:r w:rsidR="006D4281" w:rsidRPr="004678AB">
        <w:rPr>
          <w:rFonts w:ascii="宋体" w:eastAsia="宋体" w:hAnsi="宋体" w:hint="eastAsia"/>
          <w:color w:val="000000"/>
        </w:rPr>
        <w:t>最大流</w:t>
      </w:r>
      <w:r w:rsidR="008219CB" w:rsidRPr="004678AB">
        <w:rPr>
          <w:rFonts w:ascii="宋体" w:eastAsia="宋体" w:hAnsi="宋体" w:hint="eastAsia"/>
          <w:color w:val="000000"/>
        </w:rPr>
        <w:t>，</w:t>
      </w:r>
      <w:r w:rsidR="006A5B03" w:rsidRPr="004678AB">
        <w:rPr>
          <w:rFonts w:ascii="宋体" w:eastAsia="宋体" w:hAnsi="宋体" w:hint="eastAsia"/>
          <w:color w:val="000000"/>
        </w:rPr>
        <w:t>容量</w:t>
      </w:r>
      <w:r w:rsidRPr="004678AB">
        <w:rPr>
          <w:rFonts w:ascii="宋体" w:eastAsia="宋体" w:hAnsi="宋体"/>
          <w:color w:val="000000"/>
        </w:rPr>
        <w:t>可靠性</w:t>
      </w:r>
      <w:r w:rsidR="006A5B03" w:rsidRPr="004678AB">
        <w:rPr>
          <w:rFonts w:ascii="宋体" w:eastAsia="宋体" w:hAnsi="宋体" w:hint="eastAsia"/>
          <w:color w:val="000000"/>
        </w:rPr>
        <w:t>，分布可靠性</w:t>
      </w:r>
    </w:p>
    <w:p w:rsidR="0082588E" w:rsidRDefault="0082588E" w:rsidP="00DC4C31">
      <w:pPr>
        <w:ind w:firstLine="468"/>
      </w:pPr>
      <w:r>
        <w:br w:type="page"/>
      </w:r>
    </w:p>
    <w:p w:rsidR="00F01673" w:rsidRPr="00DB5271" w:rsidRDefault="00E95213" w:rsidP="00DC4C31">
      <w:pPr>
        <w:pStyle w:val="aff3"/>
        <w:ind w:firstLine="871"/>
        <w:rPr>
          <w:rFonts w:ascii="Times New Roman" w:hAnsi="Times New Roman" w:cs="Times New Roman"/>
        </w:rPr>
      </w:pPr>
      <w:bookmarkStart w:id="34" w:name="_Toc449617135"/>
      <w:r w:rsidRPr="00DB5271">
        <w:rPr>
          <w:rFonts w:ascii="Times New Roman" w:hAnsi="Times New Roman" w:cs="Times New Roman"/>
        </w:rPr>
        <w:t>Abstract</w:t>
      </w:r>
      <w:bookmarkEnd w:id="34"/>
    </w:p>
    <w:p w:rsidR="00E95213" w:rsidRPr="00DB5271" w:rsidRDefault="00E95213" w:rsidP="00DB5271">
      <w:pPr>
        <w:pStyle w:val="Abstract"/>
        <w:spacing w:beforeLines="50" w:before="163" w:line="288" w:lineRule="auto"/>
        <w:ind w:firstLineChars="200" w:firstLine="468"/>
        <w:rPr>
          <w:sz w:val="24"/>
        </w:rPr>
      </w:pPr>
      <w:r w:rsidRPr="00DB5271">
        <w:rPr>
          <w:color w:val="000000"/>
          <w:sz w:val="24"/>
        </w:rPr>
        <w:t xml:space="preserve">The importance of the network edge evaluation is an important content of research network. This paper constructed key edge evaluation model based on the flow and reliability </w:t>
      </w:r>
      <w:r w:rsidR="003B0242" w:rsidRPr="00DB5271">
        <w:rPr>
          <w:color w:val="000000"/>
          <w:sz w:val="24"/>
        </w:rPr>
        <w:t>（</w:t>
      </w:r>
      <w:r w:rsidRPr="00DB5271">
        <w:rPr>
          <w:color w:val="000000"/>
          <w:sz w:val="24"/>
        </w:rPr>
        <w:t>distribution reliability and capacity reliability</w:t>
      </w:r>
      <w:r w:rsidR="003B0242" w:rsidRPr="00DB5271">
        <w:rPr>
          <w:color w:val="000000"/>
          <w:sz w:val="24"/>
        </w:rPr>
        <w:t>）</w:t>
      </w:r>
      <w:r w:rsidRPr="00DB5271">
        <w:rPr>
          <w:color w:val="000000"/>
          <w:sz w:val="24"/>
        </w:rPr>
        <w:t xml:space="preserve"> in uncertain graph, the key edge model for uncertain graph is on the flow and the reliability of relative loss after the edge is removed</w:t>
      </w:r>
      <w:r w:rsidR="003B0242" w:rsidRPr="00DB5271">
        <w:rPr>
          <w:color w:val="000000"/>
          <w:sz w:val="24"/>
        </w:rPr>
        <w:t>（</w:t>
      </w:r>
      <w:r w:rsidRPr="00DB5271">
        <w:rPr>
          <w:color w:val="000000"/>
          <w:sz w:val="24"/>
        </w:rPr>
        <w:t>or failure</w:t>
      </w:r>
      <w:r w:rsidR="003B0242" w:rsidRPr="00DB5271">
        <w:rPr>
          <w:color w:val="000000"/>
          <w:sz w:val="24"/>
        </w:rPr>
        <w:t>）</w:t>
      </w:r>
      <w:r w:rsidRPr="00DB5271">
        <w:rPr>
          <w:color w:val="000000"/>
          <w:sz w:val="24"/>
        </w:rPr>
        <w:t xml:space="preserve">, to comprehensive evaluation the degree of an edge. The model will consider flow as the most important factors for the key edge, when the flow is consistent, compared to the maximum flow distribution of reliability </w:t>
      </w:r>
      <w:r w:rsidR="003B0242" w:rsidRPr="00DB5271">
        <w:rPr>
          <w:color w:val="000000"/>
          <w:sz w:val="24"/>
        </w:rPr>
        <w:t>（</w:t>
      </w:r>
      <w:r w:rsidRPr="00DB5271">
        <w:rPr>
          <w:color w:val="000000"/>
          <w:sz w:val="24"/>
        </w:rPr>
        <w:t>after remove edge</w:t>
      </w:r>
      <w:r w:rsidR="003B0242" w:rsidRPr="00DB5271">
        <w:rPr>
          <w:color w:val="000000"/>
          <w:sz w:val="24"/>
        </w:rPr>
        <w:t>）</w:t>
      </w:r>
      <w:r w:rsidRPr="00DB5271">
        <w:rPr>
          <w:color w:val="000000"/>
          <w:sz w:val="24"/>
        </w:rPr>
        <w:t xml:space="preserve">, in order to increase the degree of differentiation, at the same time considering capacity reliability. As for the calculation of relative changes of the flow and reliability of uncertain graph after the edge being removed, at first, this paper designed the BASE algorithm, repeated computation algorithm after removing uncertain graph of maximum flow and distribution reliability and capacity reliability, this article consider BASE algorithm as a basic algorithm to measure the key edge; Then aiming at the shortcomings of high repeat BASE algorithm computational complexity, we propose a kind of incremental algorithm of ICA, the main ideas of the algorithm is to divided the edge into ABC three kinds based on the number that the edge in the subgraph which satisfy the maximum flow. When A edge to be removed, use STPA_CUT algorithm, tree pruning cut edge is used to obtain the interval after removing still meet the maximum flow graph set; When B side to remove, use B - CESA algorithm to obtain still meet the range of maximum flow; Because C edge has not affect, so don't need to calculate. At the end of the paper, through the experiment compares the performance of the two algorithms. The experimental results show that the </w:t>
      </w:r>
      <w:smartTag w:uri="urn:schemas-microsoft-com:office:smarttags" w:element="City">
        <w:smartTag w:uri="urn:schemas-microsoft-com:office:smarttags" w:element="place">
          <w:r w:rsidRPr="00DB5271">
            <w:rPr>
              <w:color w:val="000000"/>
              <w:sz w:val="24"/>
            </w:rPr>
            <w:t>ICA</w:t>
          </w:r>
        </w:smartTag>
      </w:smartTag>
      <w:r w:rsidRPr="00DB5271">
        <w:rPr>
          <w:color w:val="000000"/>
          <w:sz w:val="24"/>
        </w:rPr>
        <w:t xml:space="preserve"> algorithm relative to the BASE of its space complexity increases to a certain extent, but the time complexity has great advantage.</w:t>
      </w:r>
    </w:p>
    <w:p w:rsidR="00E95213" w:rsidRDefault="00E95213" w:rsidP="00DB5271">
      <w:pPr>
        <w:pStyle w:val="11"/>
        <w:spacing w:line="288" w:lineRule="auto"/>
        <w:ind w:left="1162" w:firstLineChars="0" w:hanging="1162"/>
        <w:rPr>
          <w:color w:val="000000"/>
        </w:rPr>
      </w:pPr>
      <w:r w:rsidRPr="00DB5271">
        <w:rPr>
          <w:b/>
          <w:bCs/>
          <w:sz w:val="24"/>
        </w:rPr>
        <w:t>Key words</w:t>
      </w:r>
      <w:r w:rsidRPr="00DB5271">
        <w:rPr>
          <w:sz w:val="24"/>
        </w:rPr>
        <w:t>:</w:t>
      </w:r>
      <w:r w:rsidRPr="00DB5271">
        <w:rPr>
          <w:rFonts w:hint="eastAsia"/>
          <w:sz w:val="24"/>
        </w:rPr>
        <w:t xml:space="preserve"> </w:t>
      </w:r>
      <w:r w:rsidRPr="00DB5271">
        <w:rPr>
          <w:sz w:val="24"/>
        </w:rPr>
        <w:t>Uncertain Graph, Key Edge, maximum flow and distribution of the reliability, capacity reliability</w:t>
      </w:r>
    </w:p>
    <w:p w:rsidR="00B34334" w:rsidRDefault="00B34334" w:rsidP="00DC4C31">
      <w:pPr>
        <w:ind w:firstLine="468"/>
      </w:pPr>
      <w:r>
        <w:br w:type="page"/>
      </w:r>
    </w:p>
    <w:p w:rsidR="001628D1" w:rsidRDefault="001628D1" w:rsidP="00DC4C31">
      <w:pPr>
        <w:pStyle w:val="aff3"/>
        <w:ind w:firstLine="871"/>
      </w:pPr>
      <w:bookmarkStart w:id="35" w:name="_Toc449617136"/>
      <w:r>
        <w:rPr>
          <w:lang w:val="zh-CN"/>
        </w:rPr>
        <w:t>目录</w:t>
      </w:r>
      <w:bookmarkEnd w:id="35"/>
    </w:p>
    <w:p w:rsidR="00F44A0B" w:rsidRPr="004678AB" w:rsidRDefault="001628D1">
      <w:pPr>
        <w:pStyle w:val="15"/>
        <w:tabs>
          <w:tab w:val="right" w:leader="dot" w:pos="9061"/>
        </w:tabs>
        <w:rPr>
          <w:rFonts w:ascii="Calibri" w:hAnsi="Calibri"/>
          <w:noProof/>
          <w:spacing w:val="0"/>
          <w:kern w:val="2"/>
          <w:sz w:val="21"/>
          <w:szCs w:val="22"/>
        </w:rPr>
      </w:pPr>
      <w:r>
        <w:fldChar w:fldCharType="begin"/>
      </w:r>
      <w:r>
        <w:instrText xml:space="preserve"> TOC \o "1-3" \h \z \u </w:instrText>
      </w:r>
      <w:r>
        <w:fldChar w:fldCharType="separate"/>
      </w:r>
      <w:hyperlink w:anchor="_Toc449617134" w:history="1">
        <w:r w:rsidR="00F44A0B" w:rsidRPr="007A4654">
          <w:rPr>
            <w:rStyle w:val="afb"/>
            <w:rFonts w:hint="eastAsia"/>
            <w:noProof/>
          </w:rPr>
          <w:t>摘</w:t>
        </w:r>
        <w:r w:rsidR="00F44A0B" w:rsidRPr="007A4654">
          <w:rPr>
            <w:rStyle w:val="afb"/>
            <w:noProof/>
          </w:rPr>
          <w:t xml:space="preserve">  </w:t>
        </w:r>
        <w:r w:rsidR="00F44A0B" w:rsidRPr="007A4654">
          <w:rPr>
            <w:rStyle w:val="afb"/>
            <w:rFonts w:hint="eastAsia"/>
            <w:noProof/>
          </w:rPr>
          <w:t>要</w:t>
        </w:r>
        <w:r w:rsidR="00F44A0B">
          <w:rPr>
            <w:noProof/>
            <w:webHidden/>
          </w:rPr>
          <w:tab/>
        </w:r>
        <w:r w:rsidR="00F44A0B">
          <w:rPr>
            <w:noProof/>
            <w:webHidden/>
          </w:rPr>
          <w:fldChar w:fldCharType="begin"/>
        </w:r>
        <w:r w:rsidR="00F44A0B">
          <w:rPr>
            <w:noProof/>
            <w:webHidden/>
          </w:rPr>
          <w:instrText xml:space="preserve"> PAGEREF _Toc449617134 \h </w:instrText>
        </w:r>
        <w:r w:rsidR="00F44A0B">
          <w:rPr>
            <w:noProof/>
            <w:webHidden/>
          </w:rPr>
        </w:r>
        <w:r w:rsidR="00F44A0B">
          <w:rPr>
            <w:noProof/>
            <w:webHidden/>
          </w:rPr>
          <w:fldChar w:fldCharType="separate"/>
        </w:r>
        <w:r w:rsidR="00F44A0B">
          <w:rPr>
            <w:noProof/>
            <w:webHidden/>
          </w:rPr>
          <w:t>I</w:t>
        </w:r>
        <w:r w:rsidR="00F44A0B">
          <w:rPr>
            <w:noProof/>
            <w:webHidden/>
          </w:rPr>
          <w:fldChar w:fldCharType="end"/>
        </w:r>
      </w:hyperlink>
    </w:p>
    <w:p w:rsidR="00F44A0B" w:rsidRPr="004678AB" w:rsidRDefault="001D4CEA">
      <w:pPr>
        <w:pStyle w:val="15"/>
        <w:tabs>
          <w:tab w:val="right" w:leader="dot" w:pos="9061"/>
        </w:tabs>
        <w:rPr>
          <w:rFonts w:ascii="Calibri" w:hAnsi="Calibri"/>
          <w:noProof/>
          <w:spacing w:val="0"/>
          <w:kern w:val="2"/>
          <w:sz w:val="21"/>
          <w:szCs w:val="22"/>
        </w:rPr>
      </w:pPr>
      <w:hyperlink w:anchor="_Toc449617135" w:history="1">
        <w:r w:rsidR="00F44A0B" w:rsidRPr="007A4654">
          <w:rPr>
            <w:rStyle w:val="afb"/>
            <w:noProof/>
          </w:rPr>
          <w:t>Abstract</w:t>
        </w:r>
        <w:r w:rsidR="00F44A0B">
          <w:rPr>
            <w:noProof/>
            <w:webHidden/>
          </w:rPr>
          <w:tab/>
        </w:r>
        <w:r w:rsidR="00F44A0B">
          <w:rPr>
            <w:noProof/>
            <w:webHidden/>
          </w:rPr>
          <w:fldChar w:fldCharType="begin"/>
        </w:r>
        <w:r w:rsidR="00F44A0B">
          <w:rPr>
            <w:noProof/>
            <w:webHidden/>
          </w:rPr>
          <w:instrText xml:space="preserve"> PAGEREF _Toc449617135 \h </w:instrText>
        </w:r>
        <w:r w:rsidR="00F44A0B">
          <w:rPr>
            <w:noProof/>
            <w:webHidden/>
          </w:rPr>
        </w:r>
        <w:r w:rsidR="00F44A0B">
          <w:rPr>
            <w:noProof/>
            <w:webHidden/>
          </w:rPr>
          <w:fldChar w:fldCharType="separate"/>
        </w:r>
        <w:r w:rsidR="00F44A0B">
          <w:rPr>
            <w:noProof/>
            <w:webHidden/>
          </w:rPr>
          <w:t>II</w:t>
        </w:r>
        <w:r w:rsidR="00F44A0B">
          <w:rPr>
            <w:noProof/>
            <w:webHidden/>
          </w:rPr>
          <w:fldChar w:fldCharType="end"/>
        </w:r>
      </w:hyperlink>
    </w:p>
    <w:p w:rsidR="00F44A0B" w:rsidRPr="004678AB" w:rsidRDefault="001D4CEA">
      <w:pPr>
        <w:pStyle w:val="15"/>
        <w:tabs>
          <w:tab w:val="right" w:leader="dot" w:pos="9061"/>
        </w:tabs>
        <w:rPr>
          <w:rFonts w:ascii="Calibri" w:hAnsi="Calibri"/>
          <w:noProof/>
          <w:spacing w:val="0"/>
          <w:kern w:val="2"/>
          <w:sz w:val="21"/>
          <w:szCs w:val="22"/>
        </w:rPr>
      </w:pPr>
      <w:hyperlink w:anchor="_Toc449617136" w:history="1">
        <w:r w:rsidR="00F44A0B" w:rsidRPr="007A4654">
          <w:rPr>
            <w:rStyle w:val="afb"/>
            <w:rFonts w:hint="eastAsia"/>
            <w:noProof/>
            <w:lang w:val="zh-CN"/>
          </w:rPr>
          <w:t>目录</w:t>
        </w:r>
        <w:r w:rsidR="00F44A0B">
          <w:rPr>
            <w:noProof/>
            <w:webHidden/>
          </w:rPr>
          <w:tab/>
        </w:r>
        <w:r w:rsidR="00F44A0B">
          <w:rPr>
            <w:noProof/>
            <w:webHidden/>
          </w:rPr>
          <w:fldChar w:fldCharType="begin"/>
        </w:r>
        <w:r w:rsidR="00F44A0B">
          <w:rPr>
            <w:noProof/>
            <w:webHidden/>
          </w:rPr>
          <w:instrText xml:space="preserve"> PAGEREF _Toc449617136 \h </w:instrText>
        </w:r>
        <w:r w:rsidR="00F44A0B">
          <w:rPr>
            <w:noProof/>
            <w:webHidden/>
          </w:rPr>
        </w:r>
        <w:r w:rsidR="00F44A0B">
          <w:rPr>
            <w:noProof/>
            <w:webHidden/>
          </w:rPr>
          <w:fldChar w:fldCharType="separate"/>
        </w:r>
        <w:r w:rsidR="00F44A0B">
          <w:rPr>
            <w:noProof/>
            <w:webHidden/>
          </w:rPr>
          <w:t>III</w:t>
        </w:r>
        <w:r w:rsidR="00F44A0B">
          <w:rPr>
            <w:noProof/>
            <w:webHidden/>
          </w:rPr>
          <w:fldChar w:fldCharType="end"/>
        </w:r>
      </w:hyperlink>
    </w:p>
    <w:p w:rsidR="00F44A0B" w:rsidRPr="004678AB" w:rsidRDefault="001D4CEA">
      <w:pPr>
        <w:pStyle w:val="15"/>
        <w:tabs>
          <w:tab w:val="right" w:leader="dot" w:pos="9061"/>
        </w:tabs>
        <w:rPr>
          <w:rFonts w:ascii="Calibri" w:hAnsi="Calibri"/>
          <w:noProof/>
          <w:spacing w:val="0"/>
          <w:kern w:val="2"/>
          <w:sz w:val="21"/>
          <w:szCs w:val="22"/>
        </w:rPr>
      </w:pPr>
      <w:hyperlink w:anchor="_Toc449617137" w:history="1">
        <w:r w:rsidR="00F44A0B" w:rsidRPr="007A4654">
          <w:rPr>
            <w:rStyle w:val="afb"/>
            <w:rFonts w:hint="eastAsia"/>
            <w:noProof/>
          </w:rPr>
          <w:t>第</w:t>
        </w:r>
        <w:r w:rsidR="00F44A0B" w:rsidRPr="007A4654">
          <w:rPr>
            <w:rStyle w:val="afb"/>
            <w:noProof/>
          </w:rPr>
          <w:t>1</w:t>
        </w:r>
        <w:r w:rsidR="00F44A0B" w:rsidRPr="007A4654">
          <w:rPr>
            <w:rStyle w:val="afb"/>
            <w:rFonts w:hint="eastAsia"/>
            <w:noProof/>
          </w:rPr>
          <w:t>章</w:t>
        </w:r>
        <w:r w:rsidR="00F44A0B" w:rsidRPr="007A4654">
          <w:rPr>
            <w:rStyle w:val="afb"/>
            <w:noProof/>
          </w:rPr>
          <w:t xml:space="preserve"> </w:t>
        </w:r>
        <w:r w:rsidR="00F44A0B" w:rsidRPr="007A4654">
          <w:rPr>
            <w:rStyle w:val="afb"/>
            <w:rFonts w:hint="eastAsia"/>
            <w:noProof/>
          </w:rPr>
          <w:t>绪论</w:t>
        </w:r>
        <w:r w:rsidR="00F44A0B">
          <w:rPr>
            <w:noProof/>
            <w:webHidden/>
          </w:rPr>
          <w:tab/>
        </w:r>
        <w:r w:rsidR="00F44A0B">
          <w:rPr>
            <w:noProof/>
            <w:webHidden/>
          </w:rPr>
          <w:fldChar w:fldCharType="begin"/>
        </w:r>
        <w:r w:rsidR="00F44A0B">
          <w:rPr>
            <w:noProof/>
            <w:webHidden/>
          </w:rPr>
          <w:instrText xml:space="preserve"> PAGEREF _Toc449617137 \h </w:instrText>
        </w:r>
        <w:r w:rsidR="00F44A0B">
          <w:rPr>
            <w:noProof/>
            <w:webHidden/>
          </w:rPr>
        </w:r>
        <w:r w:rsidR="00F44A0B">
          <w:rPr>
            <w:noProof/>
            <w:webHidden/>
          </w:rPr>
          <w:fldChar w:fldCharType="separate"/>
        </w:r>
        <w:r w:rsidR="00F44A0B">
          <w:rPr>
            <w:noProof/>
            <w:webHidden/>
          </w:rPr>
          <w:t>1</w:t>
        </w:r>
        <w:r w:rsidR="00F44A0B">
          <w:rPr>
            <w:noProof/>
            <w:webHidden/>
          </w:rPr>
          <w:fldChar w:fldCharType="end"/>
        </w:r>
      </w:hyperlink>
    </w:p>
    <w:p w:rsidR="00F44A0B" w:rsidRPr="004678AB" w:rsidRDefault="001D4CEA" w:rsidP="00F44A0B">
      <w:pPr>
        <w:pStyle w:val="26"/>
        <w:tabs>
          <w:tab w:val="right" w:leader="dot" w:pos="9061"/>
        </w:tabs>
        <w:ind w:left="468"/>
        <w:rPr>
          <w:rFonts w:ascii="Calibri" w:hAnsi="Calibri"/>
          <w:noProof/>
          <w:spacing w:val="0"/>
          <w:kern w:val="2"/>
          <w:sz w:val="21"/>
          <w:szCs w:val="22"/>
        </w:rPr>
      </w:pPr>
      <w:hyperlink w:anchor="_Toc449617138" w:history="1">
        <w:r w:rsidR="00F44A0B" w:rsidRPr="007A4654">
          <w:rPr>
            <w:rStyle w:val="afb"/>
            <w:noProof/>
          </w:rPr>
          <w:t xml:space="preserve">1.1 </w:t>
        </w:r>
        <w:r w:rsidR="00F44A0B" w:rsidRPr="007A4654">
          <w:rPr>
            <w:rStyle w:val="afb"/>
            <w:rFonts w:hint="eastAsia"/>
            <w:noProof/>
          </w:rPr>
          <w:t>问题研究背景与意义</w:t>
        </w:r>
        <w:r w:rsidR="00F44A0B">
          <w:rPr>
            <w:noProof/>
            <w:webHidden/>
          </w:rPr>
          <w:tab/>
        </w:r>
        <w:r w:rsidR="00F44A0B">
          <w:rPr>
            <w:noProof/>
            <w:webHidden/>
          </w:rPr>
          <w:fldChar w:fldCharType="begin"/>
        </w:r>
        <w:r w:rsidR="00F44A0B">
          <w:rPr>
            <w:noProof/>
            <w:webHidden/>
          </w:rPr>
          <w:instrText xml:space="preserve"> PAGEREF _Toc449617138 \h </w:instrText>
        </w:r>
        <w:r w:rsidR="00F44A0B">
          <w:rPr>
            <w:noProof/>
            <w:webHidden/>
          </w:rPr>
        </w:r>
        <w:r w:rsidR="00F44A0B">
          <w:rPr>
            <w:noProof/>
            <w:webHidden/>
          </w:rPr>
          <w:fldChar w:fldCharType="separate"/>
        </w:r>
        <w:r w:rsidR="00F44A0B">
          <w:rPr>
            <w:noProof/>
            <w:webHidden/>
          </w:rPr>
          <w:t>1</w:t>
        </w:r>
        <w:r w:rsidR="00F44A0B">
          <w:rPr>
            <w:noProof/>
            <w:webHidden/>
          </w:rPr>
          <w:fldChar w:fldCharType="end"/>
        </w:r>
      </w:hyperlink>
    </w:p>
    <w:p w:rsidR="00F44A0B" w:rsidRPr="004678AB" w:rsidRDefault="001D4CEA" w:rsidP="00F44A0B">
      <w:pPr>
        <w:pStyle w:val="26"/>
        <w:tabs>
          <w:tab w:val="right" w:leader="dot" w:pos="9061"/>
        </w:tabs>
        <w:ind w:left="468"/>
        <w:rPr>
          <w:rFonts w:ascii="Calibri" w:hAnsi="Calibri"/>
          <w:noProof/>
          <w:spacing w:val="0"/>
          <w:kern w:val="2"/>
          <w:sz w:val="21"/>
          <w:szCs w:val="22"/>
        </w:rPr>
      </w:pPr>
      <w:hyperlink w:anchor="_Toc449617139" w:history="1">
        <w:r w:rsidR="00F44A0B" w:rsidRPr="007A4654">
          <w:rPr>
            <w:rStyle w:val="afb"/>
            <w:noProof/>
          </w:rPr>
          <w:t xml:space="preserve">1.2 </w:t>
        </w:r>
        <w:r w:rsidR="00F44A0B" w:rsidRPr="007A4654">
          <w:rPr>
            <w:rStyle w:val="afb"/>
            <w:rFonts w:hint="eastAsia"/>
            <w:noProof/>
          </w:rPr>
          <w:t>研究现状</w:t>
        </w:r>
        <w:r w:rsidR="00F44A0B">
          <w:rPr>
            <w:noProof/>
            <w:webHidden/>
          </w:rPr>
          <w:tab/>
        </w:r>
        <w:r w:rsidR="00F44A0B">
          <w:rPr>
            <w:noProof/>
            <w:webHidden/>
          </w:rPr>
          <w:fldChar w:fldCharType="begin"/>
        </w:r>
        <w:r w:rsidR="00F44A0B">
          <w:rPr>
            <w:noProof/>
            <w:webHidden/>
          </w:rPr>
          <w:instrText xml:space="preserve"> PAGEREF _Toc449617139 \h </w:instrText>
        </w:r>
        <w:r w:rsidR="00F44A0B">
          <w:rPr>
            <w:noProof/>
            <w:webHidden/>
          </w:rPr>
        </w:r>
        <w:r w:rsidR="00F44A0B">
          <w:rPr>
            <w:noProof/>
            <w:webHidden/>
          </w:rPr>
          <w:fldChar w:fldCharType="separate"/>
        </w:r>
        <w:r w:rsidR="00F44A0B">
          <w:rPr>
            <w:noProof/>
            <w:webHidden/>
          </w:rPr>
          <w:t>2</w:t>
        </w:r>
        <w:r w:rsidR="00F44A0B">
          <w:rPr>
            <w:noProof/>
            <w:webHidden/>
          </w:rPr>
          <w:fldChar w:fldCharType="end"/>
        </w:r>
      </w:hyperlink>
    </w:p>
    <w:p w:rsidR="00F44A0B" w:rsidRPr="004678AB" w:rsidRDefault="001D4CEA" w:rsidP="00F44A0B">
      <w:pPr>
        <w:pStyle w:val="26"/>
        <w:tabs>
          <w:tab w:val="right" w:leader="dot" w:pos="9061"/>
        </w:tabs>
        <w:ind w:left="468"/>
        <w:rPr>
          <w:rFonts w:ascii="Calibri" w:hAnsi="Calibri"/>
          <w:noProof/>
          <w:spacing w:val="0"/>
          <w:kern w:val="2"/>
          <w:sz w:val="21"/>
          <w:szCs w:val="22"/>
        </w:rPr>
      </w:pPr>
      <w:hyperlink w:anchor="_Toc449617140" w:history="1">
        <w:r w:rsidR="00F44A0B" w:rsidRPr="007A4654">
          <w:rPr>
            <w:rStyle w:val="afb"/>
            <w:noProof/>
          </w:rPr>
          <w:t xml:space="preserve">1.3 </w:t>
        </w:r>
        <w:r w:rsidR="00F44A0B" w:rsidRPr="007A4654">
          <w:rPr>
            <w:rStyle w:val="afb"/>
            <w:rFonts w:hint="eastAsia"/>
            <w:noProof/>
          </w:rPr>
          <w:t>研究内容</w:t>
        </w:r>
        <w:r w:rsidR="00F44A0B">
          <w:rPr>
            <w:noProof/>
            <w:webHidden/>
          </w:rPr>
          <w:tab/>
        </w:r>
        <w:r w:rsidR="00F44A0B">
          <w:rPr>
            <w:noProof/>
            <w:webHidden/>
          </w:rPr>
          <w:fldChar w:fldCharType="begin"/>
        </w:r>
        <w:r w:rsidR="00F44A0B">
          <w:rPr>
            <w:noProof/>
            <w:webHidden/>
          </w:rPr>
          <w:instrText xml:space="preserve"> PAGEREF _Toc449617140 \h </w:instrText>
        </w:r>
        <w:r w:rsidR="00F44A0B">
          <w:rPr>
            <w:noProof/>
            <w:webHidden/>
          </w:rPr>
        </w:r>
        <w:r w:rsidR="00F44A0B">
          <w:rPr>
            <w:noProof/>
            <w:webHidden/>
          </w:rPr>
          <w:fldChar w:fldCharType="separate"/>
        </w:r>
        <w:r w:rsidR="00F44A0B">
          <w:rPr>
            <w:noProof/>
            <w:webHidden/>
          </w:rPr>
          <w:t>4</w:t>
        </w:r>
        <w:r w:rsidR="00F44A0B">
          <w:rPr>
            <w:noProof/>
            <w:webHidden/>
          </w:rPr>
          <w:fldChar w:fldCharType="end"/>
        </w:r>
      </w:hyperlink>
    </w:p>
    <w:p w:rsidR="00F44A0B" w:rsidRPr="004678AB" w:rsidRDefault="001D4CEA" w:rsidP="00F44A0B">
      <w:pPr>
        <w:pStyle w:val="26"/>
        <w:tabs>
          <w:tab w:val="right" w:leader="dot" w:pos="9061"/>
        </w:tabs>
        <w:ind w:left="468"/>
        <w:rPr>
          <w:rFonts w:ascii="Calibri" w:hAnsi="Calibri"/>
          <w:noProof/>
          <w:spacing w:val="0"/>
          <w:kern w:val="2"/>
          <w:sz w:val="21"/>
          <w:szCs w:val="22"/>
        </w:rPr>
      </w:pPr>
      <w:hyperlink w:anchor="_Toc449617141" w:history="1">
        <w:r w:rsidR="00F44A0B" w:rsidRPr="007A4654">
          <w:rPr>
            <w:rStyle w:val="afb"/>
            <w:noProof/>
          </w:rPr>
          <w:t xml:space="preserve">1.4 </w:t>
        </w:r>
        <w:r w:rsidR="00F44A0B" w:rsidRPr="007A4654">
          <w:rPr>
            <w:rStyle w:val="afb"/>
            <w:rFonts w:hint="eastAsia"/>
            <w:noProof/>
          </w:rPr>
          <w:t>本文内容组织</w:t>
        </w:r>
        <w:r w:rsidR="00F44A0B">
          <w:rPr>
            <w:noProof/>
            <w:webHidden/>
          </w:rPr>
          <w:tab/>
        </w:r>
        <w:r w:rsidR="00F44A0B">
          <w:rPr>
            <w:noProof/>
            <w:webHidden/>
          </w:rPr>
          <w:fldChar w:fldCharType="begin"/>
        </w:r>
        <w:r w:rsidR="00F44A0B">
          <w:rPr>
            <w:noProof/>
            <w:webHidden/>
          </w:rPr>
          <w:instrText xml:space="preserve"> PAGEREF _Toc449617141 \h </w:instrText>
        </w:r>
        <w:r w:rsidR="00F44A0B">
          <w:rPr>
            <w:noProof/>
            <w:webHidden/>
          </w:rPr>
        </w:r>
        <w:r w:rsidR="00F44A0B">
          <w:rPr>
            <w:noProof/>
            <w:webHidden/>
          </w:rPr>
          <w:fldChar w:fldCharType="separate"/>
        </w:r>
        <w:r w:rsidR="00F44A0B">
          <w:rPr>
            <w:noProof/>
            <w:webHidden/>
          </w:rPr>
          <w:t>5</w:t>
        </w:r>
        <w:r w:rsidR="00F44A0B">
          <w:rPr>
            <w:noProof/>
            <w:webHidden/>
          </w:rPr>
          <w:fldChar w:fldCharType="end"/>
        </w:r>
      </w:hyperlink>
    </w:p>
    <w:p w:rsidR="00F44A0B" w:rsidRPr="004678AB" w:rsidRDefault="001D4CEA">
      <w:pPr>
        <w:pStyle w:val="15"/>
        <w:tabs>
          <w:tab w:val="right" w:leader="dot" w:pos="9061"/>
        </w:tabs>
        <w:rPr>
          <w:rFonts w:ascii="Calibri" w:hAnsi="Calibri"/>
          <w:noProof/>
          <w:spacing w:val="0"/>
          <w:kern w:val="2"/>
          <w:sz w:val="21"/>
          <w:szCs w:val="22"/>
        </w:rPr>
      </w:pPr>
      <w:hyperlink w:anchor="_Toc449617142" w:history="1">
        <w:r w:rsidR="00F44A0B" w:rsidRPr="007A4654">
          <w:rPr>
            <w:rStyle w:val="afb"/>
            <w:rFonts w:hint="eastAsia"/>
            <w:noProof/>
          </w:rPr>
          <w:t>第</w:t>
        </w:r>
        <w:r w:rsidR="00F44A0B" w:rsidRPr="007A4654">
          <w:rPr>
            <w:rStyle w:val="afb"/>
            <w:noProof/>
          </w:rPr>
          <w:t>2</w:t>
        </w:r>
        <w:r w:rsidR="00F44A0B" w:rsidRPr="007A4654">
          <w:rPr>
            <w:rStyle w:val="afb"/>
            <w:rFonts w:hint="eastAsia"/>
            <w:noProof/>
          </w:rPr>
          <w:t>章</w:t>
        </w:r>
        <w:r w:rsidR="00F44A0B" w:rsidRPr="007A4654">
          <w:rPr>
            <w:rStyle w:val="afb"/>
            <w:noProof/>
          </w:rPr>
          <w:t xml:space="preserve"> </w:t>
        </w:r>
        <w:r w:rsidR="00F44A0B" w:rsidRPr="007A4654">
          <w:rPr>
            <w:rStyle w:val="afb"/>
            <w:rFonts w:hint="eastAsia"/>
            <w:noProof/>
          </w:rPr>
          <w:t>不确定图及关键边相关理论</w:t>
        </w:r>
        <w:r w:rsidR="00F44A0B">
          <w:rPr>
            <w:noProof/>
            <w:webHidden/>
          </w:rPr>
          <w:tab/>
        </w:r>
        <w:r w:rsidR="00F44A0B">
          <w:rPr>
            <w:noProof/>
            <w:webHidden/>
          </w:rPr>
          <w:fldChar w:fldCharType="begin"/>
        </w:r>
        <w:r w:rsidR="00F44A0B">
          <w:rPr>
            <w:noProof/>
            <w:webHidden/>
          </w:rPr>
          <w:instrText xml:space="preserve"> PAGEREF _Toc449617142 \h </w:instrText>
        </w:r>
        <w:r w:rsidR="00F44A0B">
          <w:rPr>
            <w:noProof/>
            <w:webHidden/>
          </w:rPr>
        </w:r>
        <w:r w:rsidR="00F44A0B">
          <w:rPr>
            <w:noProof/>
            <w:webHidden/>
          </w:rPr>
          <w:fldChar w:fldCharType="separate"/>
        </w:r>
        <w:r w:rsidR="00F44A0B">
          <w:rPr>
            <w:noProof/>
            <w:webHidden/>
          </w:rPr>
          <w:t>7</w:t>
        </w:r>
        <w:r w:rsidR="00F44A0B">
          <w:rPr>
            <w:noProof/>
            <w:webHidden/>
          </w:rPr>
          <w:fldChar w:fldCharType="end"/>
        </w:r>
      </w:hyperlink>
    </w:p>
    <w:p w:rsidR="00F44A0B" w:rsidRPr="004678AB" w:rsidRDefault="001D4CEA" w:rsidP="00F44A0B">
      <w:pPr>
        <w:pStyle w:val="26"/>
        <w:tabs>
          <w:tab w:val="right" w:leader="dot" w:pos="9061"/>
        </w:tabs>
        <w:ind w:left="468"/>
        <w:rPr>
          <w:rFonts w:ascii="Calibri" w:hAnsi="Calibri"/>
          <w:noProof/>
          <w:spacing w:val="0"/>
          <w:kern w:val="2"/>
          <w:sz w:val="21"/>
          <w:szCs w:val="22"/>
        </w:rPr>
      </w:pPr>
      <w:hyperlink w:anchor="_Toc449617143" w:history="1">
        <w:r w:rsidR="00F44A0B" w:rsidRPr="007A4654">
          <w:rPr>
            <w:rStyle w:val="afb"/>
            <w:noProof/>
          </w:rPr>
          <w:t xml:space="preserve">2.1 </w:t>
        </w:r>
        <w:r w:rsidR="00F44A0B" w:rsidRPr="007A4654">
          <w:rPr>
            <w:rStyle w:val="afb"/>
            <w:rFonts w:hint="eastAsia"/>
            <w:noProof/>
          </w:rPr>
          <w:t>最大流问题</w:t>
        </w:r>
        <w:r w:rsidR="00F44A0B">
          <w:rPr>
            <w:noProof/>
            <w:webHidden/>
          </w:rPr>
          <w:tab/>
        </w:r>
        <w:r w:rsidR="00F44A0B">
          <w:rPr>
            <w:noProof/>
            <w:webHidden/>
          </w:rPr>
          <w:fldChar w:fldCharType="begin"/>
        </w:r>
        <w:r w:rsidR="00F44A0B">
          <w:rPr>
            <w:noProof/>
            <w:webHidden/>
          </w:rPr>
          <w:instrText xml:space="preserve"> PAGEREF _Toc449617143 \h </w:instrText>
        </w:r>
        <w:r w:rsidR="00F44A0B">
          <w:rPr>
            <w:noProof/>
            <w:webHidden/>
          </w:rPr>
        </w:r>
        <w:r w:rsidR="00F44A0B">
          <w:rPr>
            <w:noProof/>
            <w:webHidden/>
          </w:rPr>
          <w:fldChar w:fldCharType="separate"/>
        </w:r>
        <w:r w:rsidR="00F44A0B">
          <w:rPr>
            <w:noProof/>
            <w:webHidden/>
          </w:rPr>
          <w:t>7</w:t>
        </w:r>
        <w:r w:rsidR="00F44A0B">
          <w:rPr>
            <w:noProof/>
            <w:webHidden/>
          </w:rPr>
          <w:fldChar w:fldCharType="end"/>
        </w:r>
      </w:hyperlink>
    </w:p>
    <w:p w:rsidR="00F44A0B" w:rsidRPr="004678AB" w:rsidRDefault="001D4CEA" w:rsidP="00F44A0B">
      <w:pPr>
        <w:pStyle w:val="34"/>
        <w:tabs>
          <w:tab w:val="right" w:leader="dot" w:pos="9061"/>
        </w:tabs>
        <w:ind w:left="936"/>
        <w:rPr>
          <w:rFonts w:ascii="Calibri" w:hAnsi="Calibri"/>
          <w:noProof/>
          <w:spacing w:val="0"/>
          <w:kern w:val="2"/>
          <w:sz w:val="21"/>
          <w:szCs w:val="22"/>
        </w:rPr>
      </w:pPr>
      <w:hyperlink w:anchor="_Toc449617144" w:history="1">
        <w:r w:rsidR="00F44A0B" w:rsidRPr="007A4654">
          <w:rPr>
            <w:rStyle w:val="afb"/>
            <w:noProof/>
          </w:rPr>
          <w:t xml:space="preserve">2.1.1 </w:t>
        </w:r>
        <w:r w:rsidR="00F44A0B" w:rsidRPr="007A4654">
          <w:rPr>
            <w:rStyle w:val="afb"/>
            <w:rFonts w:hint="eastAsia"/>
            <w:noProof/>
          </w:rPr>
          <w:t>基本概念和相关定义</w:t>
        </w:r>
        <w:r w:rsidR="00F44A0B">
          <w:rPr>
            <w:noProof/>
            <w:webHidden/>
          </w:rPr>
          <w:tab/>
        </w:r>
        <w:r w:rsidR="00F44A0B">
          <w:rPr>
            <w:noProof/>
            <w:webHidden/>
          </w:rPr>
          <w:fldChar w:fldCharType="begin"/>
        </w:r>
        <w:r w:rsidR="00F44A0B">
          <w:rPr>
            <w:noProof/>
            <w:webHidden/>
          </w:rPr>
          <w:instrText xml:space="preserve"> PAGEREF _Toc449617144 \h </w:instrText>
        </w:r>
        <w:r w:rsidR="00F44A0B">
          <w:rPr>
            <w:noProof/>
            <w:webHidden/>
          </w:rPr>
        </w:r>
        <w:r w:rsidR="00F44A0B">
          <w:rPr>
            <w:noProof/>
            <w:webHidden/>
          </w:rPr>
          <w:fldChar w:fldCharType="separate"/>
        </w:r>
        <w:r w:rsidR="00F44A0B">
          <w:rPr>
            <w:noProof/>
            <w:webHidden/>
          </w:rPr>
          <w:t>7</w:t>
        </w:r>
        <w:r w:rsidR="00F44A0B">
          <w:rPr>
            <w:noProof/>
            <w:webHidden/>
          </w:rPr>
          <w:fldChar w:fldCharType="end"/>
        </w:r>
      </w:hyperlink>
    </w:p>
    <w:p w:rsidR="00F44A0B" w:rsidRPr="004678AB" w:rsidRDefault="001D4CEA" w:rsidP="00F44A0B">
      <w:pPr>
        <w:pStyle w:val="34"/>
        <w:tabs>
          <w:tab w:val="right" w:leader="dot" w:pos="9061"/>
        </w:tabs>
        <w:ind w:left="936"/>
        <w:rPr>
          <w:rFonts w:ascii="Calibri" w:hAnsi="Calibri"/>
          <w:noProof/>
          <w:spacing w:val="0"/>
          <w:kern w:val="2"/>
          <w:sz w:val="21"/>
          <w:szCs w:val="22"/>
        </w:rPr>
      </w:pPr>
      <w:hyperlink w:anchor="_Toc449617145" w:history="1">
        <w:r w:rsidR="00F44A0B" w:rsidRPr="007A4654">
          <w:rPr>
            <w:rStyle w:val="afb"/>
            <w:noProof/>
          </w:rPr>
          <w:t xml:space="preserve">2.1.2 </w:t>
        </w:r>
        <w:r w:rsidR="00F44A0B" w:rsidRPr="007A4654">
          <w:rPr>
            <w:rStyle w:val="afb"/>
            <w:rFonts w:hint="eastAsia"/>
            <w:noProof/>
          </w:rPr>
          <w:t>常见的最大流算法</w:t>
        </w:r>
        <w:r w:rsidR="00F44A0B">
          <w:rPr>
            <w:noProof/>
            <w:webHidden/>
          </w:rPr>
          <w:tab/>
        </w:r>
        <w:r w:rsidR="00F44A0B">
          <w:rPr>
            <w:noProof/>
            <w:webHidden/>
          </w:rPr>
          <w:fldChar w:fldCharType="begin"/>
        </w:r>
        <w:r w:rsidR="00F44A0B">
          <w:rPr>
            <w:noProof/>
            <w:webHidden/>
          </w:rPr>
          <w:instrText xml:space="preserve"> PAGEREF _Toc449617145 \h </w:instrText>
        </w:r>
        <w:r w:rsidR="00F44A0B">
          <w:rPr>
            <w:noProof/>
            <w:webHidden/>
          </w:rPr>
        </w:r>
        <w:r w:rsidR="00F44A0B">
          <w:rPr>
            <w:noProof/>
            <w:webHidden/>
          </w:rPr>
          <w:fldChar w:fldCharType="separate"/>
        </w:r>
        <w:r w:rsidR="00F44A0B">
          <w:rPr>
            <w:noProof/>
            <w:webHidden/>
          </w:rPr>
          <w:t>8</w:t>
        </w:r>
        <w:r w:rsidR="00F44A0B">
          <w:rPr>
            <w:noProof/>
            <w:webHidden/>
          </w:rPr>
          <w:fldChar w:fldCharType="end"/>
        </w:r>
      </w:hyperlink>
    </w:p>
    <w:p w:rsidR="00F44A0B" w:rsidRPr="004678AB" w:rsidRDefault="001D4CEA" w:rsidP="00F44A0B">
      <w:pPr>
        <w:pStyle w:val="26"/>
        <w:tabs>
          <w:tab w:val="right" w:leader="dot" w:pos="9061"/>
        </w:tabs>
        <w:ind w:left="468"/>
        <w:rPr>
          <w:rFonts w:ascii="Calibri" w:hAnsi="Calibri"/>
          <w:noProof/>
          <w:spacing w:val="0"/>
          <w:kern w:val="2"/>
          <w:sz w:val="21"/>
          <w:szCs w:val="22"/>
        </w:rPr>
      </w:pPr>
      <w:hyperlink w:anchor="_Toc449617146" w:history="1">
        <w:r w:rsidR="00F44A0B" w:rsidRPr="007A4654">
          <w:rPr>
            <w:rStyle w:val="afb"/>
            <w:noProof/>
          </w:rPr>
          <w:t xml:space="preserve">2.2 </w:t>
        </w:r>
        <w:r w:rsidR="00F44A0B" w:rsidRPr="007A4654">
          <w:rPr>
            <w:rStyle w:val="afb"/>
            <w:rFonts w:hint="eastAsia"/>
            <w:noProof/>
          </w:rPr>
          <w:t>随机流网络可靠性相关问题</w:t>
        </w:r>
        <w:r w:rsidR="00F44A0B">
          <w:rPr>
            <w:noProof/>
            <w:webHidden/>
          </w:rPr>
          <w:tab/>
        </w:r>
        <w:r w:rsidR="00F44A0B">
          <w:rPr>
            <w:noProof/>
            <w:webHidden/>
          </w:rPr>
          <w:fldChar w:fldCharType="begin"/>
        </w:r>
        <w:r w:rsidR="00F44A0B">
          <w:rPr>
            <w:noProof/>
            <w:webHidden/>
          </w:rPr>
          <w:instrText xml:space="preserve"> PAGEREF _Toc449617146 \h </w:instrText>
        </w:r>
        <w:r w:rsidR="00F44A0B">
          <w:rPr>
            <w:noProof/>
            <w:webHidden/>
          </w:rPr>
        </w:r>
        <w:r w:rsidR="00F44A0B">
          <w:rPr>
            <w:noProof/>
            <w:webHidden/>
          </w:rPr>
          <w:fldChar w:fldCharType="separate"/>
        </w:r>
        <w:r w:rsidR="00F44A0B">
          <w:rPr>
            <w:noProof/>
            <w:webHidden/>
          </w:rPr>
          <w:t>10</w:t>
        </w:r>
        <w:r w:rsidR="00F44A0B">
          <w:rPr>
            <w:noProof/>
            <w:webHidden/>
          </w:rPr>
          <w:fldChar w:fldCharType="end"/>
        </w:r>
      </w:hyperlink>
    </w:p>
    <w:p w:rsidR="00F44A0B" w:rsidRPr="004678AB" w:rsidRDefault="001D4CEA" w:rsidP="00F44A0B">
      <w:pPr>
        <w:pStyle w:val="34"/>
        <w:tabs>
          <w:tab w:val="right" w:leader="dot" w:pos="9061"/>
        </w:tabs>
        <w:ind w:left="936"/>
        <w:rPr>
          <w:rFonts w:ascii="Calibri" w:hAnsi="Calibri"/>
          <w:noProof/>
          <w:spacing w:val="0"/>
          <w:kern w:val="2"/>
          <w:sz w:val="21"/>
          <w:szCs w:val="22"/>
        </w:rPr>
      </w:pPr>
      <w:hyperlink w:anchor="_Toc449617147" w:history="1">
        <w:r w:rsidR="00F44A0B" w:rsidRPr="007A4654">
          <w:rPr>
            <w:rStyle w:val="afb"/>
            <w:noProof/>
          </w:rPr>
          <w:t xml:space="preserve">2.2.1 </w:t>
        </w:r>
        <w:r w:rsidR="00F44A0B" w:rsidRPr="007A4654">
          <w:rPr>
            <w:rStyle w:val="afb"/>
            <w:rFonts w:hint="eastAsia"/>
            <w:noProof/>
          </w:rPr>
          <w:t>基本概念和相关定义</w:t>
        </w:r>
        <w:r w:rsidR="00F44A0B">
          <w:rPr>
            <w:noProof/>
            <w:webHidden/>
          </w:rPr>
          <w:tab/>
        </w:r>
        <w:r w:rsidR="00F44A0B">
          <w:rPr>
            <w:noProof/>
            <w:webHidden/>
          </w:rPr>
          <w:fldChar w:fldCharType="begin"/>
        </w:r>
        <w:r w:rsidR="00F44A0B">
          <w:rPr>
            <w:noProof/>
            <w:webHidden/>
          </w:rPr>
          <w:instrText xml:space="preserve"> PAGEREF _Toc449617147 \h </w:instrText>
        </w:r>
        <w:r w:rsidR="00F44A0B">
          <w:rPr>
            <w:noProof/>
            <w:webHidden/>
          </w:rPr>
        </w:r>
        <w:r w:rsidR="00F44A0B">
          <w:rPr>
            <w:noProof/>
            <w:webHidden/>
          </w:rPr>
          <w:fldChar w:fldCharType="separate"/>
        </w:r>
        <w:r w:rsidR="00F44A0B">
          <w:rPr>
            <w:noProof/>
            <w:webHidden/>
          </w:rPr>
          <w:t>10</w:t>
        </w:r>
        <w:r w:rsidR="00F44A0B">
          <w:rPr>
            <w:noProof/>
            <w:webHidden/>
          </w:rPr>
          <w:fldChar w:fldCharType="end"/>
        </w:r>
      </w:hyperlink>
    </w:p>
    <w:p w:rsidR="00F44A0B" w:rsidRPr="004678AB" w:rsidRDefault="001D4CEA" w:rsidP="00F44A0B">
      <w:pPr>
        <w:pStyle w:val="34"/>
        <w:tabs>
          <w:tab w:val="right" w:leader="dot" w:pos="9061"/>
        </w:tabs>
        <w:ind w:left="936"/>
        <w:rPr>
          <w:rFonts w:ascii="Calibri" w:hAnsi="Calibri"/>
          <w:noProof/>
          <w:spacing w:val="0"/>
          <w:kern w:val="2"/>
          <w:sz w:val="21"/>
          <w:szCs w:val="22"/>
        </w:rPr>
      </w:pPr>
      <w:hyperlink w:anchor="_Toc449617148" w:history="1">
        <w:r w:rsidR="00F44A0B" w:rsidRPr="007A4654">
          <w:rPr>
            <w:rStyle w:val="afb"/>
            <w:noProof/>
          </w:rPr>
          <w:t>2.2.2</w:t>
        </w:r>
        <w:r w:rsidR="00F44A0B" w:rsidRPr="007A4654">
          <w:rPr>
            <w:rStyle w:val="afb"/>
            <w:rFonts w:hint="eastAsia"/>
            <w:noProof/>
          </w:rPr>
          <w:t>常见的随机流网络容量可靠性算法</w:t>
        </w:r>
        <w:r w:rsidR="00F44A0B">
          <w:rPr>
            <w:noProof/>
            <w:webHidden/>
          </w:rPr>
          <w:tab/>
        </w:r>
        <w:r w:rsidR="00F44A0B">
          <w:rPr>
            <w:noProof/>
            <w:webHidden/>
          </w:rPr>
          <w:fldChar w:fldCharType="begin"/>
        </w:r>
        <w:r w:rsidR="00F44A0B">
          <w:rPr>
            <w:noProof/>
            <w:webHidden/>
          </w:rPr>
          <w:instrText xml:space="preserve"> PAGEREF _Toc449617148 \h </w:instrText>
        </w:r>
        <w:r w:rsidR="00F44A0B">
          <w:rPr>
            <w:noProof/>
            <w:webHidden/>
          </w:rPr>
        </w:r>
        <w:r w:rsidR="00F44A0B">
          <w:rPr>
            <w:noProof/>
            <w:webHidden/>
          </w:rPr>
          <w:fldChar w:fldCharType="separate"/>
        </w:r>
        <w:r w:rsidR="00F44A0B">
          <w:rPr>
            <w:noProof/>
            <w:webHidden/>
          </w:rPr>
          <w:t>11</w:t>
        </w:r>
        <w:r w:rsidR="00F44A0B">
          <w:rPr>
            <w:noProof/>
            <w:webHidden/>
          </w:rPr>
          <w:fldChar w:fldCharType="end"/>
        </w:r>
      </w:hyperlink>
    </w:p>
    <w:p w:rsidR="00F44A0B" w:rsidRPr="004678AB" w:rsidRDefault="001D4CEA" w:rsidP="00F44A0B">
      <w:pPr>
        <w:pStyle w:val="26"/>
        <w:tabs>
          <w:tab w:val="right" w:leader="dot" w:pos="9061"/>
        </w:tabs>
        <w:ind w:left="468"/>
        <w:rPr>
          <w:rFonts w:ascii="Calibri" w:hAnsi="Calibri"/>
          <w:noProof/>
          <w:spacing w:val="0"/>
          <w:kern w:val="2"/>
          <w:sz w:val="21"/>
          <w:szCs w:val="22"/>
        </w:rPr>
      </w:pPr>
      <w:hyperlink w:anchor="_Toc449617149" w:history="1">
        <w:r w:rsidR="00F44A0B" w:rsidRPr="007A4654">
          <w:rPr>
            <w:rStyle w:val="afb"/>
            <w:noProof/>
          </w:rPr>
          <w:t xml:space="preserve">2.3 </w:t>
        </w:r>
        <w:r w:rsidR="00F44A0B" w:rsidRPr="007A4654">
          <w:rPr>
            <w:rStyle w:val="afb"/>
            <w:rFonts w:hint="eastAsia"/>
            <w:noProof/>
          </w:rPr>
          <w:t>不确定图数据</w:t>
        </w:r>
        <w:r w:rsidR="00F44A0B">
          <w:rPr>
            <w:noProof/>
            <w:webHidden/>
          </w:rPr>
          <w:tab/>
        </w:r>
        <w:r w:rsidR="00F44A0B">
          <w:rPr>
            <w:noProof/>
            <w:webHidden/>
          </w:rPr>
          <w:fldChar w:fldCharType="begin"/>
        </w:r>
        <w:r w:rsidR="00F44A0B">
          <w:rPr>
            <w:noProof/>
            <w:webHidden/>
          </w:rPr>
          <w:instrText xml:space="preserve"> PAGEREF _Toc449617149 \h </w:instrText>
        </w:r>
        <w:r w:rsidR="00F44A0B">
          <w:rPr>
            <w:noProof/>
            <w:webHidden/>
          </w:rPr>
        </w:r>
        <w:r w:rsidR="00F44A0B">
          <w:rPr>
            <w:noProof/>
            <w:webHidden/>
          </w:rPr>
          <w:fldChar w:fldCharType="separate"/>
        </w:r>
        <w:r w:rsidR="00F44A0B">
          <w:rPr>
            <w:noProof/>
            <w:webHidden/>
          </w:rPr>
          <w:t>12</w:t>
        </w:r>
        <w:r w:rsidR="00F44A0B">
          <w:rPr>
            <w:noProof/>
            <w:webHidden/>
          </w:rPr>
          <w:fldChar w:fldCharType="end"/>
        </w:r>
      </w:hyperlink>
    </w:p>
    <w:p w:rsidR="00F44A0B" w:rsidRPr="004678AB" w:rsidRDefault="001D4CEA" w:rsidP="00F44A0B">
      <w:pPr>
        <w:pStyle w:val="34"/>
        <w:tabs>
          <w:tab w:val="right" w:leader="dot" w:pos="9061"/>
        </w:tabs>
        <w:ind w:left="936"/>
        <w:rPr>
          <w:rFonts w:ascii="Calibri" w:hAnsi="Calibri"/>
          <w:noProof/>
          <w:spacing w:val="0"/>
          <w:kern w:val="2"/>
          <w:sz w:val="21"/>
          <w:szCs w:val="22"/>
        </w:rPr>
      </w:pPr>
      <w:hyperlink w:anchor="_Toc449617150" w:history="1">
        <w:r w:rsidR="00F44A0B" w:rsidRPr="007A4654">
          <w:rPr>
            <w:rStyle w:val="afb"/>
            <w:noProof/>
          </w:rPr>
          <w:t xml:space="preserve">2.3.1 </w:t>
        </w:r>
        <w:r w:rsidR="00F44A0B" w:rsidRPr="007A4654">
          <w:rPr>
            <w:rStyle w:val="afb"/>
            <w:rFonts w:hint="eastAsia"/>
            <w:noProof/>
          </w:rPr>
          <w:t>不确定图及可能世界模型</w:t>
        </w:r>
        <w:r w:rsidR="00F44A0B">
          <w:rPr>
            <w:noProof/>
            <w:webHidden/>
          </w:rPr>
          <w:tab/>
        </w:r>
        <w:r w:rsidR="00F44A0B">
          <w:rPr>
            <w:noProof/>
            <w:webHidden/>
          </w:rPr>
          <w:fldChar w:fldCharType="begin"/>
        </w:r>
        <w:r w:rsidR="00F44A0B">
          <w:rPr>
            <w:noProof/>
            <w:webHidden/>
          </w:rPr>
          <w:instrText xml:space="preserve"> PAGEREF _Toc449617150 \h </w:instrText>
        </w:r>
        <w:r w:rsidR="00F44A0B">
          <w:rPr>
            <w:noProof/>
            <w:webHidden/>
          </w:rPr>
        </w:r>
        <w:r w:rsidR="00F44A0B">
          <w:rPr>
            <w:noProof/>
            <w:webHidden/>
          </w:rPr>
          <w:fldChar w:fldCharType="separate"/>
        </w:r>
        <w:r w:rsidR="00F44A0B">
          <w:rPr>
            <w:noProof/>
            <w:webHidden/>
          </w:rPr>
          <w:t>12</w:t>
        </w:r>
        <w:r w:rsidR="00F44A0B">
          <w:rPr>
            <w:noProof/>
            <w:webHidden/>
          </w:rPr>
          <w:fldChar w:fldCharType="end"/>
        </w:r>
      </w:hyperlink>
    </w:p>
    <w:p w:rsidR="00F44A0B" w:rsidRPr="004678AB" w:rsidRDefault="001D4CEA" w:rsidP="00F44A0B">
      <w:pPr>
        <w:pStyle w:val="34"/>
        <w:tabs>
          <w:tab w:val="right" w:leader="dot" w:pos="9061"/>
        </w:tabs>
        <w:ind w:left="936"/>
        <w:rPr>
          <w:rFonts w:ascii="Calibri" w:hAnsi="Calibri"/>
          <w:noProof/>
          <w:spacing w:val="0"/>
          <w:kern w:val="2"/>
          <w:sz w:val="21"/>
          <w:szCs w:val="22"/>
        </w:rPr>
      </w:pPr>
      <w:hyperlink w:anchor="_Toc449617151" w:history="1">
        <w:r w:rsidR="00F44A0B" w:rsidRPr="007A4654">
          <w:rPr>
            <w:rStyle w:val="afb"/>
            <w:noProof/>
          </w:rPr>
          <w:t xml:space="preserve">2.3.2 </w:t>
        </w:r>
        <w:r w:rsidR="00F44A0B" w:rsidRPr="007A4654">
          <w:rPr>
            <w:rStyle w:val="afb"/>
            <w:rFonts w:hint="eastAsia"/>
            <w:noProof/>
          </w:rPr>
          <w:t>不确定图分布可靠性</w:t>
        </w:r>
        <w:r w:rsidR="00F44A0B">
          <w:rPr>
            <w:noProof/>
            <w:webHidden/>
          </w:rPr>
          <w:tab/>
        </w:r>
        <w:r w:rsidR="00F44A0B">
          <w:rPr>
            <w:noProof/>
            <w:webHidden/>
          </w:rPr>
          <w:fldChar w:fldCharType="begin"/>
        </w:r>
        <w:r w:rsidR="00F44A0B">
          <w:rPr>
            <w:noProof/>
            <w:webHidden/>
          </w:rPr>
          <w:instrText xml:space="preserve"> PAGEREF _Toc449617151 \h </w:instrText>
        </w:r>
        <w:r w:rsidR="00F44A0B">
          <w:rPr>
            <w:noProof/>
            <w:webHidden/>
          </w:rPr>
        </w:r>
        <w:r w:rsidR="00F44A0B">
          <w:rPr>
            <w:noProof/>
            <w:webHidden/>
          </w:rPr>
          <w:fldChar w:fldCharType="separate"/>
        </w:r>
        <w:r w:rsidR="00F44A0B">
          <w:rPr>
            <w:noProof/>
            <w:webHidden/>
          </w:rPr>
          <w:t>13</w:t>
        </w:r>
        <w:r w:rsidR="00F44A0B">
          <w:rPr>
            <w:noProof/>
            <w:webHidden/>
          </w:rPr>
          <w:fldChar w:fldCharType="end"/>
        </w:r>
      </w:hyperlink>
    </w:p>
    <w:p w:rsidR="00F44A0B" w:rsidRPr="004678AB" w:rsidRDefault="001D4CEA" w:rsidP="00F44A0B">
      <w:pPr>
        <w:pStyle w:val="34"/>
        <w:tabs>
          <w:tab w:val="right" w:leader="dot" w:pos="9061"/>
        </w:tabs>
        <w:ind w:left="936"/>
        <w:rPr>
          <w:rFonts w:ascii="Calibri" w:hAnsi="Calibri"/>
          <w:noProof/>
          <w:spacing w:val="0"/>
          <w:kern w:val="2"/>
          <w:sz w:val="21"/>
          <w:szCs w:val="22"/>
        </w:rPr>
      </w:pPr>
      <w:hyperlink w:anchor="_Toc449617152" w:history="1">
        <w:r w:rsidR="00F44A0B" w:rsidRPr="007A4654">
          <w:rPr>
            <w:rStyle w:val="afb"/>
            <w:noProof/>
          </w:rPr>
          <w:t xml:space="preserve">2.3.3 </w:t>
        </w:r>
        <w:r w:rsidR="00F44A0B" w:rsidRPr="007A4654">
          <w:rPr>
            <w:rStyle w:val="afb"/>
            <w:rFonts w:hint="eastAsia"/>
            <w:noProof/>
          </w:rPr>
          <w:t>不确定图容量可靠性</w:t>
        </w:r>
        <w:r w:rsidR="00F44A0B">
          <w:rPr>
            <w:noProof/>
            <w:webHidden/>
          </w:rPr>
          <w:tab/>
        </w:r>
        <w:r w:rsidR="00F44A0B">
          <w:rPr>
            <w:noProof/>
            <w:webHidden/>
          </w:rPr>
          <w:fldChar w:fldCharType="begin"/>
        </w:r>
        <w:r w:rsidR="00F44A0B">
          <w:rPr>
            <w:noProof/>
            <w:webHidden/>
          </w:rPr>
          <w:instrText xml:space="preserve"> PAGEREF _Toc449617152 \h </w:instrText>
        </w:r>
        <w:r w:rsidR="00F44A0B">
          <w:rPr>
            <w:noProof/>
            <w:webHidden/>
          </w:rPr>
        </w:r>
        <w:r w:rsidR="00F44A0B">
          <w:rPr>
            <w:noProof/>
            <w:webHidden/>
          </w:rPr>
          <w:fldChar w:fldCharType="separate"/>
        </w:r>
        <w:r w:rsidR="00F44A0B">
          <w:rPr>
            <w:noProof/>
            <w:webHidden/>
          </w:rPr>
          <w:t>15</w:t>
        </w:r>
        <w:r w:rsidR="00F44A0B">
          <w:rPr>
            <w:noProof/>
            <w:webHidden/>
          </w:rPr>
          <w:fldChar w:fldCharType="end"/>
        </w:r>
      </w:hyperlink>
    </w:p>
    <w:p w:rsidR="00F44A0B" w:rsidRPr="004678AB" w:rsidRDefault="001D4CEA" w:rsidP="00F44A0B">
      <w:pPr>
        <w:pStyle w:val="26"/>
        <w:tabs>
          <w:tab w:val="right" w:leader="dot" w:pos="9061"/>
        </w:tabs>
        <w:ind w:left="468"/>
        <w:rPr>
          <w:rFonts w:ascii="Calibri" w:hAnsi="Calibri"/>
          <w:noProof/>
          <w:spacing w:val="0"/>
          <w:kern w:val="2"/>
          <w:sz w:val="21"/>
          <w:szCs w:val="22"/>
        </w:rPr>
      </w:pPr>
      <w:hyperlink w:anchor="_Toc449617153" w:history="1">
        <w:r w:rsidR="00F44A0B" w:rsidRPr="007A4654">
          <w:rPr>
            <w:rStyle w:val="afb"/>
            <w:noProof/>
          </w:rPr>
          <w:t xml:space="preserve">2.4 </w:t>
        </w:r>
        <w:r w:rsidR="00F44A0B" w:rsidRPr="007A4654">
          <w:rPr>
            <w:rStyle w:val="afb"/>
            <w:rFonts w:hint="eastAsia"/>
            <w:noProof/>
          </w:rPr>
          <w:t>本章小结</w:t>
        </w:r>
        <w:r w:rsidR="00F44A0B">
          <w:rPr>
            <w:noProof/>
            <w:webHidden/>
          </w:rPr>
          <w:tab/>
        </w:r>
        <w:r w:rsidR="00F44A0B">
          <w:rPr>
            <w:noProof/>
            <w:webHidden/>
          </w:rPr>
          <w:fldChar w:fldCharType="begin"/>
        </w:r>
        <w:r w:rsidR="00F44A0B">
          <w:rPr>
            <w:noProof/>
            <w:webHidden/>
          </w:rPr>
          <w:instrText xml:space="preserve"> PAGEREF _Toc449617153 \h </w:instrText>
        </w:r>
        <w:r w:rsidR="00F44A0B">
          <w:rPr>
            <w:noProof/>
            <w:webHidden/>
          </w:rPr>
        </w:r>
        <w:r w:rsidR="00F44A0B">
          <w:rPr>
            <w:noProof/>
            <w:webHidden/>
          </w:rPr>
          <w:fldChar w:fldCharType="separate"/>
        </w:r>
        <w:r w:rsidR="00F44A0B">
          <w:rPr>
            <w:noProof/>
            <w:webHidden/>
          </w:rPr>
          <w:t>16</w:t>
        </w:r>
        <w:r w:rsidR="00F44A0B">
          <w:rPr>
            <w:noProof/>
            <w:webHidden/>
          </w:rPr>
          <w:fldChar w:fldCharType="end"/>
        </w:r>
      </w:hyperlink>
    </w:p>
    <w:p w:rsidR="00F44A0B" w:rsidRPr="004678AB" w:rsidRDefault="001D4CEA">
      <w:pPr>
        <w:pStyle w:val="15"/>
        <w:tabs>
          <w:tab w:val="right" w:leader="dot" w:pos="9061"/>
        </w:tabs>
        <w:rPr>
          <w:rFonts w:ascii="Calibri" w:hAnsi="Calibri"/>
          <w:noProof/>
          <w:spacing w:val="0"/>
          <w:kern w:val="2"/>
          <w:sz w:val="21"/>
          <w:szCs w:val="22"/>
        </w:rPr>
      </w:pPr>
      <w:hyperlink w:anchor="_Toc449617154" w:history="1">
        <w:r w:rsidR="00F44A0B" w:rsidRPr="007A4654">
          <w:rPr>
            <w:rStyle w:val="afb"/>
            <w:rFonts w:hint="eastAsia"/>
            <w:noProof/>
          </w:rPr>
          <w:t>第</w:t>
        </w:r>
        <w:r w:rsidR="00F44A0B" w:rsidRPr="007A4654">
          <w:rPr>
            <w:rStyle w:val="afb"/>
            <w:noProof/>
          </w:rPr>
          <w:t>3</w:t>
        </w:r>
        <w:r w:rsidR="00F44A0B" w:rsidRPr="007A4654">
          <w:rPr>
            <w:rStyle w:val="afb"/>
            <w:rFonts w:hint="eastAsia"/>
            <w:noProof/>
          </w:rPr>
          <w:t>章</w:t>
        </w:r>
        <w:r w:rsidR="00F44A0B" w:rsidRPr="007A4654">
          <w:rPr>
            <w:rStyle w:val="afb"/>
            <w:noProof/>
          </w:rPr>
          <w:t xml:space="preserve"> </w:t>
        </w:r>
        <w:r w:rsidR="00F44A0B" w:rsidRPr="007A4654">
          <w:rPr>
            <w:rStyle w:val="afb"/>
            <w:rFonts w:hint="eastAsia"/>
            <w:noProof/>
          </w:rPr>
          <w:t>基于流量和容量可靠性的关键边衡量方法</w:t>
        </w:r>
        <w:r w:rsidR="00F44A0B">
          <w:rPr>
            <w:noProof/>
            <w:webHidden/>
          </w:rPr>
          <w:tab/>
        </w:r>
        <w:r w:rsidR="00F44A0B">
          <w:rPr>
            <w:noProof/>
            <w:webHidden/>
          </w:rPr>
          <w:fldChar w:fldCharType="begin"/>
        </w:r>
        <w:r w:rsidR="00F44A0B">
          <w:rPr>
            <w:noProof/>
            <w:webHidden/>
          </w:rPr>
          <w:instrText xml:space="preserve"> PAGEREF _Toc449617154 \h </w:instrText>
        </w:r>
        <w:r w:rsidR="00F44A0B">
          <w:rPr>
            <w:noProof/>
            <w:webHidden/>
          </w:rPr>
        </w:r>
        <w:r w:rsidR="00F44A0B">
          <w:rPr>
            <w:noProof/>
            <w:webHidden/>
          </w:rPr>
          <w:fldChar w:fldCharType="separate"/>
        </w:r>
        <w:r w:rsidR="00F44A0B">
          <w:rPr>
            <w:noProof/>
            <w:webHidden/>
          </w:rPr>
          <w:t>17</w:t>
        </w:r>
        <w:r w:rsidR="00F44A0B">
          <w:rPr>
            <w:noProof/>
            <w:webHidden/>
          </w:rPr>
          <w:fldChar w:fldCharType="end"/>
        </w:r>
      </w:hyperlink>
    </w:p>
    <w:p w:rsidR="00F44A0B" w:rsidRPr="004678AB" w:rsidRDefault="001D4CEA" w:rsidP="00F44A0B">
      <w:pPr>
        <w:pStyle w:val="26"/>
        <w:tabs>
          <w:tab w:val="right" w:leader="dot" w:pos="9061"/>
        </w:tabs>
        <w:ind w:left="468"/>
        <w:rPr>
          <w:rFonts w:ascii="Calibri" w:hAnsi="Calibri"/>
          <w:noProof/>
          <w:spacing w:val="0"/>
          <w:kern w:val="2"/>
          <w:sz w:val="21"/>
          <w:szCs w:val="22"/>
        </w:rPr>
      </w:pPr>
      <w:hyperlink w:anchor="_Toc449617155" w:history="1">
        <w:r w:rsidR="00F44A0B" w:rsidRPr="007A4654">
          <w:rPr>
            <w:rStyle w:val="afb"/>
            <w:noProof/>
          </w:rPr>
          <w:t xml:space="preserve">3.1 </w:t>
        </w:r>
        <w:r w:rsidR="00F44A0B" w:rsidRPr="007A4654">
          <w:rPr>
            <w:rStyle w:val="afb"/>
            <w:rFonts w:hint="eastAsia"/>
            <w:noProof/>
          </w:rPr>
          <w:t>基于流量和容量可靠性的不确定图边关键度衡量模型</w:t>
        </w:r>
        <w:r w:rsidR="00F44A0B">
          <w:rPr>
            <w:noProof/>
            <w:webHidden/>
          </w:rPr>
          <w:tab/>
        </w:r>
        <w:r w:rsidR="00F44A0B">
          <w:rPr>
            <w:noProof/>
            <w:webHidden/>
          </w:rPr>
          <w:fldChar w:fldCharType="begin"/>
        </w:r>
        <w:r w:rsidR="00F44A0B">
          <w:rPr>
            <w:noProof/>
            <w:webHidden/>
          </w:rPr>
          <w:instrText xml:space="preserve"> PAGEREF _Toc449617155 \h </w:instrText>
        </w:r>
        <w:r w:rsidR="00F44A0B">
          <w:rPr>
            <w:noProof/>
            <w:webHidden/>
          </w:rPr>
        </w:r>
        <w:r w:rsidR="00F44A0B">
          <w:rPr>
            <w:noProof/>
            <w:webHidden/>
          </w:rPr>
          <w:fldChar w:fldCharType="separate"/>
        </w:r>
        <w:r w:rsidR="00F44A0B">
          <w:rPr>
            <w:noProof/>
            <w:webHidden/>
          </w:rPr>
          <w:t>17</w:t>
        </w:r>
        <w:r w:rsidR="00F44A0B">
          <w:rPr>
            <w:noProof/>
            <w:webHidden/>
          </w:rPr>
          <w:fldChar w:fldCharType="end"/>
        </w:r>
      </w:hyperlink>
    </w:p>
    <w:p w:rsidR="00F44A0B" w:rsidRPr="004678AB" w:rsidRDefault="001D4CEA" w:rsidP="00F44A0B">
      <w:pPr>
        <w:pStyle w:val="26"/>
        <w:tabs>
          <w:tab w:val="right" w:leader="dot" w:pos="9061"/>
        </w:tabs>
        <w:ind w:left="468"/>
        <w:rPr>
          <w:rFonts w:ascii="Calibri" w:hAnsi="Calibri"/>
          <w:noProof/>
          <w:spacing w:val="0"/>
          <w:kern w:val="2"/>
          <w:sz w:val="21"/>
          <w:szCs w:val="22"/>
        </w:rPr>
      </w:pPr>
      <w:hyperlink w:anchor="_Toc449617156" w:history="1">
        <w:r w:rsidR="00F44A0B" w:rsidRPr="007A4654">
          <w:rPr>
            <w:rStyle w:val="afb"/>
            <w:noProof/>
          </w:rPr>
          <w:t xml:space="preserve">3.2 </w:t>
        </w:r>
        <w:r w:rsidR="00F44A0B" w:rsidRPr="007A4654">
          <w:rPr>
            <w:rStyle w:val="afb"/>
            <w:rFonts w:hint="eastAsia"/>
            <w:noProof/>
          </w:rPr>
          <w:t>基于重复计算的</w:t>
        </w:r>
        <w:r w:rsidR="00F44A0B" w:rsidRPr="007A4654">
          <w:rPr>
            <w:rStyle w:val="afb"/>
            <w:noProof/>
          </w:rPr>
          <w:t>BASE_FCP</w:t>
        </w:r>
        <w:r w:rsidR="00F44A0B" w:rsidRPr="007A4654">
          <w:rPr>
            <w:rStyle w:val="afb"/>
            <w:rFonts w:hint="eastAsia"/>
            <w:noProof/>
          </w:rPr>
          <w:t>算法</w:t>
        </w:r>
        <w:r w:rsidR="00F44A0B">
          <w:rPr>
            <w:noProof/>
            <w:webHidden/>
          </w:rPr>
          <w:tab/>
        </w:r>
        <w:r w:rsidR="00F44A0B">
          <w:rPr>
            <w:noProof/>
            <w:webHidden/>
          </w:rPr>
          <w:fldChar w:fldCharType="begin"/>
        </w:r>
        <w:r w:rsidR="00F44A0B">
          <w:rPr>
            <w:noProof/>
            <w:webHidden/>
          </w:rPr>
          <w:instrText xml:space="preserve"> PAGEREF _Toc449617156 \h </w:instrText>
        </w:r>
        <w:r w:rsidR="00F44A0B">
          <w:rPr>
            <w:noProof/>
            <w:webHidden/>
          </w:rPr>
        </w:r>
        <w:r w:rsidR="00F44A0B">
          <w:rPr>
            <w:noProof/>
            <w:webHidden/>
          </w:rPr>
          <w:fldChar w:fldCharType="separate"/>
        </w:r>
        <w:r w:rsidR="00F44A0B">
          <w:rPr>
            <w:noProof/>
            <w:webHidden/>
          </w:rPr>
          <w:t>20</w:t>
        </w:r>
        <w:r w:rsidR="00F44A0B">
          <w:rPr>
            <w:noProof/>
            <w:webHidden/>
          </w:rPr>
          <w:fldChar w:fldCharType="end"/>
        </w:r>
      </w:hyperlink>
    </w:p>
    <w:p w:rsidR="00F44A0B" w:rsidRPr="004678AB" w:rsidRDefault="001D4CEA" w:rsidP="00F44A0B">
      <w:pPr>
        <w:pStyle w:val="26"/>
        <w:tabs>
          <w:tab w:val="right" w:leader="dot" w:pos="9061"/>
        </w:tabs>
        <w:ind w:left="468"/>
        <w:rPr>
          <w:rFonts w:ascii="Calibri" w:hAnsi="Calibri"/>
          <w:noProof/>
          <w:spacing w:val="0"/>
          <w:kern w:val="2"/>
          <w:sz w:val="21"/>
          <w:szCs w:val="22"/>
        </w:rPr>
      </w:pPr>
      <w:hyperlink w:anchor="_Toc449617157" w:history="1">
        <w:r w:rsidR="00F44A0B" w:rsidRPr="007A4654">
          <w:rPr>
            <w:rStyle w:val="afb"/>
            <w:noProof/>
          </w:rPr>
          <w:t xml:space="preserve">3.3 </w:t>
        </w:r>
        <w:r w:rsidR="00F44A0B" w:rsidRPr="007A4654">
          <w:rPr>
            <w:rStyle w:val="afb"/>
            <w:rFonts w:hint="eastAsia"/>
            <w:noProof/>
          </w:rPr>
          <w:t>基于流量和容量可靠性的不确定图关键边增量算法</w:t>
        </w:r>
        <w:r w:rsidR="00F44A0B" w:rsidRPr="007A4654">
          <w:rPr>
            <w:rStyle w:val="afb"/>
            <w:noProof/>
          </w:rPr>
          <w:t>ICA_FCP</w:t>
        </w:r>
        <w:r w:rsidR="00F44A0B">
          <w:rPr>
            <w:noProof/>
            <w:webHidden/>
          </w:rPr>
          <w:tab/>
        </w:r>
        <w:r w:rsidR="00F44A0B">
          <w:rPr>
            <w:noProof/>
            <w:webHidden/>
          </w:rPr>
          <w:fldChar w:fldCharType="begin"/>
        </w:r>
        <w:r w:rsidR="00F44A0B">
          <w:rPr>
            <w:noProof/>
            <w:webHidden/>
          </w:rPr>
          <w:instrText xml:space="preserve"> PAGEREF _Toc449617157 \h </w:instrText>
        </w:r>
        <w:r w:rsidR="00F44A0B">
          <w:rPr>
            <w:noProof/>
            <w:webHidden/>
          </w:rPr>
        </w:r>
        <w:r w:rsidR="00F44A0B">
          <w:rPr>
            <w:noProof/>
            <w:webHidden/>
          </w:rPr>
          <w:fldChar w:fldCharType="separate"/>
        </w:r>
        <w:r w:rsidR="00F44A0B">
          <w:rPr>
            <w:noProof/>
            <w:webHidden/>
          </w:rPr>
          <w:t>21</w:t>
        </w:r>
        <w:r w:rsidR="00F44A0B">
          <w:rPr>
            <w:noProof/>
            <w:webHidden/>
          </w:rPr>
          <w:fldChar w:fldCharType="end"/>
        </w:r>
      </w:hyperlink>
    </w:p>
    <w:p w:rsidR="00F44A0B" w:rsidRPr="004678AB" w:rsidRDefault="001D4CEA" w:rsidP="00F44A0B">
      <w:pPr>
        <w:pStyle w:val="34"/>
        <w:tabs>
          <w:tab w:val="right" w:leader="dot" w:pos="9061"/>
        </w:tabs>
        <w:ind w:left="936"/>
        <w:rPr>
          <w:rFonts w:ascii="Calibri" w:hAnsi="Calibri"/>
          <w:noProof/>
          <w:spacing w:val="0"/>
          <w:kern w:val="2"/>
          <w:sz w:val="21"/>
          <w:szCs w:val="22"/>
        </w:rPr>
      </w:pPr>
      <w:hyperlink w:anchor="_Toc449617158" w:history="1">
        <w:r w:rsidR="00F44A0B" w:rsidRPr="007A4654">
          <w:rPr>
            <w:rStyle w:val="afb"/>
            <w:noProof/>
          </w:rPr>
          <w:t xml:space="preserve">3.3.1 </w:t>
        </w:r>
        <w:r w:rsidR="00F44A0B" w:rsidRPr="007A4654">
          <w:rPr>
            <w:rStyle w:val="afb"/>
            <w:rFonts w:hint="eastAsia"/>
            <w:noProof/>
          </w:rPr>
          <w:t>算法思想</w:t>
        </w:r>
        <w:r w:rsidR="00F44A0B">
          <w:rPr>
            <w:noProof/>
            <w:webHidden/>
          </w:rPr>
          <w:tab/>
        </w:r>
        <w:r w:rsidR="00F44A0B">
          <w:rPr>
            <w:noProof/>
            <w:webHidden/>
          </w:rPr>
          <w:fldChar w:fldCharType="begin"/>
        </w:r>
        <w:r w:rsidR="00F44A0B">
          <w:rPr>
            <w:noProof/>
            <w:webHidden/>
          </w:rPr>
          <w:instrText xml:space="preserve"> PAGEREF _Toc449617158 \h </w:instrText>
        </w:r>
        <w:r w:rsidR="00F44A0B">
          <w:rPr>
            <w:noProof/>
            <w:webHidden/>
          </w:rPr>
        </w:r>
        <w:r w:rsidR="00F44A0B">
          <w:rPr>
            <w:noProof/>
            <w:webHidden/>
          </w:rPr>
          <w:fldChar w:fldCharType="separate"/>
        </w:r>
        <w:r w:rsidR="00F44A0B">
          <w:rPr>
            <w:noProof/>
            <w:webHidden/>
          </w:rPr>
          <w:t>21</w:t>
        </w:r>
        <w:r w:rsidR="00F44A0B">
          <w:rPr>
            <w:noProof/>
            <w:webHidden/>
          </w:rPr>
          <w:fldChar w:fldCharType="end"/>
        </w:r>
      </w:hyperlink>
    </w:p>
    <w:p w:rsidR="00F44A0B" w:rsidRPr="004678AB" w:rsidRDefault="001D4CEA" w:rsidP="00F44A0B">
      <w:pPr>
        <w:pStyle w:val="34"/>
        <w:tabs>
          <w:tab w:val="right" w:leader="dot" w:pos="9061"/>
        </w:tabs>
        <w:ind w:left="936"/>
        <w:rPr>
          <w:rFonts w:ascii="Calibri" w:hAnsi="Calibri"/>
          <w:noProof/>
          <w:spacing w:val="0"/>
          <w:kern w:val="2"/>
          <w:sz w:val="21"/>
          <w:szCs w:val="22"/>
        </w:rPr>
      </w:pPr>
      <w:hyperlink w:anchor="_Toc449617159" w:history="1">
        <w:r w:rsidR="00F44A0B" w:rsidRPr="007A4654">
          <w:rPr>
            <w:rStyle w:val="afb"/>
            <w:noProof/>
          </w:rPr>
          <w:t xml:space="preserve">3.3.2 </w:t>
        </w:r>
        <w:r w:rsidR="00F44A0B" w:rsidRPr="007A4654">
          <w:rPr>
            <w:rStyle w:val="afb"/>
            <w:rFonts w:hint="eastAsia"/>
            <w:noProof/>
          </w:rPr>
          <w:t>基于割集的状态树剪枝</w:t>
        </w:r>
        <w:r w:rsidR="00F44A0B" w:rsidRPr="007A4654">
          <w:rPr>
            <w:rStyle w:val="afb"/>
            <w:noProof/>
          </w:rPr>
          <w:t>A</w:t>
        </w:r>
        <w:r w:rsidR="00F44A0B" w:rsidRPr="007A4654">
          <w:rPr>
            <w:rStyle w:val="afb"/>
            <w:rFonts w:hint="eastAsia"/>
            <w:noProof/>
          </w:rPr>
          <w:t>边算法</w:t>
        </w:r>
        <w:r w:rsidR="00F44A0B" w:rsidRPr="007A4654">
          <w:rPr>
            <w:rStyle w:val="afb"/>
            <w:noProof/>
          </w:rPr>
          <w:t>STPA_FCP</w:t>
        </w:r>
        <w:r w:rsidR="00F44A0B">
          <w:rPr>
            <w:noProof/>
            <w:webHidden/>
          </w:rPr>
          <w:tab/>
        </w:r>
        <w:r w:rsidR="00F44A0B">
          <w:rPr>
            <w:noProof/>
            <w:webHidden/>
          </w:rPr>
          <w:fldChar w:fldCharType="begin"/>
        </w:r>
        <w:r w:rsidR="00F44A0B">
          <w:rPr>
            <w:noProof/>
            <w:webHidden/>
          </w:rPr>
          <w:instrText xml:space="preserve"> PAGEREF _Toc449617159 \h </w:instrText>
        </w:r>
        <w:r w:rsidR="00F44A0B">
          <w:rPr>
            <w:noProof/>
            <w:webHidden/>
          </w:rPr>
        </w:r>
        <w:r w:rsidR="00F44A0B">
          <w:rPr>
            <w:noProof/>
            <w:webHidden/>
          </w:rPr>
          <w:fldChar w:fldCharType="separate"/>
        </w:r>
        <w:r w:rsidR="00F44A0B">
          <w:rPr>
            <w:noProof/>
            <w:webHidden/>
          </w:rPr>
          <w:t>22</w:t>
        </w:r>
        <w:r w:rsidR="00F44A0B">
          <w:rPr>
            <w:noProof/>
            <w:webHidden/>
          </w:rPr>
          <w:fldChar w:fldCharType="end"/>
        </w:r>
      </w:hyperlink>
    </w:p>
    <w:p w:rsidR="00F44A0B" w:rsidRPr="004678AB" w:rsidRDefault="001D4CEA" w:rsidP="00F44A0B">
      <w:pPr>
        <w:pStyle w:val="34"/>
        <w:tabs>
          <w:tab w:val="right" w:leader="dot" w:pos="9061"/>
        </w:tabs>
        <w:ind w:left="936"/>
        <w:rPr>
          <w:rFonts w:ascii="Calibri" w:hAnsi="Calibri"/>
          <w:noProof/>
          <w:spacing w:val="0"/>
          <w:kern w:val="2"/>
          <w:sz w:val="21"/>
          <w:szCs w:val="22"/>
        </w:rPr>
      </w:pPr>
      <w:hyperlink w:anchor="_Toc449617160" w:history="1">
        <w:r w:rsidR="00F44A0B" w:rsidRPr="007A4654">
          <w:rPr>
            <w:rStyle w:val="afb"/>
            <w:noProof/>
          </w:rPr>
          <w:t>3.3.3 B</w:t>
        </w:r>
        <w:r w:rsidR="00F44A0B" w:rsidRPr="007A4654">
          <w:rPr>
            <w:rStyle w:val="afb"/>
            <w:rFonts w:hint="eastAsia"/>
            <w:noProof/>
          </w:rPr>
          <w:t>类边搜索算法</w:t>
        </w:r>
        <w:r w:rsidR="00F44A0B" w:rsidRPr="007A4654">
          <w:rPr>
            <w:rStyle w:val="afb"/>
            <w:noProof/>
          </w:rPr>
          <w:t>BSA_FCP</w:t>
        </w:r>
        <w:r w:rsidR="00F44A0B">
          <w:rPr>
            <w:noProof/>
            <w:webHidden/>
          </w:rPr>
          <w:tab/>
        </w:r>
        <w:r w:rsidR="00F44A0B">
          <w:rPr>
            <w:noProof/>
            <w:webHidden/>
          </w:rPr>
          <w:fldChar w:fldCharType="begin"/>
        </w:r>
        <w:r w:rsidR="00F44A0B">
          <w:rPr>
            <w:noProof/>
            <w:webHidden/>
          </w:rPr>
          <w:instrText xml:space="preserve"> PAGEREF _Toc449617160 \h </w:instrText>
        </w:r>
        <w:r w:rsidR="00F44A0B">
          <w:rPr>
            <w:noProof/>
            <w:webHidden/>
          </w:rPr>
        </w:r>
        <w:r w:rsidR="00F44A0B">
          <w:rPr>
            <w:noProof/>
            <w:webHidden/>
          </w:rPr>
          <w:fldChar w:fldCharType="separate"/>
        </w:r>
        <w:r w:rsidR="00F44A0B">
          <w:rPr>
            <w:noProof/>
            <w:webHidden/>
          </w:rPr>
          <w:t>24</w:t>
        </w:r>
        <w:r w:rsidR="00F44A0B">
          <w:rPr>
            <w:noProof/>
            <w:webHidden/>
          </w:rPr>
          <w:fldChar w:fldCharType="end"/>
        </w:r>
      </w:hyperlink>
    </w:p>
    <w:p w:rsidR="00F44A0B" w:rsidRPr="004678AB" w:rsidRDefault="001D4CEA" w:rsidP="00F44A0B">
      <w:pPr>
        <w:pStyle w:val="34"/>
        <w:tabs>
          <w:tab w:val="right" w:leader="dot" w:pos="9061"/>
        </w:tabs>
        <w:ind w:left="936"/>
        <w:rPr>
          <w:rFonts w:ascii="Calibri" w:hAnsi="Calibri"/>
          <w:noProof/>
          <w:spacing w:val="0"/>
          <w:kern w:val="2"/>
          <w:sz w:val="21"/>
          <w:szCs w:val="22"/>
        </w:rPr>
      </w:pPr>
      <w:hyperlink w:anchor="_Toc449617161" w:history="1">
        <w:r w:rsidR="00F44A0B" w:rsidRPr="007A4654">
          <w:rPr>
            <w:rStyle w:val="afb"/>
            <w:noProof/>
          </w:rPr>
          <w:t xml:space="preserve">3.3.4 </w:t>
        </w:r>
        <w:r w:rsidR="00F44A0B" w:rsidRPr="007A4654">
          <w:rPr>
            <w:rStyle w:val="afb"/>
            <w:rFonts w:hint="eastAsia"/>
            <w:noProof/>
          </w:rPr>
          <w:t>算法复杂度分析</w:t>
        </w:r>
        <w:r w:rsidR="00F44A0B">
          <w:rPr>
            <w:noProof/>
            <w:webHidden/>
          </w:rPr>
          <w:tab/>
        </w:r>
        <w:r w:rsidR="00F44A0B">
          <w:rPr>
            <w:noProof/>
            <w:webHidden/>
          </w:rPr>
          <w:fldChar w:fldCharType="begin"/>
        </w:r>
        <w:r w:rsidR="00F44A0B">
          <w:rPr>
            <w:noProof/>
            <w:webHidden/>
          </w:rPr>
          <w:instrText xml:space="preserve"> PAGEREF _Toc449617161 \h </w:instrText>
        </w:r>
        <w:r w:rsidR="00F44A0B">
          <w:rPr>
            <w:noProof/>
            <w:webHidden/>
          </w:rPr>
        </w:r>
        <w:r w:rsidR="00F44A0B">
          <w:rPr>
            <w:noProof/>
            <w:webHidden/>
          </w:rPr>
          <w:fldChar w:fldCharType="separate"/>
        </w:r>
        <w:r w:rsidR="00F44A0B">
          <w:rPr>
            <w:noProof/>
            <w:webHidden/>
          </w:rPr>
          <w:t>25</w:t>
        </w:r>
        <w:r w:rsidR="00F44A0B">
          <w:rPr>
            <w:noProof/>
            <w:webHidden/>
          </w:rPr>
          <w:fldChar w:fldCharType="end"/>
        </w:r>
      </w:hyperlink>
    </w:p>
    <w:p w:rsidR="00F44A0B" w:rsidRPr="004678AB" w:rsidRDefault="001D4CEA" w:rsidP="00F44A0B">
      <w:pPr>
        <w:pStyle w:val="26"/>
        <w:tabs>
          <w:tab w:val="right" w:leader="dot" w:pos="9061"/>
        </w:tabs>
        <w:ind w:left="468"/>
        <w:rPr>
          <w:rFonts w:ascii="Calibri" w:hAnsi="Calibri"/>
          <w:noProof/>
          <w:spacing w:val="0"/>
          <w:kern w:val="2"/>
          <w:sz w:val="21"/>
          <w:szCs w:val="22"/>
        </w:rPr>
      </w:pPr>
      <w:hyperlink w:anchor="_Toc449617162" w:history="1">
        <w:r w:rsidR="00F44A0B" w:rsidRPr="007A4654">
          <w:rPr>
            <w:rStyle w:val="afb"/>
            <w:noProof/>
          </w:rPr>
          <w:t xml:space="preserve">3.4 </w:t>
        </w:r>
        <w:r w:rsidR="00F44A0B" w:rsidRPr="007A4654">
          <w:rPr>
            <w:rStyle w:val="afb"/>
            <w:rFonts w:hint="eastAsia"/>
            <w:noProof/>
          </w:rPr>
          <w:t>实验及分析</w:t>
        </w:r>
        <w:r w:rsidR="00F44A0B">
          <w:rPr>
            <w:noProof/>
            <w:webHidden/>
          </w:rPr>
          <w:tab/>
        </w:r>
        <w:r w:rsidR="00F44A0B">
          <w:rPr>
            <w:noProof/>
            <w:webHidden/>
          </w:rPr>
          <w:fldChar w:fldCharType="begin"/>
        </w:r>
        <w:r w:rsidR="00F44A0B">
          <w:rPr>
            <w:noProof/>
            <w:webHidden/>
          </w:rPr>
          <w:instrText xml:space="preserve"> PAGEREF _Toc449617162 \h </w:instrText>
        </w:r>
        <w:r w:rsidR="00F44A0B">
          <w:rPr>
            <w:noProof/>
            <w:webHidden/>
          </w:rPr>
        </w:r>
        <w:r w:rsidR="00F44A0B">
          <w:rPr>
            <w:noProof/>
            <w:webHidden/>
          </w:rPr>
          <w:fldChar w:fldCharType="separate"/>
        </w:r>
        <w:r w:rsidR="00F44A0B">
          <w:rPr>
            <w:noProof/>
            <w:webHidden/>
          </w:rPr>
          <w:t>26</w:t>
        </w:r>
        <w:r w:rsidR="00F44A0B">
          <w:rPr>
            <w:noProof/>
            <w:webHidden/>
          </w:rPr>
          <w:fldChar w:fldCharType="end"/>
        </w:r>
      </w:hyperlink>
    </w:p>
    <w:p w:rsidR="00F44A0B" w:rsidRPr="004678AB" w:rsidRDefault="001D4CEA" w:rsidP="00F44A0B">
      <w:pPr>
        <w:pStyle w:val="34"/>
        <w:tabs>
          <w:tab w:val="right" w:leader="dot" w:pos="9061"/>
        </w:tabs>
        <w:ind w:left="936"/>
        <w:rPr>
          <w:rFonts w:ascii="Calibri" w:hAnsi="Calibri"/>
          <w:noProof/>
          <w:spacing w:val="0"/>
          <w:kern w:val="2"/>
          <w:sz w:val="21"/>
          <w:szCs w:val="22"/>
        </w:rPr>
      </w:pPr>
      <w:hyperlink w:anchor="_Toc449617163" w:history="1">
        <w:r w:rsidR="00F44A0B" w:rsidRPr="007A4654">
          <w:rPr>
            <w:rStyle w:val="afb"/>
            <w:noProof/>
          </w:rPr>
          <w:t xml:space="preserve">3.4.1 </w:t>
        </w:r>
        <w:r w:rsidR="00F44A0B" w:rsidRPr="007A4654">
          <w:rPr>
            <w:rStyle w:val="afb"/>
            <w:rFonts w:hint="eastAsia"/>
            <w:noProof/>
          </w:rPr>
          <w:t>实验数据</w:t>
        </w:r>
        <w:r w:rsidR="00F44A0B">
          <w:rPr>
            <w:noProof/>
            <w:webHidden/>
          </w:rPr>
          <w:tab/>
        </w:r>
        <w:r w:rsidR="00F44A0B">
          <w:rPr>
            <w:noProof/>
            <w:webHidden/>
          </w:rPr>
          <w:fldChar w:fldCharType="begin"/>
        </w:r>
        <w:r w:rsidR="00F44A0B">
          <w:rPr>
            <w:noProof/>
            <w:webHidden/>
          </w:rPr>
          <w:instrText xml:space="preserve"> PAGEREF _Toc449617163 \h </w:instrText>
        </w:r>
        <w:r w:rsidR="00F44A0B">
          <w:rPr>
            <w:noProof/>
            <w:webHidden/>
          </w:rPr>
        </w:r>
        <w:r w:rsidR="00F44A0B">
          <w:rPr>
            <w:noProof/>
            <w:webHidden/>
          </w:rPr>
          <w:fldChar w:fldCharType="separate"/>
        </w:r>
        <w:r w:rsidR="00F44A0B">
          <w:rPr>
            <w:noProof/>
            <w:webHidden/>
          </w:rPr>
          <w:t>26</w:t>
        </w:r>
        <w:r w:rsidR="00F44A0B">
          <w:rPr>
            <w:noProof/>
            <w:webHidden/>
          </w:rPr>
          <w:fldChar w:fldCharType="end"/>
        </w:r>
      </w:hyperlink>
    </w:p>
    <w:p w:rsidR="00F44A0B" w:rsidRPr="004678AB" w:rsidRDefault="001D4CEA" w:rsidP="00F44A0B">
      <w:pPr>
        <w:pStyle w:val="34"/>
        <w:tabs>
          <w:tab w:val="right" w:leader="dot" w:pos="9061"/>
        </w:tabs>
        <w:ind w:left="936"/>
        <w:rPr>
          <w:rFonts w:ascii="Calibri" w:hAnsi="Calibri"/>
          <w:noProof/>
          <w:spacing w:val="0"/>
          <w:kern w:val="2"/>
          <w:sz w:val="21"/>
          <w:szCs w:val="22"/>
        </w:rPr>
      </w:pPr>
      <w:hyperlink w:anchor="_Toc449617164" w:history="1">
        <w:r w:rsidR="00F44A0B" w:rsidRPr="007A4654">
          <w:rPr>
            <w:rStyle w:val="afb"/>
            <w:noProof/>
          </w:rPr>
          <w:t xml:space="preserve">3.4.2 </w:t>
        </w:r>
        <w:r w:rsidR="00F44A0B" w:rsidRPr="007A4654">
          <w:rPr>
            <w:rStyle w:val="afb"/>
            <w:rFonts w:hint="eastAsia"/>
            <w:noProof/>
          </w:rPr>
          <w:t>实验结果与分析</w:t>
        </w:r>
        <w:r w:rsidR="00F44A0B">
          <w:rPr>
            <w:noProof/>
            <w:webHidden/>
          </w:rPr>
          <w:tab/>
        </w:r>
        <w:r w:rsidR="00F44A0B">
          <w:rPr>
            <w:noProof/>
            <w:webHidden/>
          </w:rPr>
          <w:fldChar w:fldCharType="begin"/>
        </w:r>
        <w:r w:rsidR="00F44A0B">
          <w:rPr>
            <w:noProof/>
            <w:webHidden/>
          </w:rPr>
          <w:instrText xml:space="preserve"> PAGEREF _Toc449617164 \h </w:instrText>
        </w:r>
        <w:r w:rsidR="00F44A0B">
          <w:rPr>
            <w:noProof/>
            <w:webHidden/>
          </w:rPr>
        </w:r>
        <w:r w:rsidR="00F44A0B">
          <w:rPr>
            <w:noProof/>
            <w:webHidden/>
          </w:rPr>
          <w:fldChar w:fldCharType="separate"/>
        </w:r>
        <w:r w:rsidR="00F44A0B">
          <w:rPr>
            <w:noProof/>
            <w:webHidden/>
          </w:rPr>
          <w:t>26</w:t>
        </w:r>
        <w:r w:rsidR="00F44A0B">
          <w:rPr>
            <w:noProof/>
            <w:webHidden/>
          </w:rPr>
          <w:fldChar w:fldCharType="end"/>
        </w:r>
      </w:hyperlink>
    </w:p>
    <w:p w:rsidR="00F44A0B" w:rsidRPr="004678AB" w:rsidRDefault="001D4CEA" w:rsidP="00F44A0B">
      <w:pPr>
        <w:pStyle w:val="26"/>
        <w:tabs>
          <w:tab w:val="right" w:leader="dot" w:pos="9061"/>
        </w:tabs>
        <w:ind w:left="468"/>
        <w:rPr>
          <w:rFonts w:ascii="Calibri" w:hAnsi="Calibri"/>
          <w:noProof/>
          <w:spacing w:val="0"/>
          <w:kern w:val="2"/>
          <w:sz w:val="21"/>
          <w:szCs w:val="22"/>
        </w:rPr>
      </w:pPr>
      <w:hyperlink w:anchor="_Toc449617165" w:history="1">
        <w:r w:rsidR="00F44A0B" w:rsidRPr="007A4654">
          <w:rPr>
            <w:rStyle w:val="afb"/>
            <w:noProof/>
          </w:rPr>
          <w:t xml:space="preserve">3.5 </w:t>
        </w:r>
        <w:r w:rsidR="00F44A0B" w:rsidRPr="007A4654">
          <w:rPr>
            <w:rStyle w:val="afb"/>
            <w:rFonts w:hint="eastAsia"/>
            <w:noProof/>
          </w:rPr>
          <w:t>本章小结</w:t>
        </w:r>
        <w:r w:rsidR="00F44A0B">
          <w:rPr>
            <w:noProof/>
            <w:webHidden/>
          </w:rPr>
          <w:tab/>
        </w:r>
        <w:r w:rsidR="00F44A0B">
          <w:rPr>
            <w:noProof/>
            <w:webHidden/>
          </w:rPr>
          <w:fldChar w:fldCharType="begin"/>
        </w:r>
        <w:r w:rsidR="00F44A0B">
          <w:rPr>
            <w:noProof/>
            <w:webHidden/>
          </w:rPr>
          <w:instrText xml:space="preserve"> PAGEREF _Toc449617165 \h </w:instrText>
        </w:r>
        <w:r w:rsidR="00F44A0B">
          <w:rPr>
            <w:noProof/>
            <w:webHidden/>
          </w:rPr>
        </w:r>
        <w:r w:rsidR="00F44A0B">
          <w:rPr>
            <w:noProof/>
            <w:webHidden/>
          </w:rPr>
          <w:fldChar w:fldCharType="separate"/>
        </w:r>
        <w:r w:rsidR="00F44A0B">
          <w:rPr>
            <w:noProof/>
            <w:webHidden/>
          </w:rPr>
          <w:t>27</w:t>
        </w:r>
        <w:r w:rsidR="00F44A0B">
          <w:rPr>
            <w:noProof/>
            <w:webHidden/>
          </w:rPr>
          <w:fldChar w:fldCharType="end"/>
        </w:r>
      </w:hyperlink>
    </w:p>
    <w:p w:rsidR="00F44A0B" w:rsidRPr="004678AB" w:rsidRDefault="001D4CEA">
      <w:pPr>
        <w:pStyle w:val="15"/>
        <w:tabs>
          <w:tab w:val="right" w:leader="dot" w:pos="9061"/>
        </w:tabs>
        <w:rPr>
          <w:rFonts w:ascii="Calibri" w:hAnsi="Calibri"/>
          <w:noProof/>
          <w:spacing w:val="0"/>
          <w:kern w:val="2"/>
          <w:sz w:val="21"/>
          <w:szCs w:val="22"/>
        </w:rPr>
      </w:pPr>
      <w:hyperlink w:anchor="_Toc449617166" w:history="1">
        <w:r w:rsidR="00F44A0B" w:rsidRPr="007A4654">
          <w:rPr>
            <w:rStyle w:val="afb"/>
            <w:rFonts w:hint="eastAsia"/>
            <w:noProof/>
          </w:rPr>
          <w:t>第</w:t>
        </w:r>
        <w:r w:rsidR="00F44A0B" w:rsidRPr="007A4654">
          <w:rPr>
            <w:rStyle w:val="afb"/>
            <w:noProof/>
          </w:rPr>
          <w:t>4</w:t>
        </w:r>
        <w:r w:rsidR="00F44A0B" w:rsidRPr="007A4654">
          <w:rPr>
            <w:rStyle w:val="afb"/>
            <w:rFonts w:hint="eastAsia"/>
            <w:noProof/>
          </w:rPr>
          <w:t>章</w:t>
        </w:r>
        <w:r w:rsidR="00F44A0B" w:rsidRPr="007A4654">
          <w:rPr>
            <w:rStyle w:val="afb"/>
            <w:noProof/>
          </w:rPr>
          <w:t xml:space="preserve"> </w:t>
        </w:r>
        <w:r w:rsidR="00F44A0B" w:rsidRPr="007A4654">
          <w:rPr>
            <w:rStyle w:val="afb"/>
            <w:rFonts w:hint="eastAsia"/>
            <w:noProof/>
          </w:rPr>
          <w:t>基于流量和分布可靠性的关键边衡量方法</w:t>
        </w:r>
        <w:r w:rsidR="00F44A0B">
          <w:rPr>
            <w:noProof/>
            <w:webHidden/>
          </w:rPr>
          <w:tab/>
        </w:r>
        <w:r w:rsidR="00F44A0B">
          <w:rPr>
            <w:noProof/>
            <w:webHidden/>
          </w:rPr>
          <w:fldChar w:fldCharType="begin"/>
        </w:r>
        <w:r w:rsidR="00F44A0B">
          <w:rPr>
            <w:noProof/>
            <w:webHidden/>
          </w:rPr>
          <w:instrText xml:space="preserve"> PAGEREF _Toc449617166 \h </w:instrText>
        </w:r>
        <w:r w:rsidR="00F44A0B">
          <w:rPr>
            <w:noProof/>
            <w:webHidden/>
          </w:rPr>
        </w:r>
        <w:r w:rsidR="00F44A0B">
          <w:rPr>
            <w:noProof/>
            <w:webHidden/>
          </w:rPr>
          <w:fldChar w:fldCharType="separate"/>
        </w:r>
        <w:r w:rsidR="00F44A0B">
          <w:rPr>
            <w:noProof/>
            <w:webHidden/>
          </w:rPr>
          <w:t>29</w:t>
        </w:r>
        <w:r w:rsidR="00F44A0B">
          <w:rPr>
            <w:noProof/>
            <w:webHidden/>
          </w:rPr>
          <w:fldChar w:fldCharType="end"/>
        </w:r>
      </w:hyperlink>
    </w:p>
    <w:p w:rsidR="00F44A0B" w:rsidRPr="004678AB" w:rsidRDefault="001D4CEA" w:rsidP="00F44A0B">
      <w:pPr>
        <w:pStyle w:val="26"/>
        <w:tabs>
          <w:tab w:val="right" w:leader="dot" w:pos="9061"/>
        </w:tabs>
        <w:ind w:left="468"/>
        <w:rPr>
          <w:rFonts w:ascii="Calibri" w:hAnsi="Calibri"/>
          <w:noProof/>
          <w:spacing w:val="0"/>
          <w:kern w:val="2"/>
          <w:sz w:val="21"/>
          <w:szCs w:val="22"/>
        </w:rPr>
      </w:pPr>
      <w:hyperlink w:anchor="_Toc449617167" w:history="1">
        <w:r w:rsidR="00F44A0B" w:rsidRPr="007A4654">
          <w:rPr>
            <w:rStyle w:val="afb"/>
            <w:noProof/>
          </w:rPr>
          <w:t xml:space="preserve">4.1 </w:t>
        </w:r>
        <w:r w:rsidR="00F44A0B" w:rsidRPr="007A4654">
          <w:rPr>
            <w:rStyle w:val="afb"/>
            <w:rFonts w:hint="eastAsia"/>
            <w:noProof/>
          </w:rPr>
          <w:t>基于流量和分布可靠性的不确定图边关键度衡量模型</w:t>
        </w:r>
        <w:r w:rsidR="00F44A0B">
          <w:rPr>
            <w:noProof/>
            <w:webHidden/>
          </w:rPr>
          <w:tab/>
        </w:r>
        <w:r w:rsidR="00F44A0B">
          <w:rPr>
            <w:noProof/>
            <w:webHidden/>
          </w:rPr>
          <w:fldChar w:fldCharType="begin"/>
        </w:r>
        <w:r w:rsidR="00F44A0B">
          <w:rPr>
            <w:noProof/>
            <w:webHidden/>
          </w:rPr>
          <w:instrText xml:space="preserve"> PAGEREF _Toc449617167 \h </w:instrText>
        </w:r>
        <w:r w:rsidR="00F44A0B">
          <w:rPr>
            <w:noProof/>
            <w:webHidden/>
          </w:rPr>
        </w:r>
        <w:r w:rsidR="00F44A0B">
          <w:rPr>
            <w:noProof/>
            <w:webHidden/>
          </w:rPr>
          <w:fldChar w:fldCharType="separate"/>
        </w:r>
        <w:r w:rsidR="00F44A0B">
          <w:rPr>
            <w:noProof/>
            <w:webHidden/>
          </w:rPr>
          <w:t>29</w:t>
        </w:r>
        <w:r w:rsidR="00F44A0B">
          <w:rPr>
            <w:noProof/>
            <w:webHidden/>
          </w:rPr>
          <w:fldChar w:fldCharType="end"/>
        </w:r>
      </w:hyperlink>
    </w:p>
    <w:p w:rsidR="00F44A0B" w:rsidRPr="004678AB" w:rsidRDefault="001D4CEA" w:rsidP="00F44A0B">
      <w:pPr>
        <w:pStyle w:val="26"/>
        <w:tabs>
          <w:tab w:val="right" w:leader="dot" w:pos="9061"/>
        </w:tabs>
        <w:ind w:left="468"/>
        <w:rPr>
          <w:rFonts w:ascii="Calibri" w:hAnsi="Calibri"/>
          <w:noProof/>
          <w:spacing w:val="0"/>
          <w:kern w:val="2"/>
          <w:sz w:val="21"/>
          <w:szCs w:val="22"/>
        </w:rPr>
      </w:pPr>
      <w:hyperlink w:anchor="_Toc449617168" w:history="1">
        <w:r w:rsidR="00F44A0B" w:rsidRPr="007A4654">
          <w:rPr>
            <w:rStyle w:val="afb"/>
            <w:noProof/>
          </w:rPr>
          <w:t xml:space="preserve">4.2 </w:t>
        </w:r>
        <w:r w:rsidR="00F44A0B" w:rsidRPr="007A4654">
          <w:rPr>
            <w:rStyle w:val="afb"/>
            <w:rFonts w:hint="eastAsia"/>
            <w:noProof/>
          </w:rPr>
          <w:t>基于重复计算的</w:t>
        </w:r>
        <w:r w:rsidR="00F44A0B" w:rsidRPr="007A4654">
          <w:rPr>
            <w:rStyle w:val="afb"/>
            <w:noProof/>
          </w:rPr>
          <w:t>BASE_FDP</w:t>
        </w:r>
        <w:r w:rsidR="00F44A0B" w:rsidRPr="007A4654">
          <w:rPr>
            <w:rStyle w:val="afb"/>
            <w:rFonts w:hint="eastAsia"/>
            <w:noProof/>
          </w:rPr>
          <w:t>算法</w:t>
        </w:r>
        <w:r w:rsidR="00F44A0B">
          <w:rPr>
            <w:noProof/>
            <w:webHidden/>
          </w:rPr>
          <w:tab/>
        </w:r>
        <w:r w:rsidR="00F44A0B">
          <w:rPr>
            <w:noProof/>
            <w:webHidden/>
          </w:rPr>
          <w:fldChar w:fldCharType="begin"/>
        </w:r>
        <w:r w:rsidR="00F44A0B">
          <w:rPr>
            <w:noProof/>
            <w:webHidden/>
          </w:rPr>
          <w:instrText xml:space="preserve"> PAGEREF _Toc449617168 \h </w:instrText>
        </w:r>
        <w:r w:rsidR="00F44A0B">
          <w:rPr>
            <w:noProof/>
            <w:webHidden/>
          </w:rPr>
        </w:r>
        <w:r w:rsidR="00F44A0B">
          <w:rPr>
            <w:noProof/>
            <w:webHidden/>
          </w:rPr>
          <w:fldChar w:fldCharType="separate"/>
        </w:r>
        <w:r w:rsidR="00F44A0B">
          <w:rPr>
            <w:noProof/>
            <w:webHidden/>
          </w:rPr>
          <w:t>31</w:t>
        </w:r>
        <w:r w:rsidR="00F44A0B">
          <w:rPr>
            <w:noProof/>
            <w:webHidden/>
          </w:rPr>
          <w:fldChar w:fldCharType="end"/>
        </w:r>
      </w:hyperlink>
    </w:p>
    <w:p w:rsidR="00F44A0B" w:rsidRPr="004678AB" w:rsidRDefault="001D4CEA" w:rsidP="00F44A0B">
      <w:pPr>
        <w:pStyle w:val="26"/>
        <w:tabs>
          <w:tab w:val="right" w:leader="dot" w:pos="9061"/>
        </w:tabs>
        <w:ind w:left="468"/>
        <w:rPr>
          <w:rFonts w:ascii="Calibri" w:hAnsi="Calibri"/>
          <w:noProof/>
          <w:spacing w:val="0"/>
          <w:kern w:val="2"/>
          <w:sz w:val="21"/>
          <w:szCs w:val="22"/>
        </w:rPr>
      </w:pPr>
      <w:hyperlink w:anchor="_Toc449617169" w:history="1">
        <w:r w:rsidR="00F44A0B" w:rsidRPr="007A4654">
          <w:rPr>
            <w:rStyle w:val="afb"/>
            <w:noProof/>
          </w:rPr>
          <w:t xml:space="preserve">4.3 </w:t>
        </w:r>
        <w:r w:rsidR="00F44A0B" w:rsidRPr="007A4654">
          <w:rPr>
            <w:rStyle w:val="afb"/>
            <w:rFonts w:hint="eastAsia"/>
            <w:noProof/>
          </w:rPr>
          <w:t>基于流量和分布可靠性的不确定图的关键边增量算法</w:t>
        </w:r>
        <w:r w:rsidR="00F44A0B" w:rsidRPr="007A4654">
          <w:rPr>
            <w:rStyle w:val="afb"/>
            <w:noProof/>
          </w:rPr>
          <w:t>ICA_FDP</w:t>
        </w:r>
        <w:r w:rsidR="00F44A0B">
          <w:rPr>
            <w:noProof/>
            <w:webHidden/>
          </w:rPr>
          <w:tab/>
        </w:r>
        <w:r w:rsidR="00F44A0B">
          <w:rPr>
            <w:noProof/>
            <w:webHidden/>
          </w:rPr>
          <w:fldChar w:fldCharType="begin"/>
        </w:r>
        <w:r w:rsidR="00F44A0B">
          <w:rPr>
            <w:noProof/>
            <w:webHidden/>
          </w:rPr>
          <w:instrText xml:space="preserve"> PAGEREF _Toc449617169 \h </w:instrText>
        </w:r>
        <w:r w:rsidR="00F44A0B">
          <w:rPr>
            <w:noProof/>
            <w:webHidden/>
          </w:rPr>
        </w:r>
        <w:r w:rsidR="00F44A0B">
          <w:rPr>
            <w:noProof/>
            <w:webHidden/>
          </w:rPr>
          <w:fldChar w:fldCharType="separate"/>
        </w:r>
        <w:r w:rsidR="00F44A0B">
          <w:rPr>
            <w:noProof/>
            <w:webHidden/>
          </w:rPr>
          <w:t>32</w:t>
        </w:r>
        <w:r w:rsidR="00F44A0B">
          <w:rPr>
            <w:noProof/>
            <w:webHidden/>
          </w:rPr>
          <w:fldChar w:fldCharType="end"/>
        </w:r>
      </w:hyperlink>
    </w:p>
    <w:p w:rsidR="00F44A0B" w:rsidRPr="004678AB" w:rsidRDefault="001D4CEA" w:rsidP="00F44A0B">
      <w:pPr>
        <w:pStyle w:val="34"/>
        <w:tabs>
          <w:tab w:val="right" w:leader="dot" w:pos="9061"/>
        </w:tabs>
        <w:ind w:left="936"/>
        <w:rPr>
          <w:rFonts w:ascii="Calibri" w:hAnsi="Calibri"/>
          <w:noProof/>
          <w:spacing w:val="0"/>
          <w:kern w:val="2"/>
          <w:sz w:val="21"/>
          <w:szCs w:val="22"/>
        </w:rPr>
      </w:pPr>
      <w:hyperlink w:anchor="_Toc449617170" w:history="1">
        <w:r w:rsidR="00F44A0B" w:rsidRPr="007A4654">
          <w:rPr>
            <w:rStyle w:val="afb"/>
            <w:noProof/>
          </w:rPr>
          <w:t xml:space="preserve">4.3.1 </w:t>
        </w:r>
        <w:r w:rsidR="00F44A0B" w:rsidRPr="007A4654">
          <w:rPr>
            <w:rStyle w:val="afb"/>
            <w:rFonts w:hint="eastAsia"/>
            <w:noProof/>
          </w:rPr>
          <w:t>算法思想</w:t>
        </w:r>
        <w:r w:rsidR="00F44A0B">
          <w:rPr>
            <w:noProof/>
            <w:webHidden/>
          </w:rPr>
          <w:tab/>
        </w:r>
        <w:r w:rsidR="00F44A0B">
          <w:rPr>
            <w:noProof/>
            <w:webHidden/>
          </w:rPr>
          <w:fldChar w:fldCharType="begin"/>
        </w:r>
        <w:r w:rsidR="00F44A0B">
          <w:rPr>
            <w:noProof/>
            <w:webHidden/>
          </w:rPr>
          <w:instrText xml:space="preserve"> PAGEREF _Toc449617170 \h </w:instrText>
        </w:r>
        <w:r w:rsidR="00F44A0B">
          <w:rPr>
            <w:noProof/>
            <w:webHidden/>
          </w:rPr>
        </w:r>
        <w:r w:rsidR="00F44A0B">
          <w:rPr>
            <w:noProof/>
            <w:webHidden/>
          </w:rPr>
          <w:fldChar w:fldCharType="separate"/>
        </w:r>
        <w:r w:rsidR="00F44A0B">
          <w:rPr>
            <w:noProof/>
            <w:webHidden/>
          </w:rPr>
          <w:t>32</w:t>
        </w:r>
        <w:r w:rsidR="00F44A0B">
          <w:rPr>
            <w:noProof/>
            <w:webHidden/>
          </w:rPr>
          <w:fldChar w:fldCharType="end"/>
        </w:r>
      </w:hyperlink>
    </w:p>
    <w:p w:rsidR="00F44A0B" w:rsidRPr="004678AB" w:rsidRDefault="001D4CEA" w:rsidP="00F44A0B">
      <w:pPr>
        <w:pStyle w:val="34"/>
        <w:tabs>
          <w:tab w:val="right" w:leader="dot" w:pos="9061"/>
        </w:tabs>
        <w:ind w:left="936"/>
        <w:rPr>
          <w:rFonts w:ascii="Calibri" w:hAnsi="Calibri"/>
          <w:noProof/>
          <w:spacing w:val="0"/>
          <w:kern w:val="2"/>
          <w:sz w:val="21"/>
          <w:szCs w:val="22"/>
        </w:rPr>
      </w:pPr>
      <w:hyperlink w:anchor="_Toc449617171" w:history="1">
        <w:r w:rsidR="00F44A0B" w:rsidRPr="007A4654">
          <w:rPr>
            <w:rStyle w:val="afb"/>
            <w:noProof/>
          </w:rPr>
          <w:t>4.3.2 A</w:t>
        </w:r>
        <w:r w:rsidR="00F44A0B" w:rsidRPr="007A4654">
          <w:rPr>
            <w:rStyle w:val="afb"/>
            <w:rFonts w:hint="eastAsia"/>
            <w:noProof/>
          </w:rPr>
          <w:t>类边计算</w:t>
        </w:r>
        <w:r w:rsidR="00F44A0B">
          <w:rPr>
            <w:noProof/>
            <w:webHidden/>
          </w:rPr>
          <w:tab/>
        </w:r>
        <w:r w:rsidR="00F44A0B">
          <w:rPr>
            <w:noProof/>
            <w:webHidden/>
          </w:rPr>
          <w:fldChar w:fldCharType="begin"/>
        </w:r>
        <w:r w:rsidR="00F44A0B">
          <w:rPr>
            <w:noProof/>
            <w:webHidden/>
          </w:rPr>
          <w:instrText xml:space="preserve"> PAGEREF _Toc449617171 \h </w:instrText>
        </w:r>
        <w:r w:rsidR="00F44A0B">
          <w:rPr>
            <w:noProof/>
            <w:webHidden/>
          </w:rPr>
        </w:r>
        <w:r w:rsidR="00F44A0B">
          <w:rPr>
            <w:noProof/>
            <w:webHidden/>
          </w:rPr>
          <w:fldChar w:fldCharType="separate"/>
        </w:r>
        <w:r w:rsidR="00F44A0B">
          <w:rPr>
            <w:noProof/>
            <w:webHidden/>
          </w:rPr>
          <w:t>33</w:t>
        </w:r>
        <w:r w:rsidR="00F44A0B">
          <w:rPr>
            <w:noProof/>
            <w:webHidden/>
          </w:rPr>
          <w:fldChar w:fldCharType="end"/>
        </w:r>
      </w:hyperlink>
    </w:p>
    <w:p w:rsidR="00F44A0B" w:rsidRPr="004678AB" w:rsidRDefault="001D4CEA" w:rsidP="00F44A0B">
      <w:pPr>
        <w:pStyle w:val="34"/>
        <w:tabs>
          <w:tab w:val="right" w:leader="dot" w:pos="9061"/>
        </w:tabs>
        <w:ind w:left="936"/>
        <w:rPr>
          <w:rFonts w:ascii="Calibri" w:hAnsi="Calibri"/>
          <w:noProof/>
          <w:spacing w:val="0"/>
          <w:kern w:val="2"/>
          <w:sz w:val="21"/>
          <w:szCs w:val="22"/>
        </w:rPr>
      </w:pPr>
      <w:hyperlink w:anchor="_Toc449617172" w:history="1">
        <w:r w:rsidR="00F44A0B" w:rsidRPr="007A4654">
          <w:rPr>
            <w:rStyle w:val="afb"/>
            <w:noProof/>
          </w:rPr>
          <w:t>4.3.3 B</w:t>
        </w:r>
        <w:r w:rsidR="00F44A0B" w:rsidRPr="007A4654">
          <w:rPr>
            <w:rStyle w:val="afb"/>
            <w:rFonts w:hint="eastAsia"/>
            <w:noProof/>
          </w:rPr>
          <w:t>类边计算</w:t>
        </w:r>
        <w:r w:rsidR="00F44A0B">
          <w:rPr>
            <w:noProof/>
            <w:webHidden/>
          </w:rPr>
          <w:tab/>
        </w:r>
        <w:r w:rsidR="00F44A0B">
          <w:rPr>
            <w:noProof/>
            <w:webHidden/>
          </w:rPr>
          <w:fldChar w:fldCharType="begin"/>
        </w:r>
        <w:r w:rsidR="00F44A0B">
          <w:rPr>
            <w:noProof/>
            <w:webHidden/>
          </w:rPr>
          <w:instrText xml:space="preserve"> PAGEREF _Toc449617172 \h </w:instrText>
        </w:r>
        <w:r w:rsidR="00F44A0B">
          <w:rPr>
            <w:noProof/>
            <w:webHidden/>
          </w:rPr>
        </w:r>
        <w:r w:rsidR="00F44A0B">
          <w:rPr>
            <w:noProof/>
            <w:webHidden/>
          </w:rPr>
          <w:fldChar w:fldCharType="separate"/>
        </w:r>
        <w:r w:rsidR="00F44A0B">
          <w:rPr>
            <w:noProof/>
            <w:webHidden/>
          </w:rPr>
          <w:t>33</w:t>
        </w:r>
        <w:r w:rsidR="00F44A0B">
          <w:rPr>
            <w:noProof/>
            <w:webHidden/>
          </w:rPr>
          <w:fldChar w:fldCharType="end"/>
        </w:r>
      </w:hyperlink>
    </w:p>
    <w:p w:rsidR="00F44A0B" w:rsidRPr="004678AB" w:rsidRDefault="001D4CEA" w:rsidP="00F44A0B">
      <w:pPr>
        <w:pStyle w:val="34"/>
        <w:tabs>
          <w:tab w:val="right" w:leader="dot" w:pos="9061"/>
        </w:tabs>
        <w:ind w:left="936"/>
        <w:rPr>
          <w:rFonts w:ascii="Calibri" w:hAnsi="Calibri"/>
          <w:noProof/>
          <w:spacing w:val="0"/>
          <w:kern w:val="2"/>
          <w:sz w:val="21"/>
          <w:szCs w:val="22"/>
        </w:rPr>
      </w:pPr>
      <w:hyperlink w:anchor="_Toc449617173" w:history="1">
        <w:r w:rsidR="00F44A0B" w:rsidRPr="007A4654">
          <w:rPr>
            <w:rStyle w:val="afb"/>
            <w:noProof/>
          </w:rPr>
          <w:t xml:space="preserve">4.3.4 </w:t>
        </w:r>
        <w:r w:rsidR="00F44A0B" w:rsidRPr="007A4654">
          <w:rPr>
            <w:rStyle w:val="afb"/>
            <w:rFonts w:hint="eastAsia"/>
            <w:noProof/>
          </w:rPr>
          <w:t>算法复杂度分析</w:t>
        </w:r>
        <w:r w:rsidR="00F44A0B">
          <w:rPr>
            <w:noProof/>
            <w:webHidden/>
          </w:rPr>
          <w:tab/>
        </w:r>
        <w:r w:rsidR="00F44A0B">
          <w:rPr>
            <w:noProof/>
            <w:webHidden/>
          </w:rPr>
          <w:fldChar w:fldCharType="begin"/>
        </w:r>
        <w:r w:rsidR="00F44A0B">
          <w:rPr>
            <w:noProof/>
            <w:webHidden/>
          </w:rPr>
          <w:instrText xml:space="preserve"> PAGEREF _Toc449617173 \h </w:instrText>
        </w:r>
        <w:r w:rsidR="00F44A0B">
          <w:rPr>
            <w:noProof/>
            <w:webHidden/>
          </w:rPr>
        </w:r>
        <w:r w:rsidR="00F44A0B">
          <w:rPr>
            <w:noProof/>
            <w:webHidden/>
          </w:rPr>
          <w:fldChar w:fldCharType="separate"/>
        </w:r>
        <w:r w:rsidR="00F44A0B">
          <w:rPr>
            <w:noProof/>
            <w:webHidden/>
          </w:rPr>
          <w:t>35</w:t>
        </w:r>
        <w:r w:rsidR="00F44A0B">
          <w:rPr>
            <w:noProof/>
            <w:webHidden/>
          </w:rPr>
          <w:fldChar w:fldCharType="end"/>
        </w:r>
      </w:hyperlink>
    </w:p>
    <w:p w:rsidR="00F44A0B" w:rsidRPr="004678AB" w:rsidRDefault="001D4CEA" w:rsidP="00F44A0B">
      <w:pPr>
        <w:pStyle w:val="26"/>
        <w:tabs>
          <w:tab w:val="right" w:leader="dot" w:pos="9061"/>
        </w:tabs>
        <w:ind w:left="468"/>
        <w:rPr>
          <w:rFonts w:ascii="Calibri" w:hAnsi="Calibri"/>
          <w:noProof/>
          <w:spacing w:val="0"/>
          <w:kern w:val="2"/>
          <w:sz w:val="21"/>
          <w:szCs w:val="22"/>
        </w:rPr>
      </w:pPr>
      <w:hyperlink w:anchor="_Toc449617174" w:history="1">
        <w:r w:rsidR="00F44A0B" w:rsidRPr="007A4654">
          <w:rPr>
            <w:rStyle w:val="afb"/>
            <w:noProof/>
          </w:rPr>
          <w:t xml:space="preserve">4.4 </w:t>
        </w:r>
        <w:r w:rsidR="00F44A0B" w:rsidRPr="007A4654">
          <w:rPr>
            <w:rStyle w:val="afb"/>
            <w:rFonts w:hint="eastAsia"/>
            <w:noProof/>
          </w:rPr>
          <w:t>基于增广路径添加的近似算法</w:t>
        </w:r>
        <w:r w:rsidR="00F44A0B" w:rsidRPr="007A4654">
          <w:rPr>
            <w:rStyle w:val="afb"/>
            <w:noProof/>
          </w:rPr>
          <w:t>ACES_APA</w:t>
        </w:r>
        <w:r w:rsidR="00F44A0B">
          <w:rPr>
            <w:noProof/>
            <w:webHidden/>
          </w:rPr>
          <w:tab/>
        </w:r>
        <w:r w:rsidR="00F44A0B">
          <w:rPr>
            <w:noProof/>
            <w:webHidden/>
          </w:rPr>
          <w:fldChar w:fldCharType="begin"/>
        </w:r>
        <w:r w:rsidR="00F44A0B">
          <w:rPr>
            <w:noProof/>
            <w:webHidden/>
          </w:rPr>
          <w:instrText xml:space="preserve"> PAGEREF _Toc449617174 \h </w:instrText>
        </w:r>
        <w:r w:rsidR="00F44A0B">
          <w:rPr>
            <w:noProof/>
            <w:webHidden/>
          </w:rPr>
        </w:r>
        <w:r w:rsidR="00F44A0B">
          <w:rPr>
            <w:noProof/>
            <w:webHidden/>
          </w:rPr>
          <w:fldChar w:fldCharType="separate"/>
        </w:r>
        <w:r w:rsidR="00F44A0B">
          <w:rPr>
            <w:noProof/>
            <w:webHidden/>
          </w:rPr>
          <w:t>36</w:t>
        </w:r>
        <w:r w:rsidR="00F44A0B">
          <w:rPr>
            <w:noProof/>
            <w:webHidden/>
          </w:rPr>
          <w:fldChar w:fldCharType="end"/>
        </w:r>
      </w:hyperlink>
    </w:p>
    <w:p w:rsidR="00F44A0B" w:rsidRPr="004678AB" w:rsidRDefault="001D4CEA" w:rsidP="00F44A0B">
      <w:pPr>
        <w:pStyle w:val="34"/>
        <w:tabs>
          <w:tab w:val="right" w:leader="dot" w:pos="9061"/>
        </w:tabs>
        <w:ind w:left="936"/>
        <w:rPr>
          <w:rFonts w:ascii="Calibri" w:hAnsi="Calibri"/>
          <w:noProof/>
          <w:spacing w:val="0"/>
          <w:kern w:val="2"/>
          <w:sz w:val="21"/>
          <w:szCs w:val="22"/>
        </w:rPr>
      </w:pPr>
      <w:hyperlink w:anchor="_Toc449617175" w:history="1">
        <w:r w:rsidR="00F44A0B" w:rsidRPr="007A4654">
          <w:rPr>
            <w:rStyle w:val="afb"/>
            <w:noProof/>
          </w:rPr>
          <w:t xml:space="preserve">4.4.1 </w:t>
        </w:r>
        <w:r w:rsidR="00F44A0B" w:rsidRPr="007A4654">
          <w:rPr>
            <w:rStyle w:val="afb"/>
            <w:rFonts w:hint="eastAsia"/>
            <w:noProof/>
          </w:rPr>
          <w:t>算法基本思想</w:t>
        </w:r>
        <w:r w:rsidR="00F44A0B">
          <w:rPr>
            <w:noProof/>
            <w:webHidden/>
          </w:rPr>
          <w:tab/>
        </w:r>
        <w:r w:rsidR="00F44A0B">
          <w:rPr>
            <w:noProof/>
            <w:webHidden/>
          </w:rPr>
          <w:fldChar w:fldCharType="begin"/>
        </w:r>
        <w:r w:rsidR="00F44A0B">
          <w:rPr>
            <w:noProof/>
            <w:webHidden/>
          </w:rPr>
          <w:instrText xml:space="preserve"> PAGEREF _Toc449617175 \h </w:instrText>
        </w:r>
        <w:r w:rsidR="00F44A0B">
          <w:rPr>
            <w:noProof/>
            <w:webHidden/>
          </w:rPr>
        </w:r>
        <w:r w:rsidR="00F44A0B">
          <w:rPr>
            <w:noProof/>
            <w:webHidden/>
          </w:rPr>
          <w:fldChar w:fldCharType="separate"/>
        </w:r>
        <w:r w:rsidR="00F44A0B">
          <w:rPr>
            <w:noProof/>
            <w:webHidden/>
          </w:rPr>
          <w:t>36</w:t>
        </w:r>
        <w:r w:rsidR="00F44A0B">
          <w:rPr>
            <w:noProof/>
            <w:webHidden/>
          </w:rPr>
          <w:fldChar w:fldCharType="end"/>
        </w:r>
      </w:hyperlink>
    </w:p>
    <w:p w:rsidR="00F44A0B" w:rsidRPr="004678AB" w:rsidRDefault="001D4CEA" w:rsidP="00F44A0B">
      <w:pPr>
        <w:pStyle w:val="34"/>
        <w:tabs>
          <w:tab w:val="right" w:leader="dot" w:pos="9061"/>
        </w:tabs>
        <w:ind w:left="936"/>
        <w:rPr>
          <w:rFonts w:ascii="Calibri" w:hAnsi="Calibri"/>
          <w:noProof/>
          <w:spacing w:val="0"/>
          <w:kern w:val="2"/>
          <w:sz w:val="21"/>
          <w:szCs w:val="22"/>
        </w:rPr>
      </w:pPr>
      <w:hyperlink w:anchor="_Toc449617176" w:history="1">
        <w:r w:rsidR="00F44A0B" w:rsidRPr="007A4654">
          <w:rPr>
            <w:rStyle w:val="afb"/>
            <w:noProof/>
          </w:rPr>
          <w:t xml:space="preserve">4.4.2 </w:t>
        </w:r>
        <w:r w:rsidR="00F44A0B" w:rsidRPr="007A4654">
          <w:rPr>
            <w:rStyle w:val="afb"/>
            <w:rFonts w:hint="eastAsia"/>
            <w:noProof/>
          </w:rPr>
          <w:t>算法实现与分析</w:t>
        </w:r>
        <w:r w:rsidR="00F44A0B">
          <w:rPr>
            <w:noProof/>
            <w:webHidden/>
          </w:rPr>
          <w:tab/>
        </w:r>
        <w:r w:rsidR="00F44A0B">
          <w:rPr>
            <w:noProof/>
            <w:webHidden/>
          </w:rPr>
          <w:fldChar w:fldCharType="begin"/>
        </w:r>
        <w:r w:rsidR="00F44A0B">
          <w:rPr>
            <w:noProof/>
            <w:webHidden/>
          </w:rPr>
          <w:instrText xml:space="preserve"> PAGEREF _Toc449617176 \h </w:instrText>
        </w:r>
        <w:r w:rsidR="00F44A0B">
          <w:rPr>
            <w:noProof/>
            <w:webHidden/>
          </w:rPr>
        </w:r>
        <w:r w:rsidR="00F44A0B">
          <w:rPr>
            <w:noProof/>
            <w:webHidden/>
          </w:rPr>
          <w:fldChar w:fldCharType="separate"/>
        </w:r>
        <w:r w:rsidR="00F44A0B">
          <w:rPr>
            <w:noProof/>
            <w:webHidden/>
          </w:rPr>
          <w:t>37</w:t>
        </w:r>
        <w:r w:rsidR="00F44A0B">
          <w:rPr>
            <w:noProof/>
            <w:webHidden/>
          </w:rPr>
          <w:fldChar w:fldCharType="end"/>
        </w:r>
      </w:hyperlink>
    </w:p>
    <w:p w:rsidR="00F44A0B" w:rsidRPr="004678AB" w:rsidRDefault="001D4CEA" w:rsidP="00F44A0B">
      <w:pPr>
        <w:pStyle w:val="34"/>
        <w:tabs>
          <w:tab w:val="right" w:leader="dot" w:pos="9061"/>
        </w:tabs>
        <w:ind w:left="936"/>
        <w:rPr>
          <w:rFonts w:ascii="Calibri" w:hAnsi="Calibri"/>
          <w:noProof/>
          <w:spacing w:val="0"/>
          <w:kern w:val="2"/>
          <w:sz w:val="21"/>
          <w:szCs w:val="22"/>
        </w:rPr>
      </w:pPr>
      <w:hyperlink w:anchor="_Toc449617177" w:history="1">
        <w:r w:rsidR="00F44A0B" w:rsidRPr="007A4654">
          <w:rPr>
            <w:rStyle w:val="afb"/>
            <w:noProof/>
          </w:rPr>
          <w:t xml:space="preserve">4.4.3 </w:t>
        </w:r>
        <w:r w:rsidR="00F44A0B" w:rsidRPr="007A4654">
          <w:rPr>
            <w:rStyle w:val="afb"/>
            <w:rFonts w:hint="eastAsia"/>
            <w:noProof/>
          </w:rPr>
          <w:t>近似算法相似度</w:t>
        </w:r>
        <w:r w:rsidR="00F44A0B">
          <w:rPr>
            <w:noProof/>
            <w:webHidden/>
          </w:rPr>
          <w:tab/>
        </w:r>
        <w:r w:rsidR="00F44A0B">
          <w:rPr>
            <w:noProof/>
            <w:webHidden/>
          </w:rPr>
          <w:fldChar w:fldCharType="begin"/>
        </w:r>
        <w:r w:rsidR="00F44A0B">
          <w:rPr>
            <w:noProof/>
            <w:webHidden/>
          </w:rPr>
          <w:instrText xml:space="preserve"> PAGEREF _Toc449617177 \h </w:instrText>
        </w:r>
        <w:r w:rsidR="00F44A0B">
          <w:rPr>
            <w:noProof/>
            <w:webHidden/>
          </w:rPr>
        </w:r>
        <w:r w:rsidR="00F44A0B">
          <w:rPr>
            <w:noProof/>
            <w:webHidden/>
          </w:rPr>
          <w:fldChar w:fldCharType="separate"/>
        </w:r>
        <w:r w:rsidR="00F44A0B">
          <w:rPr>
            <w:noProof/>
            <w:webHidden/>
          </w:rPr>
          <w:t>38</w:t>
        </w:r>
        <w:r w:rsidR="00F44A0B">
          <w:rPr>
            <w:noProof/>
            <w:webHidden/>
          </w:rPr>
          <w:fldChar w:fldCharType="end"/>
        </w:r>
      </w:hyperlink>
    </w:p>
    <w:p w:rsidR="00F44A0B" w:rsidRPr="004678AB" w:rsidRDefault="001D4CEA" w:rsidP="00F44A0B">
      <w:pPr>
        <w:pStyle w:val="34"/>
        <w:tabs>
          <w:tab w:val="right" w:leader="dot" w:pos="9061"/>
        </w:tabs>
        <w:ind w:left="936"/>
        <w:rPr>
          <w:rFonts w:ascii="Calibri" w:hAnsi="Calibri"/>
          <w:noProof/>
          <w:spacing w:val="0"/>
          <w:kern w:val="2"/>
          <w:sz w:val="21"/>
          <w:szCs w:val="22"/>
        </w:rPr>
      </w:pPr>
      <w:hyperlink w:anchor="_Toc449617178" w:history="1">
        <w:r w:rsidR="00F44A0B" w:rsidRPr="007A4654">
          <w:rPr>
            <w:rStyle w:val="afb"/>
            <w:noProof/>
          </w:rPr>
          <w:t xml:space="preserve">4.4.4 </w:t>
        </w:r>
        <w:r w:rsidR="00F44A0B" w:rsidRPr="007A4654">
          <w:rPr>
            <w:rStyle w:val="afb"/>
            <w:rFonts w:hint="eastAsia"/>
            <w:noProof/>
          </w:rPr>
          <w:t>近似算法下界</w:t>
        </w:r>
        <w:r w:rsidR="00F44A0B">
          <w:rPr>
            <w:noProof/>
            <w:webHidden/>
          </w:rPr>
          <w:tab/>
        </w:r>
        <w:r w:rsidR="00F44A0B">
          <w:rPr>
            <w:noProof/>
            <w:webHidden/>
          </w:rPr>
          <w:fldChar w:fldCharType="begin"/>
        </w:r>
        <w:r w:rsidR="00F44A0B">
          <w:rPr>
            <w:noProof/>
            <w:webHidden/>
          </w:rPr>
          <w:instrText xml:space="preserve"> PAGEREF _Toc449617178 \h </w:instrText>
        </w:r>
        <w:r w:rsidR="00F44A0B">
          <w:rPr>
            <w:noProof/>
            <w:webHidden/>
          </w:rPr>
        </w:r>
        <w:r w:rsidR="00F44A0B">
          <w:rPr>
            <w:noProof/>
            <w:webHidden/>
          </w:rPr>
          <w:fldChar w:fldCharType="separate"/>
        </w:r>
        <w:r w:rsidR="00F44A0B">
          <w:rPr>
            <w:noProof/>
            <w:webHidden/>
          </w:rPr>
          <w:t>38</w:t>
        </w:r>
        <w:r w:rsidR="00F44A0B">
          <w:rPr>
            <w:noProof/>
            <w:webHidden/>
          </w:rPr>
          <w:fldChar w:fldCharType="end"/>
        </w:r>
      </w:hyperlink>
    </w:p>
    <w:p w:rsidR="00F44A0B" w:rsidRPr="004678AB" w:rsidRDefault="001D4CEA" w:rsidP="00F44A0B">
      <w:pPr>
        <w:pStyle w:val="26"/>
        <w:tabs>
          <w:tab w:val="right" w:leader="dot" w:pos="9061"/>
        </w:tabs>
        <w:ind w:left="468"/>
        <w:rPr>
          <w:rFonts w:ascii="Calibri" w:hAnsi="Calibri"/>
          <w:noProof/>
          <w:spacing w:val="0"/>
          <w:kern w:val="2"/>
          <w:sz w:val="21"/>
          <w:szCs w:val="22"/>
        </w:rPr>
      </w:pPr>
      <w:hyperlink w:anchor="_Toc449617179" w:history="1">
        <w:r w:rsidR="00F44A0B" w:rsidRPr="007A4654">
          <w:rPr>
            <w:rStyle w:val="afb"/>
            <w:noProof/>
          </w:rPr>
          <w:t xml:space="preserve">4.5 </w:t>
        </w:r>
        <w:r w:rsidR="00F44A0B" w:rsidRPr="007A4654">
          <w:rPr>
            <w:rStyle w:val="afb"/>
            <w:rFonts w:hint="eastAsia"/>
            <w:noProof/>
          </w:rPr>
          <w:t>实验及分析</w:t>
        </w:r>
        <w:r w:rsidR="00F44A0B">
          <w:rPr>
            <w:noProof/>
            <w:webHidden/>
          </w:rPr>
          <w:tab/>
        </w:r>
        <w:r w:rsidR="00F44A0B">
          <w:rPr>
            <w:noProof/>
            <w:webHidden/>
          </w:rPr>
          <w:fldChar w:fldCharType="begin"/>
        </w:r>
        <w:r w:rsidR="00F44A0B">
          <w:rPr>
            <w:noProof/>
            <w:webHidden/>
          </w:rPr>
          <w:instrText xml:space="preserve"> PAGEREF _Toc449617179 \h </w:instrText>
        </w:r>
        <w:r w:rsidR="00F44A0B">
          <w:rPr>
            <w:noProof/>
            <w:webHidden/>
          </w:rPr>
        </w:r>
        <w:r w:rsidR="00F44A0B">
          <w:rPr>
            <w:noProof/>
            <w:webHidden/>
          </w:rPr>
          <w:fldChar w:fldCharType="separate"/>
        </w:r>
        <w:r w:rsidR="00F44A0B">
          <w:rPr>
            <w:noProof/>
            <w:webHidden/>
          </w:rPr>
          <w:t>40</w:t>
        </w:r>
        <w:r w:rsidR="00F44A0B">
          <w:rPr>
            <w:noProof/>
            <w:webHidden/>
          </w:rPr>
          <w:fldChar w:fldCharType="end"/>
        </w:r>
      </w:hyperlink>
    </w:p>
    <w:p w:rsidR="00F44A0B" w:rsidRPr="004678AB" w:rsidRDefault="001D4CEA" w:rsidP="00F44A0B">
      <w:pPr>
        <w:pStyle w:val="34"/>
        <w:tabs>
          <w:tab w:val="right" w:leader="dot" w:pos="9061"/>
        </w:tabs>
        <w:ind w:left="936"/>
        <w:rPr>
          <w:rFonts w:ascii="Calibri" w:hAnsi="Calibri"/>
          <w:noProof/>
          <w:spacing w:val="0"/>
          <w:kern w:val="2"/>
          <w:sz w:val="21"/>
          <w:szCs w:val="22"/>
        </w:rPr>
      </w:pPr>
      <w:hyperlink w:anchor="_Toc449617180" w:history="1">
        <w:r w:rsidR="00F44A0B" w:rsidRPr="007A4654">
          <w:rPr>
            <w:rStyle w:val="afb"/>
            <w:noProof/>
          </w:rPr>
          <w:t xml:space="preserve">4.5.1 </w:t>
        </w:r>
        <w:r w:rsidR="00F44A0B" w:rsidRPr="007A4654">
          <w:rPr>
            <w:rStyle w:val="afb"/>
            <w:rFonts w:hint="eastAsia"/>
            <w:noProof/>
          </w:rPr>
          <w:t>实验数据</w:t>
        </w:r>
        <w:r w:rsidR="00F44A0B">
          <w:rPr>
            <w:noProof/>
            <w:webHidden/>
          </w:rPr>
          <w:tab/>
        </w:r>
        <w:r w:rsidR="00F44A0B">
          <w:rPr>
            <w:noProof/>
            <w:webHidden/>
          </w:rPr>
          <w:fldChar w:fldCharType="begin"/>
        </w:r>
        <w:r w:rsidR="00F44A0B">
          <w:rPr>
            <w:noProof/>
            <w:webHidden/>
          </w:rPr>
          <w:instrText xml:space="preserve"> PAGEREF _Toc449617180 \h </w:instrText>
        </w:r>
        <w:r w:rsidR="00F44A0B">
          <w:rPr>
            <w:noProof/>
            <w:webHidden/>
          </w:rPr>
        </w:r>
        <w:r w:rsidR="00F44A0B">
          <w:rPr>
            <w:noProof/>
            <w:webHidden/>
          </w:rPr>
          <w:fldChar w:fldCharType="separate"/>
        </w:r>
        <w:r w:rsidR="00F44A0B">
          <w:rPr>
            <w:noProof/>
            <w:webHidden/>
          </w:rPr>
          <w:t>40</w:t>
        </w:r>
        <w:r w:rsidR="00F44A0B">
          <w:rPr>
            <w:noProof/>
            <w:webHidden/>
          </w:rPr>
          <w:fldChar w:fldCharType="end"/>
        </w:r>
      </w:hyperlink>
    </w:p>
    <w:p w:rsidR="00F44A0B" w:rsidRPr="004678AB" w:rsidRDefault="001D4CEA" w:rsidP="00F44A0B">
      <w:pPr>
        <w:pStyle w:val="34"/>
        <w:tabs>
          <w:tab w:val="right" w:leader="dot" w:pos="9061"/>
        </w:tabs>
        <w:ind w:left="936"/>
        <w:rPr>
          <w:rFonts w:ascii="Calibri" w:hAnsi="Calibri"/>
          <w:noProof/>
          <w:spacing w:val="0"/>
          <w:kern w:val="2"/>
          <w:sz w:val="21"/>
          <w:szCs w:val="22"/>
        </w:rPr>
      </w:pPr>
      <w:hyperlink w:anchor="_Toc449617181" w:history="1">
        <w:r w:rsidR="00F44A0B" w:rsidRPr="007A4654">
          <w:rPr>
            <w:rStyle w:val="afb"/>
            <w:noProof/>
          </w:rPr>
          <w:t xml:space="preserve">4.5.2 </w:t>
        </w:r>
        <w:r w:rsidR="00F44A0B" w:rsidRPr="007A4654">
          <w:rPr>
            <w:rStyle w:val="afb"/>
            <w:rFonts w:hint="eastAsia"/>
            <w:noProof/>
          </w:rPr>
          <w:t>实验结果与分析</w:t>
        </w:r>
        <w:r w:rsidR="00F44A0B">
          <w:rPr>
            <w:noProof/>
            <w:webHidden/>
          </w:rPr>
          <w:tab/>
        </w:r>
        <w:r w:rsidR="00F44A0B">
          <w:rPr>
            <w:noProof/>
            <w:webHidden/>
          </w:rPr>
          <w:fldChar w:fldCharType="begin"/>
        </w:r>
        <w:r w:rsidR="00F44A0B">
          <w:rPr>
            <w:noProof/>
            <w:webHidden/>
          </w:rPr>
          <w:instrText xml:space="preserve"> PAGEREF _Toc449617181 \h </w:instrText>
        </w:r>
        <w:r w:rsidR="00F44A0B">
          <w:rPr>
            <w:noProof/>
            <w:webHidden/>
          </w:rPr>
        </w:r>
        <w:r w:rsidR="00F44A0B">
          <w:rPr>
            <w:noProof/>
            <w:webHidden/>
          </w:rPr>
          <w:fldChar w:fldCharType="separate"/>
        </w:r>
        <w:r w:rsidR="00F44A0B">
          <w:rPr>
            <w:noProof/>
            <w:webHidden/>
          </w:rPr>
          <w:t>40</w:t>
        </w:r>
        <w:r w:rsidR="00F44A0B">
          <w:rPr>
            <w:noProof/>
            <w:webHidden/>
          </w:rPr>
          <w:fldChar w:fldCharType="end"/>
        </w:r>
      </w:hyperlink>
    </w:p>
    <w:p w:rsidR="00F44A0B" w:rsidRPr="004678AB" w:rsidRDefault="001D4CEA" w:rsidP="00F44A0B">
      <w:pPr>
        <w:pStyle w:val="26"/>
        <w:tabs>
          <w:tab w:val="right" w:leader="dot" w:pos="9061"/>
        </w:tabs>
        <w:ind w:left="468"/>
        <w:rPr>
          <w:rFonts w:ascii="Calibri" w:hAnsi="Calibri"/>
          <w:noProof/>
          <w:spacing w:val="0"/>
          <w:kern w:val="2"/>
          <w:sz w:val="21"/>
          <w:szCs w:val="22"/>
        </w:rPr>
      </w:pPr>
      <w:hyperlink w:anchor="_Toc449617182" w:history="1">
        <w:r w:rsidR="00F44A0B" w:rsidRPr="007A4654">
          <w:rPr>
            <w:rStyle w:val="afb"/>
            <w:noProof/>
          </w:rPr>
          <w:t xml:space="preserve">4.6 </w:t>
        </w:r>
        <w:r w:rsidR="00F44A0B" w:rsidRPr="007A4654">
          <w:rPr>
            <w:rStyle w:val="afb"/>
            <w:rFonts w:hint="eastAsia"/>
            <w:noProof/>
          </w:rPr>
          <w:t>本章小结</w:t>
        </w:r>
        <w:r w:rsidR="00F44A0B">
          <w:rPr>
            <w:noProof/>
            <w:webHidden/>
          </w:rPr>
          <w:tab/>
        </w:r>
        <w:r w:rsidR="00F44A0B">
          <w:rPr>
            <w:noProof/>
            <w:webHidden/>
          </w:rPr>
          <w:fldChar w:fldCharType="begin"/>
        </w:r>
        <w:r w:rsidR="00F44A0B">
          <w:rPr>
            <w:noProof/>
            <w:webHidden/>
          </w:rPr>
          <w:instrText xml:space="preserve"> PAGEREF _Toc449617182 \h </w:instrText>
        </w:r>
        <w:r w:rsidR="00F44A0B">
          <w:rPr>
            <w:noProof/>
            <w:webHidden/>
          </w:rPr>
        </w:r>
        <w:r w:rsidR="00F44A0B">
          <w:rPr>
            <w:noProof/>
            <w:webHidden/>
          </w:rPr>
          <w:fldChar w:fldCharType="separate"/>
        </w:r>
        <w:r w:rsidR="00F44A0B">
          <w:rPr>
            <w:noProof/>
            <w:webHidden/>
          </w:rPr>
          <w:t>43</w:t>
        </w:r>
        <w:r w:rsidR="00F44A0B">
          <w:rPr>
            <w:noProof/>
            <w:webHidden/>
          </w:rPr>
          <w:fldChar w:fldCharType="end"/>
        </w:r>
      </w:hyperlink>
    </w:p>
    <w:p w:rsidR="00F44A0B" w:rsidRPr="004678AB" w:rsidRDefault="001D4CEA">
      <w:pPr>
        <w:pStyle w:val="15"/>
        <w:tabs>
          <w:tab w:val="right" w:leader="dot" w:pos="9061"/>
        </w:tabs>
        <w:rPr>
          <w:rFonts w:ascii="Calibri" w:hAnsi="Calibri"/>
          <w:noProof/>
          <w:spacing w:val="0"/>
          <w:kern w:val="2"/>
          <w:sz w:val="21"/>
          <w:szCs w:val="22"/>
        </w:rPr>
      </w:pPr>
      <w:hyperlink w:anchor="_Toc449617183" w:history="1">
        <w:r w:rsidR="00F44A0B" w:rsidRPr="007A4654">
          <w:rPr>
            <w:rStyle w:val="afb"/>
            <w:rFonts w:hint="eastAsia"/>
            <w:noProof/>
          </w:rPr>
          <w:t>第</w:t>
        </w:r>
        <w:r w:rsidR="00F44A0B" w:rsidRPr="007A4654">
          <w:rPr>
            <w:rStyle w:val="afb"/>
            <w:noProof/>
          </w:rPr>
          <w:t>5</w:t>
        </w:r>
        <w:r w:rsidR="00F44A0B" w:rsidRPr="007A4654">
          <w:rPr>
            <w:rStyle w:val="afb"/>
            <w:rFonts w:hint="eastAsia"/>
            <w:noProof/>
          </w:rPr>
          <w:t>章</w:t>
        </w:r>
        <w:r w:rsidR="00F44A0B" w:rsidRPr="007A4654">
          <w:rPr>
            <w:rStyle w:val="afb"/>
            <w:noProof/>
          </w:rPr>
          <w:t xml:space="preserve"> </w:t>
        </w:r>
        <w:r w:rsidR="00F44A0B" w:rsidRPr="007A4654">
          <w:rPr>
            <w:rStyle w:val="afb"/>
            <w:rFonts w:hint="eastAsia"/>
            <w:noProof/>
          </w:rPr>
          <w:t>不确定图关键边增量算法优化策略</w:t>
        </w:r>
        <w:r w:rsidR="00F44A0B">
          <w:rPr>
            <w:noProof/>
            <w:webHidden/>
          </w:rPr>
          <w:tab/>
        </w:r>
        <w:r w:rsidR="00F44A0B">
          <w:rPr>
            <w:noProof/>
            <w:webHidden/>
          </w:rPr>
          <w:fldChar w:fldCharType="begin"/>
        </w:r>
        <w:r w:rsidR="00F44A0B">
          <w:rPr>
            <w:noProof/>
            <w:webHidden/>
          </w:rPr>
          <w:instrText xml:space="preserve"> PAGEREF _Toc449617183 \h </w:instrText>
        </w:r>
        <w:r w:rsidR="00F44A0B">
          <w:rPr>
            <w:noProof/>
            <w:webHidden/>
          </w:rPr>
        </w:r>
        <w:r w:rsidR="00F44A0B">
          <w:rPr>
            <w:noProof/>
            <w:webHidden/>
          </w:rPr>
          <w:fldChar w:fldCharType="separate"/>
        </w:r>
        <w:r w:rsidR="00F44A0B">
          <w:rPr>
            <w:noProof/>
            <w:webHidden/>
          </w:rPr>
          <w:t>45</w:t>
        </w:r>
        <w:r w:rsidR="00F44A0B">
          <w:rPr>
            <w:noProof/>
            <w:webHidden/>
          </w:rPr>
          <w:fldChar w:fldCharType="end"/>
        </w:r>
      </w:hyperlink>
    </w:p>
    <w:p w:rsidR="00F44A0B" w:rsidRPr="004678AB" w:rsidRDefault="001D4CEA" w:rsidP="00F44A0B">
      <w:pPr>
        <w:pStyle w:val="26"/>
        <w:tabs>
          <w:tab w:val="right" w:leader="dot" w:pos="9061"/>
        </w:tabs>
        <w:ind w:left="468"/>
        <w:rPr>
          <w:rFonts w:ascii="Calibri" w:hAnsi="Calibri"/>
          <w:noProof/>
          <w:spacing w:val="0"/>
          <w:kern w:val="2"/>
          <w:sz w:val="21"/>
          <w:szCs w:val="22"/>
        </w:rPr>
      </w:pPr>
      <w:hyperlink w:anchor="_Toc449617184" w:history="1">
        <w:r w:rsidR="00F44A0B" w:rsidRPr="007A4654">
          <w:rPr>
            <w:rStyle w:val="afb"/>
            <w:noProof/>
          </w:rPr>
          <w:t xml:space="preserve">5.1 </w:t>
        </w:r>
        <w:r w:rsidR="00F44A0B" w:rsidRPr="007A4654">
          <w:rPr>
            <w:rStyle w:val="afb"/>
            <w:rFonts w:hint="eastAsia"/>
            <w:noProof/>
          </w:rPr>
          <w:t>基于确定边过滤的增量算法</w:t>
        </w:r>
        <w:r w:rsidR="00F44A0B" w:rsidRPr="007A4654">
          <w:rPr>
            <w:rStyle w:val="afb"/>
            <w:noProof/>
          </w:rPr>
          <w:t>ICA_FEA</w:t>
        </w:r>
        <w:r w:rsidR="00F44A0B">
          <w:rPr>
            <w:noProof/>
            <w:webHidden/>
          </w:rPr>
          <w:tab/>
        </w:r>
        <w:r w:rsidR="00F44A0B">
          <w:rPr>
            <w:noProof/>
            <w:webHidden/>
          </w:rPr>
          <w:fldChar w:fldCharType="begin"/>
        </w:r>
        <w:r w:rsidR="00F44A0B">
          <w:rPr>
            <w:noProof/>
            <w:webHidden/>
          </w:rPr>
          <w:instrText xml:space="preserve"> PAGEREF _Toc449617184 \h </w:instrText>
        </w:r>
        <w:r w:rsidR="00F44A0B">
          <w:rPr>
            <w:noProof/>
            <w:webHidden/>
          </w:rPr>
        </w:r>
        <w:r w:rsidR="00F44A0B">
          <w:rPr>
            <w:noProof/>
            <w:webHidden/>
          </w:rPr>
          <w:fldChar w:fldCharType="separate"/>
        </w:r>
        <w:r w:rsidR="00F44A0B">
          <w:rPr>
            <w:noProof/>
            <w:webHidden/>
          </w:rPr>
          <w:t>45</w:t>
        </w:r>
        <w:r w:rsidR="00F44A0B">
          <w:rPr>
            <w:noProof/>
            <w:webHidden/>
          </w:rPr>
          <w:fldChar w:fldCharType="end"/>
        </w:r>
      </w:hyperlink>
    </w:p>
    <w:p w:rsidR="00F44A0B" w:rsidRPr="004678AB" w:rsidRDefault="001D4CEA" w:rsidP="00F44A0B">
      <w:pPr>
        <w:pStyle w:val="34"/>
        <w:tabs>
          <w:tab w:val="right" w:leader="dot" w:pos="9061"/>
        </w:tabs>
        <w:ind w:left="936"/>
        <w:rPr>
          <w:rFonts w:ascii="Calibri" w:hAnsi="Calibri"/>
          <w:noProof/>
          <w:spacing w:val="0"/>
          <w:kern w:val="2"/>
          <w:sz w:val="21"/>
          <w:szCs w:val="22"/>
        </w:rPr>
      </w:pPr>
      <w:hyperlink w:anchor="_Toc449617185" w:history="1">
        <w:r w:rsidR="00F44A0B" w:rsidRPr="007A4654">
          <w:rPr>
            <w:rStyle w:val="afb"/>
            <w:noProof/>
          </w:rPr>
          <w:t xml:space="preserve">5.1.1 </w:t>
        </w:r>
        <w:r w:rsidR="00F44A0B" w:rsidRPr="007A4654">
          <w:rPr>
            <w:rStyle w:val="afb"/>
            <w:rFonts w:hint="eastAsia"/>
            <w:noProof/>
          </w:rPr>
          <w:t>算法基本思想</w:t>
        </w:r>
        <w:r w:rsidR="00F44A0B">
          <w:rPr>
            <w:noProof/>
            <w:webHidden/>
          </w:rPr>
          <w:tab/>
        </w:r>
        <w:r w:rsidR="00F44A0B">
          <w:rPr>
            <w:noProof/>
            <w:webHidden/>
          </w:rPr>
          <w:fldChar w:fldCharType="begin"/>
        </w:r>
        <w:r w:rsidR="00F44A0B">
          <w:rPr>
            <w:noProof/>
            <w:webHidden/>
          </w:rPr>
          <w:instrText xml:space="preserve"> PAGEREF _Toc449617185 \h </w:instrText>
        </w:r>
        <w:r w:rsidR="00F44A0B">
          <w:rPr>
            <w:noProof/>
            <w:webHidden/>
          </w:rPr>
        </w:r>
        <w:r w:rsidR="00F44A0B">
          <w:rPr>
            <w:noProof/>
            <w:webHidden/>
          </w:rPr>
          <w:fldChar w:fldCharType="separate"/>
        </w:r>
        <w:r w:rsidR="00F44A0B">
          <w:rPr>
            <w:noProof/>
            <w:webHidden/>
          </w:rPr>
          <w:t>45</w:t>
        </w:r>
        <w:r w:rsidR="00F44A0B">
          <w:rPr>
            <w:noProof/>
            <w:webHidden/>
          </w:rPr>
          <w:fldChar w:fldCharType="end"/>
        </w:r>
      </w:hyperlink>
    </w:p>
    <w:p w:rsidR="00F44A0B" w:rsidRPr="004678AB" w:rsidRDefault="001D4CEA" w:rsidP="00F44A0B">
      <w:pPr>
        <w:pStyle w:val="34"/>
        <w:tabs>
          <w:tab w:val="right" w:leader="dot" w:pos="9061"/>
        </w:tabs>
        <w:ind w:left="936"/>
        <w:rPr>
          <w:rFonts w:ascii="Calibri" w:hAnsi="Calibri"/>
          <w:noProof/>
          <w:spacing w:val="0"/>
          <w:kern w:val="2"/>
          <w:sz w:val="21"/>
          <w:szCs w:val="22"/>
        </w:rPr>
      </w:pPr>
      <w:hyperlink w:anchor="_Toc449617186" w:history="1">
        <w:r w:rsidR="00F44A0B" w:rsidRPr="007A4654">
          <w:rPr>
            <w:rStyle w:val="afb"/>
            <w:noProof/>
          </w:rPr>
          <w:t xml:space="preserve">5.1.2 </w:t>
        </w:r>
        <w:r w:rsidR="00F44A0B" w:rsidRPr="007A4654">
          <w:rPr>
            <w:rStyle w:val="afb"/>
            <w:rFonts w:hint="eastAsia"/>
            <w:noProof/>
          </w:rPr>
          <w:t>割集中的边计算</w:t>
        </w:r>
        <w:r w:rsidR="00F44A0B">
          <w:rPr>
            <w:noProof/>
            <w:webHidden/>
          </w:rPr>
          <w:tab/>
        </w:r>
        <w:r w:rsidR="00F44A0B">
          <w:rPr>
            <w:noProof/>
            <w:webHidden/>
          </w:rPr>
          <w:fldChar w:fldCharType="begin"/>
        </w:r>
        <w:r w:rsidR="00F44A0B">
          <w:rPr>
            <w:noProof/>
            <w:webHidden/>
          </w:rPr>
          <w:instrText xml:space="preserve"> PAGEREF _Toc449617186 \h </w:instrText>
        </w:r>
        <w:r w:rsidR="00F44A0B">
          <w:rPr>
            <w:noProof/>
            <w:webHidden/>
          </w:rPr>
        </w:r>
        <w:r w:rsidR="00F44A0B">
          <w:rPr>
            <w:noProof/>
            <w:webHidden/>
          </w:rPr>
          <w:fldChar w:fldCharType="separate"/>
        </w:r>
        <w:r w:rsidR="00F44A0B">
          <w:rPr>
            <w:noProof/>
            <w:webHidden/>
          </w:rPr>
          <w:t>45</w:t>
        </w:r>
        <w:r w:rsidR="00F44A0B">
          <w:rPr>
            <w:noProof/>
            <w:webHidden/>
          </w:rPr>
          <w:fldChar w:fldCharType="end"/>
        </w:r>
      </w:hyperlink>
    </w:p>
    <w:p w:rsidR="00F44A0B" w:rsidRPr="004678AB" w:rsidRDefault="001D4CEA" w:rsidP="00F44A0B">
      <w:pPr>
        <w:pStyle w:val="34"/>
        <w:tabs>
          <w:tab w:val="right" w:leader="dot" w:pos="9061"/>
        </w:tabs>
        <w:ind w:left="936"/>
        <w:rPr>
          <w:rFonts w:ascii="Calibri" w:hAnsi="Calibri"/>
          <w:noProof/>
          <w:spacing w:val="0"/>
          <w:kern w:val="2"/>
          <w:sz w:val="21"/>
          <w:szCs w:val="22"/>
        </w:rPr>
      </w:pPr>
      <w:hyperlink w:anchor="_Toc449617187" w:history="1">
        <w:r w:rsidR="00F44A0B" w:rsidRPr="007A4654">
          <w:rPr>
            <w:rStyle w:val="afb"/>
            <w:noProof/>
          </w:rPr>
          <w:t xml:space="preserve">5.1.3 </w:t>
        </w:r>
        <w:r w:rsidR="00F44A0B" w:rsidRPr="007A4654">
          <w:rPr>
            <w:rStyle w:val="afb"/>
            <w:rFonts w:hint="eastAsia"/>
            <w:noProof/>
          </w:rPr>
          <w:t>悬挂边的计算</w:t>
        </w:r>
        <w:r w:rsidR="00F44A0B">
          <w:rPr>
            <w:noProof/>
            <w:webHidden/>
          </w:rPr>
          <w:tab/>
        </w:r>
        <w:r w:rsidR="00F44A0B">
          <w:rPr>
            <w:noProof/>
            <w:webHidden/>
          </w:rPr>
          <w:fldChar w:fldCharType="begin"/>
        </w:r>
        <w:r w:rsidR="00F44A0B">
          <w:rPr>
            <w:noProof/>
            <w:webHidden/>
          </w:rPr>
          <w:instrText xml:space="preserve"> PAGEREF _Toc449617187 \h </w:instrText>
        </w:r>
        <w:r w:rsidR="00F44A0B">
          <w:rPr>
            <w:noProof/>
            <w:webHidden/>
          </w:rPr>
        </w:r>
        <w:r w:rsidR="00F44A0B">
          <w:rPr>
            <w:noProof/>
            <w:webHidden/>
          </w:rPr>
          <w:fldChar w:fldCharType="separate"/>
        </w:r>
        <w:r w:rsidR="00F44A0B">
          <w:rPr>
            <w:noProof/>
            <w:webHidden/>
          </w:rPr>
          <w:t>47</w:t>
        </w:r>
        <w:r w:rsidR="00F44A0B">
          <w:rPr>
            <w:noProof/>
            <w:webHidden/>
          </w:rPr>
          <w:fldChar w:fldCharType="end"/>
        </w:r>
      </w:hyperlink>
    </w:p>
    <w:p w:rsidR="00F44A0B" w:rsidRPr="004678AB" w:rsidRDefault="001D4CEA" w:rsidP="00F44A0B">
      <w:pPr>
        <w:pStyle w:val="34"/>
        <w:tabs>
          <w:tab w:val="right" w:leader="dot" w:pos="9061"/>
        </w:tabs>
        <w:ind w:left="936"/>
        <w:rPr>
          <w:rFonts w:ascii="Calibri" w:hAnsi="Calibri"/>
          <w:noProof/>
          <w:spacing w:val="0"/>
          <w:kern w:val="2"/>
          <w:sz w:val="21"/>
          <w:szCs w:val="22"/>
        </w:rPr>
      </w:pPr>
      <w:hyperlink w:anchor="_Toc449617188" w:history="1">
        <w:r w:rsidR="00F44A0B" w:rsidRPr="007A4654">
          <w:rPr>
            <w:rStyle w:val="afb"/>
            <w:noProof/>
          </w:rPr>
          <w:t xml:space="preserve">5.1.4 </w:t>
        </w:r>
        <w:r w:rsidR="00F44A0B" w:rsidRPr="007A4654">
          <w:rPr>
            <w:rStyle w:val="afb"/>
            <w:rFonts w:hint="eastAsia"/>
            <w:noProof/>
          </w:rPr>
          <w:t>算法实现及分析</w:t>
        </w:r>
        <w:r w:rsidR="00F44A0B">
          <w:rPr>
            <w:noProof/>
            <w:webHidden/>
          </w:rPr>
          <w:tab/>
        </w:r>
        <w:r w:rsidR="00F44A0B">
          <w:rPr>
            <w:noProof/>
            <w:webHidden/>
          </w:rPr>
          <w:fldChar w:fldCharType="begin"/>
        </w:r>
        <w:r w:rsidR="00F44A0B">
          <w:rPr>
            <w:noProof/>
            <w:webHidden/>
          </w:rPr>
          <w:instrText xml:space="preserve"> PAGEREF _Toc449617188 \h </w:instrText>
        </w:r>
        <w:r w:rsidR="00F44A0B">
          <w:rPr>
            <w:noProof/>
            <w:webHidden/>
          </w:rPr>
        </w:r>
        <w:r w:rsidR="00F44A0B">
          <w:rPr>
            <w:noProof/>
            <w:webHidden/>
          </w:rPr>
          <w:fldChar w:fldCharType="separate"/>
        </w:r>
        <w:r w:rsidR="00F44A0B">
          <w:rPr>
            <w:noProof/>
            <w:webHidden/>
          </w:rPr>
          <w:t>48</w:t>
        </w:r>
        <w:r w:rsidR="00F44A0B">
          <w:rPr>
            <w:noProof/>
            <w:webHidden/>
          </w:rPr>
          <w:fldChar w:fldCharType="end"/>
        </w:r>
      </w:hyperlink>
    </w:p>
    <w:p w:rsidR="00F44A0B" w:rsidRPr="004678AB" w:rsidRDefault="001D4CEA" w:rsidP="00F44A0B">
      <w:pPr>
        <w:pStyle w:val="34"/>
        <w:tabs>
          <w:tab w:val="right" w:leader="dot" w:pos="9061"/>
        </w:tabs>
        <w:ind w:left="936"/>
        <w:rPr>
          <w:rFonts w:ascii="Calibri" w:hAnsi="Calibri"/>
          <w:noProof/>
          <w:spacing w:val="0"/>
          <w:kern w:val="2"/>
          <w:sz w:val="21"/>
          <w:szCs w:val="22"/>
        </w:rPr>
      </w:pPr>
      <w:hyperlink w:anchor="_Toc449617189" w:history="1">
        <w:r w:rsidR="00F44A0B" w:rsidRPr="007A4654">
          <w:rPr>
            <w:rStyle w:val="afb"/>
            <w:noProof/>
          </w:rPr>
          <w:t xml:space="preserve">5.1.5 </w:t>
        </w:r>
        <w:r w:rsidR="00F44A0B" w:rsidRPr="007A4654">
          <w:rPr>
            <w:rStyle w:val="afb"/>
            <w:rFonts w:hint="eastAsia"/>
            <w:noProof/>
          </w:rPr>
          <w:t>实验及分析</w:t>
        </w:r>
        <w:r w:rsidR="00F44A0B">
          <w:rPr>
            <w:noProof/>
            <w:webHidden/>
          </w:rPr>
          <w:tab/>
        </w:r>
        <w:r w:rsidR="00F44A0B">
          <w:rPr>
            <w:noProof/>
            <w:webHidden/>
          </w:rPr>
          <w:fldChar w:fldCharType="begin"/>
        </w:r>
        <w:r w:rsidR="00F44A0B">
          <w:rPr>
            <w:noProof/>
            <w:webHidden/>
          </w:rPr>
          <w:instrText xml:space="preserve"> PAGEREF _Toc449617189 \h </w:instrText>
        </w:r>
        <w:r w:rsidR="00F44A0B">
          <w:rPr>
            <w:noProof/>
            <w:webHidden/>
          </w:rPr>
        </w:r>
        <w:r w:rsidR="00F44A0B">
          <w:rPr>
            <w:noProof/>
            <w:webHidden/>
          </w:rPr>
          <w:fldChar w:fldCharType="separate"/>
        </w:r>
        <w:r w:rsidR="00F44A0B">
          <w:rPr>
            <w:noProof/>
            <w:webHidden/>
          </w:rPr>
          <w:t>49</w:t>
        </w:r>
        <w:r w:rsidR="00F44A0B">
          <w:rPr>
            <w:noProof/>
            <w:webHidden/>
          </w:rPr>
          <w:fldChar w:fldCharType="end"/>
        </w:r>
      </w:hyperlink>
    </w:p>
    <w:p w:rsidR="00F44A0B" w:rsidRPr="004678AB" w:rsidRDefault="001D4CEA" w:rsidP="00F44A0B">
      <w:pPr>
        <w:pStyle w:val="26"/>
        <w:tabs>
          <w:tab w:val="right" w:leader="dot" w:pos="9061"/>
        </w:tabs>
        <w:ind w:left="468"/>
        <w:rPr>
          <w:rFonts w:ascii="Calibri" w:hAnsi="Calibri"/>
          <w:noProof/>
          <w:spacing w:val="0"/>
          <w:kern w:val="2"/>
          <w:sz w:val="21"/>
          <w:szCs w:val="22"/>
        </w:rPr>
      </w:pPr>
      <w:hyperlink w:anchor="_Toc449617190" w:history="1">
        <w:r w:rsidR="00F44A0B" w:rsidRPr="007A4654">
          <w:rPr>
            <w:rStyle w:val="afb"/>
            <w:noProof/>
          </w:rPr>
          <w:t xml:space="preserve">5.2 </w:t>
        </w:r>
        <w:r w:rsidR="00F44A0B" w:rsidRPr="007A4654">
          <w:rPr>
            <w:rStyle w:val="afb"/>
            <w:rFonts w:hint="eastAsia"/>
            <w:noProof/>
          </w:rPr>
          <w:t>基于下界子图树的增量优化算法</w:t>
        </w:r>
        <w:r w:rsidR="00F44A0B">
          <w:rPr>
            <w:noProof/>
            <w:webHidden/>
          </w:rPr>
          <w:tab/>
        </w:r>
        <w:r w:rsidR="00F44A0B">
          <w:rPr>
            <w:noProof/>
            <w:webHidden/>
          </w:rPr>
          <w:fldChar w:fldCharType="begin"/>
        </w:r>
        <w:r w:rsidR="00F44A0B">
          <w:rPr>
            <w:noProof/>
            <w:webHidden/>
          </w:rPr>
          <w:instrText xml:space="preserve"> PAGEREF _Toc449617190 \h </w:instrText>
        </w:r>
        <w:r w:rsidR="00F44A0B">
          <w:rPr>
            <w:noProof/>
            <w:webHidden/>
          </w:rPr>
        </w:r>
        <w:r w:rsidR="00F44A0B">
          <w:rPr>
            <w:noProof/>
            <w:webHidden/>
          </w:rPr>
          <w:fldChar w:fldCharType="separate"/>
        </w:r>
        <w:r w:rsidR="00F44A0B">
          <w:rPr>
            <w:noProof/>
            <w:webHidden/>
          </w:rPr>
          <w:t>49</w:t>
        </w:r>
        <w:r w:rsidR="00F44A0B">
          <w:rPr>
            <w:noProof/>
            <w:webHidden/>
          </w:rPr>
          <w:fldChar w:fldCharType="end"/>
        </w:r>
      </w:hyperlink>
    </w:p>
    <w:p w:rsidR="00F44A0B" w:rsidRPr="004678AB" w:rsidRDefault="001D4CEA" w:rsidP="00F44A0B">
      <w:pPr>
        <w:pStyle w:val="34"/>
        <w:tabs>
          <w:tab w:val="right" w:leader="dot" w:pos="9061"/>
        </w:tabs>
        <w:ind w:left="936"/>
        <w:rPr>
          <w:rFonts w:ascii="Calibri" w:hAnsi="Calibri"/>
          <w:noProof/>
          <w:spacing w:val="0"/>
          <w:kern w:val="2"/>
          <w:sz w:val="21"/>
          <w:szCs w:val="22"/>
        </w:rPr>
      </w:pPr>
      <w:hyperlink w:anchor="_Toc449617191" w:history="1">
        <w:r w:rsidR="00F44A0B" w:rsidRPr="007A4654">
          <w:rPr>
            <w:rStyle w:val="afb"/>
            <w:noProof/>
          </w:rPr>
          <w:t xml:space="preserve">5.2.1 </w:t>
        </w:r>
        <w:r w:rsidR="00F44A0B" w:rsidRPr="007A4654">
          <w:rPr>
            <w:rStyle w:val="afb"/>
            <w:rFonts w:hint="eastAsia"/>
            <w:noProof/>
          </w:rPr>
          <w:t>算法的基本思想</w:t>
        </w:r>
        <w:r w:rsidR="00F44A0B">
          <w:rPr>
            <w:noProof/>
            <w:webHidden/>
          </w:rPr>
          <w:tab/>
        </w:r>
        <w:r w:rsidR="00F44A0B">
          <w:rPr>
            <w:noProof/>
            <w:webHidden/>
          </w:rPr>
          <w:fldChar w:fldCharType="begin"/>
        </w:r>
        <w:r w:rsidR="00F44A0B">
          <w:rPr>
            <w:noProof/>
            <w:webHidden/>
          </w:rPr>
          <w:instrText xml:space="preserve"> PAGEREF _Toc449617191 \h </w:instrText>
        </w:r>
        <w:r w:rsidR="00F44A0B">
          <w:rPr>
            <w:noProof/>
            <w:webHidden/>
          </w:rPr>
        </w:r>
        <w:r w:rsidR="00F44A0B">
          <w:rPr>
            <w:noProof/>
            <w:webHidden/>
          </w:rPr>
          <w:fldChar w:fldCharType="separate"/>
        </w:r>
        <w:r w:rsidR="00F44A0B">
          <w:rPr>
            <w:noProof/>
            <w:webHidden/>
          </w:rPr>
          <w:t>49</w:t>
        </w:r>
        <w:r w:rsidR="00F44A0B">
          <w:rPr>
            <w:noProof/>
            <w:webHidden/>
          </w:rPr>
          <w:fldChar w:fldCharType="end"/>
        </w:r>
      </w:hyperlink>
    </w:p>
    <w:p w:rsidR="00F44A0B" w:rsidRPr="004678AB" w:rsidRDefault="001D4CEA" w:rsidP="00F44A0B">
      <w:pPr>
        <w:pStyle w:val="34"/>
        <w:tabs>
          <w:tab w:val="right" w:leader="dot" w:pos="9061"/>
        </w:tabs>
        <w:ind w:left="936"/>
        <w:rPr>
          <w:rFonts w:ascii="Calibri" w:hAnsi="Calibri"/>
          <w:noProof/>
          <w:spacing w:val="0"/>
          <w:kern w:val="2"/>
          <w:sz w:val="21"/>
          <w:szCs w:val="22"/>
        </w:rPr>
      </w:pPr>
      <w:hyperlink w:anchor="_Toc449617192" w:history="1">
        <w:r w:rsidR="00F44A0B" w:rsidRPr="007A4654">
          <w:rPr>
            <w:rStyle w:val="afb"/>
            <w:noProof/>
          </w:rPr>
          <w:t xml:space="preserve">5.2.2 </w:t>
        </w:r>
        <w:r w:rsidR="00F44A0B" w:rsidRPr="007A4654">
          <w:rPr>
            <w:rStyle w:val="afb"/>
            <w:rFonts w:hint="eastAsia"/>
            <w:noProof/>
          </w:rPr>
          <w:t>构造下界子图树与子树搜索过程</w:t>
        </w:r>
        <w:r w:rsidR="00F44A0B">
          <w:rPr>
            <w:noProof/>
            <w:webHidden/>
          </w:rPr>
          <w:tab/>
        </w:r>
        <w:r w:rsidR="00F44A0B">
          <w:rPr>
            <w:noProof/>
            <w:webHidden/>
          </w:rPr>
          <w:fldChar w:fldCharType="begin"/>
        </w:r>
        <w:r w:rsidR="00F44A0B">
          <w:rPr>
            <w:noProof/>
            <w:webHidden/>
          </w:rPr>
          <w:instrText xml:space="preserve"> PAGEREF _Toc449617192 \h </w:instrText>
        </w:r>
        <w:r w:rsidR="00F44A0B">
          <w:rPr>
            <w:noProof/>
            <w:webHidden/>
          </w:rPr>
        </w:r>
        <w:r w:rsidR="00F44A0B">
          <w:rPr>
            <w:noProof/>
            <w:webHidden/>
          </w:rPr>
          <w:fldChar w:fldCharType="separate"/>
        </w:r>
        <w:r w:rsidR="00F44A0B">
          <w:rPr>
            <w:noProof/>
            <w:webHidden/>
          </w:rPr>
          <w:t>49</w:t>
        </w:r>
        <w:r w:rsidR="00F44A0B">
          <w:rPr>
            <w:noProof/>
            <w:webHidden/>
          </w:rPr>
          <w:fldChar w:fldCharType="end"/>
        </w:r>
      </w:hyperlink>
    </w:p>
    <w:p w:rsidR="00F44A0B" w:rsidRPr="004678AB" w:rsidRDefault="001D4CEA" w:rsidP="00F44A0B">
      <w:pPr>
        <w:pStyle w:val="34"/>
        <w:tabs>
          <w:tab w:val="right" w:leader="dot" w:pos="9061"/>
        </w:tabs>
        <w:ind w:left="936"/>
        <w:rPr>
          <w:rFonts w:ascii="Calibri" w:hAnsi="Calibri"/>
          <w:noProof/>
          <w:spacing w:val="0"/>
          <w:kern w:val="2"/>
          <w:sz w:val="21"/>
          <w:szCs w:val="22"/>
        </w:rPr>
      </w:pPr>
      <w:hyperlink w:anchor="_Toc449617193" w:history="1">
        <w:r w:rsidR="00F44A0B" w:rsidRPr="007A4654">
          <w:rPr>
            <w:rStyle w:val="afb"/>
            <w:noProof/>
          </w:rPr>
          <w:t xml:space="preserve">5.2.3 </w:t>
        </w:r>
        <w:r w:rsidR="00F44A0B" w:rsidRPr="007A4654">
          <w:rPr>
            <w:rStyle w:val="afb"/>
            <w:rFonts w:hint="eastAsia"/>
            <w:noProof/>
          </w:rPr>
          <w:t>实验结果及分析</w:t>
        </w:r>
        <w:r w:rsidR="00F44A0B">
          <w:rPr>
            <w:noProof/>
            <w:webHidden/>
          </w:rPr>
          <w:tab/>
        </w:r>
        <w:r w:rsidR="00F44A0B">
          <w:rPr>
            <w:noProof/>
            <w:webHidden/>
          </w:rPr>
          <w:fldChar w:fldCharType="begin"/>
        </w:r>
        <w:r w:rsidR="00F44A0B">
          <w:rPr>
            <w:noProof/>
            <w:webHidden/>
          </w:rPr>
          <w:instrText xml:space="preserve"> PAGEREF _Toc449617193 \h </w:instrText>
        </w:r>
        <w:r w:rsidR="00F44A0B">
          <w:rPr>
            <w:noProof/>
            <w:webHidden/>
          </w:rPr>
        </w:r>
        <w:r w:rsidR="00F44A0B">
          <w:rPr>
            <w:noProof/>
            <w:webHidden/>
          </w:rPr>
          <w:fldChar w:fldCharType="separate"/>
        </w:r>
        <w:r w:rsidR="00F44A0B">
          <w:rPr>
            <w:noProof/>
            <w:webHidden/>
          </w:rPr>
          <w:t>49</w:t>
        </w:r>
        <w:r w:rsidR="00F44A0B">
          <w:rPr>
            <w:noProof/>
            <w:webHidden/>
          </w:rPr>
          <w:fldChar w:fldCharType="end"/>
        </w:r>
      </w:hyperlink>
    </w:p>
    <w:p w:rsidR="00F44A0B" w:rsidRPr="004678AB" w:rsidRDefault="001D4CEA" w:rsidP="00F44A0B">
      <w:pPr>
        <w:pStyle w:val="26"/>
        <w:tabs>
          <w:tab w:val="right" w:leader="dot" w:pos="9061"/>
        </w:tabs>
        <w:ind w:left="468"/>
        <w:rPr>
          <w:rFonts w:ascii="Calibri" w:hAnsi="Calibri"/>
          <w:noProof/>
          <w:spacing w:val="0"/>
          <w:kern w:val="2"/>
          <w:sz w:val="21"/>
          <w:szCs w:val="22"/>
        </w:rPr>
      </w:pPr>
      <w:hyperlink w:anchor="_Toc449617194" w:history="1">
        <w:r w:rsidR="00F44A0B" w:rsidRPr="007A4654">
          <w:rPr>
            <w:rStyle w:val="afb"/>
            <w:noProof/>
          </w:rPr>
          <w:t xml:space="preserve">5.3 </w:t>
        </w:r>
        <w:r w:rsidR="00F44A0B" w:rsidRPr="007A4654">
          <w:rPr>
            <w:rStyle w:val="afb"/>
            <w:rFonts w:hint="eastAsia"/>
            <w:noProof/>
          </w:rPr>
          <w:t>本章小结</w:t>
        </w:r>
        <w:r w:rsidR="00F44A0B">
          <w:rPr>
            <w:noProof/>
            <w:webHidden/>
          </w:rPr>
          <w:tab/>
        </w:r>
        <w:r w:rsidR="00F44A0B">
          <w:rPr>
            <w:noProof/>
            <w:webHidden/>
          </w:rPr>
          <w:fldChar w:fldCharType="begin"/>
        </w:r>
        <w:r w:rsidR="00F44A0B">
          <w:rPr>
            <w:noProof/>
            <w:webHidden/>
          </w:rPr>
          <w:instrText xml:space="preserve"> PAGEREF _Toc449617194 \h </w:instrText>
        </w:r>
        <w:r w:rsidR="00F44A0B">
          <w:rPr>
            <w:noProof/>
            <w:webHidden/>
          </w:rPr>
        </w:r>
        <w:r w:rsidR="00F44A0B">
          <w:rPr>
            <w:noProof/>
            <w:webHidden/>
          </w:rPr>
          <w:fldChar w:fldCharType="separate"/>
        </w:r>
        <w:r w:rsidR="00F44A0B">
          <w:rPr>
            <w:noProof/>
            <w:webHidden/>
          </w:rPr>
          <w:t>49</w:t>
        </w:r>
        <w:r w:rsidR="00F44A0B">
          <w:rPr>
            <w:noProof/>
            <w:webHidden/>
          </w:rPr>
          <w:fldChar w:fldCharType="end"/>
        </w:r>
      </w:hyperlink>
    </w:p>
    <w:p w:rsidR="00F44A0B" w:rsidRPr="004678AB" w:rsidRDefault="001D4CEA">
      <w:pPr>
        <w:pStyle w:val="15"/>
        <w:tabs>
          <w:tab w:val="right" w:leader="dot" w:pos="9061"/>
        </w:tabs>
        <w:rPr>
          <w:rFonts w:ascii="Calibri" w:hAnsi="Calibri"/>
          <w:noProof/>
          <w:spacing w:val="0"/>
          <w:kern w:val="2"/>
          <w:sz w:val="21"/>
          <w:szCs w:val="22"/>
        </w:rPr>
      </w:pPr>
      <w:hyperlink w:anchor="_Toc449617195" w:history="1">
        <w:r w:rsidR="00F44A0B" w:rsidRPr="007A4654">
          <w:rPr>
            <w:rStyle w:val="afb"/>
            <w:rFonts w:hint="eastAsia"/>
            <w:noProof/>
          </w:rPr>
          <w:t>第</w:t>
        </w:r>
        <w:r w:rsidR="00F44A0B" w:rsidRPr="007A4654">
          <w:rPr>
            <w:rStyle w:val="afb"/>
            <w:noProof/>
          </w:rPr>
          <w:t>6</w:t>
        </w:r>
        <w:r w:rsidR="00F44A0B" w:rsidRPr="007A4654">
          <w:rPr>
            <w:rStyle w:val="afb"/>
            <w:rFonts w:hint="eastAsia"/>
            <w:noProof/>
          </w:rPr>
          <w:t>章</w:t>
        </w:r>
        <w:r w:rsidR="00F44A0B" w:rsidRPr="007A4654">
          <w:rPr>
            <w:rStyle w:val="afb"/>
            <w:noProof/>
          </w:rPr>
          <w:t xml:space="preserve"> </w:t>
        </w:r>
        <w:r w:rsidR="00F44A0B" w:rsidRPr="007A4654">
          <w:rPr>
            <w:rStyle w:val="afb"/>
            <w:rFonts w:hint="eastAsia"/>
            <w:noProof/>
          </w:rPr>
          <w:t>总结和展望</w:t>
        </w:r>
        <w:r w:rsidR="00F44A0B">
          <w:rPr>
            <w:noProof/>
            <w:webHidden/>
          </w:rPr>
          <w:tab/>
        </w:r>
        <w:r w:rsidR="00F44A0B">
          <w:rPr>
            <w:noProof/>
            <w:webHidden/>
          </w:rPr>
          <w:fldChar w:fldCharType="begin"/>
        </w:r>
        <w:r w:rsidR="00F44A0B">
          <w:rPr>
            <w:noProof/>
            <w:webHidden/>
          </w:rPr>
          <w:instrText xml:space="preserve"> PAGEREF _Toc449617195 \h </w:instrText>
        </w:r>
        <w:r w:rsidR="00F44A0B">
          <w:rPr>
            <w:noProof/>
            <w:webHidden/>
          </w:rPr>
        </w:r>
        <w:r w:rsidR="00F44A0B">
          <w:rPr>
            <w:noProof/>
            <w:webHidden/>
          </w:rPr>
          <w:fldChar w:fldCharType="separate"/>
        </w:r>
        <w:r w:rsidR="00F44A0B">
          <w:rPr>
            <w:noProof/>
            <w:webHidden/>
          </w:rPr>
          <w:t>50</w:t>
        </w:r>
        <w:r w:rsidR="00F44A0B">
          <w:rPr>
            <w:noProof/>
            <w:webHidden/>
          </w:rPr>
          <w:fldChar w:fldCharType="end"/>
        </w:r>
      </w:hyperlink>
    </w:p>
    <w:p w:rsidR="00F44A0B" w:rsidRPr="004678AB" w:rsidRDefault="001D4CEA">
      <w:pPr>
        <w:pStyle w:val="15"/>
        <w:tabs>
          <w:tab w:val="right" w:leader="dot" w:pos="9061"/>
        </w:tabs>
        <w:rPr>
          <w:rFonts w:ascii="Calibri" w:hAnsi="Calibri"/>
          <w:noProof/>
          <w:spacing w:val="0"/>
          <w:kern w:val="2"/>
          <w:sz w:val="21"/>
          <w:szCs w:val="22"/>
        </w:rPr>
      </w:pPr>
      <w:hyperlink w:anchor="_Toc449617196" w:history="1">
        <w:r w:rsidR="00F44A0B" w:rsidRPr="007A4654">
          <w:rPr>
            <w:rStyle w:val="afb"/>
            <w:rFonts w:hint="eastAsia"/>
            <w:noProof/>
          </w:rPr>
          <w:t>致谢</w:t>
        </w:r>
        <w:r w:rsidR="00F44A0B">
          <w:rPr>
            <w:noProof/>
            <w:webHidden/>
          </w:rPr>
          <w:tab/>
        </w:r>
        <w:r w:rsidR="00F44A0B">
          <w:rPr>
            <w:noProof/>
            <w:webHidden/>
          </w:rPr>
          <w:fldChar w:fldCharType="begin"/>
        </w:r>
        <w:r w:rsidR="00F44A0B">
          <w:rPr>
            <w:noProof/>
            <w:webHidden/>
          </w:rPr>
          <w:instrText xml:space="preserve"> PAGEREF _Toc449617196 \h </w:instrText>
        </w:r>
        <w:r w:rsidR="00F44A0B">
          <w:rPr>
            <w:noProof/>
            <w:webHidden/>
          </w:rPr>
        </w:r>
        <w:r w:rsidR="00F44A0B">
          <w:rPr>
            <w:noProof/>
            <w:webHidden/>
          </w:rPr>
          <w:fldChar w:fldCharType="separate"/>
        </w:r>
        <w:r w:rsidR="00F44A0B">
          <w:rPr>
            <w:noProof/>
            <w:webHidden/>
          </w:rPr>
          <w:t>51</w:t>
        </w:r>
        <w:r w:rsidR="00F44A0B">
          <w:rPr>
            <w:noProof/>
            <w:webHidden/>
          </w:rPr>
          <w:fldChar w:fldCharType="end"/>
        </w:r>
      </w:hyperlink>
    </w:p>
    <w:p w:rsidR="00F44A0B" w:rsidRPr="004678AB" w:rsidRDefault="001D4CEA">
      <w:pPr>
        <w:pStyle w:val="15"/>
        <w:tabs>
          <w:tab w:val="right" w:leader="dot" w:pos="9061"/>
        </w:tabs>
        <w:rPr>
          <w:rFonts w:ascii="Calibri" w:hAnsi="Calibri"/>
          <w:noProof/>
          <w:spacing w:val="0"/>
          <w:kern w:val="2"/>
          <w:sz w:val="21"/>
          <w:szCs w:val="22"/>
        </w:rPr>
      </w:pPr>
      <w:hyperlink w:anchor="_Toc449617197" w:history="1">
        <w:r w:rsidR="00F44A0B" w:rsidRPr="007A4654">
          <w:rPr>
            <w:rStyle w:val="afb"/>
            <w:rFonts w:hint="eastAsia"/>
            <w:noProof/>
          </w:rPr>
          <w:t>参考文献</w:t>
        </w:r>
        <w:r w:rsidR="00F44A0B">
          <w:rPr>
            <w:noProof/>
            <w:webHidden/>
          </w:rPr>
          <w:tab/>
        </w:r>
        <w:r w:rsidR="00F44A0B">
          <w:rPr>
            <w:noProof/>
            <w:webHidden/>
          </w:rPr>
          <w:fldChar w:fldCharType="begin"/>
        </w:r>
        <w:r w:rsidR="00F44A0B">
          <w:rPr>
            <w:noProof/>
            <w:webHidden/>
          </w:rPr>
          <w:instrText xml:space="preserve"> PAGEREF _Toc449617197 \h </w:instrText>
        </w:r>
        <w:r w:rsidR="00F44A0B">
          <w:rPr>
            <w:noProof/>
            <w:webHidden/>
          </w:rPr>
        </w:r>
        <w:r w:rsidR="00F44A0B">
          <w:rPr>
            <w:noProof/>
            <w:webHidden/>
          </w:rPr>
          <w:fldChar w:fldCharType="separate"/>
        </w:r>
        <w:r w:rsidR="00F44A0B">
          <w:rPr>
            <w:noProof/>
            <w:webHidden/>
          </w:rPr>
          <w:t>52</w:t>
        </w:r>
        <w:r w:rsidR="00F44A0B">
          <w:rPr>
            <w:noProof/>
            <w:webHidden/>
          </w:rPr>
          <w:fldChar w:fldCharType="end"/>
        </w:r>
      </w:hyperlink>
    </w:p>
    <w:p w:rsidR="00F607D9" w:rsidRDefault="001628D1" w:rsidP="00DC4C31">
      <w:pPr>
        <w:ind w:firstLine="494"/>
        <w:rPr>
          <w:b/>
          <w:bCs/>
          <w:lang w:val="zh-CN"/>
        </w:rPr>
      </w:pPr>
      <w:r>
        <w:rPr>
          <w:b/>
          <w:bCs/>
          <w:lang w:val="zh-CN"/>
        </w:rPr>
        <w:fldChar w:fldCharType="end"/>
      </w:r>
    </w:p>
    <w:p w:rsidR="00F83375" w:rsidRDefault="00F83375" w:rsidP="00DC4C31">
      <w:pPr>
        <w:ind w:firstLine="494"/>
        <w:rPr>
          <w:color w:val="000000"/>
          <w:sz w:val="28"/>
        </w:rPr>
        <w:sectPr w:rsidR="00F83375" w:rsidSect="00504397">
          <w:headerReference w:type="even" r:id="rId14"/>
          <w:headerReference w:type="default" r:id="rId15"/>
          <w:footerReference w:type="default" r:id="rId16"/>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1A408C" w:rsidRPr="007D1BAC" w:rsidRDefault="00D81234" w:rsidP="00983510">
      <w:pPr>
        <w:pStyle w:val="1"/>
        <w:numPr>
          <w:ilvl w:val="0"/>
          <w:numId w:val="0"/>
        </w:numPr>
        <w:ind w:left="420" w:hanging="420"/>
      </w:pPr>
      <w:bookmarkStart w:id="36" w:name="_Toc449617137"/>
      <w:r>
        <w:rPr>
          <w:rFonts w:hint="eastAsia"/>
        </w:rPr>
        <w:lastRenderedPageBreak/>
        <w:t>第</w:t>
      </w:r>
      <w:r>
        <w:rPr>
          <w:rFonts w:hint="eastAsia"/>
        </w:rPr>
        <w:t>1</w:t>
      </w:r>
      <w:r>
        <w:rPr>
          <w:rFonts w:hint="eastAsia"/>
        </w:rPr>
        <w:t>章</w:t>
      </w:r>
      <w:r>
        <w:rPr>
          <w:rFonts w:hint="eastAsia"/>
        </w:rPr>
        <w:t xml:space="preserve"> </w:t>
      </w:r>
      <w:r w:rsidR="00563709" w:rsidRPr="00563709">
        <w:rPr>
          <w:rFonts w:hint="eastAsia"/>
        </w:rPr>
        <w:t>绪论</w:t>
      </w:r>
      <w:bookmarkEnd w:id="36"/>
    </w:p>
    <w:p w:rsidR="00E77FC0" w:rsidRDefault="00D64FEA" w:rsidP="00DB5271">
      <w:pPr>
        <w:pStyle w:val="21"/>
      </w:pPr>
      <w:bookmarkStart w:id="37" w:name="_Toc449617138"/>
      <w:r>
        <w:rPr>
          <w:rFonts w:hint="eastAsia"/>
        </w:rPr>
        <w:t>1</w:t>
      </w:r>
      <w:r w:rsidR="00040741">
        <w:rPr>
          <w:rFonts w:hint="eastAsia"/>
        </w:rPr>
        <w:t xml:space="preserve">.1 </w:t>
      </w:r>
      <w:r w:rsidR="00E77FC0">
        <w:rPr>
          <w:rFonts w:hint="eastAsia"/>
        </w:rPr>
        <w:t>问题研究背景</w:t>
      </w:r>
      <w:r w:rsidR="00181A8F">
        <w:rPr>
          <w:rFonts w:hint="eastAsia"/>
        </w:rPr>
        <w:t>与意义</w:t>
      </w:r>
      <w:bookmarkEnd w:id="37"/>
    </w:p>
    <w:p w:rsidR="00D56241" w:rsidRDefault="00D56241" w:rsidP="00C704D2">
      <w:pPr>
        <w:pStyle w:val="a3"/>
        <w:spacing w:line="288" w:lineRule="auto"/>
        <w:ind w:firstLine="468"/>
      </w:pPr>
      <w:r>
        <w:rPr>
          <w:rFonts w:hint="eastAsia"/>
        </w:rPr>
        <w:t>图是离散数学和计算机科学中一种重要的数据结构，它可以很好的表示数据的内部结构及数据之间的关联，因其能表示丰富的信息和复杂的结构而在众多的领域有着广泛的应用。对于实际网络系统如数据通讯网络、输变电网络、交通网络等，不确定性是其固有特性，这种不确定性或是由于测量数据存在误差，或是应用本身包含概率特征而引入。如电能传输网络中，输变电设备都有发生故障的可能性，而交通网络中每条道路都有一个发生拥塞的概率，当这种不确定性表达于图数据中，则形成不确定图</w:t>
      </w:r>
      <w:r>
        <w:rPr>
          <w:rFonts w:hint="eastAsia"/>
        </w:rPr>
        <w:t>[1-3]</w:t>
      </w:r>
      <w:r>
        <w:rPr>
          <w:rFonts w:hint="eastAsia"/>
        </w:rPr>
        <w:t>。</w:t>
      </w:r>
    </w:p>
    <w:p w:rsidR="00D56241" w:rsidRDefault="00D56241" w:rsidP="00C704D2">
      <w:pPr>
        <w:pStyle w:val="a3"/>
        <w:spacing w:line="288" w:lineRule="auto"/>
        <w:ind w:firstLine="468"/>
      </w:pPr>
      <w:r>
        <w:rPr>
          <w:rFonts w:hint="eastAsia"/>
        </w:rPr>
        <w:t>最大流问题是传统图论中一类经典的组合优化问题</w:t>
      </w:r>
      <w:r w:rsidR="00BB040A">
        <w:rPr>
          <w:rFonts w:hint="eastAsia"/>
        </w:rPr>
        <w:t>，</w:t>
      </w:r>
      <w:r>
        <w:rPr>
          <w:rFonts w:hint="eastAsia"/>
        </w:rPr>
        <w:t>在众多的领域有着广泛而深入的研究</w:t>
      </w:r>
      <w:r w:rsidR="002906A3">
        <w:rPr>
          <w:rFonts w:hint="eastAsia"/>
        </w:rPr>
        <w:t>，</w:t>
      </w:r>
      <w:r>
        <w:rPr>
          <w:rFonts w:hint="eastAsia"/>
        </w:rPr>
        <w:t>一般情况下最大流通常对应多个不同的分布方案</w:t>
      </w:r>
      <w:r w:rsidR="002906A3">
        <w:rPr>
          <w:rFonts w:hint="eastAsia"/>
        </w:rPr>
        <w:t>，</w:t>
      </w:r>
      <w:r>
        <w:rPr>
          <w:rFonts w:hint="eastAsia"/>
        </w:rPr>
        <w:t>对于确定图而言</w:t>
      </w:r>
      <w:r w:rsidR="002906A3">
        <w:rPr>
          <w:rFonts w:hint="eastAsia"/>
        </w:rPr>
        <w:t>，</w:t>
      </w:r>
      <w:r>
        <w:rPr>
          <w:rFonts w:hint="eastAsia"/>
        </w:rPr>
        <w:t>这些不同的分布方案对于流的传递是等价的</w:t>
      </w:r>
      <w:r w:rsidR="00C704D2">
        <w:rPr>
          <w:rFonts w:hint="eastAsia"/>
        </w:rPr>
        <w:t>，</w:t>
      </w:r>
      <w:r>
        <w:rPr>
          <w:rFonts w:hint="eastAsia"/>
        </w:rPr>
        <w:t>但是对于边、节点都可能存在不确定性的不确定图来说</w:t>
      </w:r>
      <w:r w:rsidR="00C704D2">
        <w:rPr>
          <w:rFonts w:hint="eastAsia"/>
        </w:rPr>
        <w:t>，</w:t>
      </w:r>
      <w:r>
        <w:rPr>
          <w:rFonts w:hint="eastAsia"/>
        </w:rPr>
        <w:t>不同的流分布方案对应着不同的可靠性</w:t>
      </w:r>
      <w:r w:rsidR="00C704D2">
        <w:rPr>
          <w:rFonts w:hint="eastAsia"/>
        </w:rPr>
        <w:t>，</w:t>
      </w:r>
      <w:r>
        <w:rPr>
          <w:rFonts w:hint="eastAsia"/>
        </w:rPr>
        <w:t>从而存在着最可靠最大流问题。例如：在输变电网络中</w:t>
      </w:r>
      <w:r>
        <w:rPr>
          <w:rFonts w:hint="eastAsia"/>
        </w:rPr>
        <w:t xml:space="preserve">, </w:t>
      </w:r>
      <w:r>
        <w:rPr>
          <w:rFonts w:hint="eastAsia"/>
        </w:rPr>
        <w:t>电能从发电站</w:t>
      </w:r>
      <w:r>
        <w:rPr>
          <w:rFonts w:hint="eastAsia"/>
        </w:rPr>
        <w:t>A</w:t>
      </w:r>
      <w:r>
        <w:rPr>
          <w:rFonts w:hint="eastAsia"/>
        </w:rPr>
        <w:t>点传输到目的地</w:t>
      </w:r>
      <w:r>
        <w:rPr>
          <w:rFonts w:hint="eastAsia"/>
        </w:rPr>
        <w:t>B</w:t>
      </w:r>
      <w:r>
        <w:rPr>
          <w:rFonts w:hint="eastAsia"/>
        </w:rPr>
        <w:t>点可能存在着多种传输方案</w:t>
      </w:r>
      <w:r w:rsidR="00C704D2">
        <w:rPr>
          <w:rFonts w:hint="eastAsia"/>
        </w:rPr>
        <w:t>，</w:t>
      </w:r>
      <w:r>
        <w:rPr>
          <w:rFonts w:hint="eastAsia"/>
        </w:rPr>
        <w:t>而这些方案由于涉及到具体不同可靠性的输电设备和输电线路而具有不同的可靠性</w:t>
      </w:r>
      <w:r w:rsidR="00C704D2">
        <w:rPr>
          <w:rFonts w:hint="eastAsia"/>
        </w:rPr>
        <w:t>，</w:t>
      </w:r>
      <w:r>
        <w:rPr>
          <w:rFonts w:hint="eastAsia"/>
        </w:rPr>
        <w:t>为了保证电网电能传递具有更好的安全可靠性</w:t>
      </w:r>
      <w:r w:rsidR="00C704D2">
        <w:rPr>
          <w:rFonts w:hint="eastAsia"/>
        </w:rPr>
        <w:t>，</w:t>
      </w:r>
      <w:r>
        <w:rPr>
          <w:rFonts w:hint="eastAsia"/>
        </w:rPr>
        <w:t>就需要找到最可靠的一种传输电能的方案。</w:t>
      </w:r>
    </w:p>
    <w:p w:rsidR="00D56241" w:rsidRDefault="00D56241" w:rsidP="00C704D2">
      <w:pPr>
        <w:pStyle w:val="a3"/>
        <w:spacing w:line="288" w:lineRule="auto"/>
        <w:ind w:firstLine="468"/>
      </w:pPr>
      <w:r>
        <w:rPr>
          <w:rFonts w:hint="eastAsia"/>
        </w:rPr>
        <w:t>在不确定图中</w:t>
      </w:r>
      <w:r>
        <w:rPr>
          <w:rFonts w:hint="eastAsia"/>
        </w:rPr>
        <w:t xml:space="preserve">, </w:t>
      </w:r>
      <w:r>
        <w:rPr>
          <w:rFonts w:hint="eastAsia"/>
        </w:rPr>
        <w:t>对于流分布的可靠性研究已经形成两种较为普遍的方法，一种是流量组合的算法</w:t>
      </w:r>
      <w:r>
        <w:rPr>
          <w:rFonts w:hint="eastAsia"/>
        </w:rPr>
        <w:t>[5]</w:t>
      </w:r>
      <w:r>
        <w:rPr>
          <w:rFonts w:hint="eastAsia"/>
        </w:rPr>
        <w:t>，另外一种是状态划分算法</w:t>
      </w:r>
      <w:r>
        <w:rPr>
          <w:rFonts w:hint="eastAsia"/>
        </w:rPr>
        <w:t>[6]</w:t>
      </w:r>
      <w:r>
        <w:rPr>
          <w:rFonts w:hint="eastAsia"/>
        </w:rPr>
        <w:t>。假设一个不确定图处于最可靠最大流的状态</w:t>
      </w:r>
      <w:r w:rsidR="00C704D2">
        <w:rPr>
          <w:rFonts w:hint="eastAsia"/>
        </w:rPr>
        <w:t>，</w:t>
      </w:r>
      <w:r>
        <w:rPr>
          <w:rFonts w:hint="eastAsia"/>
        </w:rPr>
        <w:t>能够体现不确定图的状态的有不确定图能够达到的最大流（连通性）及可靠性（包括随机流网络的可靠性和不确定图流分布的可靠性）</w:t>
      </w:r>
      <w:r w:rsidR="00C704D2">
        <w:rPr>
          <w:rFonts w:hint="eastAsia"/>
        </w:rPr>
        <w:t>，</w:t>
      </w:r>
      <w:r>
        <w:rPr>
          <w:rFonts w:hint="eastAsia"/>
        </w:rPr>
        <w:t>然而由于不确定图中边的不确定性</w:t>
      </w:r>
      <w:r w:rsidR="00C704D2">
        <w:rPr>
          <w:rFonts w:hint="eastAsia"/>
        </w:rPr>
        <w:t>，</w:t>
      </w:r>
      <w:r>
        <w:rPr>
          <w:rFonts w:hint="eastAsia"/>
        </w:rPr>
        <w:t>任何一条边发生故障都有可能对于整个不确定图的状态造成影响</w:t>
      </w:r>
      <w:r w:rsidR="00C704D2">
        <w:rPr>
          <w:rFonts w:hint="eastAsia"/>
        </w:rPr>
        <w:t>，</w:t>
      </w:r>
      <w:r>
        <w:rPr>
          <w:rFonts w:hint="eastAsia"/>
        </w:rPr>
        <w:t>即任何一条边发生故障都可能使得不确定图不能达到原有的最大流最可靠性的状态（即原有的连通性和可靠性）。</w:t>
      </w:r>
    </w:p>
    <w:p w:rsidR="00D56241" w:rsidRDefault="00D56241" w:rsidP="00C704D2">
      <w:pPr>
        <w:pStyle w:val="a3"/>
        <w:spacing w:line="288" w:lineRule="auto"/>
        <w:ind w:firstLine="468"/>
      </w:pPr>
      <w:r>
        <w:rPr>
          <w:rFonts w:hint="eastAsia"/>
        </w:rPr>
        <w:t>根据最大流最小割定理，网络的最大流受限于网络中存在的最小割集，也就是说最小割集中的任意一条边断掉都会使整个网络可以传输的最大流量下降，这样的边就成了整个网络的薄弱环节，或者可以说是相对于流量的薄弱环节。同样的，不确定图中的边可以看做是从源点到汇点的信息传输通道，而关键边对于网络的信息传输可靠性起到支撑的作用，一旦发生故障，将对整个网络的信息传输产生巨大影响，甚至导致整个网络瘫痪</w:t>
      </w:r>
      <w:r>
        <w:rPr>
          <w:rFonts w:hint="eastAsia"/>
        </w:rPr>
        <w:t>[4]</w:t>
      </w:r>
      <w:r>
        <w:rPr>
          <w:rFonts w:hint="eastAsia"/>
        </w:rPr>
        <w:t>。为此，针对不确定图中边对于可靠性的重要度进行评估，寻找关键边就成为一项有意义的工作。同时，根据关键边对于网络的连通性和可靠性的影响程度，对关键边的关键程度进行衡量，对于后期网络维护具有重大的决策和指导意义，对于薄弱环节的改进也可以显著的提高系统的可靠性。</w:t>
      </w:r>
    </w:p>
    <w:p w:rsidR="006D31CE" w:rsidRDefault="00D56241" w:rsidP="00C704D2">
      <w:pPr>
        <w:pStyle w:val="a3"/>
        <w:tabs>
          <w:tab w:val="clear" w:pos="357"/>
        </w:tabs>
        <w:spacing w:line="288" w:lineRule="auto"/>
        <w:ind w:firstLine="468"/>
      </w:pPr>
      <w:r>
        <w:rPr>
          <w:rFonts w:hint="eastAsia"/>
        </w:rPr>
        <w:t>通过阅读文献</w:t>
      </w:r>
      <w:r>
        <w:rPr>
          <w:rFonts w:hint="eastAsia"/>
        </w:rPr>
        <w:t>[1-22]</w:t>
      </w:r>
      <w:r>
        <w:rPr>
          <w:rFonts w:hint="eastAsia"/>
        </w:rPr>
        <w:t>，对于随机流网络的可靠性的研究已经十分成熟，近些年来对于不确定图的可靠性研究也越来越多，然而很少有基于流可靠性指标的对于不确定图边关键度研究的案例，而这样一个问题又确实有着十分重要的研究价值</w:t>
      </w:r>
      <w:r w:rsidR="00C704D2">
        <w:rPr>
          <w:rFonts w:hint="eastAsia"/>
        </w:rPr>
        <w:t>，</w:t>
      </w:r>
      <w:r>
        <w:rPr>
          <w:rFonts w:hint="eastAsia"/>
        </w:rPr>
        <w:t>如：在电力传输网</w:t>
      </w:r>
      <w:r>
        <w:rPr>
          <w:rFonts w:hint="eastAsia"/>
        </w:rPr>
        <w:lastRenderedPageBreak/>
        <w:t>络中</w:t>
      </w:r>
      <w:r w:rsidR="00C704D2">
        <w:rPr>
          <w:rFonts w:hint="eastAsia"/>
        </w:rPr>
        <w:t>，</w:t>
      </w:r>
      <w:r>
        <w:rPr>
          <w:rFonts w:hint="eastAsia"/>
        </w:rPr>
        <w:t>发电站</w:t>
      </w:r>
      <w:r>
        <w:rPr>
          <w:rFonts w:hint="eastAsia"/>
        </w:rPr>
        <w:t>A</w:t>
      </w:r>
      <w:r>
        <w:rPr>
          <w:rFonts w:hint="eastAsia"/>
        </w:rPr>
        <w:t>正以最可靠最大流的分布向目的地</w:t>
      </w:r>
      <w:r>
        <w:rPr>
          <w:rFonts w:hint="eastAsia"/>
        </w:rPr>
        <w:t>B</w:t>
      </w:r>
      <w:r>
        <w:rPr>
          <w:rFonts w:hint="eastAsia"/>
        </w:rPr>
        <w:t>传输电能。这样一种传输分布方式有可能受到不确定图中任何一条边的影响</w:t>
      </w:r>
      <w:r w:rsidR="00C704D2">
        <w:rPr>
          <w:rFonts w:hint="eastAsia"/>
        </w:rPr>
        <w:t>，</w:t>
      </w:r>
      <w:r>
        <w:rPr>
          <w:rFonts w:hint="eastAsia"/>
        </w:rPr>
        <w:t>然而每条边发生故障对不确定图整个运行状态造成的影响大小是不一定的</w:t>
      </w:r>
      <w:r w:rsidR="00C704D2">
        <w:rPr>
          <w:rFonts w:hint="eastAsia"/>
        </w:rPr>
        <w:t>，</w:t>
      </w:r>
      <w:r>
        <w:rPr>
          <w:rFonts w:hint="eastAsia"/>
        </w:rPr>
        <w:t>有可能使不确定图的最大流减少（连通性改变）</w:t>
      </w:r>
      <w:r w:rsidR="00C704D2">
        <w:rPr>
          <w:rFonts w:hint="eastAsia"/>
        </w:rPr>
        <w:t>，</w:t>
      </w:r>
      <w:r>
        <w:rPr>
          <w:rFonts w:hint="eastAsia"/>
        </w:rPr>
        <w:t>也有可能使不确定图的可靠性下降（可靠性改变）</w:t>
      </w:r>
      <w:r w:rsidR="00C704D2">
        <w:rPr>
          <w:rFonts w:hint="eastAsia"/>
        </w:rPr>
        <w:t>，</w:t>
      </w:r>
      <w:r>
        <w:rPr>
          <w:rFonts w:hint="eastAsia"/>
        </w:rPr>
        <w:t>这样便体现出了边的关键性</w:t>
      </w:r>
      <w:r w:rsidR="00C704D2">
        <w:rPr>
          <w:rFonts w:hint="eastAsia"/>
        </w:rPr>
        <w:t>，</w:t>
      </w:r>
      <w:r>
        <w:rPr>
          <w:rFonts w:hint="eastAsia"/>
        </w:rPr>
        <w:t>同样的这些可靠性衡量指标又对于以后的不确定图模型的维护提供依据。</w:t>
      </w:r>
    </w:p>
    <w:p w:rsidR="003C31C0" w:rsidRDefault="00D64FEA" w:rsidP="00DB5271">
      <w:pPr>
        <w:pStyle w:val="21"/>
      </w:pPr>
      <w:bookmarkStart w:id="38" w:name="_Toc449617139"/>
      <w:r>
        <w:rPr>
          <w:rFonts w:hint="eastAsia"/>
        </w:rPr>
        <w:t>1</w:t>
      </w:r>
      <w:r w:rsidR="00040741">
        <w:rPr>
          <w:rFonts w:hint="eastAsia"/>
        </w:rPr>
        <w:t xml:space="preserve">.2 </w:t>
      </w:r>
      <w:r w:rsidR="003C31C0">
        <w:rPr>
          <w:rFonts w:hint="eastAsia"/>
        </w:rPr>
        <w:t>研究现状</w:t>
      </w:r>
      <w:bookmarkEnd w:id="38"/>
    </w:p>
    <w:p w:rsidR="003C31C0" w:rsidRDefault="00E1725D" w:rsidP="00DC62EB">
      <w:pPr>
        <w:pStyle w:val="a3"/>
        <w:spacing w:line="288" w:lineRule="auto"/>
        <w:ind w:firstLine="468"/>
      </w:pPr>
      <w:r>
        <w:rPr>
          <w:rFonts w:hint="eastAsia"/>
        </w:rPr>
        <w:t>针对最大流问题</w:t>
      </w:r>
      <w:r w:rsidR="00D92735">
        <w:rPr>
          <w:rFonts w:hint="eastAsia"/>
        </w:rPr>
        <w:t>，它</w:t>
      </w:r>
      <w:r w:rsidR="003C31C0">
        <w:rPr>
          <w:rFonts w:hint="eastAsia"/>
        </w:rPr>
        <w:t>是网络流理论的重要组成部分</w:t>
      </w:r>
      <w:r w:rsidR="00D92735">
        <w:rPr>
          <w:rFonts w:hint="eastAsia"/>
        </w:rPr>
        <w:t>，</w:t>
      </w:r>
      <w:r w:rsidR="003C31C0">
        <w:rPr>
          <w:rFonts w:hint="eastAsia"/>
        </w:rPr>
        <w:t>是一类经典的组合优化问题</w:t>
      </w:r>
      <w:r w:rsidR="00D92735">
        <w:rPr>
          <w:rFonts w:hint="eastAsia"/>
        </w:rPr>
        <w:t>，</w:t>
      </w:r>
      <w:r w:rsidR="003C31C0">
        <w:rPr>
          <w:rFonts w:hint="eastAsia"/>
        </w:rPr>
        <w:t>同时也可以看作是特殊的线性规划问题</w:t>
      </w:r>
      <w:r w:rsidR="00D92735">
        <w:rPr>
          <w:rFonts w:hint="eastAsia"/>
        </w:rPr>
        <w:t>，</w:t>
      </w:r>
      <w:r w:rsidR="003C31C0">
        <w:rPr>
          <w:rFonts w:hint="eastAsia"/>
        </w:rPr>
        <w:t>针对这个问题的研究有</w:t>
      </w:r>
      <w:r w:rsidR="003C31C0">
        <w:rPr>
          <w:rFonts w:hint="eastAsia"/>
        </w:rPr>
        <w:t>40</w:t>
      </w:r>
      <w:r w:rsidR="003C31C0">
        <w:rPr>
          <w:rFonts w:hint="eastAsia"/>
        </w:rPr>
        <w:t>多年的历史</w:t>
      </w:r>
      <w:r w:rsidR="003C31C0">
        <w:rPr>
          <w:rFonts w:hint="eastAsia"/>
        </w:rPr>
        <w:t>[2]</w:t>
      </w:r>
      <w:r w:rsidR="003C31C0">
        <w:rPr>
          <w:rFonts w:hint="eastAsia"/>
        </w:rPr>
        <w:t>。典型的最大流算法包括：网络单纯形法</w:t>
      </w:r>
      <w:r w:rsidR="003C31C0">
        <w:rPr>
          <w:rFonts w:hint="eastAsia"/>
        </w:rPr>
        <w:t>[1,5]</w:t>
      </w:r>
      <w:r w:rsidR="003C31C0">
        <w:rPr>
          <w:rFonts w:hint="eastAsia"/>
        </w:rPr>
        <w:t>﹑</w:t>
      </w:r>
      <w:r w:rsidR="003C31C0">
        <w:rPr>
          <w:rFonts w:hint="eastAsia"/>
        </w:rPr>
        <w:t>Ford-Fulkerson</w:t>
      </w:r>
      <w:r w:rsidR="003C31C0">
        <w:rPr>
          <w:rFonts w:hint="eastAsia"/>
        </w:rPr>
        <w:t>方法</w:t>
      </w:r>
      <w:r w:rsidR="003C31C0">
        <w:rPr>
          <w:rFonts w:hint="eastAsia"/>
        </w:rPr>
        <w:t>[3]</w:t>
      </w:r>
      <w:r w:rsidR="003C31C0">
        <w:rPr>
          <w:rFonts w:hint="eastAsia"/>
        </w:rPr>
        <w:t>﹑</w:t>
      </w:r>
      <w:r w:rsidR="003C31C0">
        <w:rPr>
          <w:rFonts w:hint="eastAsia"/>
        </w:rPr>
        <w:t>Edmonds-Karp</w:t>
      </w:r>
      <w:r w:rsidR="003C31C0">
        <w:rPr>
          <w:rFonts w:hint="eastAsia"/>
        </w:rPr>
        <w:t>方法</w:t>
      </w:r>
      <w:r w:rsidR="003C31C0">
        <w:rPr>
          <w:rFonts w:hint="eastAsia"/>
        </w:rPr>
        <w:t>[4]</w:t>
      </w:r>
      <w:r w:rsidR="003C31C0">
        <w:rPr>
          <w:rFonts w:hint="eastAsia"/>
        </w:rPr>
        <w:t>和</w:t>
      </w:r>
      <w:r w:rsidR="003C31C0">
        <w:rPr>
          <w:rFonts w:hint="eastAsia"/>
        </w:rPr>
        <w:t>Dinic</w:t>
      </w:r>
      <w:r w:rsidR="003C31C0">
        <w:rPr>
          <w:rFonts w:hint="eastAsia"/>
        </w:rPr>
        <w:t>方法</w:t>
      </w:r>
      <w:r w:rsidR="003C31C0">
        <w:rPr>
          <w:rFonts w:hint="eastAsia"/>
        </w:rPr>
        <w:t>[1,5]</w:t>
      </w:r>
      <w:r w:rsidR="003C31C0">
        <w:rPr>
          <w:rFonts w:hint="eastAsia"/>
        </w:rPr>
        <w:t>等</w:t>
      </w:r>
      <w:r w:rsidR="00D92735">
        <w:rPr>
          <w:rFonts w:hint="eastAsia"/>
        </w:rPr>
        <w:t>，</w:t>
      </w:r>
      <w:r w:rsidR="003C31C0">
        <w:rPr>
          <w:rFonts w:hint="eastAsia"/>
        </w:rPr>
        <w:t>当前的最大流算法主要可以分为两大类：增载算法</w:t>
      </w:r>
      <w:r w:rsidR="003C31C0">
        <w:rPr>
          <w:rFonts w:hint="eastAsia"/>
        </w:rPr>
        <w:t>[5-7]</w:t>
      </w:r>
      <w:r w:rsidR="003C31C0">
        <w:rPr>
          <w:rFonts w:hint="eastAsia"/>
        </w:rPr>
        <w:t>和预流推进算法</w:t>
      </w:r>
      <w:r w:rsidR="003C31C0">
        <w:rPr>
          <w:rFonts w:hint="eastAsia"/>
        </w:rPr>
        <w:t>[8-10]</w:t>
      </w:r>
      <w:r w:rsidR="003C31C0">
        <w:rPr>
          <w:rFonts w:hint="eastAsia"/>
        </w:rPr>
        <w:t>。</w:t>
      </w:r>
    </w:p>
    <w:p w:rsidR="00500302" w:rsidRDefault="00C04B1E" w:rsidP="00500302">
      <w:pPr>
        <w:pStyle w:val="a3"/>
        <w:spacing w:line="288" w:lineRule="auto"/>
        <w:ind w:firstLine="468"/>
      </w:pPr>
      <w:r>
        <w:rPr>
          <w:rFonts w:hint="eastAsia"/>
        </w:rPr>
        <w:t>针对随机流网络及其可靠性的研究，</w:t>
      </w:r>
      <w:r w:rsidR="00500302">
        <w:rPr>
          <w:rFonts w:hint="eastAsia"/>
        </w:rPr>
        <w:t>也一直是各研究者研究的热点问题</w:t>
      </w:r>
      <w:r w:rsidR="00500302">
        <w:rPr>
          <w:rFonts w:hint="eastAsia"/>
        </w:rPr>
        <w:t>[1-14]</w:t>
      </w:r>
      <w:r w:rsidR="00500302">
        <w:rPr>
          <w:rFonts w:hint="eastAsia"/>
        </w:rPr>
        <w:t>，网络的复杂性、动态性、多态性等特点使得传统成熟的可靠性评估方法，如可靠性框图（</w:t>
      </w:r>
      <w:r w:rsidR="00500302">
        <w:rPr>
          <w:rFonts w:hint="eastAsia"/>
        </w:rPr>
        <w:t>RBD</w:t>
      </w:r>
      <w:r w:rsidR="00500302">
        <w:rPr>
          <w:rFonts w:hint="eastAsia"/>
        </w:rPr>
        <w:t>）法、故障树分析（</w:t>
      </w:r>
      <w:r w:rsidR="00500302">
        <w:rPr>
          <w:rFonts w:hint="eastAsia"/>
        </w:rPr>
        <w:t>FTA</w:t>
      </w:r>
      <w:r w:rsidR="00500302">
        <w:rPr>
          <w:rFonts w:hint="eastAsia"/>
        </w:rPr>
        <w:t>）法等很难用于网络。目前，对网络可靠性的研究取得了很多成果，网络可靠性的内涵也由传统的基于网络拓扑结构的连通可靠性逐渐拓展到考虑网络流的容量可靠性，并向基于业务等考虑用户需求的性能可靠性延伸。</w:t>
      </w:r>
    </w:p>
    <w:p w:rsidR="00C04B1E" w:rsidRDefault="00500302" w:rsidP="00500302">
      <w:pPr>
        <w:pStyle w:val="a3"/>
        <w:spacing w:line="288" w:lineRule="auto"/>
        <w:ind w:firstLine="468"/>
      </w:pPr>
      <w:r>
        <w:rPr>
          <w:rFonts w:hint="eastAsia"/>
        </w:rPr>
        <w:t>网络可靠性评估主要分为</w:t>
      </w:r>
      <w:r>
        <w:rPr>
          <w:rFonts w:hint="eastAsia"/>
        </w:rPr>
        <w:t>3</w:t>
      </w:r>
      <w:r>
        <w:rPr>
          <w:rFonts w:hint="eastAsia"/>
        </w:rPr>
        <w:t>类：（</w:t>
      </w:r>
      <w:r>
        <w:rPr>
          <w:rFonts w:hint="eastAsia"/>
        </w:rPr>
        <w:t>1</w:t>
      </w:r>
      <w:r>
        <w:rPr>
          <w:rFonts w:hint="eastAsia"/>
        </w:rPr>
        <w:t>）网络连通可靠性评估，指的是仅考虑网络拓扑结构，将“网络实现连通功能的概率”作为可靠性度量；</w:t>
      </w:r>
      <w:r>
        <w:rPr>
          <w:rFonts w:hint="eastAsia"/>
        </w:rPr>
        <w:t>(2)</w:t>
      </w:r>
      <w:r>
        <w:rPr>
          <w:rFonts w:hint="eastAsia"/>
        </w:rPr>
        <w:t>网络容量可靠性评估，它在考虑网络是否连通的基础上，还考虑了网络中链路和节点的容量，将“存在满足一定流量需求的连通路径的概率”作为可靠性度量；</w:t>
      </w:r>
      <w:r>
        <w:rPr>
          <w:rFonts w:hint="eastAsia"/>
        </w:rPr>
        <w:t>(3)</w:t>
      </w:r>
      <w:r>
        <w:rPr>
          <w:rFonts w:hint="eastAsia"/>
        </w:rPr>
        <w:t>网络性能可靠性评估，关注的是网络性能的动态变化对可靠性的影响，多以“某些性能参数不超过其规定阈值的概率”作为可靠性的度量</w:t>
      </w:r>
      <w:r>
        <w:rPr>
          <w:rFonts w:hint="eastAsia"/>
        </w:rPr>
        <w:t>[</w:t>
      </w:r>
      <w:r w:rsidRPr="00951B5C">
        <w:rPr>
          <w:rFonts w:hint="eastAsia"/>
        </w:rPr>
        <w:t>网络可靠性评估方法综述</w:t>
      </w:r>
      <w:r>
        <w:rPr>
          <w:rFonts w:hint="eastAsia"/>
        </w:rPr>
        <w:t>]</w:t>
      </w:r>
      <w:r>
        <w:rPr>
          <w:rFonts w:hint="eastAsia"/>
        </w:rPr>
        <w:t>。本文主要研究的是随机流网络的容量可靠性。</w:t>
      </w:r>
    </w:p>
    <w:p w:rsidR="003C31C0" w:rsidRDefault="003C31C0" w:rsidP="00DC62EB">
      <w:pPr>
        <w:pStyle w:val="a3"/>
        <w:spacing w:line="288" w:lineRule="auto"/>
        <w:ind w:firstLine="468"/>
      </w:pPr>
      <w:r>
        <w:rPr>
          <w:rFonts w:hint="eastAsia"/>
        </w:rPr>
        <w:t>对于不确定图</w:t>
      </w:r>
      <w:r w:rsidR="00B84E11">
        <w:rPr>
          <w:rFonts w:hint="eastAsia"/>
        </w:rPr>
        <w:t>，</w:t>
      </w:r>
      <w:r>
        <w:rPr>
          <w:rFonts w:hint="eastAsia"/>
        </w:rPr>
        <w:t>近年来的大部分研究都是针对网络的可靠性问题研究展开的</w:t>
      </w:r>
      <w:r>
        <w:rPr>
          <w:rFonts w:hint="eastAsia"/>
        </w:rPr>
        <w:t xml:space="preserve">[6-20], </w:t>
      </w:r>
      <w:r>
        <w:rPr>
          <w:rFonts w:hint="eastAsia"/>
        </w:rPr>
        <w:t>即给定一个流量约束阈值</w:t>
      </w:r>
      <w:r>
        <w:rPr>
          <w:rFonts w:hint="eastAsia"/>
        </w:rPr>
        <w:t>d</w:t>
      </w:r>
      <w:r w:rsidR="006431E9">
        <w:rPr>
          <w:rFonts w:hint="eastAsia"/>
        </w:rPr>
        <w:t>，</w:t>
      </w:r>
      <w:r>
        <w:rPr>
          <w:rFonts w:hint="eastAsia"/>
        </w:rPr>
        <w:t>如何得到满足</w:t>
      </w:r>
      <w:r>
        <w:rPr>
          <w:rFonts w:hint="eastAsia"/>
        </w:rPr>
        <w:t>d</w:t>
      </w:r>
      <w:r>
        <w:rPr>
          <w:rFonts w:hint="eastAsia"/>
        </w:rPr>
        <w:t>的网络可靠度。目前</w:t>
      </w:r>
      <w:r w:rsidR="006431E9">
        <w:rPr>
          <w:rFonts w:hint="eastAsia"/>
        </w:rPr>
        <w:t>，</w:t>
      </w:r>
      <w:r>
        <w:rPr>
          <w:rFonts w:hint="eastAsia"/>
        </w:rPr>
        <w:t>网络可靠性的计算已经证明是</w:t>
      </w:r>
      <w:r>
        <w:rPr>
          <w:rFonts w:hint="eastAsia"/>
        </w:rPr>
        <w:t>NP-hard</w:t>
      </w:r>
      <w:r>
        <w:rPr>
          <w:rFonts w:hint="eastAsia"/>
        </w:rPr>
        <w:t>问题。多状态（图中每条边上容量均服从一定的离散概率分布）网络可靠度的计算可以分为</w:t>
      </w:r>
      <w:r>
        <w:rPr>
          <w:rFonts w:hint="eastAsia"/>
        </w:rPr>
        <w:t>3</w:t>
      </w:r>
      <w:r>
        <w:rPr>
          <w:rFonts w:hint="eastAsia"/>
        </w:rPr>
        <w:t>类：两终端可靠性﹑全终端可靠性和</w:t>
      </w:r>
      <w:r>
        <w:rPr>
          <w:rFonts w:hint="eastAsia"/>
        </w:rPr>
        <w:t>k-</w:t>
      </w:r>
      <w:r>
        <w:rPr>
          <w:rFonts w:hint="eastAsia"/>
        </w:rPr>
        <w:t>终端可靠性。对于网络可靠性的算法通常可以分为两大类：精确的可靠性算法</w:t>
      </w:r>
      <w:r>
        <w:rPr>
          <w:rFonts w:hint="eastAsia"/>
        </w:rPr>
        <w:t>[11,13,18-20]</w:t>
      </w:r>
      <w:r>
        <w:rPr>
          <w:rFonts w:hint="eastAsia"/>
        </w:rPr>
        <w:t>和近似的可靠性算法</w:t>
      </w:r>
      <w:r>
        <w:rPr>
          <w:rFonts w:hint="eastAsia"/>
        </w:rPr>
        <w:t>[15]</w:t>
      </w:r>
      <w:r>
        <w:rPr>
          <w:rFonts w:hint="eastAsia"/>
        </w:rPr>
        <w:t>。精确的可靠性算法中最基本的就是穷举算法</w:t>
      </w:r>
      <w:r>
        <w:rPr>
          <w:rFonts w:hint="eastAsia"/>
        </w:rPr>
        <w:t xml:space="preserve">, </w:t>
      </w:r>
      <w:r>
        <w:rPr>
          <w:rFonts w:hint="eastAsia"/>
        </w:rPr>
        <w:t>通过枚举所有可能的状态来得到最终网络可靠度</w:t>
      </w:r>
      <w:r>
        <w:rPr>
          <w:rFonts w:hint="eastAsia"/>
        </w:rPr>
        <w:t xml:space="preserve">, </w:t>
      </w:r>
      <w:r>
        <w:rPr>
          <w:rFonts w:hint="eastAsia"/>
        </w:rPr>
        <w:t>在此基础上</w:t>
      </w:r>
      <w:r>
        <w:rPr>
          <w:rFonts w:hint="eastAsia"/>
        </w:rPr>
        <w:t xml:space="preserve">, </w:t>
      </w:r>
      <w:r>
        <w:rPr>
          <w:rFonts w:hint="eastAsia"/>
        </w:rPr>
        <w:t>基于状态空间划分的方法在算法效率上则就有很明显的提高</w:t>
      </w:r>
      <w:r>
        <w:rPr>
          <w:rFonts w:hint="eastAsia"/>
        </w:rPr>
        <w:t>[16-20]</w:t>
      </w:r>
      <w:r>
        <w:rPr>
          <w:rFonts w:hint="eastAsia"/>
        </w:rPr>
        <w:t>。文献</w:t>
      </w:r>
      <w:r>
        <w:rPr>
          <w:rFonts w:hint="eastAsia"/>
        </w:rPr>
        <w:t>[10-12]</w:t>
      </w:r>
      <w:r>
        <w:rPr>
          <w:rFonts w:hint="eastAsia"/>
        </w:rPr>
        <w:t>和文献</w:t>
      </w:r>
      <w:r>
        <w:rPr>
          <w:rFonts w:hint="eastAsia"/>
        </w:rPr>
        <w:t>[13]</w:t>
      </w:r>
      <w:r>
        <w:rPr>
          <w:rFonts w:hint="eastAsia"/>
        </w:rPr>
        <w:t>则分别采用了基于路径集和割集的方式来求取网络可靠性。典型的近似算法包括：神经网路算法﹑遗传算法和</w:t>
      </w:r>
      <w:r>
        <w:rPr>
          <w:rFonts w:hint="eastAsia"/>
        </w:rPr>
        <w:t>Monte-Carlo[15]</w:t>
      </w:r>
      <w:r>
        <w:rPr>
          <w:rFonts w:hint="eastAsia"/>
        </w:rPr>
        <w:t>模拟算法等。此外</w:t>
      </w:r>
      <w:r w:rsidR="006431E9">
        <w:rPr>
          <w:rFonts w:hint="eastAsia"/>
        </w:rPr>
        <w:t>，</w:t>
      </w:r>
      <w:r>
        <w:rPr>
          <w:rFonts w:hint="eastAsia"/>
        </w:rPr>
        <w:t>文献</w:t>
      </w:r>
      <w:r>
        <w:rPr>
          <w:rFonts w:hint="eastAsia"/>
        </w:rPr>
        <w:t>[12,14]</w:t>
      </w:r>
      <w:r>
        <w:rPr>
          <w:rFonts w:hint="eastAsia"/>
        </w:rPr>
        <w:t>还研究了不确定图网络中节点发生故障情况下可靠性问题。</w:t>
      </w:r>
    </w:p>
    <w:p w:rsidR="003C31C0" w:rsidRDefault="003C31C0" w:rsidP="00DC62EB">
      <w:pPr>
        <w:pStyle w:val="a3"/>
        <w:spacing w:line="288" w:lineRule="auto"/>
        <w:ind w:firstLine="468"/>
      </w:pPr>
      <w:r>
        <w:rPr>
          <w:rFonts w:hint="eastAsia"/>
        </w:rPr>
        <w:t>在随机流网络中，每个网络元件由于完全故障或部分故障等诸多因素而存在多种状态，也就是说每个网络元件有多种容量状态，而这些容量对应的概率服从一定的概率分布。随机流网络可靠性问题是一种概率问题，描述的是从网络给定的源点</w:t>
      </w:r>
      <w:r>
        <w:rPr>
          <w:rFonts w:hint="eastAsia"/>
        </w:rPr>
        <w:t>s</w:t>
      </w:r>
      <w:r>
        <w:rPr>
          <w:rFonts w:hint="eastAsia"/>
        </w:rPr>
        <w:t>到汇点</w:t>
      </w:r>
      <w:r>
        <w:rPr>
          <w:rFonts w:hint="eastAsia"/>
        </w:rPr>
        <w:t>t</w:t>
      </w:r>
      <w:r>
        <w:rPr>
          <w:rFonts w:hint="eastAsia"/>
        </w:rPr>
        <w:t>成</w:t>
      </w:r>
      <w:r>
        <w:rPr>
          <w:rFonts w:hint="eastAsia"/>
        </w:rPr>
        <w:lastRenderedPageBreak/>
        <w:t>功传递流量需求</w:t>
      </w:r>
      <w:r>
        <w:rPr>
          <w:rFonts w:hint="eastAsia"/>
        </w:rPr>
        <w:t>d</w:t>
      </w:r>
      <w:r>
        <w:rPr>
          <w:rFonts w:hint="eastAsia"/>
        </w:rPr>
        <w:t>的概率，该问题已经被证明是</w:t>
      </w:r>
      <w:r>
        <w:rPr>
          <w:rFonts w:hint="eastAsia"/>
        </w:rPr>
        <w:t>NP-hard[7-8]</w:t>
      </w:r>
      <w:r>
        <w:rPr>
          <w:rFonts w:hint="eastAsia"/>
        </w:rPr>
        <w:t>。当前，可靠性的分析已经成为许多系统规划、设计和运行中不可缺少的重要组成部分</w:t>
      </w:r>
      <w:r>
        <w:rPr>
          <w:rFonts w:hint="eastAsia"/>
        </w:rPr>
        <w:t>[9]</w:t>
      </w:r>
      <w:r>
        <w:rPr>
          <w:rFonts w:hint="eastAsia"/>
        </w:rPr>
        <w:t>。</w:t>
      </w:r>
    </w:p>
    <w:p w:rsidR="003C31C0" w:rsidRDefault="003C31C0" w:rsidP="00DC62EB">
      <w:pPr>
        <w:pStyle w:val="a3"/>
        <w:spacing w:line="288" w:lineRule="auto"/>
        <w:ind w:firstLine="468"/>
      </w:pPr>
      <w:r>
        <w:rPr>
          <w:rFonts w:hint="eastAsia"/>
        </w:rPr>
        <w:t>关于随机流网络可靠性的算法研究大致可以分为两大类：精确方法和近似方法。精确方法中完全枚举算法是最基本的算法，它通过直接枚举网络的所有可能状态得到网络的可靠度。</w:t>
      </w:r>
      <w:r>
        <w:rPr>
          <w:rFonts w:hint="eastAsia"/>
        </w:rPr>
        <w:t>Chin-Chia Jane</w:t>
      </w:r>
      <w:r>
        <w:rPr>
          <w:rFonts w:hint="eastAsia"/>
        </w:rPr>
        <w:t>与</w:t>
      </w:r>
      <w:r>
        <w:rPr>
          <w:rFonts w:hint="eastAsia"/>
        </w:rPr>
        <w:t>Yih-Wenn Laih</w:t>
      </w:r>
      <w:r>
        <w:rPr>
          <w:rFonts w:hint="eastAsia"/>
        </w:rPr>
        <w:t>采用了基于</w:t>
      </w:r>
      <w:r>
        <w:rPr>
          <w:rFonts w:hint="eastAsia"/>
        </w:rPr>
        <w:t>d-flows[10]</w:t>
      </w:r>
      <w:r>
        <w:rPr>
          <w:rFonts w:hint="eastAsia"/>
        </w:rPr>
        <w:t>和基于</w:t>
      </w:r>
      <w:r>
        <w:rPr>
          <w:rFonts w:hint="eastAsia"/>
        </w:rPr>
        <w:t>d-cuts[11]</w:t>
      </w:r>
      <w:r>
        <w:rPr>
          <w:rFonts w:hint="eastAsia"/>
        </w:rPr>
        <w:t>的不同状态空间划分方法，将状态空间划分成能够满足流量阈值需求的合格状态集，不能够满足流量阈值需求的不合格状态集和同时包含了合格状态和不合格状态的待划分状态集，通过迭代的方式进一步处理待划分状态集，最终通过计算合格状态集中所有合格状态的概率之和来得到网络可靠性。一些研究人员还提出了基于最小路径集</w:t>
      </w:r>
      <w:r>
        <w:rPr>
          <w:rFonts w:hint="eastAsia"/>
        </w:rPr>
        <w:t>[12-14]</w:t>
      </w:r>
      <w:r>
        <w:rPr>
          <w:rFonts w:hint="eastAsia"/>
        </w:rPr>
        <w:t>或最小割集</w:t>
      </w:r>
      <w:r>
        <w:rPr>
          <w:rFonts w:hint="eastAsia"/>
        </w:rPr>
        <w:t>[15]</w:t>
      </w:r>
      <w:r>
        <w:rPr>
          <w:rFonts w:hint="eastAsia"/>
        </w:rPr>
        <w:t>的算法对状态空间进行过滤，然后运用容斥原理来计算网络可靠性。对于复杂的系统，精确算法的运行时间代价往往过高而让人难以容忍，为了从准确性和算法执行效率中找到一种折中的方案，实际系统中通常会选取近似算法来代替精确算法。为此，许多近似算法被相继提出，</w:t>
      </w:r>
      <w:r>
        <w:rPr>
          <w:rFonts w:hint="eastAsia"/>
        </w:rPr>
        <w:t>Ramirez-Marquez</w:t>
      </w:r>
      <w:r>
        <w:rPr>
          <w:rFonts w:hint="eastAsia"/>
        </w:rPr>
        <w:t>和</w:t>
      </w:r>
      <w:r>
        <w:rPr>
          <w:rFonts w:hint="eastAsia"/>
        </w:rPr>
        <w:t>Coit[16]</w:t>
      </w:r>
      <w:r>
        <w:rPr>
          <w:rFonts w:hint="eastAsia"/>
        </w:rPr>
        <w:t>提出了蒙特卡洛模拟算法，</w:t>
      </w:r>
      <w:r>
        <w:rPr>
          <w:rFonts w:hint="eastAsia"/>
        </w:rPr>
        <w:t xml:space="preserve"> Rocco</w:t>
      </w:r>
      <w:r>
        <w:rPr>
          <w:rFonts w:hint="eastAsia"/>
        </w:rPr>
        <w:t>和</w:t>
      </w:r>
      <w:r>
        <w:rPr>
          <w:rFonts w:hint="eastAsia"/>
        </w:rPr>
        <w:t>Muselli[17]</w:t>
      </w:r>
      <w:r>
        <w:rPr>
          <w:rFonts w:hint="eastAsia"/>
        </w:rPr>
        <w:t>则采用机器学习方法成功的获得网络可靠性。</w:t>
      </w:r>
    </w:p>
    <w:p w:rsidR="003C31C0" w:rsidRDefault="003C31C0" w:rsidP="00DC62EB">
      <w:pPr>
        <w:pStyle w:val="a3"/>
        <w:spacing w:line="288" w:lineRule="auto"/>
        <w:ind w:firstLine="468"/>
      </w:pPr>
      <w:r>
        <w:rPr>
          <w:rFonts w:hint="eastAsia"/>
        </w:rPr>
        <w:t>Lin[14,18-19]</w:t>
      </w:r>
      <w:r>
        <w:rPr>
          <w:rFonts w:hint="eastAsia"/>
        </w:rPr>
        <w:t>还将网络可靠性问题扩展到节点不可靠的情况，采用最小路径集的方法进行了研究。考虑到网络中的每条边及节点都有一定的传输代价参数，</w:t>
      </w:r>
      <w:r>
        <w:rPr>
          <w:rFonts w:hint="eastAsia"/>
        </w:rPr>
        <w:t xml:space="preserve">Lin and Yeh </w:t>
      </w:r>
      <w:r>
        <w:rPr>
          <w:rFonts w:hint="eastAsia"/>
        </w:rPr>
        <w:t>研究了在实际应用中基于传输代价限定的网络可靠性问题</w:t>
      </w:r>
      <w:r>
        <w:rPr>
          <w:rFonts w:hint="eastAsia"/>
        </w:rPr>
        <w:t xml:space="preserve"> [20-24]</w:t>
      </w:r>
      <w:r>
        <w:rPr>
          <w:rFonts w:hint="eastAsia"/>
        </w:rPr>
        <w:t>，这其实是一类具有多条件约束的网络可靠性问题。对于一个拓扑结构给定的网络，如何从一堆给定的多状态元件中选取该网络需求数量的元件来构建一个实际的网络，同时又需要满足该网络所要满足的传输流量、代价、时间、可靠性等诸多因素限制的实际需求，也是一类比较经典的网络元件分配与网络可靠性结合的研究问题。针对这类问题，</w:t>
      </w:r>
      <w:r>
        <w:rPr>
          <w:rFonts w:hint="eastAsia"/>
        </w:rPr>
        <w:t>Yi-Kuei Lin</w:t>
      </w:r>
      <w:r>
        <w:rPr>
          <w:rFonts w:hint="eastAsia"/>
        </w:rPr>
        <w:t>和</w:t>
      </w:r>
      <w:r>
        <w:rPr>
          <w:rFonts w:hint="eastAsia"/>
        </w:rPr>
        <w:t xml:space="preserve">Cheng-Ta Yeh </w:t>
      </w:r>
      <w:r>
        <w:rPr>
          <w:rFonts w:hint="eastAsia"/>
        </w:rPr>
        <w:t>提出了相应的遗传算法</w:t>
      </w:r>
      <w:r>
        <w:rPr>
          <w:rFonts w:hint="eastAsia"/>
        </w:rPr>
        <w:t>[25]</w:t>
      </w:r>
      <w:r>
        <w:rPr>
          <w:rFonts w:hint="eastAsia"/>
        </w:rPr>
        <w:t>。</w:t>
      </w:r>
    </w:p>
    <w:p w:rsidR="003C31C0" w:rsidRDefault="003C31C0" w:rsidP="00DC62EB">
      <w:pPr>
        <w:pStyle w:val="a3"/>
        <w:spacing w:line="288" w:lineRule="auto"/>
        <w:ind w:firstLine="468"/>
      </w:pPr>
      <w:r>
        <w:rPr>
          <w:rFonts w:hint="eastAsia"/>
        </w:rPr>
        <w:t>不确定图流分布的可靠性是网络流问题在不确定图上的自然延伸，它是一类重要的最优决策问题，关系到如何最大限度的利用现有网络条件选择最可靠的最大流传输方案，对解决实际中诸如构建可靠性网络、选取可靠传输路线以及分析系统薄弱环节等一系列问题有重要的研究意义</w:t>
      </w:r>
      <w:r>
        <w:rPr>
          <w:rFonts w:hint="eastAsia"/>
        </w:rPr>
        <w:t>[34]</w:t>
      </w:r>
      <w:r>
        <w:rPr>
          <w:rFonts w:hint="eastAsia"/>
        </w:rPr>
        <w:t>。目前不确定图流分布的可靠性的计算方法主要是基于简单路径组合分流的最可靠最大流算法</w:t>
      </w:r>
      <w:r>
        <w:rPr>
          <w:rFonts w:hint="eastAsia"/>
        </w:rPr>
        <w:t>SPCA</w:t>
      </w:r>
      <w:r>
        <w:rPr>
          <w:rFonts w:hint="eastAsia"/>
        </w:rPr>
        <w:t>和基于极小子图的最可靠最大流算法</w:t>
      </w:r>
      <w:r>
        <w:rPr>
          <w:rFonts w:hint="eastAsia"/>
        </w:rPr>
        <w:t>MSBA</w:t>
      </w:r>
      <w:r>
        <w:rPr>
          <w:rFonts w:hint="eastAsia"/>
        </w:rPr>
        <w:t>，这两类算法分别从不同的角度有效地解决不确定图最可靠最大流问题</w:t>
      </w:r>
      <w:r>
        <w:rPr>
          <w:rFonts w:hint="eastAsia"/>
        </w:rPr>
        <w:t>[35]</w:t>
      </w:r>
      <w:r>
        <w:rPr>
          <w:rFonts w:hint="eastAsia"/>
        </w:rPr>
        <w:t>。</w:t>
      </w:r>
    </w:p>
    <w:p w:rsidR="003C31C0" w:rsidRDefault="003C31C0" w:rsidP="00DC62EB">
      <w:pPr>
        <w:pStyle w:val="a3"/>
        <w:spacing w:line="288" w:lineRule="auto"/>
        <w:ind w:firstLine="468"/>
      </w:pPr>
      <w:r>
        <w:rPr>
          <w:rFonts w:hint="eastAsia"/>
        </w:rPr>
        <w:t>寻找网络中关键边的方法有很多，</w:t>
      </w:r>
      <w:r>
        <w:rPr>
          <w:rFonts w:hint="eastAsia"/>
        </w:rPr>
        <w:t>1989</w:t>
      </w:r>
      <w:r>
        <w:rPr>
          <w:rFonts w:hint="eastAsia"/>
        </w:rPr>
        <w:t>年</w:t>
      </w:r>
      <w:r>
        <w:rPr>
          <w:rFonts w:hint="eastAsia"/>
        </w:rPr>
        <w:t>Ball</w:t>
      </w:r>
      <w:r>
        <w:rPr>
          <w:rFonts w:hint="eastAsia"/>
        </w:rPr>
        <w:t>等人提出了通过移除网络中某条边后最短路径的变化情况的方法</w:t>
      </w:r>
      <w:r>
        <w:rPr>
          <w:rFonts w:hint="eastAsia"/>
        </w:rPr>
        <w:t>[23]</w:t>
      </w:r>
      <w:r>
        <w:rPr>
          <w:rFonts w:hint="eastAsia"/>
        </w:rPr>
        <w:t>来判断该条边的重要性，但对于节点之间仅有一条路径连接的情况，该方法就不适用；</w:t>
      </w:r>
      <w:r>
        <w:rPr>
          <w:rFonts w:hint="eastAsia"/>
        </w:rPr>
        <w:t>2002</w:t>
      </w:r>
      <w:r>
        <w:rPr>
          <w:rFonts w:hint="eastAsia"/>
        </w:rPr>
        <w:t>年</w:t>
      </w:r>
      <w:r>
        <w:rPr>
          <w:rFonts w:hint="eastAsia"/>
        </w:rPr>
        <w:t>Girvan</w:t>
      </w:r>
      <w:r>
        <w:rPr>
          <w:rFonts w:hint="eastAsia"/>
        </w:rPr>
        <w:t>和</w:t>
      </w:r>
      <w:r>
        <w:rPr>
          <w:rFonts w:hint="eastAsia"/>
        </w:rPr>
        <w:t>Newman</w:t>
      </w:r>
      <w:r>
        <w:rPr>
          <w:rFonts w:hint="eastAsia"/>
        </w:rPr>
        <w:t>在介数中心度的基础上，提出了边介数</w:t>
      </w:r>
      <w:r>
        <w:rPr>
          <w:rFonts w:hint="eastAsia"/>
        </w:rPr>
        <w:t>[24]</w:t>
      </w:r>
      <w:r>
        <w:rPr>
          <w:rFonts w:hint="eastAsia"/>
        </w:rPr>
        <w:t>（</w:t>
      </w:r>
      <w:r>
        <w:rPr>
          <w:rFonts w:hint="eastAsia"/>
        </w:rPr>
        <w:t>edge-betweenness</w:t>
      </w:r>
      <w:r>
        <w:rPr>
          <w:rFonts w:hint="eastAsia"/>
        </w:rPr>
        <w:t>）概念。通过计算网络中边介数的大小来反应边对网络资源传输能力和控制能力的强弱。边介数越大，表明网络中任意节点对经过该边的次数就越多，对网络资源的传输能力和控制能力就越强，在网络中所起到的作用也就越大。因此，边介数在一定程度上反应了边的重要程度。但仅仅以边介数作为度量关键边的方法</w:t>
      </w:r>
      <w:r>
        <w:rPr>
          <w:rFonts w:hint="eastAsia"/>
        </w:rPr>
        <w:t>[25]</w:t>
      </w:r>
      <w:r>
        <w:rPr>
          <w:rFonts w:hint="eastAsia"/>
        </w:rPr>
        <w:t>忽视了边的</w:t>
      </w:r>
      <w:r>
        <w:rPr>
          <w:rFonts w:hint="eastAsia"/>
        </w:rPr>
        <w:t>2</w:t>
      </w:r>
      <w:r>
        <w:rPr>
          <w:rFonts w:hint="eastAsia"/>
        </w:rPr>
        <w:t>个端点对其本身的影响，具有片面性</w:t>
      </w:r>
      <w:r>
        <w:rPr>
          <w:rFonts w:hint="eastAsia"/>
        </w:rPr>
        <w:t>[4]</w:t>
      </w:r>
      <w:r>
        <w:rPr>
          <w:rFonts w:hint="eastAsia"/>
        </w:rPr>
        <w:t>。目前对于网络中边关键性的衡量，大多都是判断边对网络资源传输能力或控制能力强弱来判断，如随机流网络中</w:t>
      </w:r>
      <w:r>
        <w:rPr>
          <w:rFonts w:hint="eastAsia"/>
        </w:rPr>
        <w:lastRenderedPageBreak/>
        <w:t>的一条边</w:t>
      </w:r>
      <w:r>
        <w:rPr>
          <w:rFonts w:hint="eastAsia"/>
        </w:rPr>
        <w:t>E</w:t>
      </w:r>
      <w:r>
        <w:rPr>
          <w:rFonts w:hint="eastAsia"/>
        </w:rPr>
        <w:t>发生故障，使得随机流网络能够达到的最大流减少大小等指标进行判断，很少有使用边发生故障对于随机流网络的可靠性造成的影响进行判断的；在不确定图中则对应的是流分布的可靠性。</w:t>
      </w:r>
    </w:p>
    <w:p w:rsidR="006431E9" w:rsidRPr="006431E9" w:rsidRDefault="006431E9" w:rsidP="00DC62EB">
      <w:pPr>
        <w:pStyle w:val="a3"/>
        <w:spacing w:line="288" w:lineRule="auto"/>
        <w:ind w:firstLine="468"/>
      </w:pPr>
      <w:r w:rsidRPr="006431E9">
        <w:rPr>
          <w:rFonts w:hint="eastAsia"/>
        </w:rPr>
        <w:t>评估网络中节点重要性的方法很多，最简单的方法是以节点的连接度（节点连接的边数）作为节点重要度的衡量标准</w:t>
      </w:r>
      <w:r w:rsidRPr="006431E9">
        <w:rPr>
          <w:rFonts w:hint="eastAsia"/>
        </w:rPr>
        <w:t>[6]</w:t>
      </w:r>
      <w:r w:rsidRPr="006431E9">
        <w:rPr>
          <w:rFonts w:hint="eastAsia"/>
        </w:rPr>
        <w:t>，认为与节点相连的边越多则该节点越重要。这种评估方法具有片面性，有些重要的“关键节点”并不一定具有较大的连接度，比如只有两条边相连的“桥节点”。</w:t>
      </w:r>
      <w:r w:rsidRPr="006431E9">
        <w:rPr>
          <w:rFonts w:hint="eastAsia"/>
        </w:rPr>
        <w:t>2002</w:t>
      </w:r>
      <w:r w:rsidRPr="006431E9">
        <w:rPr>
          <w:rFonts w:hint="eastAsia"/>
        </w:rPr>
        <w:t>年</w:t>
      </w:r>
      <w:r w:rsidRPr="006431E9">
        <w:rPr>
          <w:rFonts w:hint="eastAsia"/>
        </w:rPr>
        <w:t>Girvan</w:t>
      </w:r>
      <w:r w:rsidRPr="006431E9">
        <w:rPr>
          <w:rFonts w:hint="eastAsia"/>
        </w:rPr>
        <w:t>和</w:t>
      </w:r>
      <w:r w:rsidRPr="006431E9">
        <w:rPr>
          <w:rFonts w:hint="eastAsia"/>
        </w:rPr>
        <w:t>Newman</w:t>
      </w:r>
      <w:r w:rsidRPr="006431E9">
        <w:rPr>
          <w:rFonts w:hint="eastAsia"/>
        </w:rPr>
        <w:t>在介数中心度的基础上，提出了边介数</w:t>
      </w:r>
      <w:r w:rsidRPr="006431E9">
        <w:rPr>
          <w:rFonts w:hint="eastAsia"/>
        </w:rPr>
        <w:t>[7]</w:t>
      </w:r>
      <w:r w:rsidRPr="006431E9">
        <w:rPr>
          <w:rFonts w:hint="eastAsia"/>
        </w:rPr>
        <w:t>（</w:t>
      </w:r>
      <w:r w:rsidRPr="006431E9">
        <w:rPr>
          <w:rFonts w:hint="eastAsia"/>
        </w:rPr>
        <w:t>edge-betweenness</w:t>
      </w:r>
      <w:r w:rsidRPr="006431E9">
        <w:rPr>
          <w:rFonts w:hint="eastAsia"/>
        </w:rPr>
        <w:t>）概念，通过计算网络中边介数的大小来反映边对网络资源的传输能力和控制能力的强弱，边介数越大，表明网络中任意节点对经过该条边的次数就越多，对网络资源的传输能力和控制能力就越强，在网络中所起到的作用也就越大，因此，边介数在一定程度上反映了边的重要程度；文献</w:t>
      </w:r>
      <w:r w:rsidRPr="006431E9">
        <w:rPr>
          <w:rFonts w:hint="eastAsia"/>
        </w:rPr>
        <w:t>[8]</w:t>
      </w:r>
      <w:r w:rsidRPr="006431E9">
        <w:rPr>
          <w:rFonts w:hint="eastAsia"/>
        </w:rPr>
        <w:t>提出了一种基于生成树数目的节点删除法，定义最重要的节点为去掉该节点使得生成树数目最小的节点。节点删除法的问题是如果多个节点的删除都使得网络不连通，那么这些节点的重要度将是一致的，从而使得评估结果不精确。针对已有复杂网络节点重要性评估方法中片面强调节点的度而忽略了边对与之相连节点的支撑作用的缺陷，熊金石等人提出了节点度和边介数共同作用下的评估数学模型</w:t>
      </w:r>
      <w:r w:rsidRPr="006431E9">
        <w:rPr>
          <w:rFonts w:hint="eastAsia"/>
        </w:rPr>
        <w:t>[9]</w:t>
      </w:r>
      <w:r w:rsidRPr="006431E9">
        <w:rPr>
          <w:rFonts w:hint="eastAsia"/>
        </w:rPr>
        <w:t>，以体现边对其端节点的支撑作用。</w:t>
      </w:r>
    </w:p>
    <w:p w:rsidR="003C31C0" w:rsidRPr="003C31C0" w:rsidRDefault="003C31C0" w:rsidP="00DC62EB">
      <w:pPr>
        <w:pStyle w:val="a3"/>
        <w:spacing w:line="288" w:lineRule="auto"/>
        <w:ind w:firstLine="468"/>
      </w:pPr>
      <w:r>
        <w:rPr>
          <w:rFonts w:hint="eastAsia"/>
        </w:rPr>
        <w:t>目前对于随机流网络的可靠性的研究已经相当成熟，对于不确定定图流分布可靠性的研究也已经达到一定的阶段，但是尚没有或很少有基于流可靠性指标的对于不确定图边关键度研究的案例，而这样一个问题又确实有着十分重要的研究价值，本文将从此着手，基于流量及其可靠性指标，对于不确定图的关键边识别。</w:t>
      </w:r>
    </w:p>
    <w:p w:rsidR="00E77FC0" w:rsidRDefault="00D64FEA" w:rsidP="00DB5271">
      <w:pPr>
        <w:pStyle w:val="21"/>
      </w:pPr>
      <w:bookmarkStart w:id="39" w:name="_Toc449617140"/>
      <w:r>
        <w:rPr>
          <w:rFonts w:hint="eastAsia"/>
        </w:rPr>
        <w:t>1</w:t>
      </w:r>
      <w:r w:rsidR="00040741">
        <w:rPr>
          <w:rFonts w:hint="eastAsia"/>
        </w:rPr>
        <w:t xml:space="preserve">.3 </w:t>
      </w:r>
      <w:r w:rsidR="00E77FC0">
        <w:rPr>
          <w:rFonts w:hint="eastAsia"/>
        </w:rPr>
        <w:t>研究内容</w:t>
      </w:r>
      <w:bookmarkEnd w:id="39"/>
    </w:p>
    <w:p w:rsidR="006A565E" w:rsidRDefault="00EE4AFF" w:rsidP="00DC62EB">
      <w:pPr>
        <w:pStyle w:val="a3"/>
        <w:spacing w:line="288" w:lineRule="auto"/>
        <w:ind w:firstLine="468"/>
      </w:pPr>
      <w:r>
        <w:rPr>
          <w:rFonts w:hint="eastAsia"/>
        </w:rPr>
        <w:t>本文主要是针对不确定图的关键边进行研究</w:t>
      </w:r>
      <w:r w:rsidR="00765843">
        <w:rPr>
          <w:rFonts w:hint="eastAsia"/>
        </w:rPr>
        <w:t>，</w:t>
      </w:r>
      <w:r w:rsidR="00DB4EEF">
        <w:rPr>
          <w:rFonts w:hint="eastAsia"/>
        </w:rPr>
        <w:t>首先对于问题相关概念进行了介绍，然后</w:t>
      </w:r>
      <w:r w:rsidR="004708EC">
        <w:rPr>
          <w:rFonts w:hint="eastAsia"/>
        </w:rPr>
        <w:t>提出了基于流量和容量可靠性的不确定图关键边评估模型</w:t>
      </w:r>
      <w:r w:rsidR="00E21407">
        <w:rPr>
          <w:rFonts w:hint="eastAsia"/>
        </w:rPr>
        <w:t>，</w:t>
      </w:r>
      <w:r w:rsidR="004708EC">
        <w:rPr>
          <w:rFonts w:hint="eastAsia"/>
        </w:rPr>
        <w:t>基于此模型</w:t>
      </w:r>
      <w:r w:rsidR="00A77443">
        <w:rPr>
          <w:rFonts w:hint="eastAsia"/>
        </w:rPr>
        <w:t>提出了</w:t>
      </w:r>
      <w:r w:rsidR="00FB500C">
        <w:rPr>
          <w:rFonts w:hint="eastAsia"/>
        </w:rPr>
        <w:t>增量算法</w:t>
      </w:r>
      <w:r w:rsidR="00E961F4">
        <w:rPr>
          <w:rFonts w:hint="eastAsia"/>
        </w:rPr>
        <w:t>ICA_FCP</w:t>
      </w:r>
      <w:r w:rsidR="00581F99">
        <w:rPr>
          <w:rFonts w:hint="eastAsia"/>
        </w:rPr>
        <w:t>。</w:t>
      </w:r>
      <w:r w:rsidR="003D56F5">
        <w:rPr>
          <w:rFonts w:hint="eastAsia"/>
        </w:rPr>
        <w:t>而由于计算不确定图的</w:t>
      </w:r>
      <w:r w:rsidR="00CC6B72">
        <w:rPr>
          <w:rFonts w:hint="eastAsia"/>
        </w:rPr>
        <w:t>容量可靠性复杂度较高，问题接着提出了一种基于流量和不确定图分布可靠性的关键边衡量模型</w:t>
      </w:r>
      <w:r w:rsidR="004A5D41">
        <w:rPr>
          <w:rFonts w:hint="eastAsia"/>
        </w:rPr>
        <w:t>，</w:t>
      </w:r>
      <w:r w:rsidR="006567F5">
        <w:rPr>
          <w:rFonts w:hint="eastAsia"/>
        </w:rPr>
        <w:t>并基于此模型提出了一种增量</w:t>
      </w:r>
      <w:r w:rsidR="00847CE6">
        <w:rPr>
          <w:rFonts w:hint="eastAsia"/>
        </w:rPr>
        <w:t>算法</w:t>
      </w:r>
      <w:r w:rsidR="003C35ED">
        <w:rPr>
          <w:rFonts w:hint="eastAsia"/>
        </w:rPr>
        <w:t>I</w:t>
      </w:r>
      <w:r w:rsidR="006567F5">
        <w:rPr>
          <w:rFonts w:hint="eastAsia"/>
        </w:rPr>
        <w:t>CA_FDP</w:t>
      </w:r>
      <w:r w:rsidR="00F419F2">
        <w:rPr>
          <w:rFonts w:hint="eastAsia"/>
        </w:rPr>
        <w:t>，</w:t>
      </w:r>
      <w:r w:rsidR="00D06269">
        <w:rPr>
          <w:rFonts w:hint="eastAsia"/>
        </w:rPr>
        <w:t>因为计算不确定图的容量可靠性需要获取所有满足</w:t>
      </w:r>
      <w:r w:rsidR="00355A46">
        <w:rPr>
          <w:rFonts w:hint="eastAsia"/>
        </w:rPr>
        <w:t>给定容量的子图，</w:t>
      </w:r>
      <w:r w:rsidR="00793DDF">
        <w:rPr>
          <w:rFonts w:hint="eastAsia"/>
        </w:rPr>
        <w:t>而根据极小子图理论，不确定图的分布可靠性计算只需要在状态划分的过程中，比较子图集合的下界即可，这在</w:t>
      </w:r>
      <w:r w:rsidR="00622E40">
        <w:rPr>
          <w:rFonts w:hint="eastAsia"/>
        </w:rPr>
        <w:t>时间和空间复杂度上都有所减少。</w:t>
      </w:r>
      <w:r w:rsidR="00CA6B9D">
        <w:rPr>
          <w:rFonts w:hint="eastAsia"/>
        </w:rPr>
        <w:t>但是，因为计算</w:t>
      </w:r>
      <w:r w:rsidR="00274B2E">
        <w:rPr>
          <w:rFonts w:hint="eastAsia"/>
        </w:rPr>
        <w:t>不确定图分布可靠性依然是一个</w:t>
      </w:r>
      <w:r w:rsidR="00274B2E">
        <w:rPr>
          <w:rFonts w:hint="eastAsia"/>
        </w:rPr>
        <w:t>NP-Hard</w:t>
      </w:r>
      <w:r w:rsidR="00274B2E">
        <w:rPr>
          <w:rFonts w:hint="eastAsia"/>
        </w:rPr>
        <w:t>问题，所以本文接着提出另一种</w:t>
      </w:r>
      <w:r w:rsidR="00B22E30">
        <w:rPr>
          <w:rFonts w:hint="eastAsia"/>
        </w:rPr>
        <w:t>基于增广路径添加的近似</w:t>
      </w:r>
      <w:r w:rsidR="006A565E">
        <w:rPr>
          <w:rFonts w:hint="eastAsia"/>
        </w:rPr>
        <w:t>算法，该算法避免了</w:t>
      </w:r>
      <w:r w:rsidR="000C1498">
        <w:rPr>
          <w:rFonts w:hint="eastAsia"/>
        </w:rPr>
        <w:t>不确定图边移除之后的重复计算，</w:t>
      </w:r>
      <w:r w:rsidR="001039F0">
        <w:rPr>
          <w:rFonts w:hint="eastAsia"/>
        </w:rPr>
        <w:t>使得</w:t>
      </w:r>
      <w:r w:rsidR="000C1498">
        <w:rPr>
          <w:rFonts w:hint="eastAsia"/>
        </w:rPr>
        <w:t>复杂度大大降低。</w:t>
      </w:r>
      <w:r w:rsidR="00EC398E">
        <w:rPr>
          <w:rFonts w:hint="eastAsia"/>
        </w:rPr>
        <w:t>最后，通过实验分析，比较各算法的时间和空间复杂度，同时验证了近似算法对于不同稠密度和图规模下的性能波动。</w:t>
      </w:r>
    </w:p>
    <w:p w:rsidR="00B052C8" w:rsidRDefault="00B052C8" w:rsidP="00DC62EB">
      <w:pPr>
        <w:pStyle w:val="a3"/>
        <w:spacing w:line="288" w:lineRule="auto"/>
        <w:ind w:firstLine="468"/>
      </w:pPr>
      <w:r>
        <w:rPr>
          <w:rFonts w:hint="eastAsia"/>
        </w:rPr>
        <w:t>综上所述，本文的主要工作如下：</w:t>
      </w:r>
    </w:p>
    <w:p w:rsidR="002F7334" w:rsidRDefault="00943E9E" w:rsidP="00DC2D68">
      <w:pPr>
        <w:pStyle w:val="a3"/>
        <w:spacing w:line="288" w:lineRule="auto"/>
        <w:ind w:firstLine="468"/>
      </w:pPr>
      <w:r>
        <w:rPr>
          <w:rFonts w:hint="eastAsia"/>
        </w:rPr>
        <w:t>（</w:t>
      </w:r>
      <w:r>
        <w:rPr>
          <w:rFonts w:hint="eastAsia"/>
        </w:rPr>
        <w:t>1</w:t>
      </w:r>
      <w:r>
        <w:rPr>
          <w:rFonts w:hint="eastAsia"/>
        </w:rPr>
        <w:t>）</w:t>
      </w:r>
      <w:r w:rsidR="002F7334">
        <w:rPr>
          <w:rFonts w:hint="eastAsia"/>
        </w:rPr>
        <w:t>基于</w:t>
      </w:r>
      <w:r w:rsidR="00823916">
        <w:rPr>
          <w:rFonts w:hint="eastAsia"/>
        </w:rPr>
        <w:t>流量和</w:t>
      </w:r>
      <w:r w:rsidR="002F7334">
        <w:rPr>
          <w:rFonts w:hint="eastAsia"/>
        </w:rPr>
        <w:t>可靠性构建</w:t>
      </w:r>
      <w:r w:rsidR="00F242BD">
        <w:rPr>
          <w:rFonts w:hint="eastAsia"/>
        </w:rPr>
        <w:t>了</w:t>
      </w:r>
      <w:r w:rsidR="00342C0B">
        <w:rPr>
          <w:rFonts w:hint="eastAsia"/>
        </w:rPr>
        <w:t>不确定图</w:t>
      </w:r>
      <w:r w:rsidR="002F7334">
        <w:rPr>
          <w:rFonts w:hint="eastAsia"/>
        </w:rPr>
        <w:t>边关键度识别模型</w:t>
      </w:r>
      <w:r w:rsidR="004F1661">
        <w:rPr>
          <w:rFonts w:hint="eastAsia"/>
        </w:rPr>
        <w:t>。</w:t>
      </w:r>
    </w:p>
    <w:p w:rsidR="002F7334" w:rsidRDefault="002F7334" w:rsidP="004D2B41">
      <w:pPr>
        <w:pStyle w:val="a3"/>
        <w:spacing w:line="288" w:lineRule="auto"/>
        <w:ind w:firstLine="468"/>
      </w:pPr>
      <w:r>
        <w:rPr>
          <w:rFonts w:hint="eastAsia"/>
        </w:rPr>
        <w:t>目前对于网络中边关键度的衡量，一般根据边介数的大小来反应边对网络资源传输能力和控制能力的强弱</w:t>
      </w:r>
      <w:r>
        <w:rPr>
          <w:rFonts w:hint="eastAsia"/>
        </w:rPr>
        <w:t>[24]</w:t>
      </w:r>
      <w:r>
        <w:rPr>
          <w:rFonts w:hint="eastAsia"/>
        </w:rPr>
        <w:t>，也有通过移除网络中某条边后最短路径的变化情况或者流</w:t>
      </w:r>
      <w:r>
        <w:rPr>
          <w:rFonts w:hint="eastAsia"/>
        </w:rPr>
        <w:lastRenderedPageBreak/>
        <w:t>量变化的情况</w:t>
      </w:r>
      <w:r>
        <w:rPr>
          <w:rFonts w:hint="eastAsia"/>
        </w:rPr>
        <w:t>[23]</w:t>
      </w:r>
      <w:r>
        <w:rPr>
          <w:rFonts w:hint="eastAsia"/>
        </w:rPr>
        <w:t>来判断该条边的重要性，然而使用这些方法求得的关键边，比较单一，如通过移除边后流量变化的情况获得的关键边，只体现出边对于流量的影响，这样获得的关键边是单一的、片面的。</w:t>
      </w:r>
      <w:r w:rsidR="00010DE2">
        <w:rPr>
          <w:rFonts w:hint="eastAsia"/>
        </w:rPr>
        <w:t>本文</w:t>
      </w:r>
      <w:r w:rsidR="00287CB2">
        <w:rPr>
          <w:rFonts w:hint="eastAsia"/>
        </w:rPr>
        <w:t>从一个新的角度，</w:t>
      </w:r>
      <w:r w:rsidR="00010DE2">
        <w:rPr>
          <w:rFonts w:hint="eastAsia"/>
        </w:rPr>
        <w:t>构建了</w:t>
      </w:r>
      <w:r w:rsidR="00CC5870">
        <w:rPr>
          <w:rFonts w:hint="eastAsia"/>
        </w:rPr>
        <w:t>基于</w:t>
      </w:r>
      <w:r w:rsidR="00DF151E">
        <w:rPr>
          <w:rFonts w:hint="eastAsia"/>
        </w:rPr>
        <w:t>流量和不确定图容量可靠性</w:t>
      </w:r>
      <w:r w:rsidR="00227D84">
        <w:rPr>
          <w:rFonts w:hint="eastAsia"/>
        </w:rPr>
        <w:t>为指标的关键边识别模型，</w:t>
      </w:r>
      <w:r w:rsidR="00960D4C">
        <w:rPr>
          <w:rFonts w:hint="eastAsia"/>
        </w:rPr>
        <w:t>根据边移除之后，对于不确定图的流量和容量可靠性的相对影响来评价。</w:t>
      </w:r>
      <w:r w:rsidR="00202F99">
        <w:rPr>
          <w:rFonts w:hint="eastAsia"/>
        </w:rPr>
        <w:t>为减少计算的复杂度，文本又提出一种</w:t>
      </w:r>
      <w:r w:rsidR="0035363D">
        <w:rPr>
          <w:rFonts w:hint="eastAsia"/>
        </w:rPr>
        <w:t>基于</w:t>
      </w:r>
      <w:r w:rsidR="00F66721">
        <w:rPr>
          <w:rFonts w:hint="eastAsia"/>
        </w:rPr>
        <w:t>流量和分布可靠性的关键边识别模型，</w:t>
      </w:r>
      <w:r w:rsidR="002C2C5D">
        <w:rPr>
          <w:rFonts w:hint="eastAsia"/>
        </w:rPr>
        <w:t>该模型只需要计算分布可靠性，使得算法的空间和时间复杂度都有所减少。</w:t>
      </w:r>
      <w:r>
        <w:rPr>
          <w:rFonts w:hint="eastAsia"/>
        </w:rPr>
        <w:t>经研究，涉足这方面的研究知之甚少。</w:t>
      </w:r>
    </w:p>
    <w:p w:rsidR="002F7334" w:rsidRDefault="00054923" w:rsidP="00DC2D68">
      <w:pPr>
        <w:pStyle w:val="a3"/>
        <w:spacing w:line="288" w:lineRule="auto"/>
        <w:ind w:firstLine="468"/>
      </w:pPr>
      <w:r>
        <w:rPr>
          <w:rFonts w:hint="eastAsia"/>
        </w:rPr>
        <w:t>（</w:t>
      </w:r>
      <w:r>
        <w:rPr>
          <w:rFonts w:hint="eastAsia"/>
        </w:rPr>
        <w:t>2</w:t>
      </w:r>
      <w:r>
        <w:rPr>
          <w:rFonts w:hint="eastAsia"/>
        </w:rPr>
        <w:t>）</w:t>
      </w:r>
      <w:r w:rsidR="002F7334">
        <w:rPr>
          <w:rFonts w:hint="eastAsia"/>
        </w:rPr>
        <w:t>快速计算边发生故障</w:t>
      </w:r>
      <w:r w:rsidR="004F1661">
        <w:rPr>
          <w:rFonts w:hint="eastAsia"/>
        </w:rPr>
        <w:t>后不确定图</w:t>
      </w:r>
      <w:r w:rsidR="008755B2">
        <w:rPr>
          <w:rFonts w:hint="eastAsia"/>
        </w:rPr>
        <w:t>最大流，容量可靠性和分布可靠性的计算。</w:t>
      </w:r>
    </w:p>
    <w:p w:rsidR="00597C5D" w:rsidRDefault="002D245F" w:rsidP="00DC2D68">
      <w:pPr>
        <w:pStyle w:val="a3"/>
        <w:spacing w:line="288" w:lineRule="auto"/>
        <w:ind w:firstLine="468"/>
      </w:pPr>
      <w:r>
        <w:rPr>
          <w:rFonts w:hint="eastAsia"/>
        </w:rPr>
        <w:t>本文主要研究的是基于</w:t>
      </w:r>
      <w:r w:rsidR="00AD1C98">
        <w:rPr>
          <w:rFonts w:hint="eastAsia"/>
        </w:rPr>
        <w:t>流量和可靠性（容量可靠性和分布可靠性）</w:t>
      </w:r>
      <w:r w:rsidR="00D425AC">
        <w:rPr>
          <w:rFonts w:hint="eastAsia"/>
        </w:rPr>
        <w:t>的不确定图关键边识别，针对不确定图中边移除之后，</w:t>
      </w:r>
      <w:r w:rsidR="00597C5D">
        <w:rPr>
          <w:rFonts w:hint="eastAsia"/>
        </w:rPr>
        <w:t>对于流量和可靠性的相对影响来综合识别。</w:t>
      </w:r>
      <w:r w:rsidR="002F7334">
        <w:rPr>
          <w:rFonts w:hint="eastAsia"/>
        </w:rPr>
        <w:t>关于移除边前后计算不确定图的状态，主要包括不确定图的最大流，最可靠最大流分布以及网络可靠性。</w:t>
      </w:r>
    </w:p>
    <w:p w:rsidR="002F7334" w:rsidRDefault="002F7334" w:rsidP="00DC2D68">
      <w:pPr>
        <w:pStyle w:val="a3"/>
        <w:spacing w:line="288" w:lineRule="auto"/>
        <w:ind w:firstLine="468"/>
      </w:pPr>
      <w:r>
        <w:rPr>
          <w:rFonts w:hint="eastAsia"/>
        </w:rPr>
        <w:t>如何计算最可靠最大流分布，现已有了较深入的研究</w:t>
      </w:r>
      <w:r>
        <w:rPr>
          <w:rFonts w:hint="eastAsia"/>
        </w:rPr>
        <w:t>[1-10]</w:t>
      </w:r>
      <w:r>
        <w:rPr>
          <w:rFonts w:hint="eastAsia"/>
        </w:rPr>
        <w:t>。通过重复计算移除边前后状态，获得状态改变量，显然是可行的，但该方法复杂度较高，难以应对大规模图模型。本文提出一种增量的计算方法，利用边移除之前计算状态的中间结果，根据边在子图区间的存在多少的状况对不确定图的边进行定性的分类，然后结合求得的子图区间，定量的求移除边对于不确定图状态的影响。相对于重新计算而言，使用增量计算能有效减少复杂度。</w:t>
      </w:r>
    </w:p>
    <w:p w:rsidR="00505096" w:rsidRDefault="001B6FB9" w:rsidP="00DC2D68">
      <w:pPr>
        <w:pStyle w:val="a3"/>
        <w:spacing w:line="288" w:lineRule="auto"/>
        <w:ind w:firstLine="468"/>
      </w:pPr>
      <w:r>
        <w:rPr>
          <w:rFonts w:hint="eastAsia"/>
        </w:rPr>
        <w:t>针对精确算法复杂度较高，难以适应大规模图的情况，本文提出了一种基于</w:t>
      </w:r>
      <w:r w:rsidR="00FE27B6">
        <w:rPr>
          <w:rFonts w:hint="eastAsia"/>
        </w:rPr>
        <w:t>增广路径添加的近似算法，</w:t>
      </w:r>
      <w:r w:rsidR="001039F0">
        <w:rPr>
          <w:rFonts w:hint="eastAsia"/>
        </w:rPr>
        <w:t>该算法避免了不确定图边移除之后的重复计算，使得复杂度大大降低。最后，通过实验分析，比较各算法的时间和空间复杂度，同时验证了近似算法对于不同稠密度和图规模下的性能波动。</w:t>
      </w:r>
    </w:p>
    <w:p w:rsidR="002F7334" w:rsidRDefault="00CD5263" w:rsidP="00DC2D68">
      <w:pPr>
        <w:pStyle w:val="a3"/>
        <w:spacing w:line="288" w:lineRule="auto"/>
        <w:ind w:firstLine="468"/>
      </w:pPr>
      <w:r>
        <w:rPr>
          <w:rFonts w:hint="eastAsia"/>
        </w:rPr>
        <w:t>（</w:t>
      </w:r>
      <w:r>
        <w:rPr>
          <w:rFonts w:hint="eastAsia"/>
        </w:rPr>
        <w:t>3</w:t>
      </w:r>
      <w:r>
        <w:rPr>
          <w:rFonts w:hint="eastAsia"/>
        </w:rPr>
        <w:t>）</w:t>
      </w:r>
      <w:r w:rsidR="00A24EBB">
        <w:rPr>
          <w:rFonts w:hint="eastAsia"/>
        </w:rPr>
        <w:t>针对不确定图关键边</w:t>
      </w:r>
      <w:r w:rsidR="00985053">
        <w:rPr>
          <w:rFonts w:hint="eastAsia"/>
        </w:rPr>
        <w:t>增量算法的优化策略</w:t>
      </w:r>
    </w:p>
    <w:p w:rsidR="00893DDB" w:rsidRDefault="00893DDB" w:rsidP="00893DDB">
      <w:pPr>
        <w:pStyle w:val="a3"/>
        <w:spacing w:line="288" w:lineRule="auto"/>
        <w:ind w:firstLine="468"/>
      </w:pPr>
      <w:r>
        <w:rPr>
          <w:rFonts w:hint="eastAsia"/>
        </w:rPr>
        <w:t>考虑到传统状态划分算法需要划分的状态空间较大，在原有计算方式的基础上提出一种基于确定边过滤的状态划分算法，该算法的主要思路是在使用状态划分算法之前，首先给出能够确定类别的边（定性的边），从而减少状态划分的空间。这些确定边包括割集中的边和悬挂边。</w:t>
      </w:r>
      <w:r w:rsidR="004C04F7">
        <w:rPr>
          <w:rFonts w:hint="eastAsia"/>
        </w:rPr>
        <w:t>同时考虑到在状态划分的过程中</w:t>
      </w:r>
      <w:r w:rsidR="00DA2B9B">
        <w:rPr>
          <w:rFonts w:hint="eastAsia"/>
        </w:rPr>
        <w:t>，</w:t>
      </w:r>
      <w:r w:rsidR="004C04F7">
        <w:rPr>
          <w:rFonts w:hint="eastAsia"/>
        </w:rPr>
        <w:t>需要多次比较</w:t>
      </w:r>
      <w:r w:rsidR="005603B0">
        <w:rPr>
          <w:rFonts w:hint="eastAsia"/>
        </w:rPr>
        <w:t>区间下界是否能够满足最大流，本文为简化这个过程，提出了</w:t>
      </w:r>
      <w:r w:rsidR="00DB1D86">
        <w:rPr>
          <w:rFonts w:hint="eastAsia"/>
        </w:rPr>
        <w:t>基于下界子图树的优化算法，每次在需要比较的过程中，通过搜索下界子图树，快速判断区间下界是否满足最大流，从而减少很多次的最大流计算，进而减少算法复杂度。</w:t>
      </w:r>
    </w:p>
    <w:p w:rsidR="00E77FC0" w:rsidRDefault="00D64FEA" w:rsidP="00DB5271">
      <w:pPr>
        <w:pStyle w:val="21"/>
      </w:pPr>
      <w:bookmarkStart w:id="40" w:name="_Toc449617141"/>
      <w:r>
        <w:rPr>
          <w:rFonts w:hint="eastAsia"/>
        </w:rPr>
        <w:t>1</w:t>
      </w:r>
      <w:r w:rsidR="00040741">
        <w:rPr>
          <w:rFonts w:hint="eastAsia"/>
        </w:rPr>
        <w:t xml:space="preserve">.4 </w:t>
      </w:r>
      <w:r w:rsidR="00E77FC0">
        <w:rPr>
          <w:rFonts w:hint="eastAsia"/>
        </w:rPr>
        <w:t>本文内容组织</w:t>
      </w:r>
      <w:bookmarkEnd w:id="40"/>
    </w:p>
    <w:p w:rsidR="00F14606" w:rsidRDefault="00D8548F" w:rsidP="00D8548F">
      <w:pPr>
        <w:pStyle w:val="a3"/>
        <w:spacing w:line="288" w:lineRule="auto"/>
        <w:ind w:firstLine="468"/>
      </w:pPr>
      <w:r>
        <w:rPr>
          <w:rFonts w:hint="eastAsia"/>
        </w:rPr>
        <w:t>本文的内容组织如下：</w:t>
      </w:r>
    </w:p>
    <w:p w:rsidR="00D8548F" w:rsidRDefault="0051655D" w:rsidP="0051655D">
      <w:pPr>
        <w:pStyle w:val="a3"/>
        <w:spacing w:line="288" w:lineRule="auto"/>
        <w:ind w:firstLine="468"/>
      </w:pPr>
      <w:r>
        <w:rPr>
          <w:rFonts w:hint="eastAsia"/>
        </w:rPr>
        <w:t>第</w:t>
      </w:r>
      <w:r>
        <w:rPr>
          <w:rFonts w:hint="eastAsia"/>
        </w:rPr>
        <w:t>1</w:t>
      </w:r>
      <w:r w:rsidR="0086648D">
        <w:rPr>
          <w:rFonts w:hint="eastAsia"/>
        </w:rPr>
        <w:t>章</w:t>
      </w:r>
      <w:r w:rsidR="0086648D">
        <w:rPr>
          <w:rFonts w:hint="eastAsia"/>
        </w:rPr>
        <w:t xml:space="preserve"> </w:t>
      </w:r>
      <w:r w:rsidR="0086648D">
        <w:rPr>
          <w:rFonts w:hint="eastAsia"/>
        </w:rPr>
        <w:t>绪论。</w:t>
      </w:r>
      <w:r w:rsidR="00941CF5">
        <w:rPr>
          <w:rFonts w:hint="eastAsia"/>
        </w:rPr>
        <w:t>本章论述了不确定图等相关问题的研究背景，以及不确定图中关键边识别的意义，</w:t>
      </w:r>
      <w:r w:rsidR="00A0740E">
        <w:rPr>
          <w:rFonts w:hint="eastAsia"/>
        </w:rPr>
        <w:t>并调研了该问题的研究现状，</w:t>
      </w:r>
      <w:r w:rsidR="00A0740E" w:rsidRPr="00A0740E">
        <w:rPr>
          <w:rFonts w:hint="eastAsia"/>
        </w:rPr>
        <w:t>简要介绍了本文研究的主要内容</w:t>
      </w:r>
      <w:r w:rsidR="00A0740E">
        <w:rPr>
          <w:rFonts w:hint="eastAsia"/>
        </w:rPr>
        <w:t>。</w:t>
      </w:r>
    </w:p>
    <w:p w:rsidR="002A37A3" w:rsidRPr="004678AB" w:rsidRDefault="002A37A3" w:rsidP="002A37A3">
      <w:pPr>
        <w:pStyle w:val="a3"/>
        <w:spacing w:line="288" w:lineRule="auto"/>
        <w:ind w:firstLine="468"/>
        <w:rPr>
          <w:color w:val="000000"/>
        </w:rPr>
      </w:pPr>
      <w:r w:rsidRPr="004678AB">
        <w:rPr>
          <w:rFonts w:hint="eastAsia"/>
          <w:color w:val="000000"/>
        </w:rPr>
        <w:t>第</w:t>
      </w:r>
      <w:r w:rsidRPr="004678AB">
        <w:rPr>
          <w:rFonts w:hint="eastAsia"/>
          <w:color w:val="000000"/>
        </w:rPr>
        <w:t>2</w:t>
      </w:r>
      <w:r w:rsidRPr="004678AB">
        <w:rPr>
          <w:rFonts w:hint="eastAsia"/>
          <w:color w:val="000000"/>
        </w:rPr>
        <w:t>章</w:t>
      </w:r>
      <w:r w:rsidRPr="004678AB">
        <w:rPr>
          <w:rFonts w:hint="eastAsia"/>
          <w:color w:val="000000"/>
        </w:rPr>
        <w:t xml:space="preserve"> </w:t>
      </w:r>
      <w:r w:rsidRPr="004678AB">
        <w:rPr>
          <w:rFonts w:hint="eastAsia"/>
          <w:color w:val="000000"/>
        </w:rPr>
        <w:t>不确定图及关键边相关理论。</w:t>
      </w:r>
      <w:r w:rsidR="0075098D" w:rsidRPr="004678AB">
        <w:rPr>
          <w:rFonts w:hint="eastAsia"/>
          <w:color w:val="000000"/>
        </w:rPr>
        <w:t>本章主要介绍了一些基本概念。由于本文是基于网络最大流、随机流网络可靠性和不确定图分布可靠性对不确定图关键边进行的相关</w:t>
      </w:r>
      <w:r w:rsidR="0075098D" w:rsidRPr="004678AB">
        <w:rPr>
          <w:rFonts w:hint="eastAsia"/>
          <w:color w:val="000000"/>
        </w:rPr>
        <w:lastRenderedPageBreak/>
        <w:t>研究，因此主要介绍这些概念的相关研究。首先介绍了最大流的相关概念和常用的算法，然后介绍了随机流网络可靠性的基本概念，最后介绍了不确定图的相关概念和不确定图数据的一般建模方法，以及不确定图流分布及其可靠性的相关问题。对相关概念给出了详细的实例，方便理解</w:t>
      </w:r>
      <w:r w:rsidR="005110CC" w:rsidRPr="004678AB">
        <w:rPr>
          <w:rFonts w:hint="eastAsia"/>
          <w:color w:val="000000"/>
        </w:rPr>
        <w:t>。</w:t>
      </w:r>
    </w:p>
    <w:p w:rsidR="005110CC" w:rsidRDefault="00336C21" w:rsidP="002A37A3">
      <w:pPr>
        <w:pStyle w:val="a3"/>
        <w:spacing w:line="288" w:lineRule="auto"/>
        <w:ind w:firstLine="468"/>
      </w:pPr>
      <w:r w:rsidRPr="004678AB">
        <w:rPr>
          <w:rFonts w:hint="eastAsia"/>
          <w:color w:val="000000"/>
        </w:rPr>
        <w:t>第</w:t>
      </w:r>
      <w:r w:rsidR="00325C4E" w:rsidRPr="004678AB">
        <w:rPr>
          <w:rFonts w:hint="eastAsia"/>
          <w:color w:val="000000"/>
        </w:rPr>
        <w:t>3</w:t>
      </w:r>
      <w:r w:rsidRPr="004678AB">
        <w:rPr>
          <w:rFonts w:hint="eastAsia"/>
          <w:color w:val="000000"/>
        </w:rPr>
        <w:t>章</w:t>
      </w:r>
      <w:r w:rsidRPr="004678AB">
        <w:rPr>
          <w:rFonts w:hint="eastAsia"/>
          <w:color w:val="000000"/>
        </w:rPr>
        <w:t xml:space="preserve"> </w:t>
      </w:r>
      <w:r w:rsidRPr="004678AB">
        <w:rPr>
          <w:rFonts w:hint="eastAsia"/>
          <w:color w:val="000000"/>
        </w:rPr>
        <w:t>基于流量和容量可靠性的关键边衡量方法。</w:t>
      </w:r>
      <w:r>
        <w:rPr>
          <w:rFonts w:hint="eastAsia"/>
        </w:rPr>
        <w:t>针对不确定图关键边的衡量，本章节构建了一种基于流量和容量可靠性的关键边衡量模型，使用不确定图中</w:t>
      </w:r>
      <w:r w:rsidRPr="00C24705">
        <w:rPr>
          <w:rFonts w:hint="eastAsia"/>
        </w:rPr>
        <w:t>边移除</w:t>
      </w:r>
      <w:r>
        <w:rPr>
          <w:rFonts w:hint="eastAsia"/>
        </w:rPr>
        <w:t>（</w:t>
      </w:r>
      <w:r w:rsidRPr="00C24705">
        <w:rPr>
          <w:rFonts w:hint="eastAsia"/>
        </w:rPr>
        <w:t>故障</w:t>
      </w:r>
      <w:r>
        <w:rPr>
          <w:rFonts w:hint="eastAsia"/>
        </w:rPr>
        <w:t>）</w:t>
      </w:r>
      <w:r w:rsidRPr="00C24705">
        <w:rPr>
          <w:rFonts w:hint="eastAsia"/>
        </w:rPr>
        <w:t>后对流量和</w:t>
      </w:r>
      <w:r>
        <w:rPr>
          <w:rFonts w:hint="eastAsia"/>
        </w:rPr>
        <w:t>容量（最大流）</w:t>
      </w:r>
      <w:r w:rsidRPr="00C24705">
        <w:rPr>
          <w:rFonts w:hint="eastAsia"/>
        </w:rPr>
        <w:t>可靠性产生的相对损失这一角度</w:t>
      </w:r>
      <w:r>
        <w:rPr>
          <w:rFonts w:hint="eastAsia"/>
        </w:rPr>
        <w:t>，</w:t>
      </w:r>
      <w:r w:rsidRPr="00C24705">
        <w:rPr>
          <w:rFonts w:hint="eastAsia"/>
        </w:rPr>
        <w:t>对边的关键度进行综合评估</w:t>
      </w:r>
      <w:r>
        <w:rPr>
          <w:rFonts w:hint="eastAsia"/>
        </w:rPr>
        <w:t>。对于构建的基于流量和容量可靠性的模型，本章节首先设计了一种基于重复计算的基本算法</w:t>
      </w:r>
      <w:r>
        <w:rPr>
          <w:rFonts w:hint="eastAsia"/>
        </w:rPr>
        <w:t>BASE_FCP</w:t>
      </w:r>
      <w:r>
        <w:rPr>
          <w:rFonts w:hint="eastAsia"/>
        </w:rPr>
        <w:t>。因为</w:t>
      </w:r>
      <w:r>
        <w:rPr>
          <w:rFonts w:hint="eastAsia"/>
        </w:rPr>
        <w:t>BASE_FCP</w:t>
      </w:r>
      <w:r>
        <w:rPr>
          <w:rFonts w:hint="eastAsia"/>
        </w:rPr>
        <w:t>算法复杂度较高，本章提出一种基于流量和容量可靠性的不确定图关键边增量算法</w:t>
      </w:r>
      <w:r>
        <w:rPr>
          <w:rFonts w:hint="eastAsia"/>
        </w:rPr>
        <w:t>ICA_FCP</w:t>
      </w:r>
      <w:r>
        <w:rPr>
          <w:rFonts w:hint="eastAsia"/>
        </w:rPr>
        <w:t>，并重点介绍了算法的思想与实现，同时对算法进行了正确性证明以及时间复杂度和空间复杂度的分析。紧接着，针对实际情况的需要，在很多时候，并不需要把所有不确定图的边的关键程度都衡量出来，因此，本章同时还提供了一种针对</w:t>
      </w:r>
      <w:r>
        <w:rPr>
          <w:rFonts w:hint="eastAsia"/>
        </w:rPr>
        <w:t>TopK</w:t>
      </w:r>
      <w:r>
        <w:rPr>
          <w:rFonts w:hint="eastAsia"/>
        </w:rPr>
        <w:t>需求的搜索策略。最后通过实验分析，比较</w:t>
      </w:r>
      <w:r>
        <w:rPr>
          <w:rFonts w:hint="eastAsia"/>
        </w:rPr>
        <w:t>BASE_FCP</w:t>
      </w:r>
      <w:r>
        <w:rPr>
          <w:rFonts w:hint="eastAsia"/>
        </w:rPr>
        <w:t>算法和</w:t>
      </w:r>
      <w:r>
        <w:rPr>
          <w:rFonts w:hint="eastAsia"/>
        </w:rPr>
        <w:t>ICA_FCP</w:t>
      </w:r>
      <w:r>
        <w:rPr>
          <w:rFonts w:hint="eastAsia"/>
        </w:rPr>
        <w:t>算法在空间复杂度和时间复杂度上的差别</w:t>
      </w:r>
      <w:r w:rsidR="00C41D63">
        <w:rPr>
          <w:rFonts w:hint="eastAsia"/>
        </w:rPr>
        <w:t>。</w:t>
      </w:r>
    </w:p>
    <w:p w:rsidR="00141887" w:rsidRDefault="00141887" w:rsidP="002A37A3">
      <w:pPr>
        <w:pStyle w:val="a3"/>
        <w:spacing w:line="288" w:lineRule="auto"/>
        <w:ind w:firstLine="468"/>
      </w:pPr>
      <w:r>
        <w:rPr>
          <w:rFonts w:hint="eastAsia"/>
        </w:rPr>
        <w:t>第</w:t>
      </w:r>
      <w:r>
        <w:rPr>
          <w:rFonts w:hint="eastAsia"/>
        </w:rPr>
        <w:t>4</w:t>
      </w:r>
      <w:r>
        <w:rPr>
          <w:rFonts w:hint="eastAsia"/>
        </w:rPr>
        <w:t>章</w:t>
      </w:r>
      <w:r w:rsidR="00392C6F">
        <w:rPr>
          <w:rFonts w:hint="eastAsia"/>
        </w:rPr>
        <w:t xml:space="preserve"> </w:t>
      </w:r>
      <w:r w:rsidRPr="00141887">
        <w:rPr>
          <w:rFonts w:hint="eastAsia"/>
        </w:rPr>
        <w:t>基于流量和分布可靠性的关键边衡量方法</w:t>
      </w:r>
      <w:r>
        <w:rPr>
          <w:rFonts w:hint="eastAsia"/>
        </w:rPr>
        <w:t>。</w:t>
      </w:r>
      <w:r w:rsidR="00A80F2B" w:rsidRPr="00A80F2B">
        <w:rPr>
          <w:rFonts w:hint="eastAsia"/>
        </w:rPr>
        <w:t>本章主要构建了一种基于流量和分布可靠性的关键边衡量模型，针对不确定图边移除之后，相对流量和分布可靠性的减少量来衡量。对于构建的基于流量和容量可靠性的模型，本章节首先设计了一种基于重复计算的基本算法</w:t>
      </w:r>
      <w:r w:rsidR="00A80F2B" w:rsidRPr="00A80F2B">
        <w:rPr>
          <w:rFonts w:hint="eastAsia"/>
        </w:rPr>
        <w:t>BASE_FDP</w:t>
      </w:r>
      <w:r w:rsidR="00A80F2B" w:rsidRPr="00A80F2B">
        <w:rPr>
          <w:rFonts w:hint="eastAsia"/>
        </w:rPr>
        <w:t>。因为</w:t>
      </w:r>
      <w:r w:rsidR="00A80F2B" w:rsidRPr="00A80F2B">
        <w:rPr>
          <w:rFonts w:hint="eastAsia"/>
        </w:rPr>
        <w:t>BASE_FDP</w:t>
      </w:r>
      <w:r w:rsidR="00A80F2B" w:rsidRPr="00A80F2B">
        <w:rPr>
          <w:rFonts w:hint="eastAsia"/>
        </w:rPr>
        <w:t>算法复杂度较高，本章提出一种基于流量和分布可靠性的不确定图关键边增量算法</w:t>
      </w:r>
      <w:r w:rsidR="00A80F2B" w:rsidRPr="00A80F2B">
        <w:rPr>
          <w:rFonts w:hint="eastAsia"/>
        </w:rPr>
        <w:t>ICA_FDP</w:t>
      </w:r>
      <w:r w:rsidR="00A80F2B" w:rsidRPr="00A80F2B">
        <w:rPr>
          <w:rFonts w:hint="eastAsia"/>
        </w:rPr>
        <w:t>，并重点介绍了算法的思想与实现，同时对算法进行了正确性证明以及时间复杂度和空间复杂度的分析。因为不确定图计算分布可靠性依然是一个</w:t>
      </w:r>
      <w:r w:rsidR="00A80F2B" w:rsidRPr="00A80F2B">
        <w:rPr>
          <w:rFonts w:hint="eastAsia"/>
        </w:rPr>
        <w:t>NP-Hard</w:t>
      </w:r>
      <w:r w:rsidR="00A80F2B" w:rsidRPr="00A80F2B">
        <w:rPr>
          <w:rFonts w:hint="eastAsia"/>
        </w:rPr>
        <w:t>问题，精确算法复杂度很高，因此本文章针对增量算法的</w:t>
      </w:r>
      <w:r w:rsidR="00A80F2B" w:rsidRPr="00A80F2B">
        <w:rPr>
          <w:rFonts w:hint="eastAsia"/>
        </w:rPr>
        <w:t>A</w:t>
      </w:r>
      <w:r w:rsidR="00A80F2B" w:rsidRPr="00A80F2B">
        <w:rPr>
          <w:rFonts w:hint="eastAsia"/>
        </w:rPr>
        <w:t>类边提出了对于</w:t>
      </w:r>
      <w:r w:rsidR="00A80F2B" w:rsidRPr="00A80F2B">
        <w:rPr>
          <w:rFonts w:hint="eastAsia"/>
        </w:rPr>
        <w:t>A</w:t>
      </w:r>
      <w:r w:rsidR="00A80F2B" w:rsidRPr="00A80F2B">
        <w:rPr>
          <w:rFonts w:hint="eastAsia"/>
        </w:rPr>
        <w:t>边的基于增广路径添加的近似算法，同时分析了算法复杂度，给出了近似算法和精确算法的相似度度量，并分析了近似算法的下界。最后通过试验分析，比较</w:t>
      </w:r>
      <w:r w:rsidR="00A80F2B" w:rsidRPr="00A80F2B">
        <w:rPr>
          <w:rFonts w:hint="eastAsia"/>
        </w:rPr>
        <w:t>BASE_FDP</w:t>
      </w:r>
      <w:r w:rsidR="00A80F2B" w:rsidRPr="00A80F2B">
        <w:rPr>
          <w:rFonts w:hint="eastAsia"/>
        </w:rPr>
        <w:t>算法和</w:t>
      </w:r>
      <w:r w:rsidR="00A80F2B" w:rsidRPr="00A80F2B">
        <w:rPr>
          <w:rFonts w:hint="eastAsia"/>
        </w:rPr>
        <w:t>ICA_FDP</w:t>
      </w:r>
      <w:r w:rsidR="00A80F2B" w:rsidRPr="00A80F2B">
        <w:rPr>
          <w:rFonts w:hint="eastAsia"/>
        </w:rPr>
        <w:t>算法在空间复杂度和时间复杂度上的差别。</w:t>
      </w:r>
    </w:p>
    <w:p w:rsidR="00392C6F" w:rsidRDefault="00392C6F" w:rsidP="00A767D5">
      <w:pPr>
        <w:pStyle w:val="a3"/>
        <w:spacing w:line="288" w:lineRule="auto"/>
        <w:ind w:firstLine="468"/>
      </w:pPr>
      <w:r>
        <w:rPr>
          <w:rFonts w:hint="eastAsia"/>
        </w:rPr>
        <w:t>第</w:t>
      </w:r>
      <w:r w:rsidR="00BC4290">
        <w:rPr>
          <w:rFonts w:hint="eastAsia"/>
        </w:rPr>
        <w:t>5</w:t>
      </w:r>
      <w:r>
        <w:rPr>
          <w:rFonts w:hint="eastAsia"/>
        </w:rPr>
        <w:t>章</w:t>
      </w:r>
      <w:r>
        <w:rPr>
          <w:rFonts w:hint="eastAsia"/>
        </w:rPr>
        <w:t xml:space="preserve"> </w:t>
      </w:r>
      <w:r w:rsidR="00A767D5">
        <w:rPr>
          <w:rFonts w:hint="eastAsia"/>
        </w:rPr>
        <w:t>主要介绍了针对不确定图关键边增量算法的优化策略</w:t>
      </w:r>
      <w:r w:rsidR="0084399D">
        <w:rPr>
          <w:rFonts w:hint="eastAsia"/>
        </w:rPr>
        <w:t>，首先，</w:t>
      </w:r>
      <w:r w:rsidR="00A767D5">
        <w:rPr>
          <w:rFonts w:hint="eastAsia"/>
        </w:rPr>
        <w:t>考虑到传统状态划分算法需要划分的状态空间较大，</w:t>
      </w:r>
      <w:r w:rsidR="0084399D">
        <w:rPr>
          <w:rFonts w:hint="eastAsia"/>
        </w:rPr>
        <w:t>在原有计算方式的基础上提出一种基于确定边过滤的状态划分算法，</w:t>
      </w:r>
      <w:r w:rsidR="00A767D5">
        <w:rPr>
          <w:rFonts w:hint="eastAsia"/>
        </w:rPr>
        <w:t>这些确定边包括割集中的边和悬挂边。同时</w:t>
      </w:r>
      <w:r w:rsidR="0084399D">
        <w:rPr>
          <w:rFonts w:hint="eastAsia"/>
        </w:rPr>
        <w:t>，</w:t>
      </w:r>
      <w:r w:rsidR="00A767D5">
        <w:rPr>
          <w:rFonts w:hint="eastAsia"/>
        </w:rPr>
        <w:t>考虑到在状态划分的过程中，需要多次比较</w:t>
      </w:r>
      <w:r w:rsidR="0084399D">
        <w:rPr>
          <w:rFonts w:hint="eastAsia"/>
        </w:rPr>
        <w:t>区间下界是否能够满足最大流，本章</w:t>
      </w:r>
      <w:r w:rsidR="00A767D5">
        <w:rPr>
          <w:rFonts w:hint="eastAsia"/>
        </w:rPr>
        <w:t>为简化这个过程，提出了基于下界子图树的优化算法，每次在需要比较的过程中，通过搜索下界子图树，快速判断区间下界是否满足最大流，从而减少很多次的最大流计算，进而减少算法复杂度。</w:t>
      </w:r>
    </w:p>
    <w:p w:rsidR="00193CAA" w:rsidRDefault="00800442" w:rsidP="00193CAA">
      <w:pPr>
        <w:pStyle w:val="a3"/>
        <w:spacing w:line="288" w:lineRule="auto"/>
        <w:ind w:firstLine="468"/>
      </w:pPr>
      <w:r>
        <w:rPr>
          <w:rFonts w:hint="eastAsia"/>
        </w:rPr>
        <w:t>第</w:t>
      </w:r>
      <w:r>
        <w:rPr>
          <w:rFonts w:hint="eastAsia"/>
        </w:rPr>
        <w:t>6</w:t>
      </w:r>
      <w:r>
        <w:rPr>
          <w:rFonts w:hint="eastAsia"/>
        </w:rPr>
        <w:t>章</w:t>
      </w:r>
      <w:r>
        <w:rPr>
          <w:rFonts w:hint="eastAsia"/>
        </w:rPr>
        <w:t xml:space="preserve"> </w:t>
      </w:r>
      <w:r w:rsidR="00E8433A">
        <w:rPr>
          <w:rFonts w:hint="eastAsia"/>
        </w:rPr>
        <w:t>总结和展望。</w:t>
      </w:r>
      <w:r w:rsidR="006C2C47">
        <w:rPr>
          <w:rFonts w:hint="eastAsia"/>
        </w:rPr>
        <w:t>本</w:t>
      </w:r>
      <w:r w:rsidR="00E8433A" w:rsidRPr="00E8433A">
        <w:rPr>
          <w:rFonts w:hint="eastAsia"/>
        </w:rPr>
        <w:t>章总结了本文所做的主要工作，并对下一步的研究进行展望。</w:t>
      </w:r>
    </w:p>
    <w:p w:rsidR="00173648" w:rsidRDefault="00173648">
      <w:pPr>
        <w:sectPr w:rsidR="00173648" w:rsidSect="00EA2F2C">
          <w:headerReference w:type="even" r:id="rId17"/>
          <w:headerReference w:type="default" r:id="rId18"/>
          <w:footerReference w:type="default" r:id="rId19"/>
          <w:footnotePr>
            <w:numRestart w:val="eachPage"/>
          </w:footnotePr>
          <w:pgSz w:w="11907" w:h="16839" w:code="9"/>
          <w:pgMar w:top="1134" w:right="1418" w:bottom="1134" w:left="1418" w:header="737" w:footer="567" w:gutter="0"/>
          <w:pgNumType w:start="1"/>
          <w:cols w:space="720"/>
          <w:docGrid w:type="linesAndChars" w:linePitch="326" w:charSpace="1229"/>
        </w:sectPr>
      </w:pPr>
    </w:p>
    <w:p w:rsidR="00E77FC0" w:rsidRDefault="00D64FEA" w:rsidP="00983510">
      <w:pPr>
        <w:pStyle w:val="1"/>
        <w:numPr>
          <w:ilvl w:val="0"/>
          <w:numId w:val="0"/>
        </w:numPr>
        <w:ind w:left="420" w:hanging="420"/>
      </w:pPr>
      <w:bookmarkStart w:id="41" w:name="_Toc449617142"/>
      <w:r>
        <w:rPr>
          <w:rFonts w:hint="eastAsia"/>
        </w:rPr>
        <w:lastRenderedPageBreak/>
        <w:t>第</w:t>
      </w:r>
      <w:r>
        <w:rPr>
          <w:rFonts w:hint="eastAsia"/>
        </w:rPr>
        <w:t>2</w:t>
      </w:r>
      <w:r>
        <w:rPr>
          <w:rFonts w:hint="eastAsia"/>
        </w:rPr>
        <w:t>章</w:t>
      </w:r>
      <w:r>
        <w:rPr>
          <w:rFonts w:hint="eastAsia"/>
        </w:rPr>
        <w:t xml:space="preserve"> </w:t>
      </w:r>
      <w:r w:rsidR="0039541B">
        <w:rPr>
          <w:rFonts w:hint="eastAsia"/>
        </w:rPr>
        <w:t>不确定图及</w:t>
      </w:r>
      <w:r w:rsidR="005D2F41">
        <w:rPr>
          <w:rFonts w:hint="eastAsia"/>
        </w:rPr>
        <w:t>关键边相关</w:t>
      </w:r>
      <w:r w:rsidR="007265FE">
        <w:rPr>
          <w:rFonts w:hint="eastAsia"/>
        </w:rPr>
        <w:t>理论</w:t>
      </w:r>
      <w:bookmarkEnd w:id="41"/>
    </w:p>
    <w:p w:rsidR="00895E71" w:rsidRDefault="00895E71" w:rsidP="009E028B">
      <w:pPr>
        <w:pStyle w:val="a3"/>
        <w:spacing w:line="288" w:lineRule="auto"/>
        <w:ind w:firstLine="468"/>
      </w:pPr>
      <w:r>
        <w:rPr>
          <w:rFonts w:hint="eastAsia"/>
        </w:rPr>
        <w:t>本文是基于网络最大流、随机流网络可靠性和不确定图分布可靠性对不确定图关键边进行的相关研究</w:t>
      </w:r>
      <w:r w:rsidR="001F2184">
        <w:rPr>
          <w:rFonts w:hint="eastAsia"/>
        </w:rPr>
        <w:t>。</w:t>
      </w:r>
      <w:r>
        <w:rPr>
          <w:rFonts w:hint="eastAsia"/>
        </w:rPr>
        <w:t>因此，本章</w:t>
      </w:r>
      <w:r w:rsidR="001F2184">
        <w:rPr>
          <w:rFonts w:hint="eastAsia"/>
        </w:rPr>
        <w:t>在</w:t>
      </w:r>
      <w:r w:rsidR="001F2184">
        <w:rPr>
          <w:rFonts w:hint="eastAsia"/>
        </w:rPr>
        <w:t>2.1</w:t>
      </w:r>
      <w:r w:rsidR="001F2184">
        <w:rPr>
          <w:rFonts w:hint="eastAsia"/>
        </w:rPr>
        <w:t>节</w:t>
      </w:r>
      <w:r>
        <w:rPr>
          <w:rFonts w:hint="eastAsia"/>
        </w:rPr>
        <w:t>首先介绍了最大流的相关概念和常用的算法</w:t>
      </w:r>
      <w:r w:rsidR="001F2184">
        <w:rPr>
          <w:rFonts w:hint="eastAsia"/>
        </w:rPr>
        <w:t>；</w:t>
      </w:r>
      <w:r w:rsidR="001F2184">
        <w:rPr>
          <w:rFonts w:hint="eastAsia"/>
        </w:rPr>
        <w:t>2.2</w:t>
      </w:r>
      <w:r w:rsidR="001F2184">
        <w:rPr>
          <w:rFonts w:hint="eastAsia"/>
        </w:rPr>
        <w:t>节</w:t>
      </w:r>
      <w:r>
        <w:rPr>
          <w:rFonts w:hint="eastAsia"/>
        </w:rPr>
        <w:t>介绍了随机流网络可靠性的基本概念</w:t>
      </w:r>
      <w:r w:rsidR="005E73F5">
        <w:rPr>
          <w:rFonts w:hint="eastAsia"/>
        </w:rPr>
        <w:t>；</w:t>
      </w:r>
      <w:r w:rsidR="001F2184">
        <w:rPr>
          <w:rFonts w:hint="eastAsia"/>
        </w:rPr>
        <w:t>2.3</w:t>
      </w:r>
      <w:r w:rsidR="001F2184">
        <w:rPr>
          <w:rFonts w:hint="eastAsia"/>
        </w:rPr>
        <w:t>节</w:t>
      </w:r>
      <w:r w:rsidR="004B209A">
        <w:rPr>
          <w:rFonts w:hint="eastAsia"/>
        </w:rPr>
        <w:t>介绍了不确定图的相关概念和不确定图数据的一般建模方法，</w:t>
      </w:r>
      <w:r w:rsidR="00EC4E6D">
        <w:rPr>
          <w:rFonts w:hint="eastAsia"/>
        </w:rPr>
        <w:t>以及不确定图流分布及其可靠性的相关问题。</w:t>
      </w:r>
    </w:p>
    <w:p w:rsidR="00E77FC0" w:rsidRDefault="00D64FEA" w:rsidP="00040741">
      <w:pPr>
        <w:pStyle w:val="21"/>
      </w:pPr>
      <w:bookmarkStart w:id="42" w:name="_Toc449617143"/>
      <w:r>
        <w:rPr>
          <w:rFonts w:hint="eastAsia"/>
        </w:rPr>
        <w:t>2</w:t>
      </w:r>
      <w:r w:rsidR="00040741">
        <w:rPr>
          <w:rFonts w:hint="eastAsia"/>
        </w:rPr>
        <w:t xml:space="preserve">.1 </w:t>
      </w:r>
      <w:r w:rsidR="00E77FC0">
        <w:rPr>
          <w:rFonts w:hint="eastAsia"/>
        </w:rPr>
        <w:t>最大流</w:t>
      </w:r>
      <w:r w:rsidR="00CB39C4">
        <w:rPr>
          <w:rFonts w:hint="eastAsia"/>
        </w:rPr>
        <w:t>问题</w:t>
      </w:r>
      <w:bookmarkEnd w:id="42"/>
    </w:p>
    <w:p w:rsidR="0028505A" w:rsidRDefault="00D64FEA" w:rsidP="003610BD">
      <w:pPr>
        <w:pStyle w:val="31"/>
      </w:pPr>
      <w:bookmarkStart w:id="43" w:name="_Toc449617144"/>
      <w:r>
        <w:rPr>
          <w:rFonts w:hint="eastAsia"/>
        </w:rPr>
        <w:t>2</w:t>
      </w:r>
      <w:r w:rsidR="00040741">
        <w:rPr>
          <w:rFonts w:hint="eastAsia"/>
        </w:rPr>
        <w:t xml:space="preserve">.1.1 </w:t>
      </w:r>
      <w:r w:rsidR="0028505A">
        <w:rPr>
          <w:rFonts w:hint="eastAsia"/>
        </w:rPr>
        <w:t>基本概念和相关定义</w:t>
      </w:r>
      <w:bookmarkEnd w:id="43"/>
    </w:p>
    <w:p w:rsidR="007559C6" w:rsidRDefault="00DD6116" w:rsidP="00DC62EB">
      <w:pPr>
        <w:pStyle w:val="a3"/>
        <w:spacing w:line="288" w:lineRule="auto"/>
        <w:ind w:firstLine="468"/>
      </w:pPr>
      <w:r w:rsidRPr="00DD6116">
        <w:rPr>
          <w:rFonts w:hint="eastAsia"/>
        </w:rPr>
        <w:t>最大流问题</w:t>
      </w:r>
      <w:r w:rsidR="003B0242">
        <w:rPr>
          <w:rFonts w:hint="eastAsia"/>
        </w:rPr>
        <w:t>（</w:t>
      </w:r>
      <w:r w:rsidRPr="00DD6116">
        <w:rPr>
          <w:rFonts w:hint="eastAsia"/>
        </w:rPr>
        <w:t>maximum flow problem</w:t>
      </w:r>
      <w:r w:rsidR="003B0242">
        <w:rPr>
          <w:rFonts w:hint="eastAsia"/>
        </w:rPr>
        <w:t>）</w:t>
      </w:r>
      <w:r w:rsidRPr="00DD6116">
        <w:rPr>
          <w:rFonts w:hint="eastAsia"/>
        </w:rPr>
        <w:t>一种组合最优化问题</w:t>
      </w:r>
      <w:r w:rsidR="00DD4DA2">
        <w:rPr>
          <w:rFonts w:hint="eastAsia"/>
        </w:rPr>
        <w:t>。</w:t>
      </w:r>
      <w:r w:rsidRPr="00DD6116">
        <w:rPr>
          <w:rFonts w:hint="eastAsia"/>
        </w:rPr>
        <w:t>网络流理论研究的一个基本问题是求网络中一个可行流</w:t>
      </w:r>
      <w:r w:rsidRPr="00DD6116">
        <w:rPr>
          <w:rFonts w:hint="eastAsia"/>
        </w:rPr>
        <w:t>f</w:t>
      </w:r>
      <w:r w:rsidRPr="00DD6116">
        <w:rPr>
          <w:rFonts w:hint="eastAsia"/>
        </w:rPr>
        <w:t>，使其流量达到最大，这种流</w:t>
      </w:r>
      <w:r w:rsidRPr="00DD6116">
        <w:rPr>
          <w:rFonts w:hint="eastAsia"/>
        </w:rPr>
        <w:t>f</w:t>
      </w:r>
      <w:r w:rsidRPr="00DD6116">
        <w:rPr>
          <w:rFonts w:hint="eastAsia"/>
        </w:rPr>
        <w:t>称为最大流，这个问题称为</w:t>
      </w:r>
      <w:r w:rsidR="003B0242">
        <w:rPr>
          <w:rFonts w:hint="eastAsia"/>
        </w:rPr>
        <w:t>（</w:t>
      </w:r>
      <w:r w:rsidRPr="00DD6116">
        <w:rPr>
          <w:rFonts w:hint="eastAsia"/>
        </w:rPr>
        <w:t>网络</w:t>
      </w:r>
      <w:r w:rsidR="003B0242">
        <w:rPr>
          <w:rFonts w:hint="eastAsia"/>
        </w:rPr>
        <w:t>）</w:t>
      </w:r>
      <w:r w:rsidRPr="00DD6116">
        <w:rPr>
          <w:rFonts w:hint="eastAsia"/>
        </w:rPr>
        <w:t>最大流问题</w:t>
      </w:r>
      <w:r w:rsidR="002A278C">
        <w:rPr>
          <w:rFonts w:hint="eastAsia"/>
        </w:rPr>
        <w:t>。</w:t>
      </w:r>
      <w:r w:rsidRPr="00DD6116">
        <w:rPr>
          <w:rFonts w:hint="eastAsia"/>
        </w:rPr>
        <w:t>最大流问题是一个特殊的线性规划问题，</w:t>
      </w:r>
      <w:r w:rsidR="002A278C">
        <w:rPr>
          <w:rFonts w:hint="eastAsia"/>
        </w:rPr>
        <w:t>是图论的一个重要分支。</w:t>
      </w:r>
      <w:r w:rsidRPr="00DD6116">
        <w:rPr>
          <w:rFonts w:hint="eastAsia"/>
        </w:rPr>
        <w:t>一般用标号法寻求最大流比用求线性规划问题的一般方法要方便得多</w:t>
      </w:r>
      <w:r w:rsidR="009E6BE7">
        <w:rPr>
          <w:rFonts w:hint="eastAsia"/>
        </w:rPr>
        <w:t>。</w:t>
      </w:r>
      <w:r w:rsidR="008E4620">
        <w:rPr>
          <w:rFonts w:hint="eastAsia"/>
        </w:rPr>
        <w:t>为了系统的描述最大流问题，</w:t>
      </w:r>
      <w:r w:rsidR="00FD6CC3">
        <w:rPr>
          <w:rFonts w:hint="eastAsia"/>
        </w:rPr>
        <w:t>本节首先给出了最大流的基本概念和相关定义。</w:t>
      </w:r>
    </w:p>
    <w:p w:rsidR="00676113" w:rsidRDefault="004D6273" w:rsidP="00DC62EB">
      <w:pPr>
        <w:pStyle w:val="a3"/>
        <w:spacing w:line="288" w:lineRule="auto"/>
        <w:ind w:firstLine="470"/>
      </w:pPr>
      <w:r w:rsidRPr="0014347D">
        <w:rPr>
          <w:rFonts w:hint="eastAsia"/>
          <w:b/>
        </w:rPr>
        <w:t>定义</w:t>
      </w:r>
      <w:r w:rsidR="00427B3E">
        <w:rPr>
          <w:rFonts w:hint="eastAsia"/>
          <w:b/>
        </w:rPr>
        <w:t>2-</w:t>
      </w:r>
      <w:r w:rsidRPr="0014347D">
        <w:rPr>
          <w:rFonts w:hint="eastAsia"/>
          <w:b/>
        </w:rPr>
        <w:t>1</w:t>
      </w:r>
      <w:r w:rsidR="00427B3E">
        <w:rPr>
          <w:rFonts w:hint="eastAsia"/>
          <w:b/>
        </w:rPr>
        <w:t>.</w:t>
      </w:r>
      <w:r w:rsidRPr="007F0DF2">
        <w:rPr>
          <w:rFonts w:hint="eastAsia"/>
          <w:b/>
          <w:vertAlign w:val="superscript"/>
        </w:rPr>
        <w:t>[</w:t>
      </w:r>
      <w:r>
        <w:rPr>
          <w:rFonts w:hint="eastAsia"/>
          <w:b/>
          <w:vertAlign w:val="superscript"/>
        </w:rPr>
        <w:t>26</w:t>
      </w:r>
      <w:r>
        <w:rPr>
          <w:rFonts w:hint="eastAsia"/>
        </w:rPr>
        <w:t>,</w:t>
      </w:r>
      <w:r>
        <w:rPr>
          <w:rFonts w:hint="eastAsia"/>
        </w:rPr>
        <w:t>蔡伟的引用</w:t>
      </w:r>
      <w:r w:rsidRPr="007F0DF2">
        <w:rPr>
          <w:rFonts w:hint="eastAsia"/>
          <w:b/>
          <w:vertAlign w:val="superscript"/>
        </w:rPr>
        <w:t>]</w:t>
      </w:r>
      <w:r>
        <w:rPr>
          <w:rFonts w:hint="eastAsia"/>
          <w:b/>
        </w:rPr>
        <w:t xml:space="preserve"> </w:t>
      </w:r>
      <w:r w:rsidR="003B0242">
        <w:rPr>
          <w:rFonts w:hint="eastAsia"/>
          <w:b/>
        </w:rPr>
        <w:t>（</w:t>
      </w:r>
      <w:r>
        <w:rPr>
          <w:rFonts w:hint="eastAsia"/>
          <w:b/>
        </w:rPr>
        <w:t>流网络</w:t>
      </w:r>
      <w:r w:rsidR="003B0242">
        <w:rPr>
          <w:rFonts w:hint="eastAsia"/>
          <w:b/>
        </w:rPr>
        <w:t>）</w:t>
      </w:r>
      <w:r>
        <w:rPr>
          <w:rFonts w:hint="eastAsia"/>
          <w:b/>
        </w:rPr>
        <w:t xml:space="preserve"> </w:t>
      </w:r>
      <w:r w:rsidRPr="00CA2F1F">
        <w:rPr>
          <w:rFonts w:hint="eastAsia"/>
        </w:rPr>
        <w:t>一个</w:t>
      </w:r>
      <w:r>
        <w:rPr>
          <w:rFonts w:hint="eastAsia"/>
        </w:rPr>
        <w:t>流网络</w:t>
      </w:r>
      <w:r w:rsidRPr="00CA2F1F">
        <w:rPr>
          <w:rFonts w:hint="eastAsia"/>
          <w:i/>
        </w:rPr>
        <w:t>G</w:t>
      </w:r>
      <w:r w:rsidR="003B0242">
        <w:rPr>
          <w:rFonts w:hint="eastAsia"/>
        </w:rPr>
        <w:t>（</w:t>
      </w:r>
      <w:r w:rsidRPr="00CA2F1F">
        <w:rPr>
          <w:rFonts w:hint="eastAsia"/>
          <w:i/>
        </w:rPr>
        <w:t>V</w:t>
      </w:r>
      <w:r>
        <w:rPr>
          <w:rFonts w:hint="eastAsia"/>
        </w:rPr>
        <w:t>,</w:t>
      </w:r>
      <w:r w:rsidRPr="00CA2F1F">
        <w:rPr>
          <w:rFonts w:hint="eastAsia"/>
          <w:i/>
        </w:rPr>
        <w:t>E</w:t>
      </w:r>
      <w:r w:rsidR="003B0242">
        <w:rPr>
          <w:rFonts w:hint="eastAsia"/>
        </w:rPr>
        <w:t>）</w:t>
      </w:r>
      <w:r>
        <w:rPr>
          <w:rFonts w:hint="eastAsia"/>
        </w:rPr>
        <w:t>是一个有向图，它满足以下两个特征：</w:t>
      </w:r>
      <w:r w:rsidR="005B3673">
        <w:rPr>
          <w:rFonts w:hint="eastAsia"/>
        </w:rPr>
        <w:t>（</w:t>
      </w:r>
      <w:r w:rsidR="005B3673">
        <w:rPr>
          <w:rFonts w:hint="eastAsia"/>
        </w:rPr>
        <w:t>1</w:t>
      </w:r>
      <w:r w:rsidR="005B3673">
        <w:rPr>
          <w:rFonts w:hint="eastAsia"/>
        </w:rPr>
        <w:t>）</w:t>
      </w:r>
      <w:r w:rsidR="00D26539">
        <w:rPr>
          <w:rFonts w:hint="eastAsia"/>
        </w:rPr>
        <w:t>对于任意的边</w:t>
      </w:r>
      <w:r w:rsidR="00D26539" w:rsidRPr="004D21F3">
        <w:rPr>
          <w:rFonts w:hint="eastAsia"/>
          <w:i/>
        </w:rPr>
        <w:t>e</w:t>
      </w:r>
      <w:r w:rsidR="003B0242">
        <w:rPr>
          <w:rFonts w:hint="eastAsia"/>
        </w:rPr>
        <w:t>（</w:t>
      </w:r>
      <w:r w:rsidR="00D26539" w:rsidRPr="0033071F">
        <w:rPr>
          <w:rFonts w:hint="eastAsia"/>
          <w:i/>
        </w:rPr>
        <w:t>u</w:t>
      </w:r>
      <w:r w:rsidR="00D26539">
        <w:rPr>
          <w:rFonts w:hint="eastAsia"/>
        </w:rPr>
        <w:t xml:space="preserve">, </w:t>
      </w:r>
      <w:r w:rsidR="00D26539" w:rsidRPr="0033071F">
        <w:rPr>
          <w:rFonts w:hint="eastAsia"/>
          <w:i/>
        </w:rPr>
        <w:t>v</w:t>
      </w:r>
      <w:r w:rsidR="003B0242">
        <w:rPr>
          <w:rFonts w:hint="eastAsia"/>
        </w:rPr>
        <w:t>）</w:t>
      </w:r>
      <w:r w:rsidR="00D26539" w:rsidRPr="00E91FF6">
        <w:rPr>
          <w:rFonts w:hint="eastAsia"/>
          <w:i/>
        </w:rPr>
        <w:sym w:font="Symbol" w:char="F0CE"/>
      </w:r>
      <w:r w:rsidR="00D26539" w:rsidRPr="0033071F">
        <w:rPr>
          <w:rFonts w:hint="eastAsia"/>
          <w:i/>
        </w:rPr>
        <w:t>E</w:t>
      </w:r>
      <w:r w:rsidR="00D26539">
        <w:rPr>
          <w:rFonts w:hint="eastAsia"/>
        </w:rPr>
        <w:t>，均有一个非负容量</w:t>
      </w:r>
      <w:r w:rsidR="00D26539" w:rsidRPr="00202065">
        <w:rPr>
          <w:rFonts w:hint="eastAsia"/>
          <w:i/>
        </w:rPr>
        <w:t>c</w:t>
      </w:r>
      <w:r w:rsidR="003B0242">
        <w:rPr>
          <w:rFonts w:hint="eastAsia"/>
        </w:rPr>
        <w:t>（</w:t>
      </w:r>
      <w:r w:rsidR="00D26539" w:rsidRPr="00202065">
        <w:rPr>
          <w:rFonts w:hint="eastAsia"/>
          <w:i/>
        </w:rPr>
        <w:t>e</w:t>
      </w:r>
      <w:r w:rsidR="003B0242">
        <w:rPr>
          <w:rFonts w:hint="eastAsia"/>
        </w:rPr>
        <w:t>）</w:t>
      </w:r>
      <w:r w:rsidR="00D26539">
        <w:rPr>
          <w:rFonts w:hint="eastAsia"/>
        </w:rPr>
        <w:sym w:font="Symbol" w:char="F0B3"/>
      </w:r>
      <w:r w:rsidR="00D26539">
        <w:rPr>
          <w:rFonts w:hint="eastAsia"/>
        </w:rPr>
        <w:t xml:space="preserve"> 0</w:t>
      </w:r>
      <w:r w:rsidR="00D26539">
        <w:rPr>
          <w:rFonts w:hint="eastAsia"/>
        </w:rPr>
        <w:t>；</w:t>
      </w:r>
      <w:r w:rsidR="00BD4294">
        <w:rPr>
          <w:rFonts w:hint="eastAsia"/>
        </w:rPr>
        <w:t>（</w:t>
      </w:r>
      <w:r w:rsidR="00BD4294">
        <w:rPr>
          <w:rFonts w:hint="eastAsia"/>
        </w:rPr>
        <w:t>2</w:t>
      </w:r>
      <w:r w:rsidR="00BD4294">
        <w:rPr>
          <w:rFonts w:hint="eastAsia"/>
        </w:rPr>
        <w:t>）</w:t>
      </w:r>
      <w:r w:rsidR="00E4708A">
        <w:rPr>
          <w:rFonts w:hint="eastAsia"/>
        </w:rPr>
        <w:t>存在单一的源点</w:t>
      </w:r>
      <w:r w:rsidR="00E4708A" w:rsidRPr="00E91FF6">
        <w:rPr>
          <w:rFonts w:hint="eastAsia"/>
          <w:i/>
        </w:rPr>
        <w:t>s</w:t>
      </w:r>
      <w:r w:rsidR="00E4708A">
        <w:rPr>
          <w:rFonts w:hint="eastAsia"/>
        </w:rPr>
        <w:t>与单一的汇点</w:t>
      </w:r>
      <w:r w:rsidR="00E4708A" w:rsidRPr="00E91FF6">
        <w:rPr>
          <w:rFonts w:hint="eastAsia"/>
          <w:i/>
        </w:rPr>
        <w:t>t</w:t>
      </w:r>
      <w:r w:rsidR="00E4708A">
        <w:rPr>
          <w:rFonts w:hint="eastAsia"/>
        </w:rPr>
        <w:t>，且</w:t>
      </w:r>
      <w:r w:rsidR="00E4708A" w:rsidRPr="00054EBD">
        <w:rPr>
          <w:rFonts w:hint="eastAsia"/>
          <w:i/>
        </w:rPr>
        <w:t>s</w:t>
      </w:r>
      <w:r w:rsidR="00E4708A" w:rsidRPr="00E91FF6">
        <w:rPr>
          <w:rFonts w:hint="eastAsia"/>
          <w:i/>
        </w:rPr>
        <w:sym w:font="Symbol" w:char="F0CE"/>
      </w:r>
      <w:r w:rsidR="00E4708A">
        <w:rPr>
          <w:rFonts w:hint="eastAsia"/>
          <w:i/>
        </w:rPr>
        <w:t>V</w:t>
      </w:r>
      <w:r w:rsidR="00E4708A">
        <w:rPr>
          <w:rFonts w:hint="eastAsia"/>
        </w:rPr>
        <w:t xml:space="preserve">, </w:t>
      </w:r>
      <w:r w:rsidR="00E4708A" w:rsidRPr="00054EBD">
        <w:rPr>
          <w:rFonts w:hint="eastAsia"/>
          <w:i/>
        </w:rPr>
        <w:t>t</w:t>
      </w:r>
      <w:r w:rsidR="00E4708A" w:rsidRPr="00E91FF6">
        <w:rPr>
          <w:rFonts w:hint="eastAsia"/>
          <w:i/>
        </w:rPr>
        <w:sym w:font="Symbol" w:char="F0CE"/>
      </w:r>
      <w:r w:rsidR="00E4708A">
        <w:rPr>
          <w:rFonts w:hint="eastAsia"/>
          <w:i/>
        </w:rPr>
        <w:t>V</w:t>
      </w:r>
      <w:r w:rsidR="00E4708A" w:rsidRPr="00DD1DDD">
        <w:rPr>
          <w:rFonts w:hint="eastAsia"/>
        </w:rPr>
        <w:t>。</w:t>
      </w:r>
      <w:r w:rsidR="00231E95">
        <w:rPr>
          <w:rFonts w:hint="eastAsia"/>
        </w:rPr>
        <w:t>其中，</w:t>
      </w:r>
      <w:r w:rsidR="00231E95" w:rsidRPr="00EA5C1D">
        <w:rPr>
          <w:rFonts w:hint="eastAsia"/>
          <w:i/>
        </w:rPr>
        <w:t>V</w:t>
      </w:r>
      <w:r w:rsidR="00231E95">
        <w:rPr>
          <w:rFonts w:hint="eastAsia"/>
        </w:rPr>
        <w:t>是</w:t>
      </w:r>
      <w:r w:rsidR="00231E95" w:rsidRPr="00EA5C1D">
        <w:rPr>
          <w:rFonts w:hint="eastAsia"/>
          <w:i/>
        </w:rPr>
        <w:t>G</w:t>
      </w:r>
      <w:r w:rsidR="00231E95">
        <w:rPr>
          <w:rFonts w:hint="eastAsia"/>
        </w:rPr>
        <w:t>的顶点集，</w:t>
      </w:r>
      <w:r w:rsidR="00231E95" w:rsidRPr="00EA5C1D">
        <w:rPr>
          <w:rFonts w:hint="eastAsia"/>
          <w:i/>
        </w:rPr>
        <w:t>E</w:t>
      </w:r>
      <w:r w:rsidR="00231E95">
        <w:rPr>
          <w:rFonts w:hint="eastAsia"/>
        </w:rPr>
        <w:t>是</w:t>
      </w:r>
      <w:r w:rsidR="00231E95" w:rsidRPr="00EA5C1D">
        <w:rPr>
          <w:rFonts w:hint="eastAsia"/>
          <w:i/>
        </w:rPr>
        <w:t>G</w:t>
      </w:r>
      <w:r w:rsidR="00231E95">
        <w:rPr>
          <w:rFonts w:hint="eastAsia"/>
        </w:rPr>
        <w:t>的边集。</w:t>
      </w:r>
    </w:p>
    <w:p w:rsidR="0090696A" w:rsidRDefault="0090696A" w:rsidP="00DC62EB">
      <w:pPr>
        <w:pStyle w:val="a3"/>
        <w:spacing w:line="288" w:lineRule="auto"/>
        <w:ind w:firstLine="470"/>
      </w:pPr>
      <w:r w:rsidRPr="00771185">
        <w:rPr>
          <w:rFonts w:hint="eastAsia"/>
          <w:b/>
        </w:rPr>
        <w:t>定义</w:t>
      </w:r>
      <w:r w:rsidRPr="00771185">
        <w:rPr>
          <w:rFonts w:hint="eastAsia"/>
          <w:b/>
        </w:rPr>
        <w:t>2</w:t>
      </w:r>
      <w:r w:rsidR="00427B3E">
        <w:rPr>
          <w:rFonts w:hint="eastAsia"/>
          <w:b/>
        </w:rPr>
        <w:t>-</w:t>
      </w:r>
      <w:r w:rsidRPr="00771185">
        <w:rPr>
          <w:rFonts w:hint="eastAsia"/>
          <w:b/>
        </w:rPr>
        <w:t>2</w:t>
      </w:r>
      <w:r w:rsidR="00305953">
        <w:rPr>
          <w:rFonts w:hint="eastAsia"/>
          <w:b/>
        </w:rPr>
        <w:t>.</w:t>
      </w:r>
      <w:r w:rsidR="003B0242">
        <w:rPr>
          <w:rFonts w:hint="eastAsia"/>
          <w:b/>
        </w:rPr>
        <w:t>（</w:t>
      </w:r>
      <w:r w:rsidRPr="00771185">
        <w:rPr>
          <w:rFonts w:hint="eastAsia"/>
          <w:b/>
          <w:i/>
        </w:rPr>
        <w:t>s-t</w:t>
      </w:r>
      <w:r w:rsidRPr="00771185">
        <w:rPr>
          <w:rFonts w:hint="eastAsia"/>
          <w:b/>
        </w:rPr>
        <w:t>流</w:t>
      </w:r>
      <w:r w:rsidR="003B0242">
        <w:rPr>
          <w:rFonts w:hint="eastAsia"/>
          <w:b/>
        </w:rPr>
        <w:t>）</w:t>
      </w:r>
      <w:r>
        <w:rPr>
          <w:rFonts w:hint="eastAsia"/>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Pr="00275026">
        <w:rPr>
          <w:rFonts w:hint="eastAsia"/>
          <w:i/>
        </w:rPr>
        <w:t>s-t</w:t>
      </w:r>
      <w:r>
        <w:rPr>
          <w:rFonts w:hint="eastAsia"/>
        </w:rPr>
        <w:t>的流是一个边集</w:t>
      </w:r>
      <w:r w:rsidRPr="00275026">
        <w:rPr>
          <w:rFonts w:hint="eastAsia"/>
          <w:i/>
        </w:rPr>
        <w:t>E</w:t>
      </w:r>
      <w:r>
        <w:rPr>
          <w:rFonts w:hint="eastAsia"/>
        </w:rPr>
        <w:t>到实数集</w:t>
      </w:r>
      <w:r w:rsidRPr="00967DC3">
        <w:rPr>
          <w:rFonts w:hint="eastAsia"/>
          <w:i/>
        </w:rPr>
        <w:t>R</w:t>
      </w:r>
      <w:r>
        <w:rPr>
          <w:rFonts w:hint="eastAsia"/>
        </w:rPr>
        <w:t>的映射</w:t>
      </w:r>
      <w:r w:rsidRPr="0051796F">
        <w:rPr>
          <w:rFonts w:hint="eastAsia"/>
          <w:i/>
        </w:rPr>
        <w:t>f</w:t>
      </w:r>
      <w:r>
        <w:rPr>
          <w:rFonts w:hint="eastAsia"/>
        </w:rPr>
        <w:t xml:space="preserve"> : </w:t>
      </w:r>
      <w:r w:rsidRPr="0051796F">
        <w:rPr>
          <w:rFonts w:hint="eastAsia"/>
          <w:i/>
        </w:rPr>
        <w:t>E</w:t>
      </w:r>
      <w:r>
        <w:rPr>
          <w:rFonts w:hint="eastAsia"/>
        </w:rPr>
        <w:t xml:space="preserve"> </w:t>
      </w:r>
      <w:r>
        <w:rPr>
          <w:rFonts w:hint="eastAsia"/>
        </w:rPr>
        <w:sym w:font="Symbol" w:char="F0AE"/>
      </w:r>
      <w:r>
        <w:rPr>
          <w:rFonts w:hint="eastAsia"/>
        </w:rPr>
        <w:t xml:space="preserve"> </w:t>
      </w:r>
      <w:r w:rsidRPr="0051796F">
        <w:rPr>
          <w:rFonts w:hint="eastAsia"/>
          <w:i/>
        </w:rPr>
        <w:t>R</w:t>
      </w:r>
      <w:r>
        <w:rPr>
          <w:rFonts w:hint="eastAsia"/>
        </w:rPr>
        <w:t>，且</w:t>
      </w:r>
      <w:r w:rsidRPr="007C3CC6">
        <w:rPr>
          <w:rFonts w:hint="eastAsia"/>
          <w:i/>
        </w:rPr>
        <w:t>f</w:t>
      </w:r>
      <w:r>
        <w:rPr>
          <w:rFonts w:hint="eastAsia"/>
        </w:rPr>
        <w:t>满足如下两条性质：</w:t>
      </w:r>
    </w:p>
    <w:p w:rsidR="0090696A" w:rsidRDefault="003B0242" w:rsidP="00DC62EB">
      <w:pPr>
        <w:spacing w:line="288" w:lineRule="auto"/>
        <w:ind w:firstLine="468"/>
      </w:pPr>
      <w:r>
        <w:rPr>
          <w:rFonts w:hint="eastAsia"/>
        </w:rPr>
        <w:t>（</w:t>
      </w:r>
      <w:r w:rsidR="0090696A">
        <w:rPr>
          <w:rFonts w:hint="eastAsia"/>
        </w:rPr>
        <w:t>1</w:t>
      </w:r>
      <w:r>
        <w:rPr>
          <w:rFonts w:hint="eastAsia"/>
        </w:rPr>
        <w:t>）</w:t>
      </w:r>
      <w:r w:rsidR="0090696A">
        <w:rPr>
          <w:rFonts w:hint="eastAsia"/>
        </w:rPr>
        <w:t xml:space="preserve"> </w:t>
      </w:r>
      <w:r w:rsidR="0090696A">
        <w:rPr>
          <w:rFonts w:hint="eastAsia"/>
        </w:rPr>
        <w:t>容量约束：对所有的</w:t>
      </w:r>
      <w:r w:rsidR="0090696A" w:rsidRPr="00BF2AB9">
        <w:rPr>
          <w:rFonts w:hint="eastAsia"/>
          <w:i/>
        </w:rPr>
        <w:t>e</w:t>
      </w:r>
      <w:r w:rsidR="0090696A" w:rsidRPr="00E91FF6">
        <w:rPr>
          <w:rFonts w:hint="eastAsia"/>
          <w:i/>
        </w:rPr>
        <w:sym w:font="Symbol" w:char="F0CE"/>
      </w:r>
      <w:r w:rsidR="0090696A">
        <w:rPr>
          <w:rFonts w:hint="eastAsia"/>
        </w:rPr>
        <w:t xml:space="preserve"> </w:t>
      </w:r>
      <w:r w:rsidR="0090696A" w:rsidRPr="00BF2AB9">
        <w:rPr>
          <w:rFonts w:hint="eastAsia"/>
          <w:i/>
        </w:rPr>
        <w:t xml:space="preserve">E </w:t>
      </w:r>
      <w:r w:rsidR="0090696A">
        <w:rPr>
          <w:rFonts w:hint="eastAsia"/>
        </w:rPr>
        <w:t>，</w:t>
      </w:r>
      <w:r w:rsidR="0090696A" w:rsidRPr="00BF2AB9">
        <w:rPr>
          <w:rFonts w:hint="eastAsia"/>
          <w:i/>
        </w:rPr>
        <w:t>f</w:t>
      </w:r>
      <w:r>
        <w:rPr>
          <w:rFonts w:hint="eastAsia"/>
        </w:rPr>
        <w:t>（</w:t>
      </w:r>
      <w:r w:rsidR="0090696A" w:rsidRPr="00BF2AB9">
        <w:rPr>
          <w:rFonts w:hint="eastAsia"/>
          <w:i/>
        </w:rPr>
        <w:t>e</w:t>
      </w:r>
      <w:r>
        <w:rPr>
          <w:rFonts w:hint="eastAsia"/>
        </w:rPr>
        <w:t>）</w:t>
      </w:r>
      <w:r w:rsidR="0090696A">
        <w:rPr>
          <w:rFonts w:hint="eastAsia"/>
        </w:rPr>
        <w:t xml:space="preserve"> </w:t>
      </w:r>
      <w:r w:rsidR="0090696A">
        <w:rPr>
          <w:rFonts w:hint="eastAsia"/>
        </w:rPr>
        <w:sym w:font="Symbol" w:char="F0A3"/>
      </w:r>
      <w:r w:rsidR="0090696A">
        <w:rPr>
          <w:rFonts w:hint="eastAsia"/>
        </w:rPr>
        <w:t xml:space="preserve"> </w:t>
      </w:r>
      <w:r w:rsidR="0090696A" w:rsidRPr="00BF2AB9">
        <w:rPr>
          <w:rFonts w:hint="eastAsia"/>
          <w:i/>
        </w:rPr>
        <w:t>c</w:t>
      </w:r>
      <w:r>
        <w:rPr>
          <w:rFonts w:hint="eastAsia"/>
        </w:rPr>
        <w:t>（</w:t>
      </w:r>
      <w:r w:rsidR="0090696A" w:rsidRPr="00BF2AB9">
        <w:rPr>
          <w:rFonts w:hint="eastAsia"/>
          <w:i/>
        </w:rPr>
        <w:t>e</w:t>
      </w:r>
      <w:r>
        <w:rPr>
          <w:rFonts w:hint="eastAsia"/>
        </w:rPr>
        <w:t>）</w:t>
      </w:r>
      <w:r w:rsidR="0090696A">
        <w:rPr>
          <w:rFonts w:hint="eastAsia"/>
        </w:rPr>
        <w:t>；</w:t>
      </w:r>
    </w:p>
    <w:p w:rsidR="0090696A" w:rsidRDefault="003B0242" w:rsidP="00DC62EB">
      <w:pPr>
        <w:spacing w:line="288" w:lineRule="auto"/>
        <w:ind w:firstLine="468"/>
      </w:pPr>
      <w:r>
        <w:rPr>
          <w:rFonts w:hint="eastAsia"/>
        </w:rPr>
        <w:t>（</w:t>
      </w:r>
      <w:r w:rsidR="0090696A">
        <w:rPr>
          <w:rFonts w:hint="eastAsia"/>
        </w:rPr>
        <w:t>2</w:t>
      </w:r>
      <w:r>
        <w:rPr>
          <w:rFonts w:hint="eastAsia"/>
        </w:rPr>
        <w:t>）</w:t>
      </w:r>
      <w:r w:rsidR="0090696A">
        <w:rPr>
          <w:rFonts w:hint="eastAsia"/>
        </w:rPr>
        <w:t xml:space="preserve"> </w:t>
      </w:r>
      <w:r w:rsidR="0090696A">
        <w:rPr>
          <w:rFonts w:hint="eastAsia"/>
        </w:rPr>
        <w:t>流守恒性：对所有顶点</w:t>
      </w:r>
      <w:r w:rsidR="0090696A" w:rsidRPr="00315E85">
        <w:rPr>
          <w:rFonts w:hint="eastAsia"/>
          <w:i/>
        </w:rPr>
        <w:t>u</w:t>
      </w:r>
      <w:r w:rsidR="0090696A">
        <w:rPr>
          <w:rFonts w:hint="eastAsia"/>
        </w:rPr>
        <w:t>和</w:t>
      </w:r>
      <w:r w:rsidR="0090696A">
        <w:rPr>
          <w:rFonts w:hint="eastAsia"/>
          <w:i/>
        </w:rPr>
        <w:t>v</w:t>
      </w:r>
      <w:r w:rsidR="0090696A">
        <w:rPr>
          <w:rFonts w:hint="eastAsia"/>
        </w:rPr>
        <w:t xml:space="preserve"> </w:t>
      </w:r>
      <w:r>
        <w:rPr>
          <w:rFonts w:hint="eastAsia"/>
        </w:rPr>
        <w:t>（</w:t>
      </w:r>
      <w:r w:rsidR="0090696A" w:rsidRPr="00803789">
        <w:rPr>
          <w:rFonts w:hint="eastAsia"/>
          <w:i/>
        </w:rPr>
        <w:t>u</w:t>
      </w:r>
      <w:r w:rsidR="0090696A">
        <w:rPr>
          <w:rFonts w:hint="eastAsia"/>
          <w:i/>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Pr>
          <w:rFonts w:hint="eastAsia"/>
          <w:i/>
        </w:rPr>
        <w:t>v</w:t>
      </w:r>
      <w:r w:rsidR="0090696A">
        <w:rPr>
          <w:rFonts w:hint="eastAsia"/>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sidRPr="000D6141">
        <w:rPr>
          <w:rFonts w:hint="eastAsia"/>
          <w:i/>
        </w:rPr>
        <w:t>s</w:t>
      </w:r>
      <w:r w:rsidR="0090696A">
        <w:rPr>
          <w:rFonts w:hint="eastAsia"/>
        </w:rPr>
        <w:t xml:space="preserve">, </w:t>
      </w:r>
      <w:r w:rsidR="0090696A" w:rsidRPr="000D6141">
        <w:rPr>
          <w:rFonts w:hint="eastAsia"/>
          <w:i/>
        </w:rPr>
        <w:t>t</w:t>
      </w:r>
      <w:r w:rsidR="0090696A">
        <w:rPr>
          <w:rFonts w:hint="eastAsia"/>
        </w:rPr>
        <w:t>}</w:t>
      </w:r>
      <w:r>
        <w:rPr>
          <w:rFonts w:hint="eastAsia"/>
        </w:rPr>
        <w: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，即流入顶点</w:t>
      </w:r>
      <w:r w:rsidR="0090696A" w:rsidRPr="00A4457C">
        <w:rPr>
          <w:rFonts w:hint="eastAsia"/>
          <w:i/>
        </w:rPr>
        <w:t>v</w:t>
      </w:r>
      <w:r w:rsidR="0090696A">
        <w:rPr>
          <w:rFonts w:hint="eastAsia"/>
        </w:rPr>
        <w:t>的流量之和等于从顶点</w:t>
      </w:r>
      <w:r w:rsidR="0090696A" w:rsidRPr="00A4457C">
        <w:rPr>
          <w:rFonts w:hint="eastAsia"/>
          <w:i/>
        </w:rPr>
        <w:t>v</w:t>
      </w:r>
      <w:r w:rsidR="0090696A">
        <w:rPr>
          <w:rFonts w:hint="eastAsia"/>
        </w:rPr>
        <w:t>流出的流量之和，对于源点</w:t>
      </w:r>
      <w:r w:rsidR="0090696A" w:rsidRPr="00DC2AF1">
        <w:rPr>
          <w:rFonts w:hint="eastAsia"/>
          <w:i/>
        </w:rPr>
        <w:t>s</w:t>
      </w:r>
      <w:r w:rsidR="0090696A">
        <w:rPr>
          <w:rFonts w:hint="eastAsia"/>
        </w:rPr>
        <w:t>与汇点</w:t>
      </w:r>
      <w:r w:rsidR="0090696A" w:rsidRPr="00DC2AF1">
        <w:rPr>
          <w:rFonts w:hint="eastAsia"/>
          <w:i/>
        </w:rPr>
        <w:t>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，表示从源点流出的净流量</w:t>
      </w:r>
      <w:r>
        <w:rPr>
          <w:rFonts w:hint="eastAsia"/>
        </w:rPr>
        <w:t>（</w:t>
      </w:r>
      <w:r w:rsidR="0090696A" w:rsidRPr="00734A6C">
        <w:rPr>
          <w:rFonts w:hint="eastAsia"/>
          <w:i/>
        </w:rPr>
        <w:t>s</w:t>
      </w:r>
      <w:r w:rsidR="0090696A">
        <w:rPr>
          <w:rFonts w:hint="eastAsia"/>
        </w:rPr>
        <w:t>流出的所有流量与流入</w:t>
      </w:r>
      <w:r w:rsidR="0090696A" w:rsidRPr="00704A5A">
        <w:rPr>
          <w:rFonts w:hint="eastAsia"/>
          <w:i/>
        </w:rPr>
        <w:t>s</w:t>
      </w:r>
      <w:r w:rsidR="0090696A">
        <w:rPr>
          <w:rFonts w:hint="eastAsia"/>
        </w:rPr>
        <w:t>的所有流量之差</w:t>
      </w:r>
      <w:r>
        <w:rPr>
          <w:rFonts w:hint="eastAsia"/>
        </w:rPr>
        <w:t>）</w:t>
      </w:r>
      <w:r w:rsidR="0090696A">
        <w:rPr>
          <w:rFonts w:hint="eastAsia"/>
        </w:rPr>
        <w:t>最终都会流入汇点，并且该净流量为</w:t>
      </w:r>
      <w:r w:rsidR="0090696A" w:rsidRPr="00C742C0">
        <w:rPr>
          <w:rFonts w:hint="eastAsia"/>
          <w:i/>
        </w:rPr>
        <w:t>s-t</w:t>
      </w:r>
      <w:r w:rsidR="0090696A">
        <w:rPr>
          <w:rFonts w:hint="eastAsia"/>
        </w:rPr>
        <w:t>流值。</w:t>
      </w:r>
    </w:p>
    <w:p w:rsidR="00622600" w:rsidRDefault="0090696A" w:rsidP="00DC62EB">
      <w:pPr>
        <w:spacing w:line="288" w:lineRule="auto"/>
        <w:ind w:firstLine="470"/>
      </w:pPr>
      <w:r w:rsidRPr="00771185">
        <w:rPr>
          <w:rFonts w:hint="eastAsia"/>
          <w:b/>
        </w:rPr>
        <w:t>定义</w:t>
      </w:r>
      <w:r w:rsidRPr="00771185">
        <w:rPr>
          <w:rFonts w:hint="eastAsia"/>
          <w:b/>
        </w:rPr>
        <w:t>2</w:t>
      </w:r>
      <w:r w:rsidR="00305953">
        <w:rPr>
          <w:rFonts w:hint="eastAsia"/>
          <w:b/>
        </w:rPr>
        <w:t>-</w:t>
      </w:r>
      <w:r>
        <w:rPr>
          <w:rFonts w:hint="eastAsia"/>
          <w:b/>
        </w:rPr>
        <w:t>3</w:t>
      </w:r>
      <w:r w:rsidR="00305953">
        <w:rPr>
          <w:rFonts w:hint="eastAsia"/>
          <w:b/>
        </w:rPr>
        <w:t>.</w:t>
      </w:r>
      <w:r w:rsidR="003B0242">
        <w:rPr>
          <w:rFonts w:hint="eastAsia"/>
          <w:b/>
        </w:rPr>
        <w:t>（</w:t>
      </w:r>
      <w:r w:rsidRPr="00166EB8">
        <w:rPr>
          <w:rFonts w:hint="eastAsia"/>
          <w:b/>
        </w:rPr>
        <w:t>最大</w:t>
      </w:r>
      <w:r w:rsidRPr="00771185">
        <w:rPr>
          <w:rFonts w:hint="eastAsia"/>
          <w:b/>
        </w:rPr>
        <w:t>流</w:t>
      </w:r>
      <w:r w:rsidR="003B0242">
        <w:rPr>
          <w:rFonts w:hint="eastAsia"/>
          <w:b/>
        </w:rPr>
        <w:t>）</w:t>
      </w:r>
      <w:r>
        <w:rPr>
          <w:rFonts w:hint="eastAsia"/>
          <w:b/>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00622600">
        <w:rPr>
          <w:rFonts w:hint="eastAsia"/>
        </w:rPr>
        <w:t>其中最大的</w:t>
      </w:r>
      <w:r w:rsidR="00622600">
        <w:rPr>
          <w:rFonts w:hint="eastAsia"/>
        </w:rPr>
        <w:t>s-t</w:t>
      </w:r>
      <w:r w:rsidR="00622600">
        <w:rPr>
          <w:rFonts w:hint="eastAsia"/>
        </w:rPr>
        <w:t>流</w:t>
      </w:r>
      <w:r w:rsidR="001D24FD">
        <w:rPr>
          <w:rFonts w:hint="eastAsia"/>
        </w:rPr>
        <w:t>值为</w:t>
      </w:r>
      <w:r w:rsidR="001D24FD">
        <w:rPr>
          <w:rFonts w:hint="eastAsia"/>
        </w:rPr>
        <w:t>s</w:t>
      </w:r>
      <w:r w:rsidR="001D24FD">
        <w:rPr>
          <w:rFonts w:hint="eastAsia"/>
        </w:rPr>
        <w:t>到</w:t>
      </w:r>
      <w:r w:rsidR="001D24FD">
        <w:rPr>
          <w:rFonts w:hint="eastAsia"/>
        </w:rPr>
        <w:t>t</w:t>
      </w:r>
      <w:r w:rsidR="001D24FD">
        <w:rPr>
          <w:rFonts w:hint="eastAsia"/>
        </w:rPr>
        <w:t>的最大流。</w:t>
      </w:r>
    </w:p>
    <w:p w:rsidR="0090696A" w:rsidRDefault="0090696A" w:rsidP="00DC62EB">
      <w:pPr>
        <w:spacing w:line="288" w:lineRule="auto"/>
        <w:ind w:firstLine="468"/>
      </w:pPr>
      <w:r>
        <w:rPr>
          <w:rFonts w:hint="eastAsia"/>
        </w:rPr>
        <w:t>如图</w:t>
      </w:r>
      <w:r>
        <w:rPr>
          <w:rFonts w:hint="eastAsia"/>
        </w:rPr>
        <w:t>2-1</w:t>
      </w:r>
      <w:r>
        <w:rPr>
          <w:rFonts w:hint="eastAsia"/>
        </w:rPr>
        <w:t>所示，</w:t>
      </w:r>
      <w:r w:rsidR="003B0242">
        <w:rPr>
          <w:rFonts w:hint="eastAsia"/>
        </w:rPr>
        <w:t>（</w:t>
      </w:r>
      <w:r w:rsidRPr="00EF2338">
        <w:rPr>
          <w:rFonts w:hint="eastAsia"/>
        </w:rPr>
        <w:t>a</w:t>
      </w:r>
      <w:r w:rsidR="003B0242">
        <w:rPr>
          <w:rFonts w:hint="eastAsia"/>
        </w:rPr>
        <w:t>）</w:t>
      </w:r>
      <w:r>
        <w:rPr>
          <w:rFonts w:hint="eastAsia"/>
        </w:rPr>
        <w:t>为流网络，</w:t>
      </w:r>
      <w:r w:rsidR="003B0242">
        <w:rPr>
          <w:rFonts w:hint="eastAsia"/>
        </w:rPr>
        <w:t>（</w:t>
      </w:r>
      <w:r>
        <w:rPr>
          <w:rFonts w:hint="eastAsia"/>
        </w:rPr>
        <w:t>b</w:t>
      </w:r>
      <w:r w:rsidR="003B0242">
        <w:rPr>
          <w:rFonts w:hint="eastAsia"/>
        </w:rPr>
        <w:t>）</w:t>
      </w:r>
      <w:r>
        <w:rPr>
          <w:rFonts w:hint="eastAsia"/>
        </w:rPr>
        <w:t>为</w:t>
      </w:r>
      <w:r w:rsidRPr="007A2380">
        <w:rPr>
          <w:rFonts w:hint="eastAsia"/>
          <w:i/>
        </w:rPr>
        <w:t>s-t</w:t>
      </w:r>
      <w:r>
        <w:rPr>
          <w:rFonts w:hint="eastAsia"/>
        </w:rPr>
        <w:t>流，</w:t>
      </w:r>
      <w:r w:rsidRPr="00323BDD">
        <w:rPr>
          <w:rFonts w:hint="eastAsia"/>
        </w:rPr>
        <w:t>源点</w:t>
      </w:r>
      <w:r w:rsidRPr="00323BDD">
        <w:rPr>
          <w:rFonts w:hint="eastAsia"/>
          <w:i/>
        </w:rPr>
        <w:t>s</w:t>
      </w:r>
      <w:r>
        <w:rPr>
          <w:rFonts w:hint="eastAsia"/>
        </w:rPr>
        <w:t>到汇点</w:t>
      </w:r>
      <w:r w:rsidRPr="00323BDD">
        <w:rPr>
          <w:rFonts w:hint="eastAsia"/>
          <w:i/>
        </w:rPr>
        <w:t>t</w:t>
      </w:r>
      <w:r>
        <w:rPr>
          <w:rFonts w:hint="eastAsia"/>
        </w:rPr>
        <w:t>的最大流为</w:t>
      </w:r>
      <w:r w:rsidR="00E1137A">
        <w:rPr>
          <w:rFonts w:hint="eastAsia"/>
        </w:rPr>
        <w:t>2</w:t>
      </w:r>
      <w:r>
        <w:rPr>
          <w:rFonts w:hint="eastAsia"/>
        </w:rPr>
        <w:t>。</w:t>
      </w:r>
    </w:p>
    <w:p w:rsidR="00694187" w:rsidRDefault="00694187" w:rsidP="00305953">
      <w:pPr>
        <w:jc w:val="center"/>
      </w:pPr>
      <w:r>
        <w:object w:dxaOrig="3528" w:dyaOrig="2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5pt;height:111pt" o:ole="">
            <v:imagedata r:id="rId20" o:title=""/>
          </v:shape>
          <o:OLEObject Type="Embed" ProgID="Visio.Drawing.11" ShapeID="_x0000_i1025" DrawAspect="Content" ObjectID="_1523445976" r:id="rId21"/>
        </w:object>
      </w:r>
      <w:r w:rsidRPr="00694187">
        <w:t xml:space="preserve"> </w:t>
      </w:r>
      <w:r>
        <w:object w:dxaOrig="3528" w:dyaOrig="2218">
          <v:shape id="_x0000_i1026" type="#_x0000_t75" style="width:175.5pt;height:111pt" o:ole="">
            <v:imagedata r:id="rId22" o:title=""/>
          </v:shape>
          <o:OLEObject Type="Embed" ProgID="Visio.Drawing.11" ShapeID="_x0000_i1026" DrawAspect="Content" ObjectID="_1523445977" r:id="rId23"/>
        </w:object>
      </w:r>
    </w:p>
    <w:p w:rsidR="00694187" w:rsidRPr="00DC62EB" w:rsidRDefault="003B0242" w:rsidP="00305953">
      <w:pPr>
        <w:spacing w:line="288" w:lineRule="auto"/>
        <w:jc w:val="center"/>
        <w:rPr>
          <w:sz w:val="21"/>
        </w:rPr>
      </w:pPr>
      <w:r w:rsidRPr="00DC62EB">
        <w:rPr>
          <w:rFonts w:hint="eastAsia"/>
          <w:sz w:val="21"/>
        </w:rPr>
        <w:t>（</w:t>
      </w:r>
      <w:r w:rsidR="00177AA0" w:rsidRPr="00DC62EB">
        <w:rPr>
          <w:rFonts w:hint="eastAsia"/>
          <w:sz w:val="21"/>
        </w:rPr>
        <w:t>a</w:t>
      </w:r>
      <w:r w:rsidRPr="00DC62EB">
        <w:rPr>
          <w:rFonts w:hint="eastAsia"/>
          <w:sz w:val="21"/>
        </w:rPr>
        <w:t>）</w:t>
      </w:r>
      <w:r w:rsidR="00177AA0" w:rsidRPr="00DC62EB">
        <w:rPr>
          <w:rFonts w:hint="eastAsia"/>
          <w:sz w:val="21"/>
        </w:rPr>
        <w:t>流网络</w:t>
      </w:r>
      <w:r w:rsidR="00177AA0" w:rsidRPr="00DC62EB">
        <w:rPr>
          <w:rFonts w:hint="eastAsia"/>
          <w:sz w:val="21"/>
        </w:rPr>
        <w:t xml:space="preserve"> </w:t>
      </w:r>
      <w:r w:rsidR="00305953">
        <w:rPr>
          <w:rFonts w:hint="eastAsia"/>
          <w:sz w:val="21"/>
        </w:rPr>
        <w:t xml:space="preserve">                         </w:t>
      </w:r>
      <w:r w:rsidR="00177AA0" w:rsidRPr="00DC62EB">
        <w:rPr>
          <w:rFonts w:hint="eastAsia"/>
          <w:sz w:val="21"/>
        </w:rPr>
        <w:t xml:space="preserve">    </w:t>
      </w:r>
      <w:r w:rsidRPr="00DC62EB">
        <w:rPr>
          <w:rFonts w:hint="eastAsia"/>
          <w:sz w:val="21"/>
        </w:rPr>
        <w:t>（</w:t>
      </w:r>
      <w:r w:rsidR="00177AA0" w:rsidRPr="00DC62EB">
        <w:rPr>
          <w:rFonts w:hint="eastAsia"/>
          <w:sz w:val="21"/>
        </w:rPr>
        <w:t>b</w:t>
      </w:r>
      <w:r w:rsidRPr="00DC62EB">
        <w:rPr>
          <w:rFonts w:hint="eastAsia"/>
          <w:sz w:val="21"/>
        </w:rPr>
        <w:t>）</w:t>
      </w:r>
      <w:r w:rsidR="00177AA0" w:rsidRPr="00DC62EB">
        <w:rPr>
          <w:rFonts w:hint="eastAsia"/>
          <w:i/>
          <w:sz w:val="21"/>
        </w:rPr>
        <w:t>s-t</w:t>
      </w:r>
      <w:r w:rsidR="00177AA0" w:rsidRPr="00DC62EB">
        <w:rPr>
          <w:rFonts w:hint="eastAsia"/>
          <w:sz w:val="21"/>
        </w:rPr>
        <w:t>流</w:t>
      </w:r>
    </w:p>
    <w:p w:rsidR="0090696A" w:rsidRPr="00DC62EB" w:rsidRDefault="0090696A" w:rsidP="00DC62EB">
      <w:pPr>
        <w:spacing w:line="288" w:lineRule="auto"/>
        <w:ind w:firstLine="408"/>
        <w:jc w:val="center"/>
        <w:rPr>
          <w:sz w:val="21"/>
          <w:szCs w:val="21"/>
        </w:rPr>
      </w:pPr>
      <w:r w:rsidRPr="00DC62EB">
        <w:rPr>
          <w:rFonts w:ascii="宋体" w:hAnsi="宋体" w:hint="eastAsia"/>
          <w:sz w:val="21"/>
          <w:szCs w:val="21"/>
        </w:rPr>
        <w:lastRenderedPageBreak/>
        <w:t>图</w:t>
      </w:r>
      <w:r w:rsidRPr="00DC62EB">
        <w:rPr>
          <w:rFonts w:hint="eastAsia"/>
          <w:sz w:val="21"/>
          <w:szCs w:val="21"/>
        </w:rPr>
        <w:t>2</w:t>
      </w:r>
      <w:r w:rsidRPr="00DC62EB">
        <w:rPr>
          <w:sz w:val="21"/>
          <w:szCs w:val="21"/>
        </w:rPr>
        <w:t>-1</w:t>
      </w:r>
      <w:r w:rsidRPr="00DC62EB">
        <w:rPr>
          <w:rFonts w:hint="eastAsia"/>
          <w:sz w:val="21"/>
          <w:szCs w:val="21"/>
        </w:rPr>
        <w:t xml:space="preserve"> </w:t>
      </w:r>
      <w:r w:rsidRPr="00DC62EB">
        <w:rPr>
          <w:rFonts w:ascii="宋体" w:hAnsi="宋体" w:hint="eastAsia"/>
          <w:sz w:val="21"/>
          <w:szCs w:val="21"/>
        </w:rPr>
        <w:t>流网络及</w:t>
      </w:r>
      <w:r w:rsidRPr="00DC62EB">
        <w:rPr>
          <w:i/>
          <w:sz w:val="21"/>
          <w:szCs w:val="21"/>
        </w:rPr>
        <w:t>s-t</w:t>
      </w:r>
      <w:r w:rsidRPr="00DC62EB">
        <w:rPr>
          <w:rFonts w:hint="eastAsia"/>
          <w:sz w:val="21"/>
          <w:szCs w:val="21"/>
        </w:rPr>
        <w:t>流</w:t>
      </w:r>
    </w:p>
    <w:p w:rsidR="0090696A" w:rsidRPr="00323BDD" w:rsidRDefault="0090696A" w:rsidP="00DC62EB">
      <w:pPr>
        <w:spacing w:beforeLines="50" w:before="163" w:line="288" w:lineRule="auto"/>
        <w:ind w:firstLine="471"/>
      </w:pPr>
      <w:r>
        <w:rPr>
          <w:rFonts w:hint="eastAsia"/>
        </w:rPr>
        <w:t>在实际应用中，许多最大流问题中的容量及流量通常都是整数，而对于容量及流量为有理数的情况，也可以通过适当的比例变换，将它们转换成整数，因此，</w:t>
      </w:r>
      <w:r w:rsidR="00073D90">
        <w:rPr>
          <w:rFonts w:hint="eastAsia"/>
        </w:rPr>
        <w:t>为了将问题一般化，</w:t>
      </w:r>
      <w:r>
        <w:rPr>
          <w:rFonts w:hint="eastAsia"/>
        </w:rPr>
        <w:t>本文是在整数容量及流量的基础下进行研究的。</w:t>
      </w:r>
    </w:p>
    <w:p w:rsidR="00E77FC0" w:rsidRDefault="00D64FEA" w:rsidP="003610BD">
      <w:pPr>
        <w:pStyle w:val="31"/>
      </w:pPr>
      <w:bookmarkStart w:id="44" w:name="_Toc449617145"/>
      <w:r>
        <w:rPr>
          <w:rFonts w:hint="eastAsia"/>
        </w:rPr>
        <w:t>2</w:t>
      </w:r>
      <w:r w:rsidR="00040741">
        <w:rPr>
          <w:rFonts w:hint="eastAsia"/>
        </w:rPr>
        <w:t xml:space="preserve">.1.2 </w:t>
      </w:r>
      <w:r w:rsidR="00E77FC0">
        <w:rPr>
          <w:rFonts w:hint="eastAsia"/>
        </w:rPr>
        <w:t>常见的最大流算法</w:t>
      </w:r>
      <w:bookmarkEnd w:id="44"/>
    </w:p>
    <w:p w:rsidR="003D7B39" w:rsidRDefault="003D7B39" w:rsidP="00DC62EB">
      <w:pPr>
        <w:spacing w:line="288" w:lineRule="auto"/>
        <w:ind w:firstLine="468"/>
      </w:pPr>
      <w:r>
        <w:rPr>
          <w:rFonts w:hint="eastAsia"/>
        </w:rPr>
        <w:t>关于最大流问题的相关算法有很多，其中比较基础的算法是</w:t>
      </w:r>
      <w:r>
        <w:rPr>
          <w:rFonts w:hint="eastAsia"/>
        </w:rPr>
        <w:t>Ford-Fulkerson</w:t>
      </w:r>
      <w:r w:rsidRPr="0032450C">
        <w:rPr>
          <w:rFonts w:hint="eastAsia"/>
          <w:vertAlign w:val="superscript"/>
        </w:rPr>
        <w:t>[</w:t>
      </w:r>
      <w:r>
        <w:rPr>
          <w:rFonts w:hint="eastAsia"/>
          <w:vertAlign w:val="superscript"/>
        </w:rPr>
        <w:t>27</w:t>
      </w:r>
      <w:r w:rsidRPr="0032450C">
        <w:rPr>
          <w:rFonts w:hint="eastAsia"/>
          <w:vertAlign w:val="superscript"/>
        </w:rPr>
        <w:t>]</w:t>
      </w:r>
      <w:r>
        <w:rPr>
          <w:rFonts w:hint="eastAsia"/>
        </w:rPr>
        <w:t>算法，该算法依赖三种重要的思想：剩余图，增广路径和割</w:t>
      </w:r>
      <w:r w:rsidRPr="0018327B">
        <w:rPr>
          <w:rFonts w:hint="eastAsia"/>
          <w:vertAlign w:val="superscript"/>
        </w:rPr>
        <w:t>[</w:t>
      </w:r>
      <w:r>
        <w:rPr>
          <w:rFonts w:hint="eastAsia"/>
          <w:vertAlign w:val="superscript"/>
        </w:rPr>
        <w:t>2</w:t>
      </w:r>
      <w:r w:rsidRPr="0018327B">
        <w:rPr>
          <w:rFonts w:hint="eastAsia"/>
          <w:vertAlign w:val="superscript"/>
        </w:rPr>
        <w:t>6]</w:t>
      </w:r>
      <w:r>
        <w:rPr>
          <w:rFonts w:hint="eastAsia"/>
        </w:rPr>
        <w:t>，它们也是其它许多最大流算法的实现基础。本节将主要介绍一些常用的最大流算法及算法对应的时间复杂度。</w:t>
      </w:r>
    </w:p>
    <w:p w:rsidR="003D7B39" w:rsidRDefault="005527E3" w:rsidP="00DC62EB">
      <w:pPr>
        <w:spacing w:line="288" w:lineRule="auto"/>
        <w:ind w:firstLine="468"/>
      </w:pPr>
      <w:r>
        <w:rPr>
          <w:rFonts w:hint="eastAsia"/>
        </w:rPr>
        <w:t>（</w:t>
      </w:r>
      <w:r>
        <w:rPr>
          <w:rFonts w:hint="eastAsia"/>
        </w:rPr>
        <w:t>1</w:t>
      </w:r>
      <w:r>
        <w:rPr>
          <w:rFonts w:hint="eastAsia"/>
        </w:rPr>
        <w:t>）</w:t>
      </w:r>
      <w:r w:rsidR="003D7B39">
        <w:rPr>
          <w:rFonts w:hint="eastAsia"/>
        </w:rPr>
        <w:t>Ford-Fulkerson</w:t>
      </w:r>
      <w:r w:rsidR="003D7B39">
        <w:rPr>
          <w:rFonts w:hint="eastAsia"/>
        </w:rPr>
        <w:t>算法</w:t>
      </w:r>
    </w:p>
    <w:p w:rsidR="003D7B39" w:rsidRDefault="003D7B39" w:rsidP="00DC62EB">
      <w:pPr>
        <w:spacing w:line="288" w:lineRule="auto"/>
        <w:ind w:firstLine="468"/>
      </w:pPr>
      <w:r>
        <w:rPr>
          <w:rFonts w:hint="eastAsia"/>
        </w:rPr>
        <w:t>Ford-Fulkerson</w:t>
      </w:r>
      <w:r w:rsidR="00097896">
        <w:rPr>
          <w:rFonts w:hint="eastAsia"/>
        </w:rPr>
        <w:t>是</w:t>
      </w:r>
      <w:r w:rsidR="001271B3" w:rsidRPr="001271B3">
        <w:rPr>
          <w:rFonts w:hint="eastAsia"/>
        </w:rPr>
        <w:t>目前</w:t>
      </w:r>
      <w:r w:rsidR="00396CA3">
        <w:rPr>
          <w:rFonts w:hint="eastAsia"/>
        </w:rPr>
        <w:t>基本的解决最大流的</w:t>
      </w:r>
      <w:r w:rsidR="001271B3" w:rsidRPr="001271B3">
        <w:rPr>
          <w:rFonts w:hint="eastAsia"/>
        </w:rPr>
        <w:t>方法</w:t>
      </w:r>
      <w:r w:rsidR="00396CA3">
        <w:rPr>
          <w:rFonts w:hint="eastAsia"/>
        </w:rPr>
        <w:t>，</w:t>
      </w:r>
      <w:r>
        <w:rPr>
          <w:rFonts w:hint="eastAsia"/>
        </w:rPr>
        <w:t>算法是一种迭代算法，它的核心思想是：在初始状态下，对所有的</w:t>
      </w:r>
      <w:r w:rsidRPr="0001439C">
        <w:rPr>
          <w:rFonts w:hint="eastAsia"/>
          <w:i/>
        </w:rPr>
        <w:t>u</w:t>
      </w:r>
      <w:r>
        <w:rPr>
          <w:rFonts w:hint="eastAsia"/>
        </w:rPr>
        <w:t xml:space="preserve">, </w:t>
      </w:r>
      <w:r w:rsidRPr="0001439C">
        <w:rPr>
          <w:rFonts w:hint="eastAsia"/>
          <w:i/>
        </w:rPr>
        <w:t xml:space="preserve">v </w:t>
      </w:r>
      <w:r w:rsidRPr="0001439C">
        <w:rPr>
          <w:rFonts w:hint="eastAsia"/>
          <w:i/>
        </w:rPr>
        <w:sym w:font="Symbol" w:char="F0CE"/>
      </w:r>
      <w:r>
        <w:rPr>
          <w:rFonts w:hint="eastAsia"/>
          <w:i/>
        </w:rPr>
        <w:t xml:space="preserve"> </w:t>
      </w:r>
      <w:r w:rsidRPr="0001439C">
        <w:rPr>
          <w:rFonts w:hint="eastAsia"/>
          <w:i/>
        </w:rPr>
        <w:t>V</w:t>
      </w:r>
      <w:r>
        <w:rPr>
          <w:rFonts w:hint="eastAsia"/>
        </w:rPr>
        <w:t>，</w:t>
      </w:r>
      <w:r w:rsidRPr="00BA1B12">
        <w:rPr>
          <w:rFonts w:hint="eastAsia"/>
          <w:i/>
        </w:rPr>
        <w:t>f</w:t>
      </w:r>
      <w:r w:rsidR="003B0242">
        <w:rPr>
          <w:rFonts w:hint="eastAsia"/>
        </w:rPr>
        <w:t>（</w:t>
      </w:r>
      <w:r w:rsidRPr="00BA1B12">
        <w:rPr>
          <w:rFonts w:hint="eastAsia"/>
          <w:i/>
        </w:rPr>
        <w:t>u</w:t>
      </w:r>
      <w:r>
        <w:rPr>
          <w:rFonts w:hint="eastAsia"/>
        </w:rPr>
        <w:t xml:space="preserve">, </w:t>
      </w:r>
      <w:r w:rsidRPr="00BA1B12">
        <w:rPr>
          <w:rFonts w:hint="eastAsia"/>
          <w:i/>
        </w:rPr>
        <w:t>v</w:t>
      </w:r>
      <w:r w:rsidR="003B0242">
        <w:rPr>
          <w:rFonts w:hint="eastAsia"/>
        </w:rPr>
        <w:t>）</w:t>
      </w:r>
      <w:r w:rsidR="009957B4">
        <w:rPr>
          <w:rFonts w:hint="eastAsia"/>
        </w:rPr>
        <w:t>=</w:t>
      </w:r>
      <w:r>
        <w:rPr>
          <w:rFonts w:hint="eastAsia"/>
        </w:rPr>
        <w:t>0</w:t>
      </w:r>
      <w:r>
        <w:rPr>
          <w:rFonts w:hint="eastAsia"/>
        </w:rPr>
        <w:t>，即每条边上流量的初值等于</w:t>
      </w:r>
      <w:r>
        <w:rPr>
          <w:rFonts w:hint="eastAsia"/>
        </w:rPr>
        <w:t>0</w:t>
      </w:r>
      <w:r>
        <w:rPr>
          <w:rFonts w:hint="eastAsia"/>
        </w:rPr>
        <w:t>，然后，在算法的每次迭代过程中，通过不断在</w:t>
      </w:r>
      <w:r w:rsidRPr="009B1047">
        <w:rPr>
          <w:rFonts w:hint="eastAsia"/>
          <w:i/>
        </w:rPr>
        <w:t>f</w:t>
      </w:r>
      <w:r>
        <w:rPr>
          <w:rFonts w:hint="eastAsia"/>
        </w:rPr>
        <w:t>对应的“剩余图”</w:t>
      </w:r>
      <w:r w:rsidRPr="005D7BF5">
        <w:rPr>
          <w:rFonts w:hint="eastAsia"/>
          <w:i/>
        </w:rPr>
        <w:t>G</w:t>
      </w:r>
      <w:r w:rsidRPr="005D7BF5">
        <w:rPr>
          <w:rFonts w:hint="eastAsia"/>
          <w:i/>
          <w:vertAlign w:val="subscript"/>
        </w:rPr>
        <w:t>f</w:t>
      </w:r>
      <w:r>
        <w:rPr>
          <w:rFonts w:hint="eastAsia"/>
        </w:rPr>
        <w:t>上寻找一条“增广路径”</w:t>
      </w:r>
      <w:r w:rsidRPr="00ED51D4">
        <w:rPr>
          <w:rFonts w:hint="eastAsia"/>
          <w:i/>
        </w:rPr>
        <w:t>p</w:t>
      </w:r>
      <w:r>
        <w:rPr>
          <w:rFonts w:hint="eastAsia"/>
        </w:rPr>
        <w:t>来增加流值。其中“增广路径”可以简单的看成是从源点</w:t>
      </w:r>
      <w:r w:rsidRPr="005D7BF5">
        <w:rPr>
          <w:rFonts w:hint="eastAsia"/>
          <w:i/>
        </w:rPr>
        <w:t>s</w:t>
      </w:r>
      <w:r>
        <w:rPr>
          <w:rFonts w:hint="eastAsia"/>
        </w:rPr>
        <w:t>出发到汇点</w:t>
      </w:r>
      <w:r w:rsidRPr="005D7BF5">
        <w:rPr>
          <w:rFonts w:hint="eastAsia"/>
          <w:i/>
        </w:rPr>
        <w:t>t</w:t>
      </w:r>
      <w:r>
        <w:rPr>
          <w:rFonts w:hint="eastAsia"/>
        </w:rPr>
        <w:t>的一条路径，沿着这条路径可以将</w:t>
      </w:r>
      <w:r w:rsidRPr="005D7BF5">
        <w:rPr>
          <w:rFonts w:hint="eastAsia"/>
          <w:i/>
        </w:rPr>
        <w:t>s</w:t>
      </w:r>
      <w:r>
        <w:rPr>
          <w:rFonts w:hint="eastAsia"/>
        </w:rPr>
        <w:t>的流量更多的压入到</w:t>
      </w:r>
      <w:r w:rsidRPr="005D7BF5">
        <w:rPr>
          <w:rFonts w:hint="eastAsia"/>
          <w:i/>
        </w:rPr>
        <w:t>t</w:t>
      </w:r>
      <w:r>
        <w:rPr>
          <w:rFonts w:hint="eastAsia"/>
        </w:rPr>
        <w:t>，从而增加流</w:t>
      </w:r>
      <w:r w:rsidRPr="005D7BF5">
        <w:rPr>
          <w:rFonts w:hint="eastAsia"/>
          <w:i/>
        </w:rPr>
        <w:t>f</w:t>
      </w:r>
      <w:r>
        <w:rPr>
          <w:rFonts w:hint="eastAsia"/>
        </w:rPr>
        <w:t>的值。反复执行这个过程，直到</w:t>
      </w:r>
      <w:r w:rsidRPr="005202CD">
        <w:rPr>
          <w:rFonts w:hint="eastAsia"/>
          <w:i/>
        </w:rPr>
        <w:t>G</w:t>
      </w:r>
      <w:r w:rsidRPr="005202CD">
        <w:rPr>
          <w:rFonts w:hint="eastAsia"/>
          <w:i/>
          <w:vertAlign w:val="subscript"/>
        </w:rPr>
        <w:t>f</w:t>
      </w:r>
      <w:r>
        <w:rPr>
          <w:rFonts w:hint="eastAsia"/>
        </w:rPr>
        <w:t>中不存在增广路径为止。下面给出的是</w:t>
      </w:r>
      <w:r>
        <w:rPr>
          <w:rFonts w:hint="eastAsia"/>
        </w:rPr>
        <w:t>Ford-Fulkerson</w:t>
      </w:r>
      <w:r>
        <w:rPr>
          <w:rFonts w:hint="eastAsia"/>
        </w:rPr>
        <w:t>算法的伪代码实现。</w:t>
      </w:r>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trPr>
          <w:jc w:val="center"/>
        </w:trPr>
        <w:tc>
          <w:tcPr>
            <w:tcW w:w="8522" w:type="dxa"/>
            <w:shd w:val="clear" w:color="auto" w:fill="D9D9D9"/>
            <w:vAlign w:val="center"/>
          </w:tcPr>
          <w:p w:rsidR="003D7B39" w:rsidRPr="007D43C4" w:rsidRDefault="00D72FB3" w:rsidP="00D72FB3">
            <w:pPr>
              <w:spacing w:line="288" w:lineRule="auto"/>
              <w:jc w:val="both"/>
              <w:rPr>
                <w:rFonts w:ascii="宋体" w:hAnsi="宋体"/>
                <w:b/>
              </w:rPr>
            </w:pPr>
            <w:r w:rsidRPr="007D43C4">
              <w:rPr>
                <w:rFonts w:ascii="宋体" w:hAnsi="宋体" w:hint="eastAsia"/>
                <w:b/>
              </w:rPr>
              <w:t xml:space="preserve">算法2-1. </w:t>
            </w:r>
            <w:r w:rsidR="007D43C4" w:rsidRPr="007D43C4">
              <w:rPr>
                <w:rFonts w:ascii="宋体" w:hAnsi="宋体" w:hint="eastAsia"/>
              </w:rPr>
              <w:t>最大流算法Ford-Fulkerson算法</w:t>
            </w:r>
          </w:p>
        </w:tc>
      </w:tr>
      <w:tr w:rsidR="003D7B39" w:rsidRPr="005A05F9">
        <w:trPr>
          <w:jc w:val="center"/>
        </w:trPr>
        <w:tc>
          <w:tcPr>
            <w:tcW w:w="8522" w:type="dxa"/>
            <w:vAlign w:val="center"/>
          </w:tcPr>
          <w:p w:rsidR="00305953" w:rsidRPr="00744973" w:rsidRDefault="00305953" w:rsidP="00305953">
            <w:pPr>
              <w:spacing w:line="288" w:lineRule="auto"/>
              <w:jc w:val="both"/>
              <w:rPr>
                <w:rFonts w:ascii="宋体" w:hAnsi="宋体"/>
              </w:rPr>
            </w:pPr>
            <w:r w:rsidRPr="00305953">
              <w:rPr>
                <w:rFonts w:ascii="宋体" w:hAnsi="宋体" w:hint="eastAsia"/>
                <w:b/>
              </w:rPr>
              <w:t>输入</w:t>
            </w:r>
            <w:r w:rsidRPr="00744973">
              <w:rPr>
                <w:rFonts w:ascii="宋体" w:hAnsi="宋体" w:hint="eastAsia"/>
              </w:rPr>
              <w:t>：</w:t>
            </w:r>
            <w:r>
              <w:rPr>
                <w:rFonts w:ascii="宋体" w:hAnsi="宋体" w:hint="eastAsia"/>
              </w:rPr>
              <w:t>流网络</w:t>
            </w:r>
            <w:r w:rsidRPr="00744973">
              <w:rPr>
                <w:i/>
              </w:rPr>
              <w:t>G</w:t>
            </w:r>
            <w:r w:rsidRPr="00744973">
              <w:rPr>
                <w:rFonts w:hAnsi="宋体" w:hint="eastAsia"/>
              </w:rPr>
              <w:t>,</w:t>
            </w:r>
            <w:r w:rsidRPr="00744973">
              <w:rPr>
                <w:rFonts w:hAnsi="宋体" w:hint="eastAsia"/>
                <w:i/>
              </w:rPr>
              <w:t xml:space="preserve"> </w:t>
            </w:r>
            <w:r w:rsidRPr="00744973">
              <w:rPr>
                <w:rFonts w:hAnsi="宋体" w:hint="eastAsia"/>
              </w:rPr>
              <w:t>源点</w:t>
            </w:r>
            <w:r w:rsidRPr="00744973">
              <w:rPr>
                <w:i/>
              </w:rPr>
              <w:t>s</w:t>
            </w:r>
            <w:r w:rsidRPr="00744973">
              <w:rPr>
                <w:rFonts w:hint="eastAsia"/>
              </w:rPr>
              <w:t>,</w:t>
            </w:r>
            <w:r>
              <w:rPr>
                <w:rFonts w:hint="eastAsia"/>
              </w:rPr>
              <w:t xml:space="preserve"> </w:t>
            </w:r>
            <w:r w:rsidRPr="00744973">
              <w:rPr>
                <w:rFonts w:hint="eastAsia"/>
              </w:rPr>
              <w:t>汇点</w:t>
            </w:r>
            <w:r w:rsidRPr="00744973">
              <w:rPr>
                <w:rFonts w:hint="eastAsia"/>
                <w:i/>
              </w:rPr>
              <w:t xml:space="preserve"> t</w:t>
            </w:r>
          </w:p>
          <w:p w:rsidR="003D7B39" w:rsidRPr="00744973" w:rsidRDefault="003D7B39" w:rsidP="00305953">
            <w:pPr>
              <w:tabs>
                <w:tab w:val="left" w:pos="1200"/>
              </w:tabs>
              <w:spacing w:beforeLines="20" w:before="65" w:afterLines="20" w:after="65" w:line="288" w:lineRule="auto"/>
              <w:jc w:val="both"/>
            </w:pPr>
            <w:r w:rsidRPr="00744973">
              <w:t xml:space="preserve">1. </w:t>
            </w:r>
            <w:r w:rsidRPr="00744973">
              <w:rPr>
                <w:rFonts w:hint="eastAsia"/>
                <w:b/>
              </w:rPr>
              <w:t>for</w:t>
            </w:r>
            <w:r w:rsidRPr="00744973">
              <w:rPr>
                <w:rFonts w:hint="eastAsia"/>
              </w:rPr>
              <w:t xml:space="preserve"> 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rPr>
              <w:t xml:space="preserve"> </w:t>
            </w:r>
            <w:r w:rsidRPr="00744973">
              <w:rPr>
                <w:rFonts w:hint="eastAsia"/>
                <w:i/>
              </w:rPr>
              <w:t>E</w:t>
            </w:r>
            <w:r w:rsidR="003B0242">
              <w:rPr>
                <w:rFonts w:hint="eastAsia"/>
              </w:rPr>
              <w:t>（</w:t>
            </w:r>
            <w:r w:rsidRPr="00744973">
              <w:rPr>
                <w:rFonts w:hint="eastAsia"/>
                <w:i/>
              </w:rPr>
              <w:t>G</w:t>
            </w:r>
            <w:r w:rsidR="003B0242">
              <w:rPr>
                <w:rFonts w:hint="eastAsia"/>
              </w:rPr>
              <w:t>）</w:t>
            </w:r>
          </w:p>
          <w:p w:rsidR="003D7B39" w:rsidRPr="00744973" w:rsidRDefault="003D7B39" w:rsidP="00305953">
            <w:pPr>
              <w:tabs>
                <w:tab w:val="left" w:pos="1200"/>
              </w:tabs>
              <w:spacing w:beforeLines="20" w:before="65" w:afterLines="20" w:after="65" w:line="288" w:lineRule="auto"/>
              <w:jc w:val="both"/>
            </w:pPr>
            <w:r w:rsidRPr="00744973">
              <w:t xml:space="preserve">2. </w:t>
            </w:r>
            <w:r w:rsidRPr="00744973">
              <w:rPr>
                <w:rFonts w:hint="eastAsia"/>
              </w:rPr>
              <w:t xml:space="preserve">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3.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w:t>
            </w:r>
          </w:p>
          <w:p w:rsidR="003D7B39" w:rsidRPr="00744973" w:rsidRDefault="003D7B39" w:rsidP="00305953">
            <w:pPr>
              <w:tabs>
                <w:tab w:val="left" w:pos="1200"/>
              </w:tabs>
              <w:spacing w:beforeLines="20" w:before="65" w:afterLines="20" w:after="65" w:line="288" w:lineRule="auto"/>
              <w:jc w:val="both"/>
              <w:rPr>
                <w:i/>
              </w:rPr>
            </w:pPr>
            <w:r w:rsidRPr="00744973">
              <w:rPr>
                <w:rFonts w:hint="eastAsia"/>
              </w:rPr>
              <w:t xml:space="preserve">4. </w:t>
            </w:r>
            <w:r w:rsidRPr="00744973">
              <w:rPr>
                <w:rFonts w:hint="eastAsia"/>
                <w:i/>
              </w:rPr>
              <w:t>G</w:t>
            </w:r>
            <w:r w:rsidRPr="00744973">
              <w:rPr>
                <w:rFonts w:hint="eastAsia"/>
                <w:i/>
                <w:vertAlign w:val="subscript"/>
              </w:rPr>
              <w:t>f</w:t>
            </w:r>
            <w:r w:rsidRPr="00744973">
              <w:rPr>
                <w:rFonts w:hint="eastAsia"/>
                <w:vertAlign w:val="subscript"/>
              </w:rPr>
              <w:t xml:space="preserve"> </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G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5. </w:t>
            </w:r>
            <w:r w:rsidRPr="00744973">
              <w:rPr>
                <w:rFonts w:hint="eastAsia"/>
                <w:b/>
              </w:rPr>
              <w:t xml:space="preserve">while </w:t>
            </w:r>
            <w:r w:rsidRPr="00744973">
              <w:rPr>
                <w:rFonts w:hint="eastAsia"/>
              </w:rPr>
              <w:t xml:space="preserve">there exists a path </w:t>
            </w:r>
            <w:r w:rsidRPr="00744973">
              <w:rPr>
                <w:rFonts w:hint="eastAsia"/>
                <w:i/>
              </w:rPr>
              <w:t>p</w:t>
            </w:r>
            <w:r w:rsidRPr="00744973">
              <w:rPr>
                <w:rFonts w:hint="eastAsia"/>
              </w:rPr>
              <w:t xml:space="preserve"> from </w:t>
            </w:r>
            <w:r w:rsidRPr="00744973">
              <w:rPr>
                <w:rFonts w:hint="eastAsia"/>
                <w:i/>
              </w:rPr>
              <w:t>s</w:t>
            </w:r>
            <w:r w:rsidRPr="00744973">
              <w:rPr>
                <w:rFonts w:hint="eastAsia"/>
              </w:rPr>
              <w:t xml:space="preserve"> to </w:t>
            </w:r>
            <w:r w:rsidRPr="00744973">
              <w:rPr>
                <w:rFonts w:hint="eastAsia"/>
                <w:i/>
              </w:rPr>
              <w:t>t</w:t>
            </w:r>
            <w:r w:rsidRPr="00744973">
              <w:rPr>
                <w:rFonts w:hint="eastAsia"/>
              </w:rPr>
              <w:t xml:space="preserve"> in</w:t>
            </w:r>
            <w:r w:rsidRPr="00744973">
              <w:rPr>
                <w:rFonts w:hint="eastAsia"/>
                <w:i/>
              </w:rPr>
              <w:t xml:space="preserve"> G</w:t>
            </w:r>
            <w:r w:rsidR="009957B4">
              <w:rPr>
                <w:rFonts w:hint="eastAsia"/>
                <w:i/>
                <w:vertAlign w:val="subscript"/>
              </w:rPr>
              <w:t>f</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6.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 xml:space="preserve"> </w:t>
            </w:r>
            <w:r w:rsidRPr="00744973">
              <w:rPr>
                <w:rFonts w:ascii="宋体" w:hAnsi="宋体" w:hint="eastAsia"/>
              </w:rPr>
              <w:t>←</w:t>
            </w:r>
            <w:r w:rsidRPr="00744973">
              <w:rPr>
                <w:rFonts w:hint="eastAsia"/>
              </w:rPr>
              <w:t xml:space="preserve"> min{</w:t>
            </w:r>
            <w:r w:rsidRPr="00744973">
              <w:rPr>
                <w:rFonts w:hint="eastAsia"/>
                <w:i/>
              </w:rPr>
              <w:t>c</w:t>
            </w:r>
            <w:r w:rsidRPr="00744973">
              <w:rPr>
                <w:rFonts w:hint="eastAsia"/>
                <w:i/>
                <w:vertAlign w:val="subscript"/>
              </w:rPr>
              <w:t>f</w:t>
            </w:r>
            <w:r w:rsidR="003B0242">
              <w:rPr>
                <w:rFonts w:hint="eastAsia"/>
              </w:rPr>
              <w:t>（</w:t>
            </w:r>
            <w:r w:rsidRPr="00744973">
              <w:rPr>
                <w:rFonts w:hint="eastAsia"/>
                <w:i/>
              </w:rPr>
              <w:t>u,v</w:t>
            </w:r>
            <w:r w:rsidR="003B0242">
              <w:rPr>
                <w:rFonts w:hint="eastAsia"/>
              </w:rPr>
              <w:t>）</w:t>
            </w:r>
            <w:r w:rsidRPr="00744973">
              <w:rPr>
                <w:rFonts w:hint="eastAsia"/>
              </w:rPr>
              <w:t xml:space="preserve"> where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i/>
              </w:rPr>
              <w:t xml:space="preserve"> p</w:t>
            </w:r>
            <w:r w:rsidRPr="00744973">
              <w:rPr>
                <w:rFonts w:hint="eastAsia"/>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7.      </w:t>
            </w:r>
            <w:r w:rsidRPr="00F96CAD">
              <w:rPr>
                <w:rFonts w:hint="eastAsia"/>
                <w:b/>
              </w:rPr>
              <w:t xml:space="preserve">for </w:t>
            </w:r>
            <w:r w:rsidRPr="00744973">
              <w:rPr>
                <w:rFonts w:hint="eastAsia"/>
              </w:rPr>
              <w:t xml:space="preserve">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009957B4">
              <w:rPr>
                <w:rFonts w:hint="eastAsia"/>
                <w:i/>
              </w:rPr>
              <w:t xml:space="preserve"> p</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8.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f</w:t>
            </w:r>
            <w:r w:rsidR="003B0242">
              <w:rPr>
                <w:rFonts w:hint="eastAsia"/>
              </w:rPr>
              <w:t>（</w:t>
            </w:r>
            <w:r w:rsidRPr="00744973">
              <w:rPr>
                <w:rFonts w:hint="eastAsia"/>
                <w:i/>
              </w:rPr>
              <w:t>u,v</w:t>
            </w:r>
            <w:r w:rsidR="003B0242">
              <w:rPr>
                <w:rFonts w:hint="eastAsia"/>
              </w:rPr>
              <w:t>）</w:t>
            </w:r>
            <w:r w:rsidRPr="00744973">
              <w:rPr>
                <w:rFonts w:hint="eastAsia"/>
              </w:rPr>
              <w:t xml:space="preserve"> +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9.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 f</w:t>
            </w:r>
            <w:r w:rsidR="003B0242">
              <w:rPr>
                <w:rFonts w:hint="eastAsia"/>
              </w:rPr>
              <w:t>（</w:t>
            </w:r>
            <w:r w:rsidRPr="00744973">
              <w:rPr>
                <w:rFonts w:hint="eastAsia"/>
                <w:i/>
              </w:rPr>
              <w:t>u,v</w:t>
            </w:r>
            <w:r w:rsidR="003B0242">
              <w:rPr>
                <w:rFonts w:hint="eastAsia"/>
              </w:rPr>
              <w:t>）</w:t>
            </w:r>
          </w:p>
          <w:p w:rsidR="003D7B39" w:rsidRDefault="003D7B39" w:rsidP="00305953">
            <w:pPr>
              <w:tabs>
                <w:tab w:val="left" w:pos="1200"/>
              </w:tabs>
              <w:spacing w:beforeLines="20" w:before="65" w:afterLines="20" w:after="65" w:line="288" w:lineRule="auto"/>
              <w:jc w:val="both"/>
            </w:pPr>
            <w:r w:rsidRPr="00744973">
              <w:rPr>
                <w:rFonts w:hint="eastAsia"/>
              </w:rPr>
              <w:t xml:space="preserve">10.     recomputed </w:t>
            </w:r>
            <w:r w:rsidRPr="00744973">
              <w:rPr>
                <w:rFonts w:hint="eastAsia"/>
                <w:i/>
              </w:rPr>
              <w:t>G</w:t>
            </w:r>
            <w:r w:rsidRPr="00744973">
              <w:rPr>
                <w:rFonts w:hint="eastAsia"/>
                <w:i/>
                <w:vertAlign w:val="subscript"/>
              </w:rPr>
              <w:t>f</w:t>
            </w:r>
            <w:r w:rsidRPr="00744973">
              <w:rPr>
                <w:rFonts w:hint="eastAsia"/>
                <w:i/>
              </w:rPr>
              <w:t xml:space="preserve"> </w:t>
            </w:r>
            <w:r w:rsidRPr="00744973">
              <w:rPr>
                <w:rFonts w:hint="eastAsia"/>
              </w:rPr>
              <w:t xml:space="preserve">for flow </w:t>
            </w:r>
            <w:r w:rsidRPr="00744973">
              <w:rPr>
                <w:rFonts w:hint="eastAsia"/>
                <w:i/>
              </w:rPr>
              <w:t>f</w:t>
            </w:r>
            <w:r w:rsidRPr="00744973">
              <w:rPr>
                <w:rFonts w:hint="eastAsia"/>
              </w:rPr>
              <w:t xml:space="preserve"> </w:t>
            </w:r>
          </w:p>
          <w:p w:rsidR="00EC7F89" w:rsidRPr="00744973" w:rsidRDefault="00EC7F89" w:rsidP="00305953">
            <w:pPr>
              <w:tabs>
                <w:tab w:val="left" w:pos="1200"/>
              </w:tabs>
              <w:spacing w:beforeLines="20" w:before="65" w:afterLines="20" w:after="65" w:line="288" w:lineRule="auto"/>
              <w:jc w:val="both"/>
            </w:pPr>
            <w:r w:rsidRPr="00457E4F">
              <w:rPr>
                <w:rFonts w:ascii="宋体" w:hAnsi="宋体" w:hint="eastAsia"/>
                <w:b/>
              </w:rPr>
              <w:t>输出</w:t>
            </w:r>
            <w:r w:rsidRPr="00744973">
              <w:rPr>
                <w:rFonts w:ascii="宋体" w:hAnsi="宋体" w:hint="eastAsia"/>
              </w:rPr>
              <w:t>：</w:t>
            </w:r>
            <w:r w:rsidRPr="00744973">
              <w:rPr>
                <w:i/>
              </w:rPr>
              <w:t>s</w:t>
            </w:r>
            <w:r w:rsidRPr="00744973">
              <w:t>-</w:t>
            </w:r>
            <w:r w:rsidRPr="00744973">
              <w:rPr>
                <w:i/>
              </w:rPr>
              <w:t>t</w:t>
            </w:r>
            <w:r w:rsidRPr="00744973">
              <w:rPr>
                <w:rFonts w:ascii="宋体" w:hAnsi="宋体" w:hint="eastAsia"/>
              </w:rPr>
              <w:t>最大流</w:t>
            </w:r>
          </w:p>
        </w:tc>
      </w:tr>
    </w:tbl>
    <w:p w:rsidR="003D7B39" w:rsidRDefault="003D7B39" w:rsidP="00DC62EB">
      <w:pPr>
        <w:spacing w:beforeLines="50" w:before="163" w:line="288" w:lineRule="auto"/>
        <w:ind w:firstLine="468"/>
      </w:pPr>
      <w:r>
        <w:rPr>
          <w:rFonts w:hint="eastAsia"/>
        </w:rPr>
        <w:t>下面对</w:t>
      </w:r>
      <w:r>
        <w:rPr>
          <w:rFonts w:hint="eastAsia"/>
        </w:rPr>
        <w:t>Ford-Fulkerson</w:t>
      </w:r>
      <w:r>
        <w:rPr>
          <w:rFonts w:hint="eastAsia"/>
        </w:rPr>
        <w:t>算法相关的一些概念及理论进行说明。</w:t>
      </w:r>
    </w:p>
    <w:p w:rsidR="003D7B39" w:rsidRPr="00C1442C" w:rsidRDefault="003D7B39" w:rsidP="00DC62EB">
      <w:pPr>
        <w:spacing w:line="288" w:lineRule="auto"/>
        <w:ind w:firstLine="470"/>
      </w:pPr>
      <w:r w:rsidRPr="00C1442C">
        <w:rPr>
          <w:rFonts w:hint="eastAsia"/>
          <w:b/>
        </w:rPr>
        <w:t>定义</w:t>
      </w:r>
      <w:r w:rsidRPr="00C1442C">
        <w:rPr>
          <w:rFonts w:hint="eastAsia"/>
          <w:b/>
        </w:rPr>
        <w:t>2</w:t>
      </w:r>
      <w:r w:rsidR="007D43C4" w:rsidRPr="00C1442C">
        <w:rPr>
          <w:rFonts w:hint="eastAsia"/>
          <w:b/>
        </w:rPr>
        <w:t>-</w:t>
      </w:r>
      <w:r w:rsidRPr="00C1442C">
        <w:rPr>
          <w:rFonts w:hint="eastAsia"/>
          <w:b/>
        </w:rPr>
        <w:t>4</w:t>
      </w:r>
      <w:r w:rsidR="007D43C4" w:rsidRPr="00C1442C">
        <w:rPr>
          <w:rFonts w:hint="eastAsia"/>
          <w:b/>
        </w:rPr>
        <w:t>.</w:t>
      </w:r>
      <w:r w:rsidRPr="00C1442C">
        <w:rPr>
          <w:rFonts w:hint="eastAsia"/>
          <w:b/>
        </w:rPr>
        <w:t xml:space="preserve"> </w:t>
      </w:r>
      <w:r w:rsidR="003B0242" w:rsidRPr="00C1442C">
        <w:rPr>
          <w:rFonts w:hint="eastAsia"/>
          <w:b/>
        </w:rPr>
        <w:t>（</w:t>
      </w:r>
      <w:r w:rsidRPr="00C1442C">
        <w:rPr>
          <w:rFonts w:hint="eastAsia"/>
          <w:b/>
        </w:rPr>
        <w:t>剩余图</w:t>
      </w:r>
      <w:r w:rsidR="003B0242" w:rsidRPr="00C1442C">
        <w:rPr>
          <w:rFonts w:hint="eastAsia"/>
          <w:b/>
        </w:rPr>
        <w:t>）</w:t>
      </w:r>
      <w:r w:rsidRPr="00C1442C">
        <w:t xml:space="preserve"> </w:t>
      </w:r>
      <w:r w:rsidRPr="00C1442C">
        <w:rPr>
          <w:rFonts w:hint="eastAsia"/>
        </w:rPr>
        <w:t>对于给定的流网络</w:t>
      </w:r>
      <w:r w:rsidRPr="00C1442C">
        <w:rPr>
          <w:rFonts w:hint="eastAsia"/>
          <w:i/>
        </w:rPr>
        <w:t>G</w:t>
      </w:r>
      <w:r w:rsidR="003B0242" w:rsidRPr="00C1442C">
        <w:rPr>
          <w:rFonts w:hint="eastAsia"/>
        </w:rPr>
        <w:t>（</w:t>
      </w:r>
      <w:r w:rsidRPr="00C1442C">
        <w:rPr>
          <w:rFonts w:hint="eastAsia"/>
          <w:i/>
        </w:rPr>
        <w:t>V</w:t>
      </w:r>
      <w:r w:rsidRPr="00C1442C">
        <w:rPr>
          <w:rFonts w:hint="eastAsia"/>
        </w:rPr>
        <w:t xml:space="preserve">, </w:t>
      </w:r>
      <w:r w:rsidRPr="00C1442C">
        <w:rPr>
          <w:rFonts w:hint="eastAsia"/>
          <w:i/>
        </w:rPr>
        <w:t>E</w:t>
      </w:r>
      <w:r w:rsidR="003B0242" w:rsidRPr="00C1442C">
        <w:rPr>
          <w:rFonts w:hint="eastAsia"/>
        </w:rPr>
        <w:t>）</w:t>
      </w:r>
      <w:r w:rsidR="00C1442C">
        <w:rPr>
          <w:rFonts w:hint="eastAsia"/>
        </w:rPr>
        <w:t>，</w:t>
      </w:r>
      <w:r w:rsidRPr="00C1442C">
        <w:rPr>
          <w:rFonts w:hint="eastAsia"/>
        </w:rPr>
        <w:t>源点为</w:t>
      </w:r>
      <w:r w:rsidRPr="00C1442C">
        <w:rPr>
          <w:rFonts w:hint="eastAsia"/>
          <w:i/>
        </w:rPr>
        <w:t>s</w:t>
      </w:r>
      <w:r w:rsidRPr="00C1442C">
        <w:rPr>
          <w:rFonts w:hint="eastAsia"/>
        </w:rPr>
        <w:t>，汇点为</w:t>
      </w:r>
      <w:r w:rsidRPr="00C1442C">
        <w:rPr>
          <w:rFonts w:hint="eastAsia"/>
          <w:i/>
        </w:rPr>
        <w:t>t</w:t>
      </w:r>
      <w:r w:rsidRPr="00C1442C">
        <w:rPr>
          <w:rFonts w:hint="eastAsia"/>
        </w:rPr>
        <w:t>，设</w:t>
      </w:r>
      <w:r w:rsidRPr="00C1442C">
        <w:rPr>
          <w:rFonts w:hint="eastAsia"/>
          <w:i/>
        </w:rPr>
        <w:t>f</w:t>
      </w:r>
      <w:r w:rsidRPr="00C1442C">
        <w:rPr>
          <w:rFonts w:hint="eastAsia"/>
        </w:rPr>
        <w:t>为</w:t>
      </w:r>
      <w:r w:rsidRPr="00C1442C">
        <w:rPr>
          <w:rFonts w:hint="eastAsia"/>
          <w:i/>
        </w:rPr>
        <w:t>G</w:t>
      </w:r>
      <w:r w:rsidRPr="00C1442C">
        <w:rPr>
          <w:rFonts w:hint="eastAsia"/>
        </w:rPr>
        <w:t>中</w:t>
      </w:r>
      <w:r w:rsidRPr="00C1442C">
        <w:rPr>
          <w:rFonts w:hint="eastAsia"/>
          <w:i/>
        </w:rPr>
        <w:t>s-t</w:t>
      </w:r>
      <w:r w:rsidRPr="00C1442C">
        <w:rPr>
          <w:rFonts w:hint="eastAsia"/>
        </w:rPr>
        <w:t>流，则</w:t>
      </w:r>
      <w:r w:rsidRPr="00C1442C">
        <w:rPr>
          <w:rFonts w:hint="eastAsia"/>
          <w:i/>
        </w:rPr>
        <w:t>f</w:t>
      </w:r>
      <w:r w:rsidRPr="00C1442C">
        <w:rPr>
          <w:rFonts w:hint="eastAsia"/>
        </w:rPr>
        <w:t>在</w:t>
      </w:r>
      <w:r w:rsidRPr="00C1442C">
        <w:rPr>
          <w:rFonts w:hint="eastAsia"/>
          <w:i/>
        </w:rPr>
        <w:t>G</w:t>
      </w:r>
      <w:r w:rsidRPr="00C1442C">
        <w:rPr>
          <w:rFonts w:hint="eastAsia"/>
        </w:rPr>
        <w:t>中对应的剩余图</w:t>
      </w:r>
      <w:r w:rsidRPr="00C1442C">
        <w:rPr>
          <w:rFonts w:hint="eastAsia"/>
          <w:i/>
        </w:rPr>
        <w:t>G</w:t>
      </w:r>
      <w:r w:rsidRPr="00C1442C">
        <w:rPr>
          <w:rFonts w:hint="eastAsia"/>
          <w:i/>
          <w:vertAlign w:val="subscript"/>
        </w:rPr>
        <w:t xml:space="preserve">f </w:t>
      </w:r>
      <w:r w:rsidR="003B0242" w:rsidRPr="00C1442C">
        <w:rPr>
          <w:rFonts w:hint="eastAsia"/>
        </w:rPr>
        <w:t>（</w:t>
      </w:r>
      <w:r w:rsidRPr="00C1442C">
        <w:rPr>
          <w:rFonts w:hint="eastAsia"/>
          <w:i/>
        </w:rPr>
        <w:t>V</w:t>
      </w:r>
      <w:r w:rsidRPr="00C1442C">
        <w:rPr>
          <w:i/>
        </w:rPr>
        <w:t>’</w:t>
      </w:r>
      <w:r w:rsidR="00C1442C">
        <w:rPr>
          <w:rFonts w:hint="eastAsia"/>
        </w:rPr>
        <w:t>，</w:t>
      </w:r>
      <w:r w:rsidRPr="00C1442C">
        <w:rPr>
          <w:rFonts w:hint="eastAsia"/>
          <w:i/>
        </w:rPr>
        <w:t>E</w:t>
      </w:r>
      <w:r w:rsidRPr="00C1442C">
        <w:rPr>
          <w:i/>
        </w:rPr>
        <w:t>’</w:t>
      </w:r>
      <w:r w:rsidR="003B0242" w:rsidRPr="00C1442C">
        <w:rPr>
          <w:rFonts w:hint="eastAsia"/>
        </w:rPr>
        <w:t>）</w:t>
      </w:r>
      <w:r w:rsidRPr="00C1442C">
        <w:rPr>
          <w:rFonts w:hint="eastAsia"/>
        </w:rPr>
        <w:t>定义如下：</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i/>
          <w:sz w:val="24"/>
        </w:rPr>
        <w:t>V’</w:t>
      </w:r>
      <w:r w:rsidRPr="00C1442C">
        <w:rPr>
          <w:rFonts w:ascii="Times New Roman" w:hAnsi="Times New Roman"/>
          <w:sz w:val="24"/>
        </w:rPr>
        <w:t xml:space="preserve"> = </w:t>
      </w:r>
      <w:r w:rsidRPr="00C1442C">
        <w:rPr>
          <w:rFonts w:ascii="Times New Roman" w:hAnsi="Times New Roman"/>
          <w:i/>
          <w:sz w:val="24"/>
        </w:rPr>
        <w:t>V</w:t>
      </w:r>
      <w:r w:rsidRPr="00C1442C">
        <w:rPr>
          <w:rFonts w:ascii="Times New Roman" w:hAnsi="Times New Roman" w:hint="eastAsia"/>
          <w:sz w:val="24"/>
        </w:rPr>
        <w:t>；</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t>对顶点</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V</w:t>
      </w:r>
      <w:r w:rsidRPr="00C1442C">
        <w:rPr>
          <w:rFonts w:ascii="Times New Roman" w:hAnsi="Times New Roman" w:hint="eastAsia"/>
          <w:sz w:val="24"/>
        </w:rPr>
        <w:t>，如果存在边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r w:rsidRPr="00C1442C">
        <w:rPr>
          <w:rFonts w:ascii="Times New Roman" w:hAnsi="Times New Roman" w:hint="eastAsia"/>
          <w:sz w:val="24"/>
        </w:rPr>
        <w:t>，则存在</w:t>
      </w:r>
      <w:r w:rsidRPr="00C1442C">
        <w:rPr>
          <w:rFonts w:ascii="Times New Roman" w:hAnsi="Times New Roman" w:hint="eastAsia"/>
          <w:i/>
          <w:sz w:val="24"/>
        </w:rPr>
        <w:t>e</w:t>
      </w:r>
      <w:r w:rsidRPr="00C1442C">
        <w:rPr>
          <w:rFonts w:ascii="Times New Roman" w:hAnsi="Times New Roman"/>
          <w:i/>
          <w:sz w:val="24"/>
        </w:rPr>
        <w:t>’</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r w:rsidRPr="00C1442C">
        <w:rPr>
          <w:rFonts w:ascii="Times New Roman" w:hAnsi="Times New Roman"/>
          <w:i/>
          <w:sz w:val="24"/>
        </w:rPr>
        <w:t>’</w:t>
      </w:r>
      <w:r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t>且</w:t>
      </w:r>
      <w:r w:rsidRPr="00C1442C">
        <w:rPr>
          <w:rFonts w:ascii="Times New Roman" w:hAnsi="Times New Roman" w:hint="eastAsia"/>
          <w:i/>
          <w:sz w:val="24"/>
        </w:rPr>
        <w:t>e</w:t>
      </w:r>
      <w:r w:rsidRPr="00C1442C">
        <w:rPr>
          <w:rFonts w:ascii="Times New Roman" w:hAnsi="Times New Roman"/>
          <w:i/>
          <w:sz w:val="24"/>
        </w:rPr>
        <w:t>’</w:t>
      </w:r>
      <w:r w:rsidRPr="00C1442C">
        <w:rPr>
          <w:rFonts w:ascii="Times New Roman" w:hAnsi="Times New Roman" w:hint="eastAsia"/>
          <w:i/>
          <w:sz w:val="24"/>
        </w:rPr>
        <w:t xml:space="preserve"> </w:t>
      </w:r>
      <w:r w:rsidRPr="00C1442C">
        <w:rPr>
          <w:rFonts w:ascii="Times New Roman" w:hAnsi="Times New Roman" w:hint="eastAsia"/>
          <w:sz w:val="24"/>
        </w:rPr>
        <w:t>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Pr="00C1442C">
        <w:rPr>
          <w:rFonts w:ascii="Times New Roman" w:hAnsi="Times New Roman"/>
          <w:i/>
          <w:sz w:val="24"/>
        </w:rPr>
        <w:t>’</w:t>
      </w:r>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sz w:val="24"/>
        </w:rPr>
        <w:t>–</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，此时称该边为正向边；</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lastRenderedPageBreak/>
        <w:t>如果</w:t>
      </w:r>
      <w:r w:rsidRPr="00C1442C">
        <w:rPr>
          <w:rFonts w:ascii="Times New Roman" w:hAnsi="Times New Roman" w:hint="eastAsia"/>
          <w:i/>
          <w:sz w:val="24"/>
        </w:rPr>
        <w:t>G</w:t>
      </w:r>
      <w:r w:rsidRPr="00C1442C">
        <w:rPr>
          <w:rFonts w:ascii="Times New Roman" w:hAnsi="Times New Roman" w:hint="eastAsia"/>
          <w:sz w:val="24"/>
        </w:rPr>
        <w:t>中边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上的流量</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sym w:font="Symbol" w:char="F0B9"/>
      </w:r>
      <w:r w:rsidRPr="00C1442C">
        <w:rPr>
          <w:rFonts w:ascii="Times New Roman" w:hAnsi="Times New Roman" w:hint="eastAsia"/>
          <w:sz w:val="24"/>
        </w:rPr>
        <w:t xml:space="preserve"> 0</w:t>
      </w:r>
      <w:r w:rsidRPr="00C1442C">
        <w:rPr>
          <w:rFonts w:ascii="Times New Roman" w:hAnsi="Times New Roman" w:hint="eastAsia"/>
          <w:sz w:val="24"/>
        </w:rPr>
        <w:t>，则在</w:t>
      </w:r>
      <w:r w:rsidRPr="00C1442C">
        <w:rPr>
          <w:rFonts w:ascii="Times New Roman" w:hAnsi="Times New Roman" w:hint="eastAsia"/>
          <w:i/>
          <w:sz w:val="24"/>
        </w:rPr>
        <w:t>G</w:t>
      </w:r>
      <w:r w:rsidRPr="00C1442C">
        <w:rPr>
          <w:rFonts w:ascii="Times New Roman" w:hAnsi="Times New Roman" w:hint="eastAsia"/>
          <w:i/>
          <w:sz w:val="24"/>
          <w:vertAlign w:val="subscript"/>
        </w:rPr>
        <w:t>f</w:t>
      </w:r>
      <w:r w:rsidRPr="00C1442C">
        <w:rPr>
          <w:rFonts w:ascii="Times New Roman" w:hAnsi="Times New Roman" w:hint="eastAsia"/>
          <w:sz w:val="24"/>
        </w:rPr>
        <w:t>中存在从</w:t>
      </w:r>
      <w:r w:rsidRPr="00C1442C">
        <w:rPr>
          <w:rFonts w:ascii="Times New Roman" w:hAnsi="Times New Roman" w:hint="eastAsia"/>
          <w:i/>
          <w:sz w:val="24"/>
        </w:rPr>
        <w:t>v</w:t>
      </w:r>
      <w:r w:rsidRPr="00C1442C">
        <w:rPr>
          <w:rFonts w:ascii="Times New Roman" w:hAnsi="Times New Roman" w:hint="eastAsia"/>
          <w:sz w:val="24"/>
        </w:rPr>
        <w:t>到</w:t>
      </w:r>
      <w:r w:rsidRPr="00C1442C">
        <w:rPr>
          <w:rFonts w:ascii="Times New Roman" w:hAnsi="Times New Roman" w:hint="eastAsia"/>
          <w:i/>
          <w:sz w:val="24"/>
        </w:rPr>
        <w:t>u</w:t>
      </w:r>
      <w:r w:rsidRPr="00C1442C">
        <w:rPr>
          <w:rFonts w:ascii="Times New Roman" w:hAnsi="Times New Roman" w:hint="eastAsia"/>
          <w:sz w:val="24"/>
        </w:rPr>
        <w:t>的边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t>u</w:t>
      </w:r>
      <w:r w:rsidR="003B0242" w:rsidRPr="00C1442C">
        <w:rPr>
          <w:rFonts w:ascii="Times New Roman" w:hAnsi="Times New Roman" w:hint="eastAsia"/>
          <w:sz w:val="24"/>
        </w:rPr>
        <w:t>）</w:t>
      </w:r>
      <w:r w:rsidRPr="00C1442C">
        <w:rPr>
          <w:rFonts w:ascii="Times New Roman" w:hAnsi="Times New Roman" w:hint="eastAsia"/>
          <w:sz w:val="24"/>
        </w:rPr>
        <w:t>，其容量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Pr="00C1442C">
        <w:rPr>
          <w:rFonts w:ascii="Times New Roman" w:hAnsi="Times New Roman"/>
          <w:i/>
          <w:sz w:val="24"/>
        </w:rPr>
        <w:t>’</w:t>
      </w:r>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，此时称该边为反向边。</w:t>
      </w:r>
    </w:p>
    <w:p w:rsidR="003D7B39" w:rsidRPr="00C1442C" w:rsidRDefault="003D7B39" w:rsidP="00DC62EB">
      <w:pPr>
        <w:spacing w:line="288" w:lineRule="auto"/>
        <w:ind w:firstLine="468"/>
      </w:pPr>
      <w:r w:rsidRPr="00C1442C">
        <w:rPr>
          <w:rFonts w:hint="eastAsia"/>
        </w:rPr>
        <w:t>如图</w:t>
      </w:r>
      <w:r w:rsidRPr="00C1442C">
        <w:rPr>
          <w:rFonts w:hint="eastAsia"/>
        </w:rPr>
        <w:t>2-2</w:t>
      </w:r>
      <w:r w:rsidRPr="00C1442C">
        <w:rPr>
          <w:rFonts w:hint="eastAsia"/>
        </w:rPr>
        <w:t>，</w:t>
      </w:r>
      <w:r w:rsidRPr="00C1442C">
        <w:rPr>
          <w:rFonts w:hint="eastAsia"/>
          <w:i/>
        </w:rPr>
        <w:t>G</w:t>
      </w:r>
      <w:r w:rsidRPr="00C1442C">
        <w:rPr>
          <w:rFonts w:hint="eastAsia"/>
          <w:i/>
          <w:vertAlign w:val="subscript"/>
        </w:rPr>
        <w:t>f</w:t>
      </w:r>
      <w:r w:rsidRPr="00C1442C">
        <w:rPr>
          <w:rFonts w:hint="eastAsia"/>
        </w:rPr>
        <w:t>是图</w:t>
      </w:r>
      <w:r w:rsidRPr="00C1442C">
        <w:rPr>
          <w:rFonts w:hint="eastAsia"/>
        </w:rPr>
        <w:t>2-1</w:t>
      </w:r>
      <w:r w:rsidR="003B0242" w:rsidRPr="00C1442C">
        <w:rPr>
          <w:rFonts w:hint="eastAsia"/>
        </w:rPr>
        <w:t>（</w:t>
      </w:r>
      <w:r w:rsidRPr="00C1442C">
        <w:rPr>
          <w:rFonts w:hint="eastAsia"/>
        </w:rPr>
        <w:t>b</w:t>
      </w:r>
      <w:r w:rsidR="003B0242" w:rsidRPr="00C1442C">
        <w:rPr>
          <w:rFonts w:hint="eastAsia"/>
        </w:rPr>
        <w:t>）</w:t>
      </w:r>
      <w:r w:rsidRPr="00C1442C">
        <w:rPr>
          <w:rFonts w:hint="eastAsia"/>
        </w:rPr>
        <w:t>中流</w:t>
      </w:r>
      <w:r w:rsidRPr="00C1442C">
        <w:rPr>
          <w:rFonts w:hint="eastAsia"/>
          <w:i/>
        </w:rPr>
        <w:t>f</w:t>
      </w:r>
      <w:r w:rsidRPr="00C1442C">
        <w:rPr>
          <w:rFonts w:hint="eastAsia"/>
        </w:rPr>
        <w:t>对应于</w:t>
      </w:r>
      <w:r w:rsidRPr="00C1442C">
        <w:rPr>
          <w:rFonts w:hint="eastAsia"/>
        </w:rPr>
        <w:t>2-1</w:t>
      </w:r>
      <w:r w:rsidR="003B0242" w:rsidRPr="00C1442C">
        <w:rPr>
          <w:rFonts w:hint="eastAsia"/>
        </w:rPr>
        <w:t>（</w:t>
      </w:r>
      <w:r w:rsidRPr="00C1442C">
        <w:rPr>
          <w:rFonts w:hint="eastAsia"/>
        </w:rPr>
        <w:t>a</w:t>
      </w:r>
      <w:r w:rsidR="003B0242" w:rsidRPr="00C1442C">
        <w:rPr>
          <w:rFonts w:hint="eastAsia"/>
        </w:rPr>
        <w:t>）</w:t>
      </w:r>
      <w:r w:rsidRPr="00C1442C">
        <w:rPr>
          <w:rFonts w:hint="eastAsia"/>
        </w:rPr>
        <w:t>中流网络</w:t>
      </w:r>
      <w:r w:rsidRPr="00C1442C">
        <w:rPr>
          <w:rFonts w:hint="eastAsia"/>
          <w:i/>
        </w:rPr>
        <w:t>G</w:t>
      </w:r>
      <w:r w:rsidRPr="00C1442C">
        <w:rPr>
          <w:rFonts w:hint="eastAsia"/>
        </w:rPr>
        <w:t>的剩余图。</w:t>
      </w:r>
    </w:p>
    <w:p w:rsidR="004A3899" w:rsidRDefault="004A3899" w:rsidP="00DC4C31">
      <w:pPr>
        <w:ind w:firstLine="492"/>
        <w:jc w:val="center"/>
      </w:pPr>
      <w:r>
        <w:object w:dxaOrig="3528" w:dyaOrig="2218">
          <v:shape id="_x0000_i1027" type="#_x0000_t75" style="width:175.5pt;height:111pt" o:ole="">
            <v:imagedata r:id="rId24" o:title=""/>
          </v:shape>
          <o:OLEObject Type="Embed" ProgID="Visio.Drawing.11" ShapeID="_x0000_i1027" DrawAspect="Content" ObjectID="_1523445978" r:id="rId25"/>
        </w:object>
      </w:r>
    </w:p>
    <w:p w:rsidR="004A3899" w:rsidRDefault="004A3899" w:rsidP="00DC62EB">
      <w:pPr>
        <w:spacing w:line="288" w:lineRule="auto"/>
        <w:ind w:firstLine="408"/>
        <w:jc w:val="center"/>
        <w:rPr>
          <w:i/>
          <w:sz w:val="21"/>
          <w:szCs w:val="21"/>
          <w:vertAlign w:val="subscript"/>
        </w:rPr>
      </w:pPr>
      <w:r w:rsidRPr="00927F67">
        <w:rPr>
          <w:rFonts w:ascii="宋体" w:hAnsi="宋体" w:hint="eastAsia"/>
          <w:sz w:val="21"/>
          <w:szCs w:val="21"/>
        </w:rPr>
        <w:t>图</w:t>
      </w:r>
      <w:r>
        <w:rPr>
          <w:rFonts w:hint="eastAsia"/>
          <w:sz w:val="21"/>
          <w:szCs w:val="21"/>
        </w:rPr>
        <w:t>2</w:t>
      </w:r>
      <w:r w:rsidRPr="00FC2E4F">
        <w:rPr>
          <w:sz w:val="21"/>
          <w:szCs w:val="21"/>
        </w:rPr>
        <w:t>-</w:t>
      </w:r>
      <w:r>
        <w:rPr>
          <w:rFonts w:hint="eastAsia"/>
          <w:sz w:val="21"/>
          <w:szCs w:val="21"/>
        </w:rPr>
        <w:t xml:space="preserve">2 </w:t>
      </w:r>
      <w:r>
        <w:rPr>
          <w:rFonts w:ascii="宋体" w:hAnsi="宋体" w:hint="eastAsia"/>
          <w:sz w:val="21"/>
          <w:szCs w:val="21"/>
        </w:rPr>
        <w:t>剩余图</w:t>
      </w:r>
      <w:r w:rsidRPr="00594D40">
        <w:rPr>
          <w:i/>
          <w:sz w:val="21"/>
          <w:szCs w:val="21"/>
        </w:rPr>
        <w:t>G</w:t>
      </w:r>
      <w:r w:rsidRPr="00594D40">
        <w:rPr>
          <w:i/>
          <w:sz w:val="21"/>
          <w:szCs w:val="21"/>
          <w:vertAlign w:val="subscript"/>
        </w:rPr>
        <w:t>f</w:t>
      </w:r>
    </w:p>
    <w:p w:rsidR="003D7B39" w:rsidRDefault="003D7B39" w:rsidP="00DC62EB">
      <w:pPr>
        <w:spacing w:beforeLines="50" w:before="163" w:line="288" w:lineRule="auto"/>
        <w:ind w:firstLine="468"/>
      </w:pPr>
      <w:r>
        <w:rPr>
          <w:rFonts w:hint="eastAsia"/>
        </w:rPr>
        <w:t>在最大流问题的研究中，最大流最小割定理是最大流算法分析的理论基础，下面简单介绍一下割的概念及该定理。</w:t>
      </w:r>
    </w:p>
    <w:p w:rsidR="003D7B39" w:rsidRDefault="003D7B39" w:rsidP="00DC62EB">
      <w:pPr>
        <w:spacing w:line="288" w:lineRule="auto"/>
        <w:ind w:firstLine="470"/>
      </w:pPr>
      <w:r w:rsidRPr="00771185">
        <w:rPr>
          <w:rFonts w:hint="eastAsia"/>
          <w:b/>
        </w:rPr>
        <w:t>定义</w:t>
      </w:r>
      <w:r w:rsidRPr="00771185">
        <w:rPr>
          <w:rFonts w:hint="eastAsia"/>
          <w:b/>
        </w:rPr>
        <w:t>2</w:t>
      </w:r>
      <w:r w:rsidR="00C1442C">
        <w:rPr>
          <w:rFonts w:hint="eastAsia"/>
          <w:b/>
        </w:rPr>
        <w:t>-</w:t>
      </w:r>
      <w:r>
        <w:rPr>
          <w:rFonts w:hint="eastAsia"/>
          <w:b/>
        </w:rPr>
        <w:t>5</w:t>
      </w:r>
      <w:r w:rsidR="00B23D57">
        <w:rPr>
          <w:rFonts w:hint="eastAsia"/>
          <w:b/>
        </w:rPr>
        <w:t>.</w:t>
      </w:r>
      <w:r w:rsidRPr="00771185">
        <w:rPr>
          <w:rFonts w:hint="eastAsia"/>
          <w:b/>
        </w:rPr>
        <w:t xml:space="preserve"> </w:t>
      </w:r>
      <w:r w:rsidR="003B0242">
        <w:rPr>
          <w:rFonts w:hint="eastAsia"/>
          <w:b/>
        </w:rPr>
        <w:t>（</w:t>
      </w:r>
      <w:r w:rsidRPr="009B0F47">
        <w:rPr>
          <w:rFonts w:hint="eastAsia"/>
          <w:b/>
          <w:i/>
        </w:rPr>
        <w:t>S</w:t>
      </w:r>
      <w:r>
        <w:rPr>
          <w:rFonts w:hint="eastAsia"/>
          <w:b/>
        </w:rPr>
        <w:t>-</w:t>
      </w:r>
      <w:r w:rsidRPr="009B0F47">
        <w:rPr>
          <w:rFonts w:hint="eastAsia"/>
          <w:b/>
          <w:i/>
        </w:rPr>
        <w:t>T</w:t>
      </w:r>
      <w:r>
        <w:rPr>
          <w:rFonts w:hint="eastAsia"/>
          <w:b/>
        </w:rPr>
        <w:t>割</w:t>
      </w:r>
      <w:r w:rsidR="003B0242">
        <w:rPr>
          <w:rFonts w:hint="eastAsia"/>
          <w:b/>
        </w:rPr>
        <w:t>）</w:t>
      </w:r>
      <w:r>
        <w:rPr>
          <w:rFonts w:hint="eastAsia"/>
          <w:b/>
        </w:rPr>
        <w:t xml:space="preserve"> </w:t>
      </w:r>
      <w:r w:rsidRPr="009B0F47">
        <w:rPr>
          <w:rFonts w:hint="eastAsia"/>
        </w:rPr>
        <w:t>流</w:t>
      </w:r>
      <w:r>
        <w:rPr>
          <w:rFonts w:hint="eastAsia"/>
        </w:rPr>
        <w:t>网络</w:t>
      </w:r>
      <w:r w:rsidRPr="00983954">
        <w:rPr>
          <w:rFonts w:hint="eastAsia"/>
          <w:i/>
        </w:rPr>
        <w:t>G</w:t>
      </w:r>
      <w:r w:rsidR="003B0242">
        <w:rPr>
          <w:rFonts w:hint="eastAsia"/>
        </w:rPr>
        <w:t>（</w:t>
      </w:r>
      <w:r w:rsidRPr="00983954">
        <w:rPr>
          <w:rFonts w:hint="eastAsia"/>
          <w:i/>
        </w:rPr>
        <w:t>V</w:t>
      </w:r>
      <w:r>
        <w:rPr>
          <w:rFonts w:hint="eastAsia"/>
        </w:rPr>
        <w:t xml:space="preserve">, </w:t>
      </w:r>
      <w:r w:rsidRPr="00983954">
        <w:rPr>
          <w:rFonts w:hint="eastAsia"/>
          <w:i/>
        </w:rPr>
        <w:t>E</w:t>
      </w:r>
      <w:r w:rsidR="003B0242">
        <w:rPr>
          <w:rFonts w:hint="eastAsia"/>
        </w:rPr>
        <w:t>）</w:t>
      </w:r>
      <w:r>
        <w:rPr>
          <w:rFonts w:hint="eastAsia"/>
        </w:rPr>
        <w:t>的割</w:t>
      </w:r>
      <w:r w:rsidR="003B0242">
        <w:rPr>
          <w:rFonts w:hint="eastAsia"/>
        </w:rPr>
        <w:t>（</w:t>
      </w:r>
      <w:r w:rsidRPr="00983954">
        <w:rPr>
          <w:rFonts w:hint="eastAsia"/>
          <w:i/>
        </w:rPr>
        <w:t>S</w:t>
      </w:r>
      <w:r>
        <w:rPr>
          <w:rFonts w:hint="eastAsia"/>
        </w:rPr>
        <w:t xml:space="preserve">, </w:t>
      </w:r>
      <w:r w:rsidRPr="00983954">
        <w:rPr>
          <w:rFonts w:hint="eastAsia"/>
          <w:i/>
        </w:rPr>
        <w:t>T</w:t>
      </w:r>
      <w:r w:rsidR="003B0242">
        <w:rPr>
          <w:rFonts w:hint="eastAsia"/>
        </w:rPr>
        <w:t>）</w:t>
      </w:r>
      <w:r>
        <w:rPr>
          <w:rFonts w:hint="eastAsia"/>
        </w:rPr>
        <w:t>是顶点集</w:t>
      </w:r>
      <w:r w:rsidRPr="00983954">
        <w:rPr>
          <w:rFonts w:hint="eastAsia"/>
          <w:i/>
        </w:rPr>
        <w:t>V</w:t>
      </w:r>
      <w:r>
        <w:rPr>
          <w:rFonts w:hint="eastAsia"/>
        </w:rPr>
        <w:t>的一个划分，它将</w:t>
      </w:r>
      <w:r w:rsidRPr="00983954">
        <w:rPr>
          <w:rFonts w:hint="eastAsia"/>
          <w:i/>
        </w:rPr>
        <w:t>V</w:t>
      </w:r>
      <w:r>
        <w:rPr>
          <w:rFonts w:hint="eastAsia"/>
        </w:rPr>
        <w:t>划分成</w:t>
      </w:r>
      <w:r w:rsidRPr="00983954">
        <w:rPr>
          <w:rFonts w:hint="eastAsia"/>
          <w:i/>
        </w:rPr>
        <w:t>S</w:t>
      </w:r>
      <w:r>
        <w:rPr>
          <w:rFonts w:hint="eastAsia"/>
        </w:rPr>
        <w:t>和</w:t>
      </w:r>
      <w:r w:rsidRPr="00983954">
        <w:rPr>
          <w:rFonts w:hint="eastAsia"/>
          <w:i/>
        </w:rPr>
        <w:t>T</w:t>
      </w:r>
      <w:r w:rsidR="003B0242">
        <w:rPr>
          <w:rFonts w:hint="eastAsia"/>
        </w:rPr>
        <w:t>（</w:t>
      </w:r>
      <w:r w:rsidRPr="00983954">
        <w:rPr>
          <w:rFonts w:hint="eastAsia"/>
          <w:i/>
        </w:rPr>
        <w:t>T</w:t>
      </w:r>
      <w:r>
        <w:rPr>
          <w:rFonts w:hint="eastAsia"/>
        </w:rPr>
        <w:t xml:space="preserve"> = </w:t>
      </w:r>
      <w:r w:rsidRPr="00983954">
        <w:rPr>
          <w:rFonts w:hint="eastAsia"/>
          <w:i/>
        </w:rPr>
        <w:t>V</w:t>
      </w:r>
      <w:r>
        <w:rPr>
          <w:rFonts w:hint="eastAsia"/>
        </w:rPr>
        <w:t xml:space="preserve"> -</w:t>
      </w:r>
      <w:r w:rsidRPr="00983954">
        <w:rPr>
          <w:rFonts w:hint="eastAsia"/>
          <w:i/>
        </w:rPr>
        <w:t xml:space="preserve"> S</w:t>
      </w:r>
      <w:r w:rsidR="003B0242">
        <w:rPr>
          <w:rFonts w:hint="eastAsia"/>
        </w:rPr>
        <w:t>）</w:t>
      </w:r>
      <w:r>
        <w:rPr>
          <w:rFonts w:hint="eastAsia"/>
        </w:rPr>
        <w:t>两个部分，且该划分满足源点</w:t>
      </w:r>
      <w:r w:rsidRPr="003778D1">
        <w:rPr>
          <w:rFonts w:hint="eastAsia"/>
          <w:i/>
        </w:rPr>
        <w:t xml:space="preserve">s </w:t>
      </w:r>
      <w:r w:rsidRPr="003778D1">
        <w:rPr>
          <w:rFonts w:hint="eastAsia"/>
          <w:i/>
        </w:rPr>
        <w:sym w:font="Symbol" w:char="F0CE"/>
      </w:r>
      <w:r w:rsidRPr="003778D1">
        <w:rPr>
          <w:rFonts w:hint="eastAsia"/>
          <w:i/>
        </w:rPr>
        <w:t xml:space="preserve"> S</w:t>
      </w:r>
      <w:r>
        <w:rPr>
          <w:rFonts w:hint="eastAsia"/>
        </w:rPr>
        <w:t>，</w:t>
      </w:r>
      <w:r>
        <w:rPr>
          <w:rFonts w:hint="eastAsia"/>
        </w:rPr>
        <w:t xml:space="preserve"> </w:t>
      </w:r>
      <w:r w:rsidRPr="003778D1">
        <w:rPr>
          <w:rFonts w:hint="eastAsia"/>
          <w:i/>
        </w:rPr>
        <w:t xml:space="preserve">t </w:t>
      </w:r>
      <w:r w:rsidRPr="003778D1">
        <w:rPr>
          <w:rFonts w:hint="eastAsia"/>
          <w:i/>
        </w:rPr>
        <w:sym w:font="Symbol" w:char="F0CE"/>
      </w:r>
      <w:r w:rsidRPr="003778D1">
        <w:rPr>
          <w:rFonts w:hint="eastAsia"/>
          <w:i/>
        </w:rPr>
        <w:t xml:space="preserve"> T</w:t>
      </w:r>
      <w:r>
        <w:rPr>
          <w:rFonts w:hint="eastAsia"/>
        </w:rPr>
        <w:t>，同时，将割的容量定义为从</w:t>
      </w:r>
      <w:r w:rsidRPr="008B0125">
        <w:rPr>
          <w:rFonts w:hint="eastAsia"/>
          <w:i/>
        </w:rPr>
        <w:t>S</w:t>
      </w:r>
      <w:r>
        <w:rPr>
          <w:rFonts w:hint="eastAsia"/>
        </w:rPr>
        <w:t>到</w:t>
      </w:r>
      <w:r w:rsidRPr="008B0125">
        <w:rPr>
          <w:rFonts w:hint="eastAsia"/>
          <w:i/>
        </w:rPr>
        <w:t>T</w:t>
      </w:r>
      <w:r>
        <w:rPr>
          <w:rFonts w:hint="eastAsia"/>
        </w:rPr>
        <w:t>的边容量之和，即</w:t>
      </w:r>
      <w:r w:rsidRPr="00C15488">
        <w:rPr>
          <w:rFonts w:hint="eastAsia"/>
          <w:i/>
        </w:rPr>
        <w:t>c</w:t>
      </w:r>
      <w:r w:rsidR="003B0242">
        <w:rPr>
          <w:rFonts w:hint="eastAsia"/>
        </w:rPr>
        <w:t>（</w:t>
      </w:r>
      <w:r w:rsidRPr="00C15488">
        <w:rPr>
          <w:rFonts w:hint="eastAsia"/>
          <w:i/>
        </w:rPr>
        <w:t>S</w:t>
      </w:r>
      <w:r>
        <w:rPr>
          <w:rFonts w:hint="eastAsia"/>
        </w:rPr>
        <w:t xml:space="preserve">, </w:t>
      </w:r>
      <w:r w:rsidRPr="00C15488">
        <w:rPr>
          <w:rFonts w:hint="eastAsia"/>
          <w:i/>
        </w:rPr>
        <w:t>T</w:t>
      </w:r>
      <w:r w:rsidR="003B0242">
        <w:rPr>
          <w:rFonts w:hint="eastAsia"/>
        </w:rPr>
        <w:t>）</w:t>
      </w:r>
      <w:r>
        <w:rPr>
          <w:rFonts w:hint="eastAsia"/>
        </w:rPr>
        <w:t xml:space="preserve"> = </w:t>
      </w:r>
      <w:r>
        <w:rPr>
          <w:rFonts w:hint="eastAsia"/>
        </w:rPr>
        <w:sym w:font="Symbol" w:char="F053"/>
      </w:r>
      <w:r w:rsidRPr="005C4DC9">
        <w:rPr>
          <w:rFonts w:hint="eastAsia"/>
          <w:i/>
          <w:vertAlign w:val="subscript"/>
        </w:rPr>
        <w:t>e</w:t>
      </w:r>
      <w:r w:rsidRPr="005C4DC9">
        <w:rPr>
          <w:rFonts w:hint="eastAsia"/>
          <w:vertAlign w:val="subscript"/>
        </w:rPr>
        <w:sym w:font="Symbol" w:char="F0CE"/>
      </w:r>
      <w:r w:rsidRPr="005C4DC9">
        <w:rPr>
          <w:rFonts w:hint="eastAsia"/>
          <w:vertAlign w:val="subscript"/>
        </w:rPr>
        <w:t>{</w:t>
      </w:r>
      <w:r w:rsidR="003B0242">
        <w:rPr>
          <w:rFonts w:hint="eastAsia"/>
          <w:vertAlign w:val="subscript"/>
        </w:rPr>
        <w:t>（</w:t>
      </w:r>
      <w:r w:rsidRPr="005C4DC9">
        <w:rPr>
          <w:rFonts w:hint="eastAsia"/>
          <w:i/>
          <w:vertAlign w:val="subscript"/>
        </w:rPr>
        <w:t>u</w:t>
      </w:r>
      <w:r w:rsidRPr="005C4DC9">
        <w:rPr>
          <w:rFonts w:hint="eastAsia"/>
          <w:vertAlign w:val="subscript"/>
        </w:rPr>
        <w:t>,</w:t>
      </w:r>
      <w:r w:rsidRPr="005C4DC9">
        <w:rPr>
          <w:rFonts w:hint="eastAsia"/>
          <w:i/>
          <w:vertAlign w:val="subscript"/>
        </w:rPr>
        <w:t xml:space="preserve"> v</w:t>
      </w:r>
      <w:r w:rsidR="003B0242">
        <w:rPr>
          <w:rFonts w:hint="eastAsia"/>
          <w:vertAlign w:val="subscript"/>
        </w:rPr>
        <w:t>）</w:t>
      </w:r>
      <w:r w:rsidRPr="005C4DC9">
        <w:rPr>
          <w:rFonts w:hint="eastAsia"/>
          <w:vertAlign w:val="subscript"/>
        </w:rPr>
        <w:t xml:space="preserve"> | </w:t>
      </w:r>
      <w:r w:rsidRPr="005C4DC9">
        <w:rPr>
          <w:rFonts w:hint="eastAsia"/>
          <w:i/>
          <w:vertAlign w:val="subscript"/>
        </w:rPr>
        <w:t>u</w:t>
      </w:r>
      <w:r w:rsidRPr="005C4DC9">
        <w:rPr>
          <w:rFonts w:hint="eastAsia"/>
          <w:vertAlign w:val="subscript"/>
        </w:rPr>
        <w:t xml:space="preserve"> </w:t>
      </w:r>
      <w:r w:rsidRPr="005C4DC9">
        <w:rPr>
          <w:rFonts w:hint="eastAsia"/>
          <w:i/>
          <w:vertAlign w:val="subscript"/>
        </w:rPr>
        <w:sym w:font="Symbol" w:char="F0CE"/>
      </w:r>
      <w:r w:rsidRPr="005C4DC9">
        <w:rPr>
          <w:rFonts w:hint="eastAsia"/>
          <w:vertAlign w:val="subscript"/>
        </w:rPr>
        <w:t xml:space="preserve"> </w:t>
      </w:r>
      <w:r w:rsidRPr="005C4DC9">
        <w:rPr>
          <w:rFonts w:hint="eastAsia"/>
          <w:i/>
          <w:vertAlign w:val="subscript"/>
        </w:rPr>
        <w:t>S</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Pr="005C4DC9">
        <w:rPr>
          <w:rFonts w:hint="eastAsia"/>
          <w:i/>
          <w:vertAlign w:val="subscript"/>
        </w:rPr>
        <w:t>v</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T</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003B0242">
        <w:rPr>
          <w:rFonts w:hint="eastAsia"/>
          <w:vertAlign w:val="subscript"/>
        </w:rPr>
        <w:t>（</w:t>
      </w:r>
      <w:r w:rsidRPr="005C4DC9">
        <w:rPr>
          <w:rFonts w:hint="eastAsia"/>
          <w:i/>
          <w:vertAlign w:val="subscript"/>
        </w:rPr>
        <w:t>u</w:t>
      </w:r>
      <w:r w:rsidRPr="005C4DC9">
        <w:rPr>
          <w:rFonts w:hint="eastAsia"/>
          <w:vertAlign w:val="subscript"/>
        </w:rPr>
        <w:t xml:space="preserve">, </w:t>
      </w:r>
      <w:r w:rsidRPr="005C4DC9">
        <w:rPr>
          <w:rFonts w:hint="eastAsia"/>
          <w:i/>
          <w:vertAlign w:val="subscript"/>
        </w:rPr>
        <w:t>v</w:t>
      </w:r>
      <w:r w:rsidR="003B0242">
        <w:rPr>
          <w:rFonts w:hint="eastAsia"/>
          <w:vertAlign w:val="subscript"/>
        </w:rPr>
        <w:t>）</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E</w:t>
      </w:r>
      <w:r w:rsidRPr="005C4DC9">
        <w:rPr>
          <w:rFonts w:hint="eastAsia"/>
          <w:vertAlign w:val="subscript"/>
        </w:rPr>
        <w:t>}</w:t>
      </w:r>
      <w:r>
        <w:rPr>
          <w:rFonts w:hint="eastAsia"/>
        </w:rPr>
        <w:t xml:space="preserve"> </w:t>
      </w:r>
      <w:r w:rsidRPr="005C4DC9">
        <w:rPr>
          <w:rFonts w:hint="eastAsia"/>
          <w:i/>
        </w:rPr>
        <w:t>c</w:t>
      </w:r>
      <w:r w:rsidR="003B0242">
        <w:rPr>
          <w:rFonts w:hint="eastAsia"/>
        </w:rPr>
        <w:t>（</w:t>
      </w:r>
      <w:r w:rsidRPr="005C4DC9">
        <w:rPr>
          <w:rFonts w:hint="eastAsia"/>
          <w:i/>
        </w:rPr>
        <w:t>e</w:t>
      </w:r>
      <w:r w:rsidR="003B0242">
        <w:rPr>
          <w:rFonts w:hint="eastAsia"/>
        </w:rPr>
        <w:t>）</w:t>
      </w:r>
      <w:r>
        <w:rPr>
          <w:rFonts w:hint="eastAsia"/>
        </w:rPr>
        <w:t>。</w:t>
      </w:r>
    </w:p>
    <w:p w:rsidR="003D7B39" w:rsidRDefault="003D7B39" w:rsidP="00DC62EB">
      <w:pPr>
        <w:spacing w:line="288" w:lineRule="auto"/>
        <w:ind w:firstLine="470"/>
      </w:pPr>
      <w:r w:rsidRPr="00A012B0">
        <w:rPr>
          <w:rFonts w:hint="eastAsia"/>
          <w:b/>
        </w:rPr>
        <w:t>定理</w:t>
      </w:r>
      <w:r w:rsidR="00C1442C">
        <w:rPr>
          <w:rFonts w:hint="eastAsia"/>
          <w:b/>
        </w:rPr>
        <w:t>2-</w:t>
      </w:r>
      <w:r w:rsidRPr="00A012B0">
        <w:rPr>
          <w:rFonts w:hint="eastAsia"/>
          <w:b/>
        </w:rPr>
        <w:t>1</w:t>
      </w:r>
      <w:r w:rsidR="00B059F1">
        <w:rPr>
          <w:rFonts w:hint="eastAsia"/>
          <w:b/>
        </w:rPr>
        <w:t>.</w:t>
      </w:r>
      <w:r w:rsidRPr="00796464">
        <w:rPr>
          <w:rFonts w:hint="eastAsia"/>
          <w:b/>
          <w:vertAlign w:val="superscript"/>
        </w:rPr>
        <w:t>[</w:t>
      </w:r>
      <w:r>
        <w:rPr>
          <w:rFonts w:hint="eastAsia"/>
          <w:b/>
          <w:vertAlign w:val="superscript"/>
        </w:rPr>
        <w:t>2</w:t>
      </w:r>
      <w:r w:rsidRPr="00796464">
        <w:rPr>
          <w:rFonts w:hint="eastAsia"/>
          <w:b/>
          <w:vertAlign w:val="superscript"/>
        </w:rPr>
        <w:t>6]</w:t>
      </w:r>
      <w:r w:rsidR="003B0242">
        <w:rPr>
          <w:rFonts w:hint="eastAsia"/>
          <w:b/>
        </w:rPr>
        <w:t>（</w:t>
      </w:r>
      <w:r w:rsidRPr="00A012B0">
        <w:rPr>
          <w:rFonts w:hint="eastAsia"/>
          <w:b/>
        </w:rPr>
        <w:t>最大流最小割定理</w:t>
      </w:r>
      <w:r w:rsidR="003B0242">
        <w:rPr>
          <w:rFonts w:hint="eastAsia"/>
          <w:b/>
        </w:rPr>
        <w:t>）</w:t>
      </w:r>
      <w:r>
        <w:rPr>
          <w:rFonts w:hint="eastAsia"/>
        </w:rPr>
        <w:t>在流网络</w:t>
      </w:r>
      <w:r w:rsidRPr="004666C5">
        <w:rPr>
          <w:rFonts w:hint="eastAsia"/>
          <w:i/>
        </w:rPr>
        <w:t>G</w:t>
      </w:r>
      <w:r w:rsidR="003B0242">
        <w:rPr>
          <w:rFonts w:hint="eastAsia"/>
        </w:rPr>
        <w:t>（</w:t>
      </w:r>
      <w:r w:rsidRPr="004666C5">
        <w:rPr>
          <w:rFonts w:hint="eastAsia"/>
          <w:i/>
        </w:rPr>
        <w:t>V</w:t>
      </w:r>
      <w:r>
        <w:rPr>
          <w:rFonts w:hint="eastAsia"/>
        </w:rPr>
        <w:t xml:space="preserve">, </w:t>
      </w:r>
      <w:r w:rsidRPr="004666C5">
        <w:rPr>
          <w:rFonts w:hint="eastAsia"/>
          <w:i/>
        </w:rPr>
        <w:t>E</w:t>
      </w:r>
      <w:r w:rsidR="003B0242">
        <w:rPr>
          <w:rFonts w:hint="eastAsia"/>
        </w:rPr>
        <w:t>）</w:t>
      </w:r>
      <w:r>
        <w:rPr>
          <w:rFonts w:hint="eastAsia"/>
        </w:rPr>
        <w:t>中，</w:t>
      </w:r>
      <w:r w:rsidRPr="004666C5">
        <w:rPr>
          <w:rFonts w:hint="eastAsia"/>
          <w:i/>
        </w:rPr>
        <w:t>f</w:t>
      </w:r>
      <w:r>
        <w:rPr>
          <w:rFonts w:hint="eastAsia"/>
        </w:rPr>
        <w:t>是源点</w:t>
      </w:r>
      <w:r w:rsidRPr="004666C5">
        <w:rPr>
          <w:rFonts w:hint="eastAsia"/>
          <w:i/>
        </w:rPr>
        <w:t>s</w:t>
      </w:r>
      <w:r>
        <w:rPr>
          <w:rFonts w:hint="eastAsia"/>
        </w:rPr>
        <w:t>到汇点</w:t>
      </w:r>
      <w:r w:rsidRPr="004666C5">
        <w:rPr>
          <w:rFonts w:hint="eastAsia"/>
          <w:i/>
        </w:rPr>
        <w:t>t</w:t>
      </w:r>
      <w:r>
        <w:rPr>
          <w:rFonts w:hint="eastAsia"/>
        </w:rPr>
        <w:t>的一个流，则下面三个条件具有等价关系：</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f</w:t>
      </w:r>
      <w:r w:rsidRPr="00724D9F">
        <w:rPr>
          <w:rFonts w:ascii="Times New Roman" w:hAnsi="Times New Roman" w:hint="eastAsia"/>
          <w:sz w:val="24"/>
        </w:rPr>
        <w:t>是</w:t>
      </w:r>
      <w:r w:rsidRPr="00724D9F">
        <w:rPr>
          <w:rFonts w:ascii="Times New Roman" w:hAnsi="Times New Roman" w:hint="eastAsia"/>
          <w:i/>
          <w:sz w:val="24"/>
        </w:rPr>
        <w:t>G</w:t>
      </w:r>
      <w:r w:rsidRPr="00724D9F">
        <w:rPr>
          <w:rFonts w:ascii="Times New Roman" w:hAnsi="Times New Roman" w:hint="eastAsia"/>
          <w:sz w:val="24"/>
        </w:rPr>
        <w:t>的一个最大流。</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sz w:val="24"/>
        </w:rPr>
        <w:t>剩余图</w:t>
      </w:r>
      <w:r w:rsidRPr="00724D9F">
        <w:rPr>
          <w:rFonts w:ascii="Times New Roman" w:hAnsi="Times New Roman" w:hint="eastAsia"/>
          <w:i/>
          <w:sz w:val="24"/>
        </w:rPr>
        <w:t>G</w:t>
      </w:r>
      <w:r w:rsidRPr="00724D9F">
        <w:rPr>
          <w:rFonts w:ascii="Times New Roman" w:hAnsi="Times New Roman" w:hint="eastAsia"/>
          <w:i/>
          <w:sz w:val="24"/>
          <w:vertAlign w:val="subscript"/>
        </w:rPr>
        <w:t>f</w:t>
      </w:r>
      <w:r w:rsidRPr="00724D9F">
        <w:rPr>
          <w:rFonts w:ascii="Times New Roman" w:hAnsi="Times New Roman" w:hint="eastAsia"/>
          <w:sz w:val="24"/>
        </w:rPr>
        <w:t>中不包含</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Pr="00724D9F">
        <w:rPr>
          <w:rFonts w:ascii="Times New Roman" w:hAnsi="Times New Roman" w:hint="eastAsia"/>
          <w:sz w:val="24"/>
        </w:rPr>
        <w:t>增广路径。</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G</w:t>
      </w:r>
      <w:r w:rsidRPr="00724D9F">
        <w:rPr>
          <w:rFonts w:ascii="Times New Roman" w:hAnsi="Times New Roman" w:hint="eastAsia"/>
          <w:sz w:val="24"/>
        </w:rPr>
        <w:t>中存在某个割</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 xml:space="preserve">, </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满足</w:t>
      </w:r>
      <w:r w:rsidRPr="00724D9F">
        <w:rPr>
          <w:rFonts w:ascii="Times New Roman" w:hAnsi="Times New Roman" w:hint="eastAsia"/>
          <w:sz w:val="24"/>
        </w:rPr>
        <w:t xml:space="preserve">| </w:t>
      </w:r>
      <w:r w:rsidRPr="00724D9F">
        <w:rPr>
          <w:rFonts w:ascii="Times New Roman" w:hAnsi="Times New Roman" w:hint="eastAsia"/>
          <w:i/>
          <w:sz w:val="24"/>
        </w:rPr>
        <w:t xml:space="preserve">f </w:t>
      </w:r>
      <w:r w:rsidRPr="00724D9F">
        <w:rPr>
          <w:rFonts w:ascii="Times New Roman" w:hAnsi="Times New Roman" w:hint="eastAsia"/>
          <w:sz w:val="24"/>
        </w:rPr>
        <w:t xml:space="preserve">| = </w:t>
      </w:r>
      <w:r w:rsidRPr="00724D9F">
        <w:rPr>
          <w:rFonts w:ascii="Times New Roman" w:hAnsi="Times New Roman" w:hint="eastAsia"/>
          <w:i/>
          <w:sz w:val="24"/>
        </w:rPr>
        <w:t>c</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w:t>
      </w:r>
    </w:p>
    <w:p w:rsidR="003D7B39" w:rsidRDefault="003D7B39" w:rsidP="00DC62EB">
      <w:pPr>
        <w:spacing w:line="288" w:lineRule="auto"/>
        <w:ind w:firstLine="468"/>
      </w:pPr>
      <w:r>
        <w:rPr>
          <w:rFonts w:hint="eastAsia"/>
        </w:rPr>
        <w:t>最大流最小割定理不仅说明了</w:t>
      </w:r>
      <w:r>
        <w:rPr>
          <w:rFonts w:hint="eastAsia"/>
        </w:rPr>
        <w:t>Ford-Fulkerson</w:t>
      </w:r>
      <w:r>
        <w:rPr>
          <w:rFonts w:hint="eastAsia"/>
        </w:rPr>
        <w:t>算法的正确性，同时也说明了网络的最大流等于最小割。</w:t>
      </w:r>
    </w:p>
    <w:p w:rsidR="003D7B39" w:rsidRDefault="003D7B39" w:rsidP="00DC62EB">
      <w:pPr>
        <w:spacing w:line="288" w:lineRule="auto"/>
        <w:ind w:firstLine="468"/>
      </w:pPr>
      <w:r>
        <w:rPr>
          <w:rFonts w:hint="eastAsia"/>
        </w:rPr>
        <w:t>Ford-Fulkerson</w:t>
      </w:r>
      <w:r>
        <w:rPr>
          <w:rFonts w:hint="eastAsia"/>
        </w:rPr>
        <w:t>算法的运行时间与增广路径的选取密切相关，算法运行时间的上界为</w:t>
      </w:r>
      <w:r w:rsidRPr="003D5188">
        <w:rPr>
          <w:rFonts w:hint="eastAsia"/>
          <w:i/>
        </w:rPr>
        <w:t>O</w:t>
      </w:r>
      <w:r w:rsidR="003B0242">
        <w:rPr>
          <w:rFonts w:hint="eastAsia"/>
        </w:rPr>
        <w:t>（</w:t>
      </w:r>
      <w:r>
        <w:rPr>
          <w:rFonts w:hint="eastAsia"/>
        </w:rPr>
        <w:t>|</w:t>
      </w:r>
      <w:r w:rsidRPr="005A5257">
        <w:rPr>
          <w:rFonts w:hint="eastAsia"/>
          <w:i/>
        </w:rPr>
        <w:t>E</w:t>
      </w:r>
      <w:r>
        <w:rPr>
          <w:rFonts w:hint="eastAsia"/>
          <w:i/>
        </w:rPr>
        <w:t>||</w:t>
      </w:r>
      <w:r w:rsidRPr="005A5257">
        <w:rPr>
          <w:rFonts w:hint="eastAsia"/>
          <w:i/>
        </w:rPr>
        <w:t>f</w:t>
      </w:r>
      <w:r w:rsidRPr="005A5257">
        <w:rPr>
          <w:rFonts w:hint="eastAsia"/>
          <w:i/>
          <w:vertAlign w:val="subscript"/>
        </w:rPr>
        <w:t>max</w:t>
      </w:r>
      <w:r>
        <w:rPr>
          <w:rFonts w:hint="eastAsia"/>
        </w:rPr>
        <w:t>|</w:t>
      </w:r>
      <w:r w:rsidR="003B0242">
        <w:rPr>
          <w:rFonts w:hint="eastAsia"/>
        </w:rPr>
        <w:t>）</w:t>
      </w:r>
      <w:r w:rsidRPr="00F933C2">
        <w:rPr>
          <w:rFonts w:hint="eastAsia"/>
          <w:vertAlign w:val="superscript"/>
        </w:rPr>
        <w:t>[</w:t>
      </w:r>
      <w:r>
        <w:rPr>
          <w:rFonts w:hint="eastAsia"/>
          <w:vertAlign w:val="superscript"/>
        </w:rPr>
        <w:t>2</w:t>
      </w:r>
      <w:r w:rsidRPr="00F933C2">
        <w:rPr>
          <w:rFonts w:hint="eastAsia"/>
          <w:vertAlign w:val="superscript"/>
        </w:rPr>
        <w:t>6]</w:t>
      </w:r>
      <w:r>
        <w:rPr>
          <w:rFonts w:hint="eastAsia"/>
        </w:rPr>
        <w:t>。如果</w:t>
      </w:r>
      <w:r>
        <w:rPr>
          <w:rFonts w:hint="eastAsia"/>
        </w:rPr>
        <w:t xml:space="preserve">| </w:t>
      </w:r>
      <w:r w:rsidRPr="00176967">
        <w:rPr>
          <w:rFonts w:hint="eastAsia"/>
          <w:i/>
        </w:rPr>
        <w:t>f</w:t>
      </w:r>
      <w:r w:rsidRPr="00176967">
        <w:rPr>
          <w:rFonts w:hint="eastAsia"/>
          <w:i/>
          <w:vertAlign w:val="subscript"/>
        </w:rPr>
        <w:t>max</w:t>
      </w:r>
      <w:r>
        <w:rPr>
          <w:rFonts w:hint="eastAsia"/>
          <w:i/>
          <w:vertAlign w:val="subscript"/>
        </w:rPr>
        <w:t xml:space="preserve"> </w:t>
      </w:r>
      <w:r>
        <w:rPr>
          <w:rFonts w:hint="eastAsia"/>
        </w:rPr>
        <w:t>|</w:t>
      </w:r>
      <w:r>
        <w:rPr>
          <w:rFonts w:hint="eastAsia"/>
        </w:rPr>
        <w:t>很大，而迭代过程每次选择的增广路径能够增加的流量比较小，则算法的效率会很低。</w:t>
      </w:r>
    </w:p>
    <w:p w:rsidR="003D7B39" w:rsidRDefault="003D7B39" w:rsidP="00DC62EB">
      <w:pPr>
        <w:spacing w:line="288" w:lineRule="auto"/>
        <w:ind w:firstLine="468"/>
      </w:pPr>
      <w:r>
        <w:rPr>
          <w:rFonts w:hint="eastAsia"/>
        </w:rPr>
        <w:t>为了合理的选择增广路径，</w:t>
      </w:r>
      <w:r>
        <w:rPr>
          <w:rFonts w:hint="eastAsia"/>
        </w:rPr>
        <w:t>Edmonds</w:t>
      </w:r>
      <w:r>
        <w:rPr>
          <w:rFonts w:hint="eastAsia"/>
        </w:rPr>
        <w:t>和</w:t>
      </w:r>
      <w:r>
        <w:rPr>
          <w:rFonts w:hint="eastAsia"/>
        </w:rPr>
        <w:t>Karp</w:t>
      </w:r>
      <w:r w:rsidRPr="00C1174C">
        <w:rPr>
          <w:rFonts w:hint="eastAsia"/>
          <w:vertAlign w:val="superscript"/>
        </w:rPr>
        <w:t>[</w:t>
      </w:r>
      <w:r>
        <w:rPr>
          <w:rFonts w:hint="eastAsia"/>
          <w:vertAlign w:val="superscript"/>
        </w:rPr>
        <w:t>28</w:t>
      </w:r>
      <w:r w:rsidRPr="00C1174C">
        <w:rPr>
          <w:rFonts w:hint="eastAsia"/>
          <w:vertAlign w:val="superscript"/>
        </w:rPr>
        <w:t>]</w:t>
      </w:r>
      <w:r>
        <w:rPr>
          <w:rFonts w:hint="eastAsia"/>
        </w:rPr>
        <w:t>采用广度优先的搜索方式，在剩余图中，将每条边的距离看成单位</w:t>
      </w:r>
      <w:r>
        <w:rPr>
          <w:rFonts w:hint="eastAsia"/>
        </w:rPr>
        <w:t>1</w:t>
      </w:r>
      <w:r>
        <w:rPr>
          <w:rFonts w:hint="eastAsia"/>
        </w:rPr>
        <w:t>，寻找</w:t>
      </w:r>
      <w:r w:rsidRPr="00DE2FD3">
        <w:rPr>
          <w:rFonts w:hint="eastAsia"/>
          <w:i/>
        </w:rPr>
        <w:t>s</w:t>
      </w:r>
      <w:r>
        <w:rPr>
          <w:rFonts w:hint="eastAsia"/>
        </w:rPr>
        <w:t>到</w:t>
      </w:r>
      <w:r w:rsidRPr="00DE2FD3">
        <w:rPr>
          <w:rFonts w:hint="eastAsia"/>
          <w:i/>
        </w:rPr>
        <w:t>t</w:t>
      </w:r>
      <w:r>
        <w:rPr>
          <w:rFonts w:hint="eastAsia"/>
        </w:rPr>
        <w:t>的最短路径作为增广路径来增加流。已经证明</w:t>
      </w:r>
      <w:r>
        <w:rPr>
          <w:rFonts w:hint="eastAsia"/>
        </w:rPr>
        <w:t>Edmonds-Karp</w:t>
      </w:r>
      <w:r>
        <w:rPr>
          <w:rFonts w:hint="eastAsia"/>
        </w:rPr>
        <w:t>算法的时间复杂度为</w:t>
      </w:r>
      <w:r w:rsidRPr="008C02DB">
        <w:rPr>
          <w:rFonts w:hint="eastAsia"/>
          <w:i/>
        </w:rPr>
        <w:t>O</w:t>
      </w:r>
      <w:r w:rsidR="003B0242">
        <w:rPr>
          <w:rFonts w:hint="eastAsia"/>
        </w:rPr>
        <w:t>（</w:t>
      </w:r>
      <w:r>
        <w:rPr>
          <w:rFonts w:hint="eastAsia"/>
        </w:rPr>
        <w:t>|</w:t>
      </w:r>
      <w:r w:rsidRPr="008C02DB">
        <w:rPr>
          <w:rFonts w:hint="eastAsia"/>
          <w:i/>
        </w:rPr>
        <w:t>V</w:t>
      </w:r>
      <w:r>
        <w:rPr>
          <w:rFonts w:hint="eastAsia"/>
        </w:rPr>
        <w:t>||</w:t>
      </w:r>
      <w:r w:rsidRPr="008C02DB">
        <w:rPr>
          <w:rFonts w:hint="eastAsia"/>
          <w:i/>
        </w:rPr>
        <w:t>E</w:t>
      </w:r>
      <w:r>
        <w:rPr>
          <w:rFonts w:hint="eastAsia"/>
        </w:rPr>
        <w:t>|</w:t>
      </w:r>
      <w:r w:rsidRPr="001C2293">
        <w:rPr>
          <w:rFonts w:hint="eastAsia"/>
          <w:vertAlign w:val="superscript"/>
        </w:rPr>
        <w:t>2</w:t>
      </w:r>
      <w:r w:rsidR="003B0242">
        <w:rPr>
          <w:rFonts w:hint="eastAsia"/>
        </w:rPr>
        <w:t>）</w:t>
      </w:r>
      <w:r>
        <w:rPr>
          <w:rFonts w:hint="eastAsia"/>
        </w:rPr>
        <w:t>。</w:t>
      </w:r>
    </w:p>
    <w:p w:rsidR="003D7B39" w:rsidRDefault="00BE3E97" w:rsidP="00DC62EB">
      <w:pPr>
        <w:spacing w:line="288" w:lineRule="auto"/>
        <w:ind w:firstLine="468"/>
      </w:pPr>
      <w:r>
        <w:rPr>
          <w:rFonts w:hint="eastAsia"/>
        </w:rPr>
        <w:t>（</w:t>
      </w:r>
      <w:r>
        <w:rPr>
          <w:rFonts w:hint="eastAsia"/>
        </w:rPr>
        <w:t>2</w:t>
      </w:r>
      <w:r>
        <w:rPr>
          <w:rFonts w:hint="eastAsia"/>
        </w:rPr>
        <w:t>）</w:t>
      </w:r>
      <w:r w:rsidR="003D7B39">
        <w:rPr>
          <w:rFonts w:hint="eastAsia"/>
        </w:rPr>
        <w:t>Dinic</w:t>
      </w:r>
      <w:r w:rsidR="003D7B39">
        <w:rPr>
          <w:rFonts w:hint="eastAsia"/>
        </w:rPr>
        <w:t>算法</w:t>
      </w:r>
    </w:p>
    <w:p w:rsidR="003D7B39" w:rsidRPr="00626F90" w:rsidRDefault="003D7B39" w:rsidP="00DC62EB">
      <w:pPr>
        <w:spacing w:line="288" w:lineRule="auto"/>
        <w:ind w:firstLine="468"/>
      </w:pPr>
      <w:r>
        <w:rPr>
          <w:rFonts w:hint="eastAsia"/>
        </w:rPr>
        <w:t>Dinic</w:t>
      </w:r>
      <w:r w:rsidRPr="00ED24DB">
        <w:rPr>
          <w:rFonts w:hint="eastAsia"/>
          <w:vertAlign w:val="superscript"/>
        </w:rPr>
        <w:t>[</w:t>
      </w:r>
      <w:r>
        <w:rPr>
          <w:rFonts w:hint="eastAsia"/>
          <w:vertAlign w:val="superscript"/>
        </w:rPr>
        <w:t>2</w:t>
      </w:r>
      <w:r w:rsidRPr="00ED24DB">
        <w:rPr>
          <w:rFonts w:hint="eastAsia"/>
          <w:vertAlign w:val="superscript"/>
        </w:rPr>
        <w:t>9]</w:t>
      </w:r>
      <w:r>
        <w:rPr>
          <w:rFonts w:hint="eastAsia"/>
        </w:rPr>
        <w:t>算法是基于分层网络和阻塞流思想的最大流算法，它将剩余图</w:t>
      </w:r>
      <w:r w:rsidRPr="008B50B6">
        <w:rPr>
          <w:rFonts w:hint="eastAsia"/>
          <w:i/>
        </w:rPr>
        <w:t>G</w:t>
      </w:r>
      <w:r w:rsidRPr="008B50B6">
        <w:rPr>
          <w:rFonts w:hint="eastAsia"/>
          <w:i/>
          <w:vertAlign w:val="subscript"/>
        </w:rPr>
        <w:t>f</w:t>
      </w:r>
      <w:r>
        <w:rPr>
          <w:rFonts w:hint="eastAsia"/>
        </w:rPr>
        <w:t>中的每条边长度看成</w:t>
      </w:r>
      <w:r>
        <w:rPr>
          <w:rFonts w:hint="eastAsia"/>
        </w:rPr>
        <w:t>1</w:t>
      </w:r>
      <w:r>
        <w:rPr>
          <w:rFonts w:hint="eastAsia"/>
        </w:rPr>
        <w:t>，在每次迭代过程中，根据</w:t>
      </w:r>
      <w:r w:rsidRPr="008B50B6">
        <w:rPr>
          <w:rFonts w:hint="eastAsia"/>
          <w:i/>
        </w:rPr>
        <w:t>G</w:t>
      </w:r>
      <w:r w:rsidRPr="008B50B6">
        <w:rPr>
          <w:rFonts w:hint="eastAsia"/>
          <w:i/>
          <w:vertAlign w:val="subscript"/>
        </w:rPr>
        <w:t>f</w:t>
      </w:r>
      <w:r>
        <w:rPr>
          <w:rFonts w:hint="eastAsia"/>
        </w:rPr>
        <w:t>中的顶点与源点</w:t>
      </w:r>
      <w:r w:rsidRPr="008B50B6">
        <w:rPr>
          <w:rFonts w:hint="eastAsia"/>
          <w:i/>
        </w:rPr>
        <w:t>s</w:t>
      </w:r>
      <w:r>
        <w:rPr>
          <w:rFonts w:hint="eastAsia"/>
        </w:rPr>
        <w:t>的距离来构建</w:t>
      </w:r>
      <w:r w:rsidRPr="008B50B6">
        <w:rPr>
          <w:rFonts w:hint="eastAsia"/>
          <w:i/>
        </w:rPr>
        <w:t>G</w:t>
      </w:r>
      <w:r w:rsidRPr="00F4260D">
        <w:rPr>
          <w:rFonts w:hint="eastAsia"/>
          <w:i/>
          <w:vertAlign w:val="subscript"/>
        </w:rPr>
        <w:t>f</w:t>
      </w:r>
      <w:r>
        <w:rPr>
          <w:rFonts w:hint="eastAsia"/>
        </w:rPr>
        <w:t>对应的分层网络</w:t>
      </w:r>
      <w:r w:rsidRPr="008B50B6">
        <w:rPr>
          <w:rFonts w:hint="eastAsia"/>
          <w:i/>
        </w:rPr>
        <w:t>MSN</w:t>
      </w:r>
      <w:r>
        <w:rPr>
          <w:rFonts w:hint="eastAsia"/>
        </w:rPr>
        <w:t>，通过在</w:t>
      </w:r>
      <w:r w:rsidRPr="00FF6EAA">
        <w:rPr>
          <w:rFonts w:hint="eastAsia"/>
          <w:i/>
        </w:rPr>
        <w:t>MSN</w:t>
      </w:r>
      <w:r>
        <w:rPr>
          <w:rFonts w:hint="eastAsia"/>
        </w:rPr>
        <w:t>中寻找</w:t>
      </w:r>
      <w:r w:rsidRPr="00690494">
        <w:rPr>
          <w:rFonts w:hint="eastAsia"/>
          <w:i/>
        </w:rPr>
        <w:t>s</w:t>
      </w:r>
      <w:r>
        <w:rPr>
          <w:rFonts w:hint="eastAsia"/>
        </w:rPr>
        <w:t>到</w:t>
      </w:r>
      <w:r w:rsidRPr="00690494">
        <w:rPr>
          <w:rFonts w:hint="eastAsia"/>
          <w:i/>
        </w:rPr>
        <w:t>t</w:t>
      </w:r>
      <w:r>
        <w:rPr>
          <w:rFonts w:hint="eastAsia"/>
        </w:rPr>
        <w:t>的</w:t>
      </w:r>
      <w:r w:rsidRPr="00FF6EAA">
        <w:rPr>
          <w:rFonts w:hint="eastAsia"/>
        </w:rPr>
        <w:t>阻塞流</w:t>
      </w:r>
      <w:r>
        <w:rPr>
          <w:rFonts w:hint="eastAsia"/>
        </w:rPr>
        <w:t>对原始流</w:t>
      </w:r>
      <w:r w:rsidRPr="00740048">
        <w:rPr>
          <w:rFonts w:hint="eastAsia"/>
          <w:i/>
        </w:rPr>
        <w:t>f</w:t>
      </w:r>
      <w:r>
        <w:rPr>
          <w:rFonts w:hint="eastAsia"/>
        </w:rPr>
        <w:t>进行更新，直到汇点</w:t>
      </w:r>
      <w:r w:rsidRPr="00740048">
        <w:rPr>
          <w:rFonts w:hint="eastAsia"/>
          <w:i/>
        </w:rPr>
        <w:t>t</w:t>
      </w:r>
      <w:r>
        <w:rPr>
          <w:rFonts w:hint="eastAsia"/>
        </w:rPr>
        <w:t>不在当前的分层网络中时停止。下面给出的是</w:t>
      </w:r>
      <w:r>
        <w:rPr>
          <w:rFonts w:hint="eastAsia"/>
        </w:rPr>
        <w:t>Dinic</w:t>
      </w:r>
      <w:r>
        <w:rPr>
          <w:rFonts w:hint="eastAsia"/>
        </w:rPr>
        <w:t>算法的伪代码实现。</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tc>
          <w:tcPr>
            <w:tcW w:w="8522" w:type="dxa"/>
            <w:shd w:val="clear" w:color="auto" w:fill="D9D9D9"/>
          </w:tcPr>
          <w:p w:rsidR="003D7B39" w:rsidRPr="00330CFD" w:rsidRDefault="00C47CFE" w:rsidP="00C47CFE">
            <w:pPr>
              <w:spacing w:line="288" w:lineRule="auto"/>
              <w:rPr>
                <w:rFonts w:ascii="宋体" w:hAnsi="宋体"/>
              </w:rPr>
            </w:pPr>
            <w:r w:rsidRPr="006D3AD7">
              <w:rPr>
                <w:rFonts w:ascii="宋体" w:hAnsi="宋体" w:hint="eastAsia"/>
                <w:b/>
              </w:rPr>
              <w:t>算法2-2.</w:t>
            </w:r>
            <w:r>
              <w:rPr>
                <w:rFonts w:ascii="宋体" w:hAnsi="宋体" w:hint="eastAsia"/>
              </w:rPr>
              <w:t xml:space="preserve"> 最大流算法</w:t>
            </w:r>
            <w:r w:rsidRPr="00C47CFE">
              <w:rPr>
                <w:rFonts w:ascii="宋体" w:hAnsi="宋体" w:hint="eastAsia"/>
              </w:rPr>
              <w:t>Dinic算法</w:t>
            </w:r>
          </w:p>
        </w:tc>
      </w:tr>
      <w:tr w:rsidR="003D7B39" w:rsidRPr="005A05F9">
        <w:tc>
          <w:tcPr>
            <w:tcW w:w="8522" w:type="dxa"/>
          </w:tcPr>
          <w:p w:rsidR="00801B7E" w:rsidRPr="00330CFD" w:rsidRDefault="00801B7E" w:rsidP="00C47CFE">
            <w:pPr>
              <w:spacing w:line="288" w:lineRule="auto"/>
              <w:rPr>
                <w:rFonts w:ascii="宋体" w:hAnsi="宋体"/>
              </w:rPr>
            </w:pPr>
            <w:r w:rsidRPr="00C47CFE">
              <w:rPr>
                <w:rFonts w:ascii="宋体" w:hAnsi="宋体" w:hint="eastAsia"/>
                <w:b/>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3D7B39" w:rsidRPr="00330CFD" w:rsidRDefault="003D7B39" w:rsidP="00724D9F">
            <w:pPr>
              <w:tabs>
                <w:tab w:val="left" w:pos="1200"/>
              </w:tabs>
              <w:spacing w:beforeLines="20" w:before="65" w:afterLines="20" w:after="65" w:line="288" w:lineRule="auto"/>
            </w:pPr>
            <w:r w:rsidRPr="00330CFD">
              <w:t xml:space="preserve">1.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hint="eastAsia"/>
              </w:rPr>
              <w:sym w:font="Symbol" w:char="F0CE"/>
            </w:r>
            <w:r w:rsidRPr="00330CFD">
              <w:rPr>
                <w:rFonts w:hint="eastAsia"/>
              </w:rPr>
              <w:t xml:space="preserve"> </w:t>
            </w:r>
            <w:r w:rsidRPr="00330CFD">
              <w:rPr>
                <w:rFonts w:hint="eastAsia"/>
                <w:i/>
              </w:rPr>
              <w:t>E</w:t>
            </w:r>
            <w:r w:rsidR="003B0242">
              <w:rPr>
                <w:rFonts w:hint="eastAsia"/>
              </w:rPr>
              <w:t>（</w:t>
            </w:r>
            <w:r w:rsidRPr="00330CFD">
              <w:rPr>
                <w:rFonts w:hint="eastAsia"/>
                <w:i/>
              </w:rPr>
              <w:t>G</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lastRenderedPageBreak/>
              <w:t xml:space="preserve">2.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w:t>
            </w:r>
            <w:r w:rsidR="007D0429">
              <w:rPr>
                <w:rFonts w:hint="eastAsia"/>
              </w:rPr>
              <w:t xml:space="preserve"> 0</w:t>
            </w:r>
          </w:p>
          <w:p w:rsidR="003D7B39" w:rsidRPr="00330CFD" w:rsidRDefault="003D7B39" w:rsidP="00724D9F">
            <w:pPr>
              <w:tabs>
                <w:tab w:val="left" w:pos="1200"/>
              </w:tabs>
              <w:spacing w:beforeLines="20" w:before="65" w:afterLines="20" w:after="65" w:line="288" w:lineRule="auto"/>
            </w:pPr>
            <w:r w:rsidRPr="00330CFD">
              <w:rPr>
                <w:rFonts w:hint="eastAsia"/>
              </w:rPr>
              <w:t xml:space="preserve">3.    </w:t>
            </w:r>
            <w:r w:rsidRPr="00330CFD">
              <w:rPr>
                <w:rFonts w:hint="eastAsia"/>
                <w:i/>
              </w:rPr>
              <w:t>f</w:t>
            </w:r>
            <w:r w:rsidR="003B0242">
              <w:rPr>
                <w:rFonts w:hint="eastAsia"/>
              </w:rPr>
              <w:t>（</w:t>
            </w:r>
            <w:r w:rsidRPr="00330CFD">
              <w:rPr>
                <w:rFonts w:hint="eastAsia"/>
                <w:i/>
              </w:rPr>
              <w:t>v,</w:t>
            </w:r>
            <w:r>
              <w:rPr>
                <w:rFonts w:hint="eastAsia"/>
                <w:i/>
              </w:rPr>
              <w:t xml:space="preserve"> </w:t>
            </w:r>
            <w:r w:rsidRPr="00330CFD">
              <w:rPr>
                <w:rFonts w:hint="eastAsia"/>
                <w:i/>
              </w:rPr>
              <w:t>u</w:t>
            </w:r>
            <w:r w:rsidR="003B0242">
              <w:rPr>
                <w:rFonts w:hint="eastAsia"/>
              </w:rPr>
              <w:t>）</w:t>
            </w:r>
            <w:r w:rsidRPr="00330CFD">
              <w:rPr>
                <w:rFonts w:hint="eastAsia"/>
              </w:rPr>
              <w:t xml:space="preserve"> </w:t>
            </w:r>
            <w:r w:rsidRPr="00330CFD">
              <w:rPr>
                <w:rFonts w:ascii="宋体" w:hAnsi="宋体" w:hint="eastAsia"/>
              </w:rPr>
              <w:t>←</w:t>
            </w:r>
            <w:r w:rsidRPr="00330CFD">
              <w:rPr>
                <w:rFonts w:hint="eastAsia"/>
              </w:rPr>
              <w:t xml:space="preserve"> 0</w:t>
            </w:r>
          </w:p>
          <w:p w:rsidR="003D7B39" w:rsidRPr="00330CFD" w:rsidRDefault="003D7B39" w:rsidP="00724D9F">
            <w:pPr>
              <w:tabs>
                <w:tab w:val="left" w:pos="1200"/>
              </w:tabs>
              <w:spacing w:beforeLines="20" w:before="65" w:afterLines="20" w:after="65" w:line="288" w:lineRule="auto"/>
              <w:rPr>
                <w:i/>
              </w:rPr>
            </w:pPr>
            <w:r w:rsidRPr="00330CFD">
              <w:rPr>
                <w:rFonts w:hint="eastAsia"/>
              </w:rPr>
              <w:t xml:space="preserve">4. </w:t>
            </w:r>
            <w:r w:rsidRPr="00330CFD">
              <w:rPr>
                <w:rFonts w:hint="eastAsia"/>
                <w:i/>
              </w:rPr>
              <w:t>G</w:t>
            </w:r>
            <w:r w:rsidRPr="00330CFD">
              <w:rPr>
                <w:rFonts w:hint="eastAsia"/>
                <w:i/>
                <w:vertAlign w:val="subscript"/>
              </w:rPr>
              <w:t>f</w:t>
            </w:r>
            <w:r w:rsidRPr="00330CFD">
              <w:rPr>
                <w:rFonts w:hint="eastAsia"/>
                <w:vertAlign w:val="subscript"/>
              </w:rPr>
              <w:t xml:space="preserve"> </w:t>
            </w:r>
            <w:r w:rsidRPr="00330CFD">
              <w:rPr>
                <w:rFonts w:hint="eastAsia"/>
              </w:rPr>
              <w:t xml:space="preserve"> </w:t>
            </w:r>
            <w:r w:rsidRPr="00330CFD">
              <w:rPr>
                <w:rFonts w:ascii="宋体" w:hAnsi="宋体" w:hint="eastAsia"/>
              </w:rPr>
              <w:t>←</w:t>
            </w:r>
            <w:r w:rsidRPr="00330CFD">
              <w:rPr>
                <w:rFonts w:hint="eastAsia"/>
              </w:rPr>
              <w:t xml:space="preserve"> </w:t>
            </w:r>
            <w:r w:rsidRPr="00330CFD">
              <w:rPr>
                <w:rFonts w:hint="eastAsia"/>
                <w:i/>
              </w:rPr>
              <w:t xml:space="preserve">G  </w:t>
            </w:r>
          </w:p>
          <w:p w:rsidR="003D7B39" w:rsidRPr="00330CFD" w:rsidRDefault="003D7B39" w:rsidP="00724D9F">
            <w:pPr>
              <w:tabs>
                <w:tab w:val="left" w:pos="1200"/>
              </w:tabs>
              <w:spacing w:beforeLines="20" w:before="65" w:afterLines="20" w:after="65" w:line="288" w:lineRule="auto"/>
              <w:rPr>
                <w:i/>
              </w:rPr>
            </w:pPr>
            <w:r w:rsidRPr="00330CFD">
              <w:rPr>
                <w:rFonts w:hint="eastAsia"/>
              </w:rPr>
              <w:t xml:space="preserve">5. compute the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Pr="00330CFD">
              <w:rPr>
                <w:rFonts w:hint="eastAsia"/>
              </w:rPr>
              <w:t xml:space="preserve"> starting from source </w:t>
            </w:r>
            <w:r w:rsidR="00875C31">
              <w:rPr>
                <w:rFonts w:hint="eastAsia"/>
                <w:i/>
              </w:rPr>
              <w:t>s</w:t>
            </w:r>
          </w:p>
          <w:p w:rsidR="003D7B39" w:rsidRPr="00330CFD" w:rsidRDefault="003D7B39" w:rsidP="00724D9F">
            <w:pPr>
              <w:tabs>
                <w:tab w:val="left" w:pos="1200"/>
              </w:tabs>
              <w:spacing w:beforeLines="20" w:before="65" w:afterLines="20" w:after="65" w:line="288" w:lineRule="auto"/>
            </w:pPr>
            <w:r w:rsidRPr="00330CFD">
              <w:rPr>
                <w:rFonts w:hint="eastAsia"/>
              </w:rPr>
              <w:t xml:space="preserve">6. </w:t>
            </w:r>
            <w:r w:rsidRPr="00330CFD">
              <w:rPr>
                <w:rFonts w:hint="eastAsia"/>
                <w:b/>
              </w:rPr>
              <w:t xml:space="preserve">while </w:t>
            </w:r>
            <w:r w:rsidRPr="00330CFD">
              <w:rPr>
                <w:rFonts w:hint="eastAsia"/>
              </w:rPr>
              <w:t xml:space="preserve">sink </w:t>
            </w:r>
            <w:r w:rsidRPr="00330CFD">
              <w:rPr>
                <w:rFonts w:hint="eastAsia"/>
                <w:i/>
              </w:rPr>
              <w:t xml:space="preserve">t </w:t>
            </w:r>
            <w:r w:rsidRPr="00330CFD">
              <w:rPr>
                <w:rFonts w:hint="eastAsia"/>
              </w:rPr>
              <w:t xml:space="preserve">is in </w:t>
            </w:r>
            <w:r w:rsidRPr="00330CFD">
              <w:rPr>
                <w:rFonts w:hint="eastAsia"/>
                <w:i/>
              </w:rPr>
              <w:t>MSN</w:t>
            </w:r>
          </w:p>
          <w:p w:rsidR="003D7B39" w:rsidRPr="00330CFD" w:rsidRDefault="003D7B39" w:rsidP="00724D9F">
            <w:pPr>
              <w:tabs>
                <w:tab w:val="left" w:pos="1200"/>
              </w:tabs>
              <w:spacing w:beforeLines="20" w:before="65" w:afterLines="20" w:after="65" w:line="288" w:lineRule="auto"/>
            </w:pPr>
            <w:r w:rsidRPr="00330CFD">
              <w:rPr>
                <w:rFonts w:hint="eastAsia"/>
              </w:rPr>
              <w:t xml:space="preserve">7.      find a blocking flow </w:t>
            </w:r>
            <w:r w:rsidRPr="00330CFD">
              <w:rPr>
                <w:rFonts w:hint="eastAsia"/>
                <w:i/>
              </w:rPr>
              <w:t>f</w:t>
            </w:r>
            <w:r w:rsidRPr="00330CFD">
              <w:rPr>
                <w:rFonts w:hint="eastAsia"/>
                <w:vertAlign w:val="superscript"/>
              </w:rPr>
              <w:t>*</w:t>
            </w:r>
            <w:r w:rsidRPr="00330CFD">
              <w:rPr>
                <w:rFonts w:hint="eastAsia"/>
              </w:rPr>
              <w:t xml:space="preserve"> in </w:t>
            </w:r>
            <w:r w:rsidRPr="00330CFD">
              <w:rPr>
                <w:rFonts w:hint="eastAsia"/>
                <w:i/>
              </w:rPr>
              <w:t xml:space="preserve">MSN </w:t>
            </w:r>
          </w:p>
          <w:p w:rsidR="003D7B39" w:rsidRPr="00330CFD" w:rsidRDefault="003D7B39" w:rsidP="00724D9F">
            <w:pPr>
              <w:tabs>
                <w:tab w:val="left" w:pos="1200"/>
              </w:tabs>
              <w:spacing w:beforeLines="20" w:before="65" w:afterLines="20" w:after="65" w:line="288" w:lineRule="auto"/>
            </w:pPr>
            <w:r w:rsidRPr="00330CFD">
              <w:rPr>
                <w:rFonts w:hint="eastAsia"/>
              </w:rPr>
              <w:t xml:space="preserve">8.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in </w:t>
            </w:r>
            <w:r w:rsidRPr="00330CFD">
              <w:rPr>
                <w:rFonts w:hint="eastAsia"/>
                <w:i/>
              </w:rPr>
              <w:t>G</w:t>
            </w:r>
          </w:p>
          <w:p w:rsidR="003D7B39" w:rsidRPr="00330CFD" w:rsidRDefault="003D7B39" w:rsidP="00724D9F">
            <w:pPr>
              <w:tabs>
                <w:tab w:val="left" w:pos="1200"/>
              </w:tabs>
              <w:spacing w:beforeLines="20" w:before="65" w:afterLines="20" w:after="65" w:line="288" w:lineRule="auto"/>
            </w:pPr>
            <w:r w:rsidRPr="00330CFD">
              <w:rPr>
                <w:rFonts w:hint="eastAsia"/>
              </w:rPr>
              <w:t xml:space="preserve">9.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 xml:space="preserve">←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 </w:t>
            </w:r>
            <w:r w:rsidRPr="00330CFD">
              <w:rPr>
                <w:rFonts w:hint="eastAsia"/>
                <w:i/>
              </w:rPr>
              <w:t>f</w:t>
            </w:r>
            <w:r w:rsidRPr="00330CFD">
              <w:rPr>
                <w:rFonts w:hint="eastAsia"/>
                <w:vertAlign w:val="superscript"/>
              </w:rPr>
              <w:t>*</w:t>
            </w:r>
            <w:r w:rsidR="003B0242">
              <w:rPr>
                <w:rFonts w:hint="eastAsia"/>
              </w:rPr>
              <w:t>（</w:t>
            </w:r>
            <w:r w:rsidRPr="00330CFD">
              <w:rPr>
                <w:rFonts w:hint="eastAsia"/>
                <w:i/>
              </w:rPr>
              <w:t xml:space="preserve"> u,v</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rPr>
                <w:rFonts w:hint="eastAsia"/>
              </w:rPr>
              <w:t xml:space="preserve">10.     compute </w:t>
            </w:r>
            <w:r w:rsidRPr="00330CFD">
              <w:rPr>
                <w:rFonts w:hint="eastAsia"/>
                <w:i/>
              </w:rPr>
              <w:t>G</w:t>
            </w:r>
            <w:r w:rsidRPr="00330CFD">
              <w:rPr>
                <w:rFonts w:hint="eastAsia"/>
                <w:i/>
                <w:vertAlign w:val="subscript"/>
              </w:rPr>
              <w:t xml:space="preserve">f </w:t>
            </w:r>
            <w:r w:rsidRPr="00330CFD">
              <w:rPr>
                <w:rFonts w:hint="eastAsia"/>
              </w:rPr>
              <w:t xml:space="preserve"> for flow </w:t>
            </w:r>
            <w:r w:rsidR="00875C31">
              <w:rPr>
                <w:rFonts w:hint="eastAsia"/>
                <w:i/>
              </w:rPr>
              <w:t xml:space="preserve">f </w:t>
            </w:r>
          </w:p>
          <w:p w:rsidR="003D7B39" w:rsidRDefault="003D7B39" w:rsidP="00724D9F">
            <w:pPr>
              <w:tabs>
                <w:tab w:val="left" w:pos="1200"/>
              </w:tabs>
              <w:spacing w:beforeLines="20" w:before="65" w:afterLines="20" w:after="65" w:line="288" w:lineRule="auto"/>
            </w:pPr>
            <w:r w:rsidRPr="00330CFD">
              <w:rPr>
                <w:rFonts w:hint="eastAsia"/>
              </w:rPr>
              <w:t xml:space="preserve">11.     </w:t>
            </w:r>
            <w:r w:rsidRPr="00330CFD">
              <w:t>recompute</w:t>
            </w:r>
            <w:r w:rsidRPr="00330CFD">
              <w:rPr>
                <w:rFonts w:hint="eastAsia"/>
              </w:rPr>
              <w:t xml:space="preserve">d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00875C31">
              <w:rPr>
                <w:rFonts w:hint="eastAsia"/>
              </w:rPr>
              <w:t xml:space="preserve"> </w:t>
            </w:r>
          </w:p>
          <w:p w:rsidR="00724D9F" w:rsidRPr="00330CFD" w:rsidRDefault="00724D9F" w:rsidP="00724D9F">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Pr="00330CFD">
              <w:rPr>
                <w:rFonts w:ascii="宋体" w:hAnsi="宋体" w:hint="eastAsia"/>
              </w:rPr>
              <w:t>最大流</w:t>
            </w:r>
          </w:p>
        </w:tc>
      </w:tr>
    </w:tbl>
    <w:p w:rsidR="003D7B39" w:rsidRPr="000E411A" w:rsidRDefault="003D7B39" w:rsidP="00DC62EB">
      <w:pPr>
        <w:spacing w:beforeLines="50" w:before="163" w:line="288" w:lineRule="auto"/>
        <w:ind w:firstLine="468"/>
      </w:pPr>
      <w:r>
        <w:rPr>
          <w:rFonts w:hint="eastAsia"/>
        </w:rPr>
        <w:lastRenderedPageBreak/>
        <w:t>Dinic</w:t>
      </w:r>
      <w:r>
        <w:rPr>
          <w:rFonts w:hint="eastAsia"/>
        </w:rPr>
        <w:t>算法和</w:t>
      </w:r>
      <w:r>
        <w:rPr>
          <w:rFonts w:hint="eastAsia"/>
        </w:rPr>
        <w:t>push-relabel</w:t>
      </w:r>
      <w:r w:rsidRPr="00E56A0A">
        <w:rPr>
          <w:rFonts w:hint="eastAsia"/>
          <w:vertAlign w:val="superscript"/>
        </w:rPr>
        <w:t>[</w:t>
      </w:r>
      <w:r>
        <w:rPr>
          <w:rFonts w:hint="eastAsia"/>
          <w:vertAlign w:val="superscript"/>
        </w:rPr>
        <w:t>2</w:t>
      </w:r>
      <w:r w:rsidRPr="00E56A0A">
        <w:rPr>
          <w:rFonts w:hint="eastAsia"/>
          <w:vertAlign w:val="superscript"/>
        </w:rPr>
        <w:t>6]</w:t>
      </w:r>
      <w:r>
        <w:rPr>
          <w:rFonts w:hint="eastAsia"/>
        </w:rPr>
        <w:t>算法都是当前使用较为广泛的最大流算法，它们的时间复杂度均为</w:t>
      </w:r>
      <w:r w:rsidRPr="002D78F7">
        <w:rPr>
          <w:rFonts w:hint="eastAsia"/>
          <w:i/>
        </w:rPr>
        <w:t>O</w:t>
      </w:r>
      <w:r w:rsidR="003B0242">
        <w:rPr>
          <w:rFonts w:hint="eastAsia"/>
        </w:rPr>
        <w:t>（</w:t>
      </w:r>
      <w:r>
        <w:rPr>
          <w:rFonts w:hint="eastAsia"/>
        </w:rPr>
        <w:t>|</w:t>
      </w:r>
      <w:r w:rsidRPr="002D78F7">
        <w:rPr>
          <w:rFonts w:hint="eastAsia"/>
          <w:i/>
        </w:rPr>
        <w:t>V</w:t>
      </w:r>
      <w:r>
        <w:rPr>
          <w:rFonts w:hint="eastAsia"/>
        </w:rPr>
        <w:t>|</w:t>
      </w:r>
      <w:r w:rsidRPr="002D78F7">
        <w:rPr>
          <w:rFonts w:hint="eastAsia"/>
          <w:vertAlign w:val="superscript"/>
        </w:rPr>
        <w:t>2</w:t>
      </w:r>
      <w:r>
        <w:rPr>
          <w:rFonts w:hint="eastAsia"/>
        </w:rPr>
        <w:t>|</w:t>
      </w:r>
      <w:r w:rsidRPr="002D78F7">
        <w:rPr>
          <w:rFonts w:hint="eastAsia"/>
          <w:i/>
        </w:rPr>
        <w:t>E</w:t>
      </w:r>
      <w:r>
        <w:rPr>
          <w:rFonts w:hint="eastAsia"/>
        </w:rPr>
        <w:t>|</w:t>
      </w:r>
      <w:r w:rsidR="003B0242">
        <w:rPr>
          <w:rFonts w:hint="eastAsia"/>
        </w:rPr>
        <w:t>）</w:t>
      </w:r>
      <w:r>
        <w:rPr>
          <w:rFonts w:hint="eastAsia"/>
        </w:rPr>
        <w:t>，而</w:t>
      </w:r>
      <w:r>
        <w:rPr>
          <w:rFonts w:hint="eastAsia"/>
        </w:rPr>
        <w:t>King, Rao</w:t>
      </w:r>
      <w:r>
        <w:rPr>
          <w:rFonts w:hint="eastAsia"/>
        </w:rPr>
        <w:t>和</w:t>
      </w:r>
      <w:r>
        <w:rPr>
          <w:rFonts w:hint="eastAsia"/>
        </w:rPr>
        <w:t>Tarjan</w:t>
      </w:r>
      <w:r w:rsidRPr="00A327A8">
        <w:rPr>
          <w:rFonts w:hint="eastAsia"/>
          <w:vertAlign w:val="superscript"/>
        </w:rPr>
        <w:t>[3</w:t>
      </w:r>
      <w:r>
        <w:rPr>
          <w:rFonts w:hint="eastAsia"/>
          <w:vertAlign w:val="superscript"/>
        </w:rPr>
        <w:t>0</w:t>
      </w:r>
      <w:r w:rsidRPr="00A327A8">
        <w:rPr>
          <w:rFonts w:hint="eastAsia"/>
          <w:vertAlign w:val="superscript"/>
        </w:rPr>
        <w:t>]</w:t>
      </w:r>
      <w:r>
        <w:rPr>
          <w:rFonts w:hint="eastAsia"/>
        </w:rPr>
        <w:t>则提出了复杂度为</w:t>
      </w:r>
      <w:r w:rsidRPr="00683400">
        <w:rPr>
          <w:rFonts w:hint="eastAsia"/>
          <w:i/>
        </w:rPr>
        <w:t>O</w:t>
      </w:r>
      <w:r w:rsidR="003B0242">
        <w:rPr>
          <w:rFonts w:hint="eastAsia"/>
        </w:rPr>
        <w:t>（</w:t>
      </w:r>
      <w:r>
        <w:rPr>
          <w:rFonts w:hint="eastAsia"/>
        </w:rPr>
        <w:t>|</w:t>
      </w:r>
      <w:r w:rsidRPr="00683400">
        <w:rPr>
          <w:rFonts w:hint="eastAsia"/>
          <w:i/>
        </w:rPr>
        <w:t>V</w:t>
      </w:r>
      <w:r>
        <w:rPr>
          <w:rFonts w:hint="eastAsia"/>
        </w:rPr>
        <w:t>||</w:t>
      </w:r>
      <w:r w:rsidRPr="00683400">
        <w:rPr>
          <w:rFonts w:hint="eastAsia"/>
          <w:i/>
        </w:rPr>
        <w:t>E</w:t>
      </w:r>
      <w:r>
        <w:rPr>
          <w:rFonts w:hint="eastAsia"/>
        </w:rPr>
        <w:t>|</w:t>
      </w:r>
      <w:r w:rsidRPr="00683400">
        <w:t>log</w:t>
      </w:r>
      <w:r w:rsidRPr="007C62F9">
        <w:rPr>
          <w:rFonts w:hint="eastAsia"/>
          <w:vertAlign w:val="subscript"/>
        </w:rPr>
        <w:t>|</w:t>
      </w:r>
      <w:r>
        <w:rPr>
          <w:rFonts w:hint="eastAsia"/>
          <w:i/>
          <w:vertAlign w:val="subscript"/>
        </w:rPr>
        <w:t>E|</w:t>
      </w:r>
      <w:r w:rsidRPr="00683400">
        <w:rPr>
          <w:rFonts w:hint="eastAsia"/>
          <w:vertAlign w:val="subscript"/>
        </w:rPr>
        <w:t>/</w:t>
      </w:r>
      <w:r w:rsidR="003B0242">
        <w:rPr>
          <w:rFonts w:hint="eastAsia"/>
          <w:vertAlign w:val="subscript"/>
        </w:rPr>
        <w:t>（</w:t>
      </w:r>
      <w:r>
        <w:rPr>
          <w:rFonts w:hint="eastAsia"/>
          <w:vertAlign w:val="subscript"/>
        </w:rPr>
        <w:t>|</w:t>
      </w:r>
      <w:r w:rsidRPr="00683400">
        <w:rPr>
          <w:rFonts w:hint="eastAsia"/>
          <w:i/>
          <w:vertAlign w:val="subscript"/>
        </w:rPr>
        <w:t>V</w:t>
      </w:r>
      <w:r>
        <w:rPr>
          <w:rFonts w:hint="eastAsia"/>
          <w:i/>
          <w:vertAlign w:val="subscript"/>
        </w:rPr>
        <w:t>|</w:t>
      </w:r>
      <w:r w:rsidRPr="00683400">
        <w:rPr>
          <w:rFonts w:hint="eastAsia"/>
          <w:vertAlign w:val="subscript"/>
        </w:rPr>
        <w:t>/lg</w:t>
      </w:r>
      <w:r>
        <w:rPr>
          <w:rFonts w:hint="eastAsia"/>
          <w:vertAlign w:val="subscript"/>
        </w:rPr>
        <w:t>|</w:t>
      </w:r>
      <w:r w:rsidRPr="00683400">
        <w:rPr>
          <w:rFonts w:hint="eastAsia"/>
          <w:i/>
          <w:vertAlign w:val="subscript"/>
        </w:rPr>
        <w:t>V</w:t>
      </w:r>
      <w:r>
        <w:rPr>
          <w:rFonts w:hint="eastAsia"/>
          <w:i/>
          <w:vertAlign w:val="subscript"/>
        </w:rPr>
        <w:t>|</w:t>
      </w:r>
      <w:r w:rsidR="003B0242">
        <w:rPr>
          <w:rFonts w:hint="eastAsia"/>
          <w:vertAlign w:val="subscript"/>
        </w:rPr>
        <w:t>）</w:t>
      </w:r>
      <w:r>
        <w:rPr>
          <w:rFonts w:hint="eastAsia"/>
        </w:rPr>
        <w:t>|</w:t>
      </w:r>
      <w:r w:rsidRPr="00683400">
        <w:rPr>
          <w:rFonts w:hint="eastAsia"/>
          <w:i/>
        </w:rPr>
        <w:t>V</w:t>
      </w:r>
      <w:r>
        <w:rPr>
          <w:rFonts w:hint="eastAsia"/>
        </w:rPr>
        <w:t>|</w:t>
      </w:r>
      <w:r w:rsidR="003B0242">
        <w:rPr>
          <w:rFonts w:hint="eastAsia"/>
        </w:rPr>
        <w:t>）</w:t>
      </w:r>
      <w:r>
        <w:rPr>
          <w:rFonts w:hint="eastAsia"/>
        </w:rPr>
        <w:t>的最大流算法。</w:t>
      </w:r>
    </w:p>
    <w:p w:rsidR="00E77FC0" w:rsidRDefault="00D64FEA" w:rsidP="00DB5271">
      <w:pPr>
        <w:pStyle w:val="21"/>
      </w:pPr>
      <w:bookmarkStart w:id="45" w:name="_Toc449617146"/>
      <w:r>
        <w:rPr>
          <w:rFonts w:hint="eastAsia"/>
        </w:rPr>
        <w:t>2</w:t>
      </w:r>
      <w:r w:rsidR="00040741">
        <w:rPr>
          <w:rFonts w:hint="eastAsia"/>
        </w:rPr>
        <w:t xml:space="preserve">.2 </w:t>
      </w:r>
      <w:r w:rsidR="009A56B3">
        <w:rPr>
          <w:rFonts w:hint="eastAsia"/>
        </w:rPr>
        <w:t>随机流</w:t>
      </w:r>
      <w:r w:rsidR="00E77FC0">
        <w:rPr>
          <w:rFonts w:hint="eastAsia"/>
        </w:rPr>
        <w:t>网络可靠性</w:t>
      </w:r>
      <w:r w:rsidR="00EE56F3">
        <w:rPr>
          <w:rFonts w:hint="eastAsia"/>
        </w:rPr>
        <w:t>相关问题</w:t>
      </w:r>
      <w:bookmarkEnd w:id="45"/>
    </w:p>
    <w:p w:rsidR="00E77FC0" w:rsidRDefault="00D64FEA" w:rsidP="003610BD">
      <w:pPr>
        <w:pStyle w:val="31"/>
      </w:pPr>
      <w:bookmarkStart w:id="46" w:name="_Toc449617147"/>
      <w:r>
        <w:rPr>
          <w:rFonts w:hint="eastAsia"/>
        </w:rPr>
        <w:t>2.</w:t>
      </w:r>
      <w:r w:rsidR="00040741">
        <w:rPr>
          <w:rFonts w:hint="eastAsia"/>
        </w:rPr>
        <w:t xml:space="preserve">2.1 </w:t>
      </w:r>
      <w:r w:rsidR="00E77FC0">
        <w:rPr>
          <w:rFonts w:hint="eastAsia"/>
        </w:rPr>
        <w:t>基本概念和相关定义</w:t>
      </w:r>
      <w:bookmarkEnd w:id="46"/>
    </w:p>
    <w:p w:rsidR="00FF3609" w:rsidRDefault="00F7516C" w:rsidP="006743D6">
      <w:pPr>
        <w:pStyle w:val="a3"/>
        <w:spacing w:line="288" w:lineRule="auto"/>
        <w:ind w:firstLine="468"/>
      </w:pPr>
      <w:r>
        <w:rPr>
          <w:rFonts w:hint="eastAsia"/>
        </w:rPr>
        <w:t>网络的可靠度是网络性能的一个重要指标，可靠性分析一直是各研究者研究的热点问题</w:t>
      </w:r>
      <w:r>
        <w:rPr>
          <w:rFonts w:hint="eastAsia"/>
        </w:rPr>
        <w:t>[1-14]</w:t>
      </w:r>
      <w:r w:rsidR="003A73A9">
        <w:rPr>
          <w:rFonts w:hint="eastAsia"/>
        </w:rPr>
        <w:t>，</w:t>
      </w:r>
      <w:r w:rsidR="00F2665E">
        <w:rPr>
          <w:rFonts w:hint="eastAsia"/>
        </w:rPr>
        <w:t>网络的复杂性、动态性、多态性等特点使得传统成熟的可靠性评估方法</w:t>
      </w:r>
      <w:r w:rsidR="006665FE">
        <w:rPr>
          <w:rFonts w:hint="eastAsia"/>
        </w:rPr>
        <w:t>，</w:t>
      </w:r>
      <w:r w:rsidR="006743D6">
        <w:rPr>
          <w:rFonts w:hint="eastAsia"/>
        </w:rPr>
        <w:t>如可靠性框图</w:t>
      </w:r>
      <w:r w:rsidR="00761762">
        <w:rPr>
          <w:rFonts w:hint="eastAsia"/>
        </w:rPr>
        <w:t>（</w:t>
      </w:r>
      <w:r w:rsidR="00761762">
        <w:rPr>
          <w:rFonts w:hint="eastAsia"/>
        </w:rPr>
        <w:t>RBD</w:t>
      </w:r>
      <w:r w:rsidR="00761762">
        <w:rPr>
          <w:rFonts w:hint="eastAsia"/>
        </w:rPr>
        <w:t>）</w:t>
      </w:r>
      <w:r w:rsidR="006743D6">
        <w:rPr>
          <w:rFonts w:hint="eastAsia"/>
        </w:rPr>
        <w:t>法、故障树分析</w:t>
      </w:r>
      <w:r w:rsidR="00761762">
        <w:rPr>
          <w:rFonts w:hint="eastAsia"/>
        </w:rPr>
        <w:t>（</w:t>
      </w:r>
      <w:r w:rsidR="006743D6">
        <w:rPr>
          <w:rFonts w:hint="eastAsia"/>
        </w:rPr>
        <w:t>FT</w:t>
      </w:r>
      <w:r w:rsidR="00761762">
        <w:rPr>
          <w:rFonts w:hint="eastAsia"/>
        </w:rPr>
        <w:t>A</w:t>
      </w:r>
      <w:r w:rsidR="00761762">
        <w:rPr>
          <w:rFonts w:hint="eastAsia"/>
        </w:rPr>
        <w:t>）</w:t>
      </w:r>
      <w:r w:rsidR="006743D6">
        <w:rPr>
          <w:rFonts w:hint="eastAsia"/>
        </w:rPr>
        <w:t>法等很难用于网络。</w:t>
      </w:r>
      <w:r w:rsidR="00330DDE">
        <w:rPr>
          <w:rFonts w:hint="eastAsia"/>
        </w:rPr>
        <w:t>目前，</w:t>
      </w:r>
      <w:r w:rsidR="006743D6">
        <w:rPr>
          <w:rFonts w:hint="eastAsia"/>
        </w:rPr>
        <w:t>对网络可靠性的研究取得了很多成果，网络可靠性的内涵也由传统的基于网络拓扑结构的连通可靠性逐渐拓展到考虑网络流的容量可靠性，并向基于业务等考虑用户需求的性能可靠性延伸。</w:t>
      </w:r>
    </w:p>
    <w:p w:rsidR="00F2665E" w:rsidRDefault="00EE744A" w:rsidP="006743D6">
      <w:pPr>
        <w:pStyle w:val="a3"/>
        <w:spacing w:line="288" w:lineRule="auto"/>
        <w:ind w:firstLine="468"/>
      </w:pPr>
      <w:r>
        <w:rPr>
          <w:rFonts w:hint="eastAsia"/>
        </w:rPr>
        <w:t>网络可靠性评估主要分为</w:t>
      </w:r>
      <w:r>
        <w:rPr>
          <w:rFonts w:hint="eastAsia"/>
        </w:rPr>
        <w:t>3</w:t>
      </w:r>
      <w:r>
        <w:rPr>
          <w:rFonts w:hint="eastAsia"/>
        </w:rPr>
        <w:t>类：（</w:t>
      </w:r>
      <w:r>
        <w:rPr>
          <w:rFonts w:hint="eastAsia"/>
        </w:rPr>
        <w:t>1</w:t>
      </w:r>
      <w:r>
        <w:rPr>
          <w:rFonts w:hint="eastAsia"/>
        </w:rPr>
        <w:t>）网络连通可靠性评估，指的是仅考虑网络拓扑结构，将“网络实现连通功能的概率”作为可靠性度量；</w:t>
      </w:r>
      <w:r>
        <w:rPr>
          <w:rFonts w:hint="eastAsia"/>
        </w:rPr>
        <w:t>(2)</w:t>
      </w:r>
      <w:r>
        <w:rPr>
          <w:rFonts w:hint="eastAsia"/>
        </w:rPr>
        <w:t>网络容量可靠性评估，它在考虑网络是否连通的基础上，还考虑了网络中链路和节点的容量，将“存在满足一定流量需求的连通路径的概率”作为可靠性度量；</w:t>
      </w:r>
      <w:r>
        <w:rPr>
          <w:rFonts w:hint="eastAsia"/>
        </w:rPr>
        <w:t>(3)</w:t>
      </w:r>
      <w:r>
        <w:rPr>
          <w:rFonts w:hint="eastAsia"/>
        </w:rPr>
        <w:t>网络性能可靠性评估，关注的是网</w:t>
      </w:r>
      <w:r w:rsidR="00F2703B">
        <w:rPr>
          <w:rFonts w:hint="eastAsia"/>
        </w:rPr>
        <w:t>络性能的动态变化对可靠性的影响，多以“某些性能参数不超过其规定阈值的概率”作为可靠性的度量</w:t>
      </w:r>
      <w:r w:rsidR="00205B96">
        <w:rPr>
          <w:rFonts w:hint="eastAsia"/>
        </w:rPr>
        <w:t>[</w:t>
      </w:r>
      <w:r w:rsidR="00205B96" w:rsidRPr="00951B5C">
        <w:rPr>
          <w:rFonts w:hint="eastAsia"/>
        </w:rPr>
        <w:t>网络可靠性评估方法综述</w:t>
      </w:r>
      <w:r w:rsidR="00205B96">
        <w:rPr>
          <w:rFonts w:hint="eastAsia"/>
        </w:rPr>
        <w:t>]</w:t>
      </w:r>
      <w:r w:rsidR="00F2703B">
        <w:rPr>
          <w:rFonts w:hint="eastAsia"/>
        </w:rPr>
        <w:t>。</w:t>
      </w:r>
      <w:r w:rsidR="00AB4A8F">
        <w:rPr>
          <w:rFonts w:hint="eastAsia"/>
        </w:rPr>
        <w:t>本文主要</w:t>
      </w:r>
      <w:r w:rsidR="003301E0">
        <w:rPr>
          <w:rFonts w:hint="eastAsia"/>
        </w:rPr>
        <w:t>研究的是</w:t>
      </w:r>
      <w:r w:rsidR="00E232E8">
        <w:rPr>
          <w:rFonts w:hint="eastAsia"/>
        </w:rPr>
        <w:t>随机流网络的容量</w:t>
      </w:r>
      <w:r w:rsidR="00AB4A8F">
        <w:rPr>
          <w:rFonts w:hint="eastAsia"/>
        </w:rPr>
        <w:t>可靠性。</w:t>
      </w:r>
    </w:p>
    <w:p w:rsidR="0074616C" w:rsidRDefault="00842F8F" w:rsidP="00DC62EB">
      <w:pPr>
        <w:pStyle w:val="a3"/>
        <w:spacing w:line="288" w:lineRule="auto"/>
        <w:ind w:firstLine="468"/>
      </w:pPr>
      <w:r>
        <w:rPr>
          <w:rFonts w:hint="eastAsia"/>
        </w:rPr>
        <w:t>根据网络或其组成部分的状态的多少网络可分为二态</w:t>
      </w:r>
      <w:r w:rsidR="000E3FE8">
        <w:rPr>
          <w:rFonts w:hint="eastAsia"/>
        </w:rPr>
        <w:t>（</w:t>
      </w:r>
      <w:r w:rsidR="00A918BF">
        <w:rPr>
          <w:rFonts w:hint="eastAsia"/>
        </w:rPr>
        <w:t>binary state</w:t>
      </w:r>
      <w:r w:rsidR="00830133">
        <w:rPr>
          <w:rFonts w:hint="eastAsia"/>
        </w:rPr>
        <w:t>）</w:t>
      </w:r>
      <w:r>
        <w:rPr>
          <w:rFonts w:hint="eastAsia"/>
        </w:rPr>
        <w:t>网络和多态</w:t>
      </w:r>
      <w:r w:rsidR="00830133">
        <w:rPr>
          <w:rFonts w:hint="eastAsia"/>
        </w:rPr>
        <w:t>（</w:t>
      </w:r>
      <w:r w:rsidR="005170E4">
        <w:rPr>
          <w:rFonts w:hint="eastAsia"/>
        </w:rPr>
        <w:t>multi-state</w:t>
      </w:r>
      <w:r w:rsidR="00830133">
        <w:rPr>
          <w:rFonts w:hint="eastAsia"/>
        </w:rPr>
        <w:t>）</w:t>
      </w:r>
      <w:r>
        <w:rPr>
          <w:rFonts w:hint="eastAsia"/>
        </w:rPr>
        <w:t>网络</w:t>
      </w:r>
      <w:r w:rsidR="00841D5B">
        <w:rPr>
          <w:rFonts w:hint="eastAsia"/>
        </w:rPr>
        <w:t>。</w:t>
      </w:r>
    </w:p>
    <w:p w:rsidR="00C50EAE" w:rsidRDefault="00C50EAE" w:rsidP="00DC62EB">
      <w:pPr>
        <w:pStyle w:val="a3"/>
        <w:spacing w:line="288" w:lineRule="auto"/>
        <w:ind w:firstLine="468"/>
      </w:pPr>
      <w:r>
        <w:rPr>
          <w:rFonts w:hint="eastAsia"/>
        </w:rPr>
        <w:t>（</w:t>
      </w:r>
      <w:r>
        <w:rPr>
          <w:rFonts w:hint="eastAsia"/>
        </w:rPr>
        <w:t>1</w:t>
      </w:r>
      <w:r>
        <w:rPr>
          <w:rFonts w:hint="eastAsia"/>
        </w:rPr>
        <w:t>）二态</w:t>
      </w:r>
      <w:r w:rsidR="003B0242">
        <w:rPr>
          <w:rFonts w:hint="eastAsia"/>
        </w:rPr>
        <w:t>（</w:t>
      </w:r>
      <w:r>
        <w:rPr>
          <w:rFonts w:hint="eastAsia"/>
        </w:rPr>
        <w:t>binary state</w:t>
      </w:r>
      <w:r w:rsidR="003B0242">
        <w:rPr>
          <w:rFonts w:hint="eastAsia"/>
        </w:rPr>
        <w:t>）</w:t>
      </w:r>
      <w:r>
        <w:rPr>
          <w:rFonts w:hint="eastAsia"/>
        </w:rPr>
        <w:t>网络是指网络或网络的每个元素</w:t>
      </w:r>
      <w:r w:rsidR="003B0242">
        <w:rPr>
          <w:rFonts w:hint="eastAsia"/>
        </w:rPr>
        <w:t>（</w:t>
      </w:r>
      <w:r>
        <w:rPr>
          <w:rFonts w:hint="eastAsia"/>
        </w:rPr>
        <w:t>节点或弧只有两种状态</w:t>
      </w:r>
      <w:r w:rsidR="00E26615">
        <w:rPr>
          <w:rFonts w:hint="eastAsia"/>
        </w:rPr>
        <w:t>：</w:t>
      </w:r>
      <w:r>
        <w:rPr>
          <w:rFonts w:hint="eastAsia"/>
        </w:rPr>
        <w:t>好</w:t>
      </w:r>
      <w:r w:rsidR="00516432">
        <w:rPr>
          <w:rFonts w:hint="eastAsia"/>
        </w:rPr>
        <w:t>/</w:t>
      </w:r>
      <w:r>
        <w:rPr>
          <w:rFonts w:hint="eastAsia"/>
        </w:rPr>
        <w:t>坏</w:t>
      </w:r>
      <w:r w:rsidR="00AA6CFF">
        <w:rPr>
          <w:rFonts w:hint="eastAsia"/>
        </w:rPr>
        <w:t>。</w:t>
      </w:r>
      <w:r>
        <w:rPr>
          <w:rFonts w:hint="eastAsia"/>
        </w:rPr>
        <w:t>网络的每条弧的容量的取</w:t>
      </w:r>
      <w:r w:rsidR="00261327">
        <w:rPr>
          <w:rFonts w:hint="eastAsia"/>
        </w:rPr>
        <w:t>或为</w:t>
      </w:r>
      <w:r w:rsidR="00261327">
        <w:rPr>
          <w:rFonts w:hint="eastAsia"/>
        </w:rPr>
        <w:t>0</w:t>
      </w:r>
      <w:r w:rsidR="00F47646">
        <w:rPr>
          <w:rFonts w:hint="eastAsia"/>
        </w:rPr>
        <w:t>，或为某一个整数。</w:t>
      </w:r>
    </w:p>
    <w:p w:rsidR="00BD7FD2" w:rsidRDefault="0018082A" w:rsidP="00DC62EB">
      <w:pPr>
        <w:pStyle w:val="a3"/>
        <w:spacing w:line="288" w:lineRule="auto"/>
        <w:ind w:firstLine="468"/>
      </w:pPr>
      <w:r>
        <w:rPr>
          <w:rFonts w:hint="eastAsia"/>
        </w:rPr>
        <w:t>（</w:t>
      </w:r>
      <w:r>
        <w:rPr>
          <w:rFonts w:hint="eastAsia"/>
        </w:rPr>
        <w:t>2</w:t>
      </w:r>
      <w:r>
        <w:rPr>
          <w:rFonts w:hint="eastAsia"/>
        </w:rPr>
        <w:t>）</w:t>
      </w:r>
      <w:r w:rsidR="006C6BF6">
        <w:rPr>
          <w:rFonts w:hint="eastAsia"/>
        </w:rPr>
        <w:t>有的网络的组成部分具有多种状态或容量。在某些况下，除了考虑网络状态的好与坏，还要研究不同的性能指标。这种网络我们称为多态网络，这样的网络又称为随机流网络。</w:t>
      </w:r>
    </w:p>
    <w:p w:rsidR="003A73A9" w:rsidRDefault="003A73A9" w:rsidP="00DC62EB">
      <w:pPr>
        <w:pStyle w:val="a3"/>
        <w:spacing w:line="288" w:lineRule="auto"/>
        <w:ind w:firstLine="468"/>
      </w:pPr>
      <w:r>
        <w:rPr>
          <w:rFonts w:hint="eastAsia"/>
        </w:rPr>
        <w:t>本文使用的所有图和网络，在不特殊说明的情况下都是二态的。</w:t>
      </w:r>
    </w:p>
    <w:p w:rsidR="00D64968" w:rsidRDefault="0019792B" w:rsidP="003F4392">
      <w:pPr>
        <w:pStyle w:val="a3"/>
        <w:spacing w:line="288" w:lineRule="auto"/>
        <w:ind w:firstLine="470"/>
      </w:pPr>
      <w:r w:rsidRPr="003F4392">
        <w:rPr>
          <w:rFonts w:hint="eastAsia"/>
          <w:b/>
        </w:rPr>
        <w:lastRenderedPageBreak/>
        <w:t>定义</w:t>
      </w:r>
      <w:r w:rsidRPr="003F4392">
        <w:rPr>
          <w:rFonts w:hint="eastAsia"/>
          <w:b/>
        </w:rPr>
        <w:t>2</w:t>
      </w:r>
      <w:r w:rsidR="00BD2506" w:rsidRPr="003F4392">
        <w:rPr>
          <w:rFonts w:hint="eastAsia"/>
          <w:b/>
        </w:rPr>
        <w:t>-</w:t>
      </w:r>
      <w:r w:rsidRPr="003F4392">
        <w:rPr>
          <w:rFonts w:hint="eastAsia"/>
          <w:b/>
        </w:rPr>
        <w:t>6</w:t>
      </w:r>
      <w:r w:rsidR="003F5DEE" w:rsidRPr="003F4392">
        <w:rPr>
          <w:rFonts w:hint="eastAsia"/>
          <w:b/>
        </w:rPr>
        <w:t>.</w:t>
      </w:r>
      <w:r w:rsidR="00E37173" w:rsidRPr="003F4392">
        <w:rPr>
          <w:rFonts w:hint="eastAsia"/>
          <w:b/>
        </w:rPr>
        <w:t>（</w:t>
      </w:r>
      <w:r w:rsidR="00661255" w:rsidRPr="003F4392">
        <w:rPr>
          <w:rFonts w:hint="eastAsia"/>
          <w:b/>
        </w:rPr>
        <w:t>随机流网络</w:t>
      </w:r>
      <w:r w:rsidR="00344B3B">
        <w:rPr>
          <w:rFonts w:hint="eastAsia"/>
          <w:b/>
        </w:rPr>
        <w:t>的容量</w:t>
      </w:r>
      <w:r w:rsidR="00661255" w:rsidRPr="003F4392">
        <w:rPr>
          <w:rFonts w:hint="eastAsia"/>
          <w:b/>
        </w:rPr>
        <w:t>可靠性</w:t>
      </w:r>
      <w:r w:rsidR="005A6F1D" w:rsidRPr="003F4392">
        <w:rPr>
          <w:rFonts w:hint="eastAsia"/>
          <w:b/>
        </w:rPr>
        <w:t>）</w:t>
      </w:r>
      <w:r w:rsidR="00950E3E">
        <w:rPr>
          <w:rFonts w:hint="eastAsia"/>
        </w:rPr>
        <w:t>设</w:t>
      </w:r>
      <w:r w:rsidR="008A7B56">
        <w:rPr>
          <w:rFonts w:hint="eastAsia"/>
        </w:rPr>
        <w:t>G=</w:t>
      </w:r>
      <w:r w:rsidR="009C730F">
        <w:rPr>
          <w:rFonts w:hint="eastAsia"/>
        </w:rPr>
        <w:t>（</w:t>
      </w:r>
      <w:r w:rsidR="009C730F">
        <w:rPr>
          <w:rFonts w:hint="eastAsia"/>
        </w:rPr>
        <w:t>N</w:t>
      </w:r>
      <w:r w:rsidR="009C730F">
        <w:rPr>
          <w:rFonts w:hint="eastAsia"/>
        </w:rPr>
        <w:t>，</w:t>
      </w:r>
      <w:r w:rsidR="009C730F">
        <w:rPr>
          <w:rFonts w:hint="eastAsia"/>
        </w:rPr>
        <w:t>A</w:t>
      </w:r>
      <w:r w:rsidR="009C730F">
        <w:rPr>
          <w:rFonts w:hint="eastAsia"/>
        </w:rPr>
        <w:t>，</w:t>
      </w:r>
      <w:r w:rsidR="009C730F">
        <w:rPr>
          <w:rFonts w:hint="eastAsia"/>
        </w:rPr>
        <w:t>M</w:t>
      </w:r>
      <w:r w:rsidR="009C730F">
        <w:rPr>
          <w:rFonts w:hint="eastAsia"/>
        </w:rPr>
        <w:t>）是从源点</w:t>
      </w:r>
      <w:r w:rsidR="009C730F">
        <w:rPr>
          <w:rFonts w:hint="eastAsia"/>
        </w:rPr>
        <w:t>s</w:t>
      </w:r>
      <w:r w:rsidR="009C730F">
        <w:rPr>
          <w:rFonts w:hint="eastAsia"/>
        </w:rPr>
        <w:t>到汇点</w:t>
      </w:r>
      <w:r w:rsidR="009C730F">
        <w:rPr>
          <w:rFonts w:hint="eastAsia"/>
        </w:rPr>
        <w:t>t</w:t>
      </w:r>
      <w:r w:rsidR="009C730F">
        <w:rPr>
          <w:rFonts w:hint="eastAsia"/>
        </w:rPr>
        <w:t>的一个随机流网络，其中</w:t>
      </w:r>
      <w:r w:rsidR="009C730F">
        <w:rPr>
          <w:rFonts w:hint="eastAsia"/>
        </w:rPr>
        <w:t>N</w:t>
      </w:r>
      <w:r w:rsidR="009C730F">
        <w:rPr>
          <w:rFonts w:hint="eastAsia"/>
        </w:rPr>
        <w:t>为节点</w:t>
      </w:r>
      <w:r w:rsidR="00A945BD">
        <w:rPr>
          <w:rFonts w:hint="eastAsia"/>
        </w:rPr>
        <w:t>集</w:t>
      </w:r>
      <w:r w:rsidR="009C730F">
        <w:rPr>
          <w:rFonts w:hint="eastAsia"/>
        </w:rPr>
        <w:t>，</w:t>
      </w:r>
      <w:r w:rsidR="009C730F">
        <w:rPr>
          <w:rFonts w:hint="eastAsia"/>
        </w:rPr>
        <w:t>A={</w:t>
      </w:r>
      <w:r w:rsidR="003B4D96">
        <w:rPr>
          <w:rFonts w:hint="eastAsia"/>
        </w:rPr>
        <w:t>a</w:t>
      </w:r>
      <w:r w:rsidR="003B4D96" w:rsidRPr="00620783">
        <w:rPr>
          <w:rFonts w:hint="eastAsia"/>
          <w:vertAlign w:val="subscript"/>
        </w:rPr>
        <w:t>i</w:t>
      </w:r>
      <w:r w:rsidR="003B4D96">
        <w:rPr>
          <w:rFonts w:hint="eastAsia"/>
        </w:rPr>
        <w:t xml:space="preserve"> | 1</w:t>
      </w:r>
      <w:r w:rsidR="003B4D96">
        <w:rPr>
          <w:rFonts w:hint="eastAsia"/>
        </w:rPr>
        <w:t>≤</w:t>
      </w:r>
      <w:r w:rsidR="003B4D96">
        <w:rPr>
          <w:rFonts w:hint="eastAsia"/>
        </w:rPr>
        <w:t>i</w:t>
      </w:r>
      <w:r w:rsidR="003B4D96">
        <w:rPr>
          <w:rFonts w:hint="eastAsia"/>
        </w:rPr>
        <w:t>≤</w:t>
      </w:r>
      <w:r w:rsidR="00464B00">
        <w:rPr>
          <w:rFonts w:hint="eastAsia"/>
        </w:rPr>
        <w:t>n</w:t>
      </w:r>
      <w:r w:rsidR="009C730F">
        <w:rPr>
          <w:rFonts w:hint="eastAsia"/>
        </w:rPr>
        <w:t>}</w:t>
      </w:r>
      <w:r w:rsidR="00464B00">
        <w:rPr>
          <w:rFonts w:hint="eastAsia"/>
        </w:rPr>
        <w:t>为弧集，</w:t>
      </w:r>
      <w:r w:rsidR="00464B00">
        <w:rPr>
          <w:rFonts w:hint="eastAsia"/>
        </w:rPr>
        <w:t>M</w:t>
      </w:r>
      <w:r w:rsidR="00C40AF6">
        <w:rPr>
          <w:rFonts w:hint="eastAsia"/>
        </w:rPr>
        <w:t>={M</w:t>
      </w:r>
      <w:r w:rsidR="00C40AF6" w:rsidRPr="00620783">
        <w:rPr>
          <w:rFonts w:hint="eastAsia"/>
          <w:vertAlign w:val="superscript"/>
        </w:rPr>
        <w:t>1</w:t>
      </w:r>
      <w:r w:rsidR="00C40AF6">
        <w:rPr>
          <w:rFonts w:hint="eastAsia"/>
        </w:rPr>
        <w:t>，</w:t>
      </w:r>
      <w:r w:rsidR="00C40AF6">
        <w:rPr>
          <w:rFonts w:hint="eastAsia"/>
        </w:rPr>
        <w:t>M</w:t>
      </w:r>
      <w:r w:rsidR="00C40AF6" w:rsidRPr="00620783">
        <w:rPr>
          <w:rFonts w:hint="eastAsia"/>
          <w:vertAlign w:val="superscript"/>
        </w:rPr>
        <w:t>2</w:t>
      </w:r>
      <w:r w:rsidR="00C40AF6">
        <w:rPr>
          <w:rFonts w:hint="eastAsia"/>
        </w:rPr>
        <w:t>，</w:t>
      </w:r>
      <w:r w:rsidR="00C40AF6">
        <w:t>…</w:t>
      </w:r>
      <w:r w:rsidR="00C40AF6">
        <w:rPr>
          <w:rFonts w:hint="eastAsia"/>
        </w:rPr>
        <w:t>，</w:t>
      </w:r>
      <w:r w:rsidR="00C40AF6">
        <w:rPr>
          <w:rFonts w:hint="eastAsia"/>
        </w:rPr>
        <w:t>M</w:t>
      </w:r>
      <w:r w:rsidR="00C40AF6" w:rsidRPr="00620783">
        <w:rPr>
          <w:rFonts w:hint="eastAsia"/>
          <w:vertAlign w:val="superscript"/>
        </w:rPr>
        <w:t>n</w:t>
      </w:r>
      <w:r w:rsidR="00C40AF6">
        <w:rPr>
          <w:rFonts w:hint="eastAsia"/>
        </w:rPr>
        <w:t>}</w:t>
      </w:r>
      <w:r w:rsidR="00620783">
        <w:rPr>
          <w:rFonts w:hint="eastAsia"/>
        </w:rPr>
        <w:t>，</w:t>
      </w:r>
      <w:r w:rsidR="00620783">
        <w:rPr>
          <w:rFonts w:hint="eastAsia"/>
        </w:rPr>
        <w:t>M</w:t>
      </w:r>
      <w:r w:rsidR="00620783" w:rsidRPr="001F3670">
        <w:rPr>
          <w:rFonts w:hint="eastAsia"/>
          <w:vertAlign w:val="superscript"/>
        </w:rPr>
        <w:t>i</w:t>
      </w:r>
      <w:r w:rsidR="00620783">
        <w:rPr>
          <w:rFonts w:hint="eastAsia"/>
        </w:rPr>
        <w:t>为弧</w:t>
      </w:r>
      <w:r w:rsidR="001F3670">
        <w:rPr>
          <w:rFonts w:hint="eastAsia"/>
        </w:rPr>
        <w:t>a</w:t>
      </w:r>
      <w:r w:rsidR="001F3670" w:rsidRPr="00620783">
        <w:rPr>
          <w:rFonts w:hint="eastAsia"/>
          <w:vertAlign w:val="subscript"/>
        </w:rPr>
        <w:t>i</w:t>
      </w:r>
      <w:r w:rsidR="001F3670">
        <w:rPr>
          <w:rFonts w:hint="eastAsia"/>
        </w:rPr>
        <w:t>的最大容量，</w:t>
      </w:r>
      <w:r w:rsidR="001F3670">
        <w:rPr>
          <w:rFonts w:hint="eastAsia"/>
        </w:rPr>
        <w:t>i=1,2</w:t>
      </w:r>
      <w:r w:rsidR="001F3670">
        <w:rPr>
          <w:rFonts w:hint="eastAsia"/>
        </w:rPr>
        <w:t>，</w:t>
      </w:r>
      <w:r w:rsidR="001F3670">
        <w:t>…</w:t>
      </w:r>
      <w:r w:rsidR="001F3670">
        <w:rPr>
          <w:rFonts w:hint="eastAsia"/>
        </w:rPr>
        <w:t>，</w:t>
      </w:r>
      <w:r w:rsidR="001F3670">
        <w:rPr>
          <w:rFonts w:hint="eastAsia"/>
        </w:rPr>
        <w:t>n</w:t>
      </w:r>
      <w:r w:rsidR="001F3670">
        <w:rPr>
          <w:rFonts w:hint="eastAsia"/>
        </w:rPr>
        <w:t>。</w:t>
      </w:r>
      <w:r w:rsidR="002711FD">
        <w:rPr>
          <w:rFonts w:hint="eastAsia"/>
        </w:rPr>
        <w:t>那么</w:t>
      </w:r>
      <w:r w:rsidR="002711FD">
        <w:rPr>
          <w:rFonts w:hint="eastAsia"/>
        </w:rPr>
        <w:t>G</w:t>
      </w:r>
      <w:r w:rsidR="002711FD">
        <w:rPr>
          <w:rFonts w:hint="eastAsia"/>
        </w:rPr>
        <w:t>的</w:t>
      </w:r>
      <w:r w:rsidR="006A7BBD">
        <w:rPr>
          <w:rFonts w:hint="eastAsia"/>
        </w:rPr>
        <w:t>d</w:t>
      </w:r>
      <w:r w:rsidR="006A7BBD">
        <w:rPr>
          <w:rFonts w:hint="eastAsia"/>
        </w:rPr>
        <w:t>容量可靠性可以表示为</w:t>
      </w:r>
      <m:oMath>
        <m:r>
          <w:rPr>
            <w:rFonts w:ascii="Cambria Math" w:eastAsia="Cambria Math" w:hAnsi="Cambria Math" w:cs="Cambria Math"/>
          </w:rPr>
          <m:t>P</m:t>
        </m:r>
        <m:r>
          <m:rPr>
            <m:sty m:val="p"/>
          </m:rPr>
          <w:rPr>
            <w:rFonts w:ascii="Cambria Math" w:hAnsi="Cambria Math" w:cs="Cambria Math"/>
          </w:rPr>
          <m:t>r</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sidR="00063C6B">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sidR="001F6179">
        <w:rPr>
          <w:rFonts w:hint="eastAsia"/>
        </w:rPr>
        <w:t>为满足</w:t>
      </w:r>
      <w:r w:rsidR="001F6179">
        <w:rPr>
          <w:rFonts w:hint="eastAsia"/>
        </w:rPr>
        <w:t>d</w:t>
      </w:r>
      <w:r w:rsidR="001F6179">
        <w:rPr>
          <w:rFonts w:hint="eastAsia"/>
        </w:rPr>
        <w:t>流的子图，即</w:t>
      </w:r>
      <m:oMath>
        <m:sSub>
          <m:sSubPr>
            <m:ctrlPr>
              <w:rPr>
                <w:rFonts w:ascii="Cambria Math" w:eastAsia="Cambria Math" w:hAnsi="Cambria Math" w:cs="Cambria Math"/>
                <w:i/>
              </w:rPr>
            </m:ctrlPr>
          </m:sSubPr>
          <m:e>
            <m:r>
              <m:rPr>
                <m:sty m:val="p"/>
              </m:rPr>
              <w:rPr>
                <w:rFonts w:ascii="Cambria Math"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sidR="00FC2796">
        <w:rPr>
          <w:rFonts w:hint="eastAsia"/>
        </w:rPr>
        <w:t>。</w:t>
      </w:r>
    </w:p>
    <w:p w:rsidR="00171CF0" w:rsidRDefault="007B02E9" w:rsidP="006D289C">
      <w:pPr>
        <w:pStyle w:val="a3"/>
        <w:spacing w:line="288" w:lineRule="auto"/>
        <w:ind w:firstLine="468"/>
      </w:pPr>
      <w:r>
        <w:rPr>
          <w:rFonts w:hint="eastAsia"/>
        </w:rPr>
        <w:t>特别的，当</w:t>
      </w:r>
      <w:r>
        <w:rPr>
          <w:rFonts w:hint="eastAsia"/>
        </w:rPr>
        <w:t>d</w:t>
      </w:r>
      <w:r>
        <w:rPr>
          <w:rFonts w:hint="eastAsia"/>
        </w:rPr>
        <w:t>为最大流的时候，</w:t>
      </w:r>
      <w:r w:rsidR="00E81678">
        <w:rPr>
          <w:rFonts w:hint="eastAsia"/>
        </w:rPr>
        <w:t>Pr</w:t>
      </w:r>
      <w:r w:rsidR="00E81678">
        <w:rPr>
          <w:rFonts w:hint="eastAsia"/>
        </w:rPr>
        <w:t>为</w:t>
      </w:r>
      <w:r w:rsidR="002D7D82">
        <w:rPr>
          <w:rFonts w:hint="eastAsia"/>
        </w:rPr>
        <w:t>随机流网络</w:t>
      </w:r>
      <w:r w:rsidR="006E2537">
        <w:rPr>
          <w:rFonts w:hint="eastAsia"/>
        </w:rPr>
        <w:t>的最大流容量可靠性。</w:t>
      </w:r>
      <w:r w:rsidR="00016D40">
        <w:rPr>
          <w:rFonts w:hint="eastAsia"/>
        </w:rPr>
        <w:t>本文在不特殊说明的情况下，</w:t>
      </w:r>
      <w:r w:rsidR="00F363F2">
        <w:rPr>
          <w:rFonts w:hint="eastAsia"/>
        </w:rPr>
        <w:t>容量可靠性都指的是最大流容量可靠性。</w:t>
      </w:r>
    </w:p>
    <w:p w:rsidR="00E77FC0" w:rsidRDefault="00D64FEA" w:rsidP="003610BD">
      <w:pPr>
        <w:pStyle w:val="31"/>
      </w:pPr>
      <w:bookmarkStart w:id="47" w:name="_Toc449617148"/>
      <w:r>
        <w:rPr>
          <w:rFonts w:hint="eastAsia"/>
        </w:rPr>
        <w:t>2</w:t>
      </w:r>
      <w:r w:rsidR="00040741">
        <w:rPr>
          <w:rFonts w:hint="eastAsia"/>
        </w:rPr>
        <w:t>.2.2</w:t>
      </w:r>
      <w:r w:rsidR="00E77FC0">
        <w:rPr>
          <w:rFonts w:hint="eastAsia"/>
        </w:rPr>
        <w:t>常见</w:t>
      </w:r>
      <w:r w:rsidR="00806800">
        <w:rPr>
          <w:rFonts w:hint="eastAsia"/>
        </w:rPr>
        <w:t>的</w:t>
      </w:r>
      <w:r w:rsidR="008A372E">
        <w:rPr>
          <w:rFonts w:hint="eastAsia"/>
        </w:rPr>
        <w:t>随机流</w:t>
      </w:r>
      <w:r w:rsidR="00E77FC0">
        <w:rPr>
          <w:rFonts w:hint="eastAsia"/>
        </w:rPr>
        <w:t>网络</w:t>
      </w:r>
      <w:r w:rsidR="008A372E">
        <w:rPr>
          <w:rFonts w:hint="eastAsia"/>
        </w:rPr>
        <w:t>容量</w:t>
      </w:r>
      <w:r w:rsidR="00E77FC0">
        <w:rPr>
          <w:rFonts w:hint="eastAsia"/>
        </w:rPr>
        <w:t>可靠性算法</w:t>
      </w:r>
      <w:bookmarkEnd w:id="47"/>
    </w:p>
    <w:p w:rsidR="00E13CD7" w:rsidRDefault="00E13CD7" w:rsidP="009B7DFF">
      <w:pPr>
        <w:pStyle w:val="a3"/>
        <w:spacing w:line="288" w:lineRule="auto"/>
        <w:ind w:firstLine="468"/>
      </w:pPr>
      <w:r w:rsidRPr="00E13CD7">
        <w:rPr>
          <w:rFonts w:hint="eastAsia"/>
        </w:rPr>
        <w:t>传统的网络流理论虽然考虑了网络容量的问题，但都是</w:t>
      </w:r>
      <w:r>
        <w:rPr>
          <w:rFonts w:hint="eastAsia"/>
        </w:rPr>
        <w:t>针对网络容量固定的网络。而现实世界中的网络系统受到多种不确定因素（如网络构件的降级运行、网络阻塞等）的影响，可能会导致网络拓扑结构、链路容量发生变化，从而表现出网络容量的随机性和多态性。所以，使用传统的网络流理论没有考虑到网络容量的这两个特性，用来解决随机环境下的网络实际问题已经不再合适。</w:t>
      </w:r>
    </w:p>
    <w:p w:rsidR="0097372A" w:rsidRDefault="006B4BCC" w:rsidP="009B7DFF">
      <w:pPr>
        <w:pStyle w:val="a3"/>
        <w:spacing w:line="288" w:lineRule="auto"/>
        <w:ind w:firstLine="468"/>
      </w:pPr>
      <w:r>
        <w:rPr>
          <w:rFonts w:hint="eastAsia"/>
        </w:rPr>
        <w:t>目前已有的计算流网络的可靠性的方法，大部分都需要已知最小路径或最小割集，再利用不交积和、容斥原理、复合路径等方法求解。</w:t>
      </w:r>
    </w:p>
    <w:p w:rsidR="009B7DFF" w:rsidRDefault="00D52A90" w:rsidP="00F50CFF">
      <w:pPr>
        <w:pStyle w:val="a3"/>
        <w:spacing w:line="288" w:lineRule="auto"/>
        <w:ind w:firstLine="468"/>
      </w:pPr>
      <w:r>
        <w:rPr>
          <w:rFonts w:hint="eastAsia"/>
        </w:rPr>
        <w:t>使用</w:t>
      </w:r>
      <w:r w:rsidR="00F50CFF">
        <w:rPr>
          <w:rFonts w:hint="eastAsia"/>
        </w:rPr>
        <w:t>一定的规则生成网络的状态树，使得每一个分支都是全序集合。在生成状态树的同时搜索每一个分支，对状态采用基于割集的方法进行判断。每个分支上的最小的有效状态就是网络的小下界点。求得所有的小下界点，进而求出网</w:t>
      </w:r>
      <w:r w:rsidR="00974F12">
        <w:rPr>
          <w:rFonts w:hint="eastAsia"/>
        </w:rPr>
        <w:t>络的可</w:t>
      </w:r>
      <w:r w:rsidR="00F50CFF">
        <w:rPr>
          <w:rFonts w:hint="eastAsia"/>
        </w:rPr>
        <w:t>靠性。</w:t>
      </w:r>
      <w:r w:rsidR="00686A6F">
        <w:rPr>
          <w:rFonts w:hint="eastAsia"/>
        </w:rPr>
        <w:t>[</w:t>
      </w:r>
      <w:r w:rsidR="00BE77C5">
        <w:rPr>
          <w:rFonts w:ascii="宋体" w:cs="宋体" w:hint="eastAsia"/>
          <w:szCs w:val="24"/>
        </w:rPr>
        <w:t>一种计算随机流网络可靠</w:t>
      </w:r>
      <w:r w:rsidR="00BE77C5">
        <w:rPr>
          <w:rFonts w:ascii="宋体" w:cs="宋体"/>
          <w:szCs w:val="24"/>
        </w:rPr>
        <w:t>-</w:t>
      </w:r>
      <w:r w:rsidR="00BE77C5">
        <w:rPr>
          <w:rFonts w:ascii="宋体" w:cs="宋体" w:hint="eastAsia"/>
          <w:szCs w:val="24"/>
        </w:rPr>
        <w:t>陛的新算法</w:t>
      </w:r>
      <w:r w:rsidR="00361618">
        <w:rPr>
          <w:rFonts w:ascii="宋体" w:cs="宋体" w:hint="eastAsia"/>
          <w:szCs w:val="24"/>
        </w:rPr>
        <w:t>,王芳</w:t>
      </w:r>
      <w:r w:rsidR="00686A6F">
        <w:rPr>
          <w:rFonts w:hint="eastAsia"/>
        </w:rPr>
        <w:t>]</w:t>
      </w:r>
    </w:p>
    <w:p w:rsidR="00886958" w:rsidRDefault="00886958" w:rsidP="00F50CFF">
      <w:pPr>
        <w:pStyle w:val="a3"/>
        <w:spacing w:line="288" w:lineRule="auto"/>
        <w:ind w:firstLine="468"/>
      </w:pPr>
      <w:r>
        <w:rPr>
          <w:rFonts w:hint="eastAsia"/>
        </w:rPr>
        <w:t>常用的状态搜索规则如下：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A1E34" w:rsidRPr="005A05F9">
        <w:tc>
          <w:tcPr>
            <w:tcW w:w="8522" w:type="dxa"/>
            <w:shd w:val="clear" w:color="auto" w:fill="D9D9D9"/>
            <w:vAlign w:val="center"/>
          </w:tcPr>
          <w:p w:rsidR="002A1E34" w:rsidRPr="00330CFD" w:rsidRDefault="002A1E34" w:rsidP="00B438FF">
            <w:pPr>
              <w:spacing w:line="288" w:lineRule="auto"/>
              <w:jc w:val="both"/>
              <w:rPr>
                <w:rFonts w:ascii="宋体" w:hAnsi="宋体"/>
              </w:rPr>
            </w:pPr>
            <w:r w:rsidRPr="006D3AD7">
              <w:rPr>
                <w:rFonts w:ascii="宋体" w:hAnsi="宋体" w:hint="eastAsia"/>
                <w:b/>
              </w:rPr>
              <w:t>算法2-</w:t>
            </w:r>
            <w:r>
              <w:rPr>
                <w:rFonts w:ascii="宋体" w:hAnsi="宋体" w:hint="eastAsia"/>
                <w:b/>
              </w:rPr>
              <w:t>3</w:t>
            </w:r>
            <w:r w:rsidRPr="006D3AD7">
              <w:rPr>
                <w:rFonts w:ascii="宋体" w:hAnsi="宋体" w:hint="eastAsia"/>
                <w:b/>
              </w:rPr>
              <w:t>.</w:t>
            </w:r>
            <w:r>
              <w:rPr>
                <w:rFonts w:ascii="宋体" w:hAnsi="宋体" w:hint="eastAsia"/>
              </w:rPr>
              <w:t xml:space="preserve"> </w:t>
            </w:r>
            <w:r w:rsidR="002104D3">
              <w:rPr>
                <w:rFonts w:ascii="宋体" w:hAnsi="宋体" w:hint="eastAsia"/>
              </w:rPr>
              <w:t>空间划分搜索算法SDA</w:t>
            </w:r>
          </w:p>
        </w:tc>
      </w:tr>
      <w:tr w:rsidR="002A1E34" w:rsidRPr="005A05F9">
        <w:tc>
          <w:tcPr>
            <w:tcW w:w="8522" w:type="dxa"/>
            <w:vAlign w:val="center"/>
          </w:tcPr>
          <w:p w:rsidR="002A1E34" w:rsidRPr="00330CFD" w:rsidRDefault="002A1E34" w:rsidP="00B438FF">
            <w:pPr>
              <w:spacing w:line="288" w:lineRule="auto"/>
              <w:jc w:val="both"/>
              <w:rPr>
                <w:rFonts w:ascii="宋体" w:hAnsi="宋体"/>
              </w:rPr>
            </w:pPr>
            <w:r w:rsidRPr="00C47CFE">
              <w:rPr>
                <w:rFonts w:ascii="宋体" w:hAnsi="宋体" w:hint="eastAsia"/>
                <w:b/>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AB7E7A" w:rsidRPr="008E43F7" w:rsidRDefault="00AB7E7A" w:rsidP="00AB7E7A">
            <w:pPr>
              <w:tabs>
                <w:tab w:val="left" w:pos="1200"/>
              </w:tabs>
              <w:spacing w:beforeLines="20" w:before="65" w:afterLines="20" w:after="65" w:line="288" w:lineRule="auto"/>
              <w:jc w:val="both"/>
              <w:rPr>
                <w:szCs w:val="24"/>
              </w:rPr>
            </w:pPr>
            <w:r w:rsidRPr="008E43F7">
              <w:rPr>
                <w:rFonts w:hint="eastAsia"/>
                <w:szCs w:val="24"/>
              </w:rPr>
              <w:t>1. init P = 0 , y</w:t>
            </w:r>
            <w:r w:rsidRPr="008E43F7">
              <w:rPr>
                <w:rFonts w:hint="eastAsia"/>
                <w:szCs w:val="24"/>
              </w:rPr>
              <w:t>←</w:t>
            </w:r>
            <w:r w:rsidRPr="008E43F7">
              <w:rPr>
                <w:rFonts w:hint="eastAsia"/>
                <w:szCs w:val="24"/>
              </w:rPr>
              <w:t xml:space="preserve"> (0,0,</w:t>
            </w:r>
            <w:r w:rsidRPr="008E43F7">
              <w:rPr>
                <w:rFonts w:hint="eastAsia"/>
                <w:szCs w:val="24"/>
              </w:rPr>
              <w:t>…</w:t>
            </w:r>
            <w:r w:rsidRPr="008E43F7">
              <w:rPr>
                <w:rFonts w:hint="eastAsia"/>
                <w:szCs w:val="24"/>
              </w:rPr>
              <w:t>,0</w:t>
            </w:r>
            <w:r w:rsidRPr="00723DA7">
              <w:rPr>
                <w:rFonts w:hint="eastAsia"/>
                <w:szCs w:val="24"/>
                <w:vertAlign w:val="subscript"/>
              </w:rPr>
              <w:t>|E|</w:t>
            </w:r>
            <w:r w:rsidRPr="008E43F7">
              <w:rPr>
                <w:rFonts w:hint="eastAsia"/>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2. push all the sub graphs states {(0,0,…,0</w:t>
            </w:r>
            <w:r w:rsidRPr="008E43F7">
              <w:rPr>
                <w:szCs w:val="24"/>
                <w:vertAlign w:val="subscript"/>
              </w:rPr>
              <w:t>|E|</w:t>
            </w:r>
            <w:r w:rsidRPr="008E43F7">
              <w:rPr>
                <w:szCs w:val="24"/>
              </w:rPr>
              <w:t>),(1,1,…,1</w:t>
            </w:r>
            <w:r w:rsidRPr="008E43F7">
              <w:rPr>
                <w:szCs w:val="24"/>
                <w:vertAlign w:val="subscript"/>
              </w:rPr>
              <w:t>|E|</w:t>
            </w:r>
            <w:r w:rsidR="00804CCB" w:rsidRPr="008E43F7">
              <w:rPr>
                <w:szCs w:val="24"/>
              </w:rPr>
              <w:t xml:space="preserve">) , </w:t>
            </w:r>
            <w:r w:rsidRPr="008E43F7">
              <w:rPr>
                <w:szCs w:val="24"/>
              </w:rPr>
              <w:t>, I =0, j=0}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3. while stack is not empty</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4</w:t>
            </w:r>
            <w:r w:rsidR="008048F7" w:rsidRPr="008E43F7">
              <w:rPr>
                <w:szCs w:val="24"/>
              </w:rPr>
              <w:t>.    get current closed space [</w:t>
            </w:r>
            <w:r w:rsidR="001315FC" w:rsidRPr="008E43F7">
              <w:rPr>
                <w:rFonts w:hint="eastAsia"/>
                <w:i/>
                <w:spacing w:val="0"/>
                <w:kern w:val="2"/>
                <w:szCs w:val="24"/>
              </w:rPr>
              <w:sym w:font="Symbol" w:char="F061"/>
            </w:r>
            <w:r w:rsidR="001315FC" w:rsidRPr="008E43F7">
              <w:rPr>
                <w:rFonts w:hint="eastAsia"/>
                <w:spacing w:val="0"/>
                <w:kern w:val="2"/>
                <w:szCs w:val="24"/>
              </w:rPr>
              <w:t>,</w:t>
            </w:r>
            <w:r w:rsidR="001315FC" w:rsidRPr="008E43F7">
              <w:rPr>
                <w:rFonts w:hint="eastAsia"/>
                <w:i/>
                <w:spacing w:val="0"/>
                <w:kern w:val="2"/>
                <w:szCs w:val="24"/>
              </w:rPr>
              <w:sym w:font="Symbol" w:char="F062"/>
            </w:r>
            <w:r w:rsidRPr="008E43F7">
              <w:rPr>
                <w:szCs w:val="24"/>
              </w:rPr>
              <w:t>] of sub graphs according to j in the top state of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5.    if j &lt; I , then j++</w:t>
            </w:r>
          </w:p>
          <w:p w:rsidR="00AB7E7A" w:rsidRPr="008E43F7" w:rsidRDefault="00A021EF" w:rsidP="00AB7E7A">
            <w:pPr>
              <w:tabs>
                <w:tab w:val="left" w:pos="1200"/>
              </w:tabs>
              <w:spacing w:beforeLines="20" w:before="65" w:afterLines="20" w:after="65" w:line="288" w:lineRule="auto"/>
              <w:jc w:val="both"/>
              <w:rPr>
                <w:szCs w:val="24"/>
              </w:rPr>
            </w:pPr>
            <w:r w:rsidRPr="008E43F7">
              <w:rPr>
                <w:szCs w:val="24"/>
              </w:rPr>
              <w:t>6.    else</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7.       pop stack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8.    get the max flow value f on current sub graph </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9.    if f</w:t>
            </w:r>
            <w:r w:rsidR="00D3008C" w:rsidRPr="008E43F7">
              <w:rPr>
                <w:rFonts w:hint="eastAsia"/>
                <w:szCs w:val="24"/>
              </w:rPr>
              <w:t xml:space="preserve"> </w:t>
            </w:r>
            <w:r w:rsidR="00D3008C" w:rsidRPr="008E43F7">
              <w:rPr>
                <w:rFonts w:hint="eastAsia"/>
                <w:szCs w:val="24"/>
              </w:rPr>
              <w:t>≥</w:t>
            </w:r>
            <w:r w:rsidR="00A021EF"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10.      calculate the possibility p(</w:t>
            </w:r>
            <w:r w:rsidR="00633A41" w:rsidRPr="008E43F7">
              <w:rPr>
                <w:rFonts w:hint="eastAsia"/>
                <w:i/>
                <w:szCs w:val="24"/>
              </w:rPr>
              <w:sym w:font="Symbol" w:char="F061"/>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11.      if p(</w:t>
            </w:r>
            <w:r w:rsidR="00633A41" w:rsidRPr="008E43F7">
              <w:rPr>
                <w:rFonts w:hint="eastAsia"/>
                <w:i/>
                <w:szCs w:val="24"/>
              </w:rPr>
              <w:sym w:font="Symbol" w:char="F061"/>
            </w:r>
            <w:r w:rsidRPr="008E43F7">
              <w:rPr>
                <w:szCs w:val="24"/>
              </w:rPr>
              <w:t>) &gt; P , then P = p(</w:t>
            </w:r>
            <w:r w:rsidR="00633A41" w:rsidRPr="008E43F7">
              <w:rPr>
                <w:rFonts w:hint="eastAsia"/>
                <w:i/>
                <w:szCs w:val="24"/>
              </w:rPr>
              <w:sym w:font="Symbol" w:char="F061"/>
            </w:r>
            <w:r w:rsidR="00B4490C" w:rsidRPr="008E43F7">
              <w:rPr>
                <w:szCs w:val="24"/>
              </w:rPr>
              <w:t>) and y</w:t>
            </w:r>
            <w:r w:rsidRPr="008E43F7">
              <w:rPr>
                <w:rFonts w:hint="eastAsia"/>
                <w:szCs w:val="24"/>
              </w:rPr>
              <w:t>←</w:t>
            </w:r>
            <w:r w:rsidR="00633A41" w:rsidRPr="008E43F7">
              <w:rPr>
                <w:rFonts w:hint="eastAsia"/>
                <w:i/>
                <w:szCs w:val="24"/>
              </w:rPr>
              <w:sym w:font="Symbol" w:char="F061"/>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12.   else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13.      get the max flow value f and its distribution fv on sub graph </w:t>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lastRenderedPageBreak/>
              <w:t xml:space="preserve">14.      if f </w:t>
            </w:r>
            <w:r w:rsidR="0053689B" w:rsidRPr="008E43F7">
              <w:rPr>
                <w:rFonts w:hint="eastAsia"/>
                <w:szCs w:val="24"/>
              </w:rPr>
              <w:t>≥</w:t>
            </w:r>
            <w:r w:rsidR="0053689B"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15.         use fv to get pivot sets IC and push {</w:t>
            </w:r>
            <w:r w:rsidR="003C2743" w:rsidRPr="008E43F7">
              <w:rPr>
                <w:rFonts w:hint="eastAsia"/>
                <w:i/>
                <w:szCs w:val="24"/>
              </w:rPr>
              <w:sym w:font="Symbol" w:char="F061"/>
            </w:r>
            <w:r w:rsidR="003C2743" w:rsidRPr="008E43F7">
              <w:rPr>
                <w:rFonts w:hint="eastAsia"/>
                <w:szCs w:val="24"/>
              </w:rPr>
              <w:t>,</w:t>
            </w:r>
            <w:r w:rsidR="003C2743" w:rsidRPr="008E43F7">
              <w:rPr>
                <w:rFonts w:hint="eastAsia"/>
                <w:i/>
                <w:szCs w:val="24"/>
              </w:rPr>
              <w:t xml:space="preserve"> </w:t>
            </w:r>
            <w:r w:rsidR="003C2743" w:rsidRPr="008E43F7">
              <w:rPr>
                <w:rFonts w:hint="eastAsia"/>
                <w:i/>
                <w:szCs w:val="24"/>
              </w:rPr>
              <w:sym w:font="Symbol" w:char="F062"/>
            </w:r>
            <w:r w:rsidR="003C2743" w:rsidRPr="008E43F7">
              <w:rPr>
                <w:rFonts w:hint="eastAsia"/>
                <w:szCs w:val="24"/>
              </w:rPr>
              <w:t>,</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|,1</w:t>
            </w:r>
            <w:r w:rsidRPr="008E43F7">
              <w:rPr>
                <w:szCs w:val="24"/>
              </w:rPr>
              <w:t>}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16.         </w:t>
            </w:r>
            <w:r w:rsidR="00EB3A02" w:rsidRPr="008E43F7">
              <w:rPr>
                <w:rFonts w:hint="eastAsia"/>
                <w:szCs w:val="24"/>
              </w:rPr>
              <w:t xml:space="preserve">get </w:t>
            </w:r>
            <w:r w:rsidR="00EB3A02" w:rsidRPr="008E43F7">
              <w:rPr>
                <w:rFonts w:hint="eastAsia"/>
                <w:i/>
                <w:szCs w:val="24"/>
              </w:rPr>
              <w:t>C</w:t>
            </w:r>
            <w:r w:rsidR="00EB3A02" w:rsidRPr="008E43F7">
              <w:rPr>
                <w:rFonts w:hint="eastAsia"/>
                <w:i/>
                <w:szCs w:val="24"/>
                <w:vertAlign w:val="subscript"/>
              </w:rPr>
              <w:t>0</w:t>
            </w:r>
            <w:r w:rsidR="00EB3A02" w:rsidRPr="008E43F7">
              <w:rPr>
                <w:rFonts w:hint="eastAsia"/>
                <w:szCs w:val="24"/>
              </w:rPr>
              <w:t xml:space="preserve"> = [</w:t>
            </w:r>
            <w:r w:rsidR="00EB3A02" w:rsidRPr="008E43F7">
              <w:rPr>
                <w:rFonts w:hint="eastAsia"/>
                <w:i/>
                <w:szCs w:val="24"/>
              </w:rPr>
              <w:sym w:font="Symbol" w:char="F061"/>
            </w:r>
            <w:r w:rsidR="00EB3A02" w:rsidRPr="008E43F7">
              <w:rPr>
                <w:i/>
                <w:szCs w:val="24"/>
              </w:rPr>
              <w:t>’</w:t>
            </w:r>
            <w:r w:rsidR="00EB3A02" w:rsidRPr="008E43F7">
              <w:rPr>
                <w:rFonts w:hint="eastAsia"/>
                <w:szCs w:val="24"/>
              </w:rPr>
              <w:t>,</w:t>
            </w:r>
            <w:r w:rsidR="00EB3A02" w:rsidRPr="008E43F7">
              <w:rPr>
                <w:rFonts w:hint="eastAsia"/>
                <w:i/>
                <w:szCs w:val="24"/>
              </w:rPr>
              <w:sym w:font="Symbol" w:char="F062"/>
            </w:r>
            <w:r w:rsidR="00EB3A02" w:rsidRPr="008E43F7">
              <w:rPr>
                <w:rFonts w:hint="eastAsia"/>
                <w:szCs w:val="24"/>
              </w:rPr>
              <w:t>] by {</w:t>
            </w:r>
            <w:r w:rsidR="00EB3A02" w:rsidRPr="008E43F7">
              <w:rPr>
                <w:rFonts w:hint="eastAsia"/>
                <w:i/>
                <w:szCs w:val="24"/>
              </w:rPr>
              <w:sym w:font="Symbol" w:char="F061"/>
            </w:r>
            <w:r w:rsidR="00EB3A02" w:rsidRPr="008E43F7">
              <w:rPr>
                <w:rFonts w:hint="eastAsia"/>
                <w:i/>
                <w:szCs w:val="24"/>
              </w:rPr>
              <w:t xml:space="preserve">, </w:t>
            </w:r>
            <w:r w:rsidR="00EB3A02" w:rsidRPr="008E43F7">
              <w:rPr>
                <w:rFonts w:hint="eastAsia"/>
                <w:i/>
                <w:szCs w:val="24"/>
              </w:rPr>
              <w:sym w:font="Symbol" w:char="F062"/>
            </w:r>
            <w:r w:rsidR="00EB3A02" w:rsidRPr="008E43F7">
              <w:rPr>
                <w:rFonts w:hint="eastAsia"/>
                <w:szCs w:val="24"/>
              </w:rPr>
              <w:t>,</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|,1}</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17.         calculate the possibility p(</w:t>
            </w:r>
            <w:r w:rsidR="0048706A" w:rsidRPr="008E43F7">
              <w:rPr>
                <w:rFonts w:hint="eastAsia"/>
                <w:i/>
                <w:szCs w:val="24"/>
              </w:rPr>
              <w:sym w:font="Symbol" w:char="F061"/>
            </w:r>
            <w:r w:rsidR="0048706A" w:rsidRPr="008E43F7">
              <w:rPr>
                <w:i/>
                <w:szCs w:val="24"/>
              </w:rPr>
              <w:t>’</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18.         if p(</w:t>
            </w:r>
            <w:r w:rsidR="0048706A" w:rsidRPr="008E43F7">
              <w:rPr>
                <w:rFonts w:hint="eastAsia"/>
                <w:i/>
                <w:szCs w:val="24"/>
              </w:rPr>
              <w:sym w:font="Symbol" w:char="F061"/>
            </w:r>
            <w:r w:rsidR="0048706A" w:rsidRPr="008E43F7">
              <w:rPr>
                <w:i/>
                <w:szCs w:val="24"/>
              </w:rPr>
              <w:t>’</w:t>
            </w:r>
            <w:r w:rsidRPr="008E43F7">
              <w:rPr>
                <w:szCs w:val="24"/>
              </w:rPr>
              <w:t>) &gt; P, then P = p(</w:t>
            </w:r>
            <w:r w:rsidR="00350EA7" w:rsidRPr="008E43F7">
              <w:rPr>
                <w:rFonts w:hint="eastAsia"/>
                <w:i/>
                <w:szCs w:val="24"/>
              </w:rPr>
              <w:sym w:font="Symbol" w:char="F061"/>
            </w:r>
            <w:r w:rsidR="00350EA7" w:rsidRPr="008E43F7">
              <w:rPr>
                <w:i/>
                <w:szCs w:val="24"/>
              </w:rPr>
              <w:t>’</w:t>
            </w:r>
            <w:r w:rsidRPr="008E43F7">
              <w:rPr>
                <w:szCs w:val="24"/>
              </w:rPr>
              <w:t xml:space="preserve">) and y </w:t>
            </w:r>
            <w:r w:rsidRPr="008E43F7">
              <w:rPr>
                <w:rFonts w:hint="eastAsia"/>
                <w:szCs w:val="24"/>
              </w:rPr>
              <w:t>←</w:t>
            </w:r>
            <w:r w:rsidR="00350EA7" w:rsidRPr="008E43F7">
              <w:rPr>
                <w:rFonts w:hint="eastAsia"/>
                <w:i/>
                <w:szCs w:val="24"/>
              </w:rPr>
              <w:sym w:font="Symbol" w:char="F061"/>
            </w:r>
            <w:r w:rsidR="00350EA7" w:rsidRPr="008E43F7">
              <w:rPr>
                <w:i/>
                <w:szCs w:val="24"/>
              </w:rPr>
              <w:t>’</w:t>
            </w:r>
          </w:p>
          <w:p w:rsidR="002A1E34" w:rsidRPr="00330CFD" w:rsidRDefault="002A1E34" w:rsidP="00B438FF">
            <w:pPr>
              <w:tabs>
                <w:tab w:val="left" w:pos="1200"/>
              </w:tabs>
              <w:spacing w:beforeLines="20" w:before="65" w:afterLines="20" w:after="65" w:line="288" w:lineRule="auto"/>
              <w:jc w:val="both"/>
            </w:pPr>
            <w:r w:rsidRPr="008E43F7">
              <w:rPr>
                <w:rFonts w:ascii="宋体" w:hAnsi="宋体" w:hint="eastAsia"/>
                <w:b/>
                <w:szCs w:val="24"/>
              </w:rPr>
              <w:t>输出：</w:t>
            </w:r>
            <w:r w:rsidRPr="008E43F7">
              <w:rPr>
                <w:i/>
                <w:szCs w:val="24"/>
              </w:rPr>
              <w:t>s</w:t>
            </w:r>
            <w:r w:rsidRPr="008E43F7">
              <w:rPr>
                <w:szCs w:val="24"/>
              </w:rPr>
              <w:t>-</w:t>
            </w:r>
            <w:r w:rsidRPr="008E43F7">
              <w:rPr>
                <w:i/>
                <w:szCs w:val="24"/>
              </w:rPr>
              <w:t>t</w:t>
            </w:r>
            <w:r w:rsidRPr="008E43F7">
              <w:rPr>
                <w:rFonts w:ascii="宋体" w:hAnsi="宋体" w:hint="eastAsia"/>
                <w:szCs w:val="24"/>
              </w:rPr>
              <w:t>的最大流网络可靠新</w:t>
            </w:r>
          </w:p>
        </w:tc>
      </w:tr>
    </w:tbl>
    <w:p w:rsidR="00886958" w:rsidRPr="00886958" w:rsidRDefault="00152941" w:rsidP="00F50CFF">
      <w:pPr>
        <w:pStyle w:val="a3"/>
        <w:spacing w:line="288" w:lineRule="auto"/>
        <w:ind w:firstLine="468"/>
      </w:pPr>
      <w:r>
        <w:rPr>
          <w:rFonts w:hint="eastAsia"/>
        </w:rPr>
        <w:lastRenderedPageBreak/>
        <w:t>那么基于状态划分规则的</w:t>
      </w:r>
      <w:r w:rsidR="00A76C2A">
        <w:rPr>
          <w:rFonts w:hint="eastAsia"/>
        </w:rPr>
        <w:t>随机流网络容量可靠性算法如下：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B2AD0" w:rsidRPr="005A05F9">
        <w:tc>
          <w:tcPr>
            <w:tcW w:w="8522" w:type="dxa"/>
            <w:shd w:val="clear" w:color="auto" w:fill="D9D9D9"/>
          </w:tcPr>
          <w:p w:rsidR="002B2AD0" w:rsidRPr="00330CFD" w:rsidRDefault="002B2AD0" w:rsidP="00005A0E">
            <w:pPr>
              <w:spacing w:line="288" w:lineRule="auto"/>
              <w:rPr>
                <w:rFonts w:ascii="宋体" w:hAnsi="宋体"/>
              </w:rPr>
            </w:pPr>
            <w:r w:rsidRPr="006D3AD7">
              <w:rPr>
                <w:rFonts w:ascii="宋体" w:hAnsi="宋体" w:hint="eastAsia"/>
                <w:b/>
              </w:rPr>
              <w:t>算法2-</w:t>
            </w:r>
            <w:r w:rsidR="00005A0E">
              <w:rPr>
                <w:rFonts w:ascii="宋体" w:hAnsi="宋体" w:hint="eastAsia"/>
                <w:b/>
              </w:rPr>
              <w:t>4</w:t>
            </w:r>
            <w:r w:rsidRPr="006D3AD7">
              <w:rPr>
                <w:rFonts w:ascii="宋体" w:hAnsi="宋体" w:hint="eastAsia"/>
                <w:b/>
              </w:rPr>
              <w:t>.</w:t>
            </w:r>
            <w:r>
              <w:rPr>
                <w:rFonts w:ascii="宋体" w:hAnsi="宋体" w:hint="eastAsia"/>
              </w:rPr>
              <w:t xml:space="preserve"> 随机流网络</w:t>
            </w:r>
            <w:r w:rsidR="006C5001">
              <w:rPr>
                <w:rFonts w:ascii="宋体" w:hAnsi="宋体" w:hint="eastAsia"/>
              </w:rPr>
              <w:t>容量可靠性算法</w:t>
            </w:r>
          </w:p>
        </w:tc>
      </w:tr>
      <w:tr w:rsidR="002B2AD0" w:rsidRPr="005A05F9">
        <w:tc>
          <w:tcPr>
            <w:tcW w:w="8522" w:type="dxa"/>
          </w:tcPr>
          <w:p w:rsidR="002B2AD0" w:rsidRPr="00330CFD" w:rsidRDefault="002B2AD0" w:rsidP="00430FEA">
            <w:pPr>
              <w:spacing w:line="288" w:lineRule="auto"/>
              <w:rPr>
                <w:rFonts w:ascii="宋体" w:hAnsi="宋体"/>
              </w:rPr>
            </w:pPr>
            <w:r w:rsidRPr="00C47CFE">
              <w:rPr>
                <w:rFonts w:ascii="宋体" w:hAnsi="宋体" w:hint="eastAsia"/>
                <w:b/>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C5277D" w:rsidRDefault="00C5277D" w:rsidP="00C5277D">
            <w:pPr>
              <w:tabs>
                <w:tab w:val="left" w:pos="1200"/>
              </w:tabs>
              <w:spacing w:beforeLines="20" w:before="65" w:afterLines="20" w:after="65" w:line="288" w:lineRule="auto"/>
            </w:pPr>
            <w:r>
              <w:rPr>
                <w:rFonts w:hint="eastAsia"/>
              </w:rPr>
              <w:t>1. Fmax = Dinic(MSG(G), s, t)     //</w:t>
            </w:r>
            <w:r>
              <w:rPr>
                <w:rFonts w:hint="eastAsia"/>
              </w:rPr>
              <w:t>运行</w:t>
            </w:r>
            <w:r>
              <w:rPr>
                <w:rFonts w:hint="eastAsia"/>
              </w:rPr>
              <w:t>Dinic</w:t>
            </w:r>
            <w:r>
              <w:rPr>
                <w:rFonts w:hint="eastAsia"/>
              </w:rPr>
              <w:t>算法得到最大流值</w:t>
            </w:r>
            <w:r>
              <w:rPr>
                <w:rFonts w:hint="eastAsia"/>
              </w:rPr>
              <w:t>Fmax</w:t>
            </w:r>
          </w:p>
          <w:p w:rsidR="00C5277D" w:rsidRDefault="00C5277D" w:rsidP="00C5277D">
            <w:pPr>
              <w:tabs>
                <w:tab w:val="left" w:pos="1200"/>
              </w:tabs>
              <w:spacing w:beforeLines="20" w:before="65" w:afterLines="20" w:after="65" w:line="288" w:lineRule="auto"/>
            </w:pPr>
            <w:r>
              <w:rPr>
                <w:rFonts w:hint="eastAsia"/>
              </w:rPr>
              <w:t>2. (</w:t>
            </w:r>
            <w:r w:rsidR="00336229">
              <w:rPr>
                <w:rFonts w:hint="eastAsia"/>
              </w:rPr>
              <w:t>subgraph set)</w:t>
            </w:r>
            <w:r>
              <w:rPr>
                <w:rFonts w:hint="eastAsia"/>
              </w:rPr>
              <w:t xml:space="preserve"> </w:t>
            </w:r>
            <w:r>
              <w:rPr>
                <w:rFonts w:hint="eastAsia"/>
              </w:rPr>
              <w:t>←</w:t>
            </w:r>
            <w:r w:rsidR="00807F1F">
              <w:rPr>
                <w:rFonts w:hint="eastAsia"/>
              </w:rPr>
              <w:t xml:space="preserve"> SDA(G, Fmax, s, t)</w:t>
            </w:r>
          </w:p>
          <w:p w:rsidR="00C5277D" w:rsidRPr="00336229" w:rsidRDefault="00C5277D" w:rsidP="00C5277D">
            <w:pPr>
              <w:tabs>
                <w:tab w:val="left" w:pos="1200"/>
              </w:tabs>
              <w:spacing w:beforeLines="20" w:before="65" w:afterLines="20" w:after="65" w:line="288" w:lineRule="auto"/>
            </w:pPr>
            <w:r>
              <w:rPr>
                <w:rFonts w:hint="eastAsia"/>
              </w:rPr>
              <w:t xml:space="preserve">3. </w:t>
            </w:r>
            <w:r w:rsidR="004F7291">
              <w:rPr>
                <w:rFonts w:hint="eastAsia"/>
              </w:rPr>
              <w:t>Pr</w:t>
            </w:r>
            <w:r>
              <w:rPr>
                <w:rFonts w:hint="eastAsia"/>
              </w:rPr>
              <w:t>←</w:t>
            </w:r>
            <w:r>
              <w:rPr>
                <w:rFonts w:hint="eastAsia"/>
              </w:rPr>
              <w:t xml:space="preserve"> </w:t>
            </w:r>
            <w:r w:rsidR="004F7291">
              <w:rPr>
                <w:rFonts w:hint="eastAsia"/>
              </w:rPr>
              <w:t xml:space="preserve">pr of all subgraph that </w:t>
            </w:r>
            <w:r w:rsidR="00336229" w:rsidRPr="00336229">
              <w:t>satisfy</w:t>
            </w:r>
            <w:r w:rsidR="00336229">
              <w:rPr>
                <w:rFonts w:hint="eastAsia"/>
              </w:rPr>
              <w:t xml:space="preserve"> d flow</w:t>
            </w:r>
          </w:p>
          <w:p w:rsidR="002B2AD0" w:rsidRPr="00330CFD" w:rsidRDefault="002B2AD0" w:rsidP="00582FF7">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004D510B">
              <w:rPr>
                <w:rFonts w:ascii="宋体" w:hAnsi="宋体" w:hint="eastAsia"/>
              </w:rPr>
              <w:t>的最大流网络可靠</w:t>
            </w:r>
            <w:r w:rsidR="00582FF7">
              <w:rPr>
                <w:rFonts w:ascii="宋体" w:hAnsi="宋体" w:hint="eastAsia"/>
              </w:rPr>
              <w:t>性</w:t>
            </w:r>
            <w:r w:rsidR="00582FF7" w:rsidRPr="00C43AEB">
              <w:t>Pr</w:t>
            </w:r>
          </w:p>
        </w:tc>
      </w:tr>
    </w:tbl>
    <w:p w:rsidR="009B7DFF" w:rsidRDefault="00D214A8" w:rsidP="009B7DFF">
      <w:pPr>
        <w:pStyle w:val="a3"/>
        <w:spacing w:line="288" w:lineRule="auto"/>
        <w:ind w:firstLine="468"/>
      </w:pPr>
      <w:r>
        <w:rPr>
          <w:rFonts w:hint="eastAsia"/>
        </w:rPr>
        <w:t>本文使用的网络可靠性一般指的是</w:t>
      </w:r>
      <w:r w:rsidR="00D83D65">
        <w:rPr>
          <w:rFonts w:hint="eastAsia"/>
        </w:rPr>
        <w:t>最大流对应的容量可靠性。</w:t>
      </w:r>
      <w:r w:rsidR="000F70E0">
        <w:rPr>
          <w:rFonts w:hint="eastAsia"/>
        </w:rPr>
        <w:t>使用的计算方法是</w:t>
      </w:r>
      <w:r w:rsidR="00A6497B">
        <w:rPr>
          <w:rFonts w:hint="eastAsia"/>
        </w:rPr>
        <w:t>基于状态划分的</w:t>
      </w:r>
      <w:r w:rsidR="0054282D">
        <w:rPr>
          <w:rFonts w:hint="eastAsia"/>
        </w:rPr>
        <w:t>d-</w:t>
      </w:r>
      <w:r w:rsidR="0054282D">
        <w:rPr>
          <w:rFonts w:hint="eastAsia"/>
        </w:rPr>
        <w:t>下界点计算方式。</w:t>
      </w:r>
    </w:p>
    <w:p w:rsidR="00E77FC0" w:rsidRDefault="00D64FEA" w:rsidP="00DB5271">
      <w:pPr>
        <w:pStyle w:val="21"/>
      </w:pPr>
      <w:bookmarkStart w:id="48" w:name="_Toc449617149"/>
      <w:r>
        <w:rPr>
          <w:rFonts w:hint="eastAsia"/>
        </w:rPr>
        <w:t>2</w:t>
      </w:r>
      <w:r w:rsidR="00040741">
        <w:rPr>
          <w:rFonts w:hint="eastAsia"/>
        </w:rPr>
        <w:t xml:space="preserve">.3 </w:t>
      </w:r>
      <w:r w:rsidR="00E77FC0">
        <w:rPr>
          <w:rFonts w:hint="eastAsia"/>
        </w:rPr>
        <w:t>不确定图数据</w:t>
      </w:r>
      <w:bookmarkEnd w:id="48"/>
    </w:p>
    <w:p w:rsidR="00561861" w:rsidRDefault="00D64FEA" w:rsidP="003610BD">
      <w:pPr>
        <w:pStyle w:val="31"/>
      </w:pPr>
      <w:bookmarkStart w:id="49" w:name="_Toc449617150"/>
      <w:r>
        <w:rPr>
          <w:rFonts w:hint="eastAsia"/>
        </w:rPr>
        <w:t>2</w:t>
      </w:r>
      <w:r w:rsidR="00040741">
        <w:rPr>
          <w:rFonts w:hint="eastAsia"/>
        </w:rPr>
        <w:t xml:space="preserve">.3.1 </w:t>
      </w:r>
      <w:r w:rsidR="00561861">
        <w:rPr>
          <w:rFonts w:hint="eastAsia"/>
        </w:rPr>
        <w:t>不确定图</w:t>
      </w:r>
      <w:r w:rsidR="001308A3">
        <w:rPr>
          <w:rFonts w:hint="eastAsia"/>
        </w:rPr>
        <w:t>及可能世界模型</w:t>
      </w:r>
      <w:bookmarkEnd w:id="49"/>
    </w:p>
    <w:p w:rsidR="0097372A" w:rsidRDefault="0097372A" w:rsidP="00261667">
      <w:pPr>
        <w:snapToGrid w:val="0"/>
        <w:spacing w:afterLines="50" w:after="163" w:line="288" w:lineRule="auto"/>
        <w:ind w:firstLineChars="200" w:firstLine="468"/>
      </w:pPr>
      <w:r>
        <w:rPr>
          <w:rFonts w:hint="eastAsia"/>
        </w:rPr>
        <w:t>针对不确定图的研究大多数是建立在标准的概率图模型基础之上的，即给定一个图</w:t>
      </w:r>
      <w:r w:rsidRPr="00F83C06">
        <w:rPr>
          <w:rFonts w:hint="eastAsia"/>
          <w:i/>
        </w:rPr>
        <w:t>G</w:t>
      </w:r>
      <w:r w:rsidR="003B0242">
        <w:rPr>
          <w:rFonts w:hint="eastAsia"/>
        </w:rPr>
        <w:t>（</w:t>
      </w:r>
      <w:r w:rsidRPr="00F83C06">
        <w:rPr>
          <w:rFonts w:hint="eastAsia"/>
          <w:i/>
        </w:rPr>
        <w:t>V</w:t>
      </w:r>
      <w:r>
        <w:rPr>
          <w:rFonts w:hint="eastAsia"/>
        </w:rPr>
        <w:t xml:space="preserve">, </w:t>
      </w:r>
      <w:r w:rsidRPr="00F83C06">
        <w:rPr>
          <w:rFonts w:hint="eastAsia"/>
          <w:i/>
        </w:rPr>
        <w:t>E</w:t>
      </w:r>
      <w:r w:rsidR="003B0242">
        <w:rPr>
          <w:rFonts w:hint="eastAsia"/>
        </w:rPr>
        <w:t>）</w:t>
      </w:r>
      <w:r>
        <w:rPr>
          <w:rFonts w:hint="eastAsia"/>
        </w:rPr>
        <w:t>，其中</w:t>
      </w:r>
      <w:r w:rsidRPr="00F83C06">
        <w:rPr>
          <w:rFonts w:hint="eastAsia"/>
          <w:i/>
        </w:rPr>
        <w:t>V</w:t>
      </w:r>
      <w:r>
        <w:rPr>
          <w:rFonts w:hint="eastAsia"/>
        </w:rPr>
        <w:t>是顶点集，</w:t>
      </w:r>
      <w:r w:rsidRPr="00F83C06">
        <w:rPr>
          <w:rFonts w:hint="eastAsia"/>
          <w:i/>
        </w:rPr>
        <w:t>E</w:t>
      </w:r>
      <w:r>
        <w:rPr>
          <w:rFonts w:hint="eastAsia"/>
        </w:rPr>
        <w:t>是边集，对任意的边</w:t>
      </w:r>
      <w:r w:rsidRPr="00980630">
        <w:rPr>
          <w:rFonts w:hint="eastAsia"/>
          <w:i/>
        </w:rPr>
        <w:t>e</w:t>
      </w:r>
      <w:r>
        <w:rPr>
          <w:rFonts w:hint="eastAsia"/>
        </w:rPr>
        <w:t xml:space="preserve"> </w:t>
      </w:r>
      <w:r w:rsidRPr="00980630">
        <w:rPr>
          <w:rFonts w:hint="eastAsia"/>
          <w:i/>
        </w:rPr>
        <w:sym w:font="Symbol" w:char="F0CE"/>
      </w:r>
      <w:r>
        <w:rPr>
          <w:rFonts w:hint="eastAsia"/>
        </w:rPr>
        <w:t xml:space="preserve"> </w:t>
      </w:r>
      <w:r w:rsidRPr="00980630">
        <w:rPr>
          <w:rFonts w:hint="eastAsia"/>
          <w:i/>
        </w:rPr>
        <w:t>E</w:t>
      </w:r>
      <w:r>
        <w:rPr>
          <w:rFonts w:hint="eastAsia"/>
        </w:rPr>
        <w:t>，</w:t>
      </w:r>
      <w:r w:rsidRPr="00980630">
        <w:rPr>
          <w:rFonts w:hint="eastAsia"/>
          <w:i/>
        </w:rPr>
        <w:t>e</w:t>
      </w:r>
      <w:r>
        <w:rPr>
          <w:rFonts w:hint="eastAsia"/>
        </w:rPr>
        <w:t>都对应一个存在概率</w:t>
      </w:r>
      <w:r w:rsidRPr="00980630">
        <w:rPr>
          <w:rFonts w:hint="eastAsia"/>
          <w:i/>
        </w:rPr>
        <w:t>p</w:t>
      </w:r>
      <w:r w:rsidRPr="00980630">
        <w:rPr>
          <w:rFonts w:hint="eastAsia"/>
          <w:i/>
          <w:vertAlign w:val="subscript"/>
        </w:rPr>
        <w:t>e</w:t>
      </w:r>
      <w:r>
        <w:rPr>
          <w:rFonts w:hint="eastAsia"/>
        </w:rPr>
        <w:t>和不存在概率</w:t>
      </w:r>
      <w:r w:rsidRPr="005D6598">
        <w:rPr>
          <w:rFonts w:hint="eastAsia"/>
          <w:i/>
        </w:rPr>
        <w:t>q</w:t>
      </w:r>
      <w:r w:rsidRPr="005D6598">
        <w:rPr>
          <w:rFonts w:hint="eastAsia"/>
          <w:i/>
          <w:vertAlign w:val="subscript"/>
        </w:rPr>
        <w:t>e</w:t>
      </w:r>
      <w:r>
        <w:rPr>
          <w:rFonts w:hint="eastAsia"/>
        </w:rPr>
        <w:t>，且满足</w:t>
      </w:r>
      <w:r w:rsidRPr="005D6598">
        <w:rPr>
          <w:rFonts w:hint="eastAsia"/>
          <w:i/>
        </w:rPr>
        <w:t>p</w:t>
      </w:r>
      <w:r w:rsidRPr="005D6598">
        <w:rPr>
          <w:rFonts w:hint="eastAsia"/>
          <w:i/>
          <w:vertAlign w:val="subscript"/>
        </w:rPr>
        <w:t>e</w:t>
      </w:r>
      <w:r>
        <w:rPr>
          <w:rFonts w:hint="eastAsia"/>
        </w:rPr>
        <w:t xml:space="preserve"> + </w:t>
      </w:r>
      <w:r w:rsidRPr="005D6598">
        <w:rPr>
          <w:rFonts w:hint="eastAsia"/>
          <w:i/>
        </w:rPr>
        <w:t>q</w:t>
      </w:r>
      <w:r w:rsidRPr="005D6598">
        <w:rPr>
          <w:rFonts w:hint="eastAsia"/>
          <w:i/>
          <w:vertAlign w:val="subscript"/>
        </w:rPr>
        <w:t>e</w:t>
      </w:r>
      <w:r>
        <w:rPr>
          <w:rFonts w:hint="eastAsia"/>
        </w:rPr>
        <w:t xml:space="preserve"> = 1</w:t>
      </w:r>
      <w:r>
        <w:rPr>
          <w:rFonts w:hint="eastAsia"/>
        </w:rPr>
        <w:t>。如图</w:t>
      </w:r>
      <w:r>
        <w:rPr>
          <w:rFonts w:hint="eastAsia"/>
        </w:rPr>
        <w:t>2-3</w:t>
      </w:r>
      <w:r>
        <w:rPr>
          <w:rFonts w:hint="eastAsia"/>
        </w:rPr>
        <w:t>中的</w:t>
      </w:r>
      <w:r w:rsidRPr="00455E2C">
        <w:rPr>
          <w:rFonts w:hint="eastAsia"/>
          <w:i/>
        </w:rPr>
        <w:t>G</w:t>
      </w:r>
      <w:r>
        <w:rPr>
          <w:rFonts w:hint="eastAsia"/>
        </w:rPr>
        <w:t>是一个不确定图，边</w:t>
      </w:r>
      <w:r w:rsidR="003B0242">
        <w:rPr>
          <w:rFonts w:hint="eastAsia"/>
        </w:rPr>
        <w:t>（</w:t>
      </w:r>
      <w:r w:rsidRPr="007A0AAB">
        <w:rPr>
          <w:rFonts w:hint="eastAsia"/>
          <w:i/>
        </w:rPr>
        <w:t>A</w:t>
      </w:r>
      <w:r>
        <w:rPr>
          <w:rFonts w:hint="eastAsia"/>
        </w:rPr>
        <w:t xml:space="preserve">, </w:t>
      </w:r>
      <w:r w:rsidRPr="007A0AAB">
        <w:rPr>
          <w:rFonts w:hint="eastAsia"/>
          <w:i/>
        </w:rPr>
        <w:t>B</w:t>
      </w:r>
      <w:r w:rsidR="003B0242">
        <w:rPr>
          <w:rFonts w:hint="eastAsia"/>
        </w:rPr>
        <w:t>）</w:t>
      </w:r>
      <w:r>
        <w:rPr>
          <w:rFonts w:hint="eastAsia"/>
        </w:rPr>
        <w:t>上的数值</w:t>
      </w:r>
      <w:r>
        <w:rPr>
          <w:rFonts w:hint="eastAsia"/>
        </w:rPr>
        <w:t>0.9</w:t>
      </w:r>
      <w:r>
        <w:rPr>
          <w:rFonts w:hint="eastAsia"/>
        </w:rPr>
        <w:t>表示该边在</w:t>
      </w:r>
      <w:r w:rsidRPr="005A0105">
        <w:rPr>
          <w:rFonts w:hint="eastAsia"/>
          <w:i/>
        </w:rPr>
        <w:t>G</w:t>
      </w:r>
      <w:r>
        <w:rPr>
          <w:rFonts w:hint="eastAsia"/>
        </w:rPr>
        <w:t>中存在的概率，对应的不存在概率为</w:t>
      </w:r>
      <w:r>
        <w:rPr>
          <w:rFonts w:hint="eastAsia"/>
        </w:rPr>
        <w:t>0.1</w:t>
      </w:r>
      <w:r>
        <w:rPr>
          <w:rFonts w:hint="eastAsia"/>
        </w:rPr>
        <w:t>。</w:t>
      </w:r>
    </w:p>
    <w:p w:rsidR="00261667" w:rsidRDefault="00261667" w:rsidP="00261667">
      <w:pPr>
        <w:snapToGrid w:val="0"/>
        <w:spacing w:afterLines="50" w:after="163" w:line="288" w:lineRule="auto"/>
        <w:jc w:val="center"/>
      </w:pPr>
      <w:r>
        <w:object w:dxaOrig="3527" w:dyaOrig="2218">
          <v:shape id="_x0000_i1028" type="#_x0000_t75" style="width:150.75pt;height:94.5pt" o:ole="">
            <v:imagedata r:id="rId26" o:title=""/>
          </v:shape>
          <o:OLEObject Type="Embed" ProgID="Visio.Drawing.11" ShapeID="_x0000_i1028" DrawAspect="Content" ObjectID="_1523445979" r:id="rId27"/>
        </w:object>
      </w:r>
    </w:p>
    <w:p w:rsidR="0097372A" w:rsidRPr="00261667" w:rsidRDefault="0097372A" w:rsidP="00261667">
      <w:pPr>
        <w:snapToGrid w:val="0"/>
        <w:spacing w:line="288" w:lineRule="auto"/>
        <w:ind w:firstLine="408"/>
        <w:jc w:val="center"/>
        <w:rPr>
          <w:szCs w:val="24"/>
        </w:rPr>
      </w:pPr>
      <w:r w:rsidRPr="00261667">
        <w:rPr>
          <w:rFonts w:hint="eastAsia"/>
          <w:sz w:val="21"/>
          <w:szCs w:val="24"/>
        </w:rPr>
        <w:t>图</w:t>
      </w:r>
      <w:r w:rsidRPr="00261667">
        <w:rPr>
          <w:rFonts w:hint="eastAsia"/>
          <w:sz w:val="21"/>
          <w:szCs w:val="24"/>
        </w:rPr>
        <w:t xml:space="preserve">2-3 </w:t>
      </w:r>
      <w:r w:rsidR="001B3077" w:rsidRPr="00261667">
        <w:rPr>
          <w:rFonts w:hint="eastAsia"/>
          <w:sz w:val="21"/>
          <w:szCs w:val="24"/>
        </w:rPr>
        <w:t>不确定图</w:t>
      </w:r>
      <w:r w:rsidRPr="00261667">
        <w:rPr>
          <w:rFonts w:hint="eastAsia"/>
          <w:i/>
          <w:sz w:val="21"/>
          <w:szCs w:val="24"/>
        </w:rPr>
        <w:t>G</w:t>
      </w:r>
    </w:p>
    <w:p w:rsidR="0097372A" w:rsidRDefault="0097372A" w:rsidP="00261667">
      <w:pPr>
        <w:snapToGrid w:val="0"/>
        <w:spacing w:line="288" w:lineRule="auto"/>
        <w:ind w:firstLineChars="200" w:firstLine="468"/>
        <w:rPr>
          <w:szCs w:val="24"/>
        </w:rPr>
      </w:pPr>
      <w:r w:rsidRPr="00261667">
        <w:rPr>
          <w:rFonts w:hint="eastAsia"/>
          <w:szCs w:val="24"/>
        </w:rPr>
        <w:t>当前，关于不确定图的理论和应用研究包括许多方面。</w:t>
      </w:r>
      <w:r w:rsidRPr="00261667">
        <w:rPr>
          <w:rFonts w:hint="eastAsia"/>
          <w:szCs w:val="24"/>
        </w:rPr>
        <w:t>Petteri Hinstsane</w:t>
      </w:r>
      <w:r w:rsidRPr="00261667">
        <w:rPr>
          <w:rFonts w:hint="eastAsia"/>
          <w:szCs w:val="24"/>
          <w:vertAlign w:val="superscript"/>
        </w:rPr>
        <w:t>[31]</w:t>
      </w:r>
      <w:r w:rsidRPr="00261667">
        <w:rPr>
          <w:rFonts w:hint="eastAsia"/>
          <w:szCs w:val="24"/>
        </w:rPr>
        <w:t>就如何寻找不确定图中最可靠子图的问题展开了深入研究，国内哈工大的邹兆年、张硕等人分别针对不确定图频繁子图模式挖掘和不确定图数据库的查询处理等问题进行了深入的分析与研究，就如何构建挖掘模型、选择</w:t>
      </w:r>
      <w:r w:rsidRPr="00261667">
        <w:rPr>
          <w:rFonts w:hint="eastAsia"/>
          <w:i/>
          <w:szCs w:val="24"/>
        </w:rPr>
        <w:t>k</w:t>
      </w:r>
      <w:r w:rsidRPr="00261667">
        <w:rPr>
          <w:rFonts w:hint="eastAsia"/>
          <w:szCs w:val="24"/>
        </w:rPr>
        <w:t>极大频繁子模式、如何降低子图同构计算的复杂度以及图数据库索引设计等问题，提出了许多高效可行的方法</w:t>
      </w:r>
      <w:r w:rsidRPr="00261667">
        <w:rPr>
          <w:rFonts w:hint="eastAsia"/>
          <w:szCs w:val="24"/>
          <w:vertAlign w:val="superscript"/>
        </w:rPr>
        <w:t>[32-34]</w:t>
      </w:r>
      <w:r w:rsidRPr="00261667">
        <w:rPr>
          <w:rFonts w:hint="eastAsia"/>
          <w:szCs w:val="24"/>
        </w:rPr>
        <w:t>。而对于不确定图的相邻性与可达性也有很多的研究成果，张海杰</w:t>
      </w:r>
      <w:r w:rsidRPr="00261667">
        <w:rPr>
          <w:rFonts w:hint="eastAsia"/>
          <w:szCs w:val="24"/>
          <w:vertAlign w:val="superscript"/>
        </w:rPr>
        <w:t xml:space="preserve"> [35]</w:t>
      </w:r>
      <w:r w:rsidRPr="00261667">
        <w:rPr>
          <w:rFonts w:hint="eastAsia"/>
          <w:szCs w:val="24"/>
        </w:rPr>
        <w:t>等人考虑不确定图中的</w:t>
      </w:r>
      <w:r w:rsidRPr="00261667">
        <w:rPr>
          <w:rFonts w:hint="eastAsia"/>
          <w:szCs w:val="24"/>
        </w:rPr>
        <w:t>top-</w:t>
      </w:r>
      <w:r w:rsidRPr="00261667">
        <w:rPr>
          <w:rFonts w:hint="eastAsia"/>
          <w:i/>
          <w:szCs w:val="24"/>
        </w:rPr>
        <w:t>k</w:t>
      </w:r>
      <w:r w:rsidRPr="00261667">
        <w:rPr>
          <w:rFonts w:hint="eastAsia"/>
          <w:szCs w:val="24"/>
        </w:rPr>
        <w:t>近邻查询、</w:t>
      </w:r>
      <w:r w:rsidRPr="00261667">
        <w:rPr>
          <w:rFonts w:hint="eastAsia"/>
          <w:szCs w:val="24"/>
        </w:rPr>
        <w:t>Potanmias</w:t>
      </w:r>
      <w:r w:rsidRPr="00261667">
        <w:rPr>
          <w:rFonts w:hint="eastAsia"/>
          <w:szCs w:val="24"/>
          <w:vertAlign w:val="superscript"/>
        </w:rPr>
        <w:t>[36]</w:t>
      </w:r>
      <w:r w:rsidRPr="00261667">
        <w:rPr>
          <w:rFonts w:hint="eastAsia"/>
          <w:szCs w:val="24"/>
        </w:rPr>
        <w:t>等人关于</w:t>
      </w:r>
      <w:r w:rsidRPr="00261667">
        <w:rPr>
          <w:rFonts w:hint="eastAsia"/>
          <w:i/>
          <w:szCs w:val="24"/>
        </w:rPr>
        <w:t>k</w:t>
      </w:r>
      <w:r w:rsidRPr="00261667">
        <w:rPr>
          <w:rFonts w:hint="eastAsia"/>
          <w:szCs w:val="24"/>
        </w:rPr>
        <w:t>-NN</w:t>
      </w:r>
      <w:r w:rsidRPr="00261667">
        <w:rPr>
          <w:rFonts w:hint="eastAsia"/>
          <w:szCs w:val="24"/>
        </w:rPr>
        <w:t>查询问题，都分别提出了相应的距离函数和高效可行的查询</w:t>
      </w:r>
      <w:r w:rsidRPr="00261667">
        <w:rPr>
          <w:rFonts w:hint="eastAsia"/>
          <w:szCs w:val="24"/>
        </w:rPr>
        <w:lastRenderedPageBreak/>
        <w:t>算法；然而，东北大学袁野</w:t>
      </w:r>
      <w:r w:rsidRPr="00261667">
        <w:rPr>
          <w:rFonts w:hint="eastAsia"/>
          <w:szCs w:val="24"/>
          <w:vertAlign w:val="superscript"/>
        </w:rPr>
        <w:t>[37]</w:t>
      </w:r>
      <w:r w:rsidRPr="00261667">
        <w:rPr>
          <w:rFonts w:hint="eastAsia"/>
          <w:szCs w:val="24"/>
        </w:rPr>
        <w:t>等人则关注于不确定图中给定顶点的可达性，提出了一种有效的随机算法，此外，对于不确定图中的</w:t>
      </w:r>
      <w:r w:rsidRPr="00261667">
        <w:rPr>
          <w:rFonts w:hint="eastAsia"/>
          <w:szCs w:val="24"/>
        </w:rPr>
        <w:t>top-</w:t>
      </w:r>
      <w:r w:rsidRPr="00261667">
        <w:rPr>
          <w:rFonts w:hint="eastAsia"/>
          <w:i/>
          <w:szCs w:val="24"/>
        </w:rPr>
        <w:t>k</w:t>
      </w:r>
      <w:r w:rsidRPr="00261667">
        <w:rPr>
          <w:rFonts w:hint="eastAsia"/>
          <w:szCs w:val="24"/>
        </w:rPr>
        <w:t>生成树及相似性查询问题也有研究，许多有效的解决思路和算法</w:t>
      </w:r>
      <w:r w:rsidRPr="00261667">
        <w:rPr>
          <w:rFonts w:hint="eastAsia"/>
          <w:szCs w:val="24"/>
          <w:vertAlign w:val="superscript"/>
        </w:rPr>
        <w:t>[38]</w:t>
      </w:r>
      <w:r w:rsidRPr="00261667">
        <w:rPr>
          <w:rFonts w:hint="eastAsia"/>
          <w:szCs w:val="24"/>
        </w:rPr>
        <w:t xml:space="preserve"> </w:t>
      </w:r>
      <w:r w:rsidRPr="00261667">
        <w:rPr>
          <w:rFonts w:hint="eastAsia"/>
          <w:szCs w:val="24"/>
        </w:rPr>
        <w:t>被相继提出。</w:t>
      </w:r>
    </w:p>
    <w:p w:rsidR="000044D6" w:rsidRPr="00261667" w:rsidRDefault="000044D6" w:rsidP="00925457">
      <w:pPr>
        <w:snapToGrid w:val="0"/>
        <w:spacing w:line="288" w:lineRule="auto"/>
        <w:ind w:firstLineChars="200" w:firstLine="468"/>
        <w:rPr>
          <w:szCs w:val="24"/>
        </w:rPr>
      </w:pPr>
      <w:r>
        <w:rPr>
          <w:rFonts w:hint="eastAsia"/>
          <w:szCs w:val="24"/>
        </w:rPr>
        <w:t>下面给出不确定图的相关概念：</w:t>
      </w:r>
    </w:p>
    <w:p w:rsidR="00F9502D" w:rsidRDefault="00F9502D" w:rsidP="00925457">
      <w:pPr>
        <w:pStyle w:val="a3"/>
        <w:spacing w:line="288" w:lineRule="auto"/>
        <w:ind w:firstLine="470"/>
      </w:pPr>
      <w:bookmarkStart w:id="50" w:name="OLE_LINK19"/>
      <w:r w:rsidRPr="00454B34">
        <w:rPr>
          <w:rFonts w:hint="eastAsia"/>
          <w:b/>
        </w:rPr>
        <w:t>定义</w:t>
      </w:r>
      <w:r w:rsidR="00925457">
        <w:rPr>
          <w:rFonts w:hint="eastAsia"/>
          <w:b/>
        </w:rPr>
        <w:t>2-7</w:t>
      </w:r>
      <w:r>
        <w:rPr>
          <w:rFonts w:hint="eastAsia"/>
          <w:b/>
        </w:rPr>
        <w:t xml:space="preserve">. </w:t>
      </w:r>
      <w:r>
        <w:rPr>
          <w:rFonts w:hint="eastAsia"/>
          <w:b/>
        </w:rPr>
        <w:t>（</w:t>
      </w:r>
      <w:r w:rsidRPr="00454B34">
        <w:rPr>
          <w:rFonts w:hint="eastAsia"/>
          <w:b/>
        </w:rPr>
        <w:t>不确定图</w:t>
      </w:r>
      <w:r>
        <w:rPr>
          <w:rFonts w:hint="eastAsia"/>
          <w:b/>
        </w:rPr>
        <w:t>）</w:t>
      </w:r>
      <w:r w:rsidRPr="00454B34">
        <w:rPr>
          <w:rFonts w:hint="eastAsia"/>
        </w:rPr>
        <w:t>一个不确定图</w:t>
      </w:r>
      <w:r w:rsidRPr="00454B34">
        <w:rPr>
          <w:rFonts w:hint="eastAsia"/>
        </w:rPr>
        <w:t>G</w:t>
      </w:r>
      <w:r w:rsidRPr="00454B34">
        <w:rPr>
          <w:rFonts w:hint="eastAsia"/>
        </w:rPr>
        <w:t>是一个五元组</w:t>
      </w:r>
      <w:r w:rsidRPr="00454B34">
        <w:rPr>
          <w:rFonts w:hint="eastAsia"/>
        </w:rPr>
        <w:t>G=</w:t>
      </w:r>
      <w:r>
        <w:rPr>
          <w:rFonts w:hint="eastAsia"/>
        </w:rPr>
        <w:t>（</w:t>
      </w:r>
      <w:r w:rsidRPr="00454B34">
        <w:rPr>
          <w:rFonts w:hint="eastAsia"/>
        </w:rPr>
        <w:t>V</w:t>
      </w:r>
      <w:r>
        <w:rPr>
          <w:rFonts w:hint="eastAsia"/>
        </w:rPr>
        <w:t>，</w:t>
      </w:r>
      <w:r w:rsidRPr="00454B34">
        <w:rPr>
          <w:rFonts w:hint="eastAsia"/>
        </w:rPr>
        <w:t>E</w:t>
      </w:r>
      <w:r>
        <w:rPr>
          <w:rFonts w:hint="eastAsia"/>
        </w:rPr>
        <w:t>，</w:t>
      </w:r>
      <w:r w:rsidRPr="00454B34">
        <w:rPr>
          <w:rFonts w:hint="eastAsia"/>
        </w:rPr>
        <w:t>s</w:t>
      </w:r>
      <w:r>
        <w:rPr>
          <w:rFonts w:hint="eastAsia"/>
        </w:rPr>
        <w:t>，</w:t>
      </w:r>
      <w:r w:rsidRPr="00454B34">
        <w:rPr>
          <w:rFonts w:hint="eastAsia"/>
        </w:rPr>
        <w:t>t</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其中</w:t>
      </w:r>
      <w:r>
        <w:rPr>
          <w:rFonts w:hint="eastAsia"/>
        </w:rPr>
        <w:t>，</w:t>
      </w:r>
      <w:r w:rsidRPr="00454B34">
        <w:rPr>
          <w:rFonts w:hint="eastAsia"/>
        </w:rPr>
        <w:t>V</w:t>
      </w:r>
      <w:r w:rsidRPr="00454B34">
        <w:rPr>
          <w:rFonts w:hint="eastAsia"/>
        </w:rPr>
        <w:t>是有向图</w:t>
      </w:r>
      <w:r w:rsidRPr="00454B34">
        <w:rPr>
          <w:rFonts w:hint="eastAsia"/>
        </w:rPr>
        <w:t>G</w:t>
      </w:r>
      <w:r w:rsidRPr="00454B34">
        <w:rPr>
          <w:rFonts w:hint="eastAsia"/>
        </w:rPr>
        <w:t>中顶点的集合</w:t>
      </w:r>
      <w:r>
        <w:rPr>
          <w:rFonts w:hint="eastAsia"/>
        </w:rPr>
        <w:t>，</w:t>
      </w:r>
      <w:r w:rsidRPr="00454B34">
        <w:rPr>
          <w:rFonts w:hint="eastAsia"/>
        </w:rPr>
        <w:t>E</w:t>
      </w:r>
      <w:r w:rsidRPr="00454B34">
        <w:rPr>
          <w:rFonts w:hint="eastAsia"/>
        </w:rPr>
        <w:t>是</w:t>
      </w:r>
      <w:r w:rsidRPr="00454B34">
        <w:rPr>
          <w:rFonts w:hint="eastAsia"/>
        </w:rPr>
        <w:t>G</w:t>
      </w:r>
      <w:r w:rsidRPr="00454B34">
        <w:rPr>
          <w:rFonts w:hint="eastAsia"/>
        </w:rPr>
        <w:t>中边的集合</w:t>
      </w:r>
      <w:r>
        <w:rPr>
          <w:rFonts w:hint="eastAsia"/>
        </w:rPr>
        <w:t>，</w:t>
      </w:r>
      <w:r w:rsidRPr="00454B34">
        <w:rPr>
          <w:rFonts w:hint="eastAsia"/>
        </w:rPr>
        <w:t>s</w:t>
      </w:r>
      <w:r w:rsidRPr="00454B34">
        <w:rPr>
          <w:rFonts w:hint="eastAsia"/>
        </w:rPr>
        <w:t>和</w:t>
      </w:r>
      <w:r w:rsidRPr="00454B34">
        <w:rPr>
          <w:rFonts w:hint="eastAsia"/>
        </w:rPr>
        <w:t>t</w:t>
      </w:r>
      <w:r w:rsidRPr="00454B34">
        <w:rPr>
          <w:rFonts w:hint="eastAsia"/>
        </w:rPr>
        <w:t>分别为</w:t>
      </w:r>
      <w:r w:rsidRPr="00454B34">
        <w:rPr>
          <w:rFonts w:hint="eastAsia"/>
        </w:rPr>
        <w:t>G</w:t>
      </w:r>
      <w:r w:rsidRPr="00454B34">
        <w:rPr>
          <w:rFonts w:hint="eastAsia"/>
        </w:rPr>
        <w:t>的源点和汇点</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是一个二元组且</w:t>
      </w:r>
      <w:r w:rsidRPr="00454B34">
        <w:rPr>
          <w:rFonts w:hint="eastAsia"/>
        </w:rPr>
        <w:t>C</w:t>
      </w:r>
      <w:r>
        <w:rPr>
          <w:rFonts w:hint="eastAsia"/>
        </w:rPr>
        <w:t>：</w:t>
      </w:r>
      <w:r w:rsidRPr="00454B34">
        <w:rPr>
          <w:rFonts w:hint="eastAsia"/>
        </w:rPr>
        <w:t>E-&gt;N</w:t>
      </w:r>
      <w:r w:rsidRPr="00454B34">
        <w:rPr>
          <w:rFonts w:hint="eastAsia"/>
        </w:rPr>
        <w:t>是边上容量函数</w:t>
      </w:r>
      <w:r>
        <w:rPr>
          <w:rFonts w:hint="eastAsia"/>
        </w:rPr>
        <w:t>，</w:t>
      </w:r>
      <w:r w:rsidRPr="00454B34">
        <w:rPr>
          <w:rFonts w:hint="eastAsia"/>
        </w:rPr>
        <w:t>P</w:t>
      </w:r>
      <w:r>
        <w:rPr>
          <w:rFonts w:hint="eastAsia"/>
        </w:rPr>
        <w:t>：</w:t>
      </w:r>
      <w:r w:rsidRPr="00454B34">
        <w:rPr>
          <w:rFonts w:hint="eastAsia"/>
        </w:rPr>
        <w:t>E-&gt;</w:t>
      </w:r>
      <w:r>
        <w:rPr>
          <w:rFonts w:hint="eastAsia"/>
        </w:rPr>
        <w:t>（</w:t>
      </w:r>
      <w:r w:rsidRPr="00454B34">
        <w:rPr>
          <w:rFonts w:hint="eastAsia"/>
        </w:rPr>
        <w:t>0</w:t>
      </w:r>
      <w:r>
        <w:rPr>
          <w:rFonts w:hint="eastAsia"/>
        </w:rPr>
        <w:t>，</w:t>
      </w:r>
      <w:r w:rsidRPr="00454B34">
        <w:rPr>
          <w:rFonts w:hint="eastAsia"/>
        </w:rPr>
        <w:t>1]</w:t>
      </w:r>
      <w:r w:rsidRPr="00454B34">
        <w:rPr>
          <w:rFonts w:hint="eastAsia"/>
        </w:rPr>
        <w:t>是边上的概率函数</w:t>
      </w:r>
      <w:r>
        <w:rPr>
          <w:rFonts w:hint="eastAsia"/>
        </w:rPr>
        <w:t>，</w:t>
      </w:r>
      <w:r w:rsidRPr="00454B34">
        <w:rPr>
          <w:rFonts w:hint="eastAsia"/>
        </w:rPr>
        <w:t>表明该边能通过的最大容量为</w:t>
      </w:r>
      <w:r w:rsidRPr="00454B34">
        <w:rPr>
          <w:rFonts w:hint="eastAsia"/>
        </w:rPr>
        <w:t>C</w:t>
      </w:r>
      <w:r w:rsidRPr="00454B34">
        <w:rPr>
          <w:rFonts w:hint="eastAsia"/>
        </w:rPr>
        <w:t>时的概率为</w:t>
      </w:r>
      <w:r w:rsidRPr="00454B34">
        <w:rPr>
          <w:rFonts w:hint="eastAsia"/>
        </w:rPr>
        <w:t>P</w:t>
      </w:r>
      <w:r>
        <w:rPr>
          <w:rFonts w:hint="eastAsia"/>
        </w:rPr>
        <w:t>，</w:t>
      </w:r>
      <w:r w:rsidRPr="00454B34">
        <w:rPr>
          <w:rFonts w:hint="eastAsia"/>
        </w:rPr>
        <w:t>当边不存在</w:t>
      </w:r>
      <w:r>
        <w:rPr>
          <w:rFonts w:hint="eastAsia"/>
        </w:rPr>
        <w:t>，</w:t>
      </w:r>
      <w:r w:rsidRPr="00454B34">
        <w:rPr>
          <w:rFonts w:hint="eastAsia"/>
        </w:rPr>
        <w:t>即边上能通过的容量为</w:t>
      </w:r>
      <w:r w:rsidRPr="00454B34">
        <w:rPr>
          <w:rFonts w:hint="eastAsia"/>
        </w:rPr>
        <w:t>0</w:t>
      </w:r>
      <w:r w:rsidRPr="00454B34">
        <w:rPr>
          <w:rFonts w:hint="eastAsia"/>
        </w:rPr>
        <w:t>时对应的概率为</w:t>
      </w:r>
      <w:r w:rsidRPr="00454B34">
        <w:rPr>
          <w:rFonts w:hint="eastAsia"/>
        </w:rPr>
        <w:t>1-P</w:t>
      </w:r>
      <w:r>
        <w:rPr>
          <w:rFonts w:hint="eastAsia"/>
        </w:rPr>
        <w:t>。</w:t>
      </w:r>
    </w:p>
    <w:p w:rsidR="00F9502D" w:rsidRDefault="000A29C6" w:rsidP="00925457">
      <w:pPr>
        <w:pStyle w:val="a3"/>
        <w:spacing w:line="288" w:lineRule="auto"/>
        <w:ind w:firstLine="470"/>
      </w:pPr>
      <w:r>
        <w:rPr>
          <w:rFonts w:hint="eastAsia"/>
          <w:b/>
        </w:rPr>
        <w:t>实例</w:t>
      </w:r>
      <w:r>
        <w:rPr>
          <w:rFonts w:hint="eastAsia"/>
          <w:b/>
        </w:rPr>
        <w:t xml:space="preserve">2-1. </w:t>
      </w:r>
      <w:r w:rsidR="00F9502D">
        <w:rPr>
          <w:rFonts w:hint="eastAsia"/>
        </w:rPr>
        <w:t>图</w:t>
      </w:r>
      <w:r w:rsidR="00D14841">
        <w:rPr>
          <w:rFonts w:hint="eastAsia"/>
        </w:rPr>
        <w:t>2-3</w:t>
      </w:r>
      <w:r w:rsidR="00F9502D">
        <w:rPr>
          <w:rFonts w:hint="eastAsia"/>
        </w:rPr>
        <w:t>所示为一个不确定图</w:t>
      </w:r>
      <w:r w:rsidR="00F9502D">
        <w:rPr>
          <w:rFonts w:hint="eastAsia"/>
        </w:rPr>
        <w:t>G</w:t>
      </w:r>
      <w:r w:rsidR="00F9502D">
        <w:rPr>
          <w:rFonts w:hint="eastAsia"/>
        </w:rPr>
        <w:t>，该不确定图的</w:t>
      </w:r>
      <w:r w:rsidR="00F9502D" w:rsidRPr="00454B34">
        <w:rPr>
          <w:rFonts w:hint="eastAsia"/>
        </w:rPr>
        <w:t>源点为</w:t>
      </w:r>
      <w:r w:rsidR="00F9502D" w:rsidRPr="00454B34">
        <w:rPr>
          <w:rFonts w:hint="eastAsia"/>
        </w:rPr>
        <w:t>s</w:t>
      </w:r>
      <w:r w:rsidR="00F9502D">
        <w:rPr>
          <w:rFonts w:hint="eastAsia"/>
        </w:rPr>
        <w:t>，</w:t>
      </w:r>
      <w:r w:rsidR="00F9502D" w:rsidRPr="00454B34">
        <w:rPr>
          <w:rFonts w:hint="eastAsia"/>
        </w:rPr>
        <w:t>汇点为</w:t>
      </w:r>
      <w:r w:rsidR="00F9502D" w:rsidRPr="00454B34">
        <w:rPr>
          <w:rFonts w:hint="eastAsia"/>
        </w:rPr>
        <w:t>t</w:t>
      </w:r>
      <w:r w:rsidR="00F9502D">
        <w:rPr>
          <w:rFonts w:hint="eastAsia"/>
        </w:rPr>
        <w:t>，除此之外还包含其他的顶点</w:t>
      </w:r>
      <w:r w:rsidR="00F9502D">
        <w:rPr>
          <w:rFonts w:hint="eastAsia"/>
        </w:rPr>
        <w:t>v</w:t>
      </w:r>
      <w:r w:rsidR="00F9502D" w:rsidRPr="00002AA7">
        <w:rPr>
          <w:rFonts w:hint="eastAsia"/>
          <w:vertAlign w:val="subscript"/>
        </w:rPr>
        <w:t>1</w:t>
      </w:r>
      <w:r w:rsidR="00F9502D">
        <w:rPr>
          <w:rFonts w:hint="eastAsia"/>
        </w:rPr>
        <w:t>和</w:t>
      </w:r>
      <w:r w:rsidR="00F9502D">
        <w:rPr>
          <w:rFonts w:hint="eastAsia"/>
        </w:rPr>
        <w:t>v</w:t>
      </w:r>
      <w:r w:rsidR="00F9502D" w:rsidRPr="00002AA7">
        <w:rPr>
          <w:rFonts w:hint="eastAsia"/>
          <w:vertAlign w:val="subscript"/>
        </w:rPr>
        <w:t>2</w:t>
      </w:r>
      <w:r w:rsidR="00F9502D">
        <w:rPr>
          <w:rFonts w:hint="eastAsia"/>
        </w:rPr>
        <w:t>，边集为</w:t>
      </w:r>
      <w:r w:rsidR="00F9502D">
        <w:rPr>
          <w:rFonts w:hint="eastAsia"/>
        </w:rPr>
        <w:t>{E</w:t>
      </w:r>
      <w:r w:rsidR="00F9502D" w:rsidRPr="0067084E">
        <w:rPr>
          <w:rFonts w:hint="eastAsia"/>
          <w:vertAlign w:val="subscript"/>
        </w:rPr>
        <w:t>1</w:t>
      </w:r>
      <w:r w:rsidR="00F9502D">
        <w:rPr>
          <w:rFonts w:hint="eastAsia"/>
        </w:rPr>
        <w:t>，</w:t>
      </w:r>
      <w:r w:rsidR="00F9502D">
        <w:rPr>
          <w:rFonts w:hint="eastAsia"/>
        </w:rPr>
        <w:t>E</w:t>
      </w:r>
      <w:r w:rsidR="00F9502D" w:rsidRPr="0067084E">
        <w:rPr>
          <w:rFonts w:hint="eastAsia"/>
          <w:vertAlign w:val="subscript"/>
        </w:rPr>
        <w:t>2</w:t>
      </w:r>
      <w:r w:rsidR="00F9502D">
        <w:rPr>
          <w:rFonts w:hint="eastAsia"/>
        </w:rPr>
        <w:t>，</w:t>
      </w:r>
      <w:r w:rsidR="00F9502D">
        <w:rPr>
          <w:rFonts w:hint="eastAsia"/>
        </w:rPr>
        <w:t>E</w:t>
      </w:r>
      <w:r w:rsidR="00F9502D" w:rsidRPr="0067084E">
        <w:rPr>
          <w:rFonts w:hint="eastAsia"/>
          <w:vertAlign w:val="subscript"/>
        </w:rPr>
        <w:t>3</w:t>
      </w:r>
      <w:r w:rsidR="00F9502D">
        <w:rPr>
          <w:rFonts w:hint="eastAsia"/>
        </w:rPr>
        <w:t>，</w:t>
      </w:r>
      <w:r w:rsidR="00F9502D">
        <w:rPr>
          <w:rFonts w:hint="eastAsia"/>
        </w:rPr>
        <w:t>E</w:t>
      </w:r>
      <w:r w:rsidR="00F9502D" w:rsidRPr="0067084E">
        <w:rPr>
          <w:rFonts w:hint="eastAsia"/>
          <w:vertAlign w:val="subscript"/>
        </w:rPr>
        <w:t>4</w:t>
      </w:r>
      <w:r w:rsidR="00F9502D">
        <w:rPr>
          <w:rFonts w:hint="eastAsia"/>
        </w:rPr>
        <w:t>，</w:t>
      </w:r>
      <w:r w:rsidR="00F9502D">
        <w:rPr>
          <w:rFonts w:hint="eastAsia"/>
        </w:rPr>
        <w:t>E</w:t>
      </w:r>
      <w:r w:rsidR="00F9502D" w:rsidRPr="0067084E">
        <w:rPr>
          <w:rFonts w:hint="eastAsia"/>
          <w:vertAlign w:val="subscript"/>
        </w:rPr>
        <w:t>5</w:t>
      </w:r>
      <w:r w:rsidR="00F9502D">
        <w:rPr>
          <w:rFonts w:hint="eastAsia"/>
        </w:rPr>
        <w:t>}</w:t>
      </w:r>
      <w:r w:rsidR="00F9502D">
        <w:rPr>
          <w:rFonts w:hint="eastAsia"/>
        </w:rPr>
        <w:t>，以边</w:t>
      </w:r>
      <w:r w:rsidR="00F9502D">
        <w:rPr>
          <w:rFonts w:hint="eastAsia"/>
        </w:rPr>
        <w:t>E</w:t>
      </w:r>
      <w:r w:rsidR="00F9502D" w:rsidRPr="000E52D2">
        <w:rPr>
          <w:rFonts w:hint="eastAsia"/>
          <w:vertAlign w:val="subscript"/>
        </w:rPr>
        <w:t>4</w:t>
      </w:r>
      <w:r w:rsidR="00F9502D">
        <w:rPr>
          <w:rFonts w:hint="eastAsia"/>
        </w:rPr>
        <w:t>为例，边上的容量</w:t>
      </w:r>
      <w:r w:rsidR="00F9502D">
        <w:rPr>
          <w:rFonts w:hint="eastAsia"/>
        </w:rPr>
        <w:t>c</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=1</w:t>
      </w:r>
      <w:r w:rsidR="00F9502D">
        <w:rPr>
          <w:rFonts w:hint="eastAsia"/>
        </w:rPr>
        <w:t>，概率</w:t>
      </w:r>
      <w:r w:rsidR="00F9502D">
        <w:rPr>
          <w:rFonts w:hint="eastAsia"/>
        </w:rPr>
        <w:t>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=0.8</w:t>
      </w:r>
      <w:r w:rsidR="00F9502D">
        <w:rPr>
          <w:rFonts w:hint="eastAsia"/>
        </w:rPr>
        <w:t>，也就是说</w:t>
      </w:r>
      <w:r w:rsidR="00F9502D">
        <w:rPr>
          <w:rFonts w:hint="eastAsia"/>
        </w:rPr>
        <w:t>E</w:t>
      </w:r>
      <w:r w:rsidR="00F9502D" w:rsidRPr="00B04177">
        <w:rPr>
          <w:rFonts w:hint="eastAsia"/>
          <w:vertAlign w:val="subscript"/>
        </w:rPr>
        <w:t>4</w:t>
      </w:r>
      <w:r w:rsidR="00F9502D">
        <w:rPr>
          <w:rFonts w:hint="eastAsia"/>
        </w:rPr>
        <w:t>边能够达到流量为</w:t>
      </w:r>
      <w:r w:rsidR="00F9502D">
        <w:rPr>
          <w:rFonts w:hint="eastAsia"/>
        </w:rPr>
        <w:t>1</w:t>
      </w:r>
      <w:r w:rsidR="00F9502D">
        <w:rPr>
          <w:rFonts w:hint="eastAsia"/>
        </w:rPr>
        <w:t>的概率为</w:t>
      </w:r>
      <w:r w:rsidR="00F9502D">
        <w:rPr>
          <w:rFonts w:hint="eastAsia"/>
        </w:rPr>
        <w:t>0.8</w:t>
      </w:r>
      <w:r w:rsidR="00F9502D">
        <w:rPr>
          <w:rFonts w:hint="eastAsia"/>
        </w:rPr>
        <w:t>，而容量是</w:t>
      </w:r>
      <w:r w:rsidR="00F9502D">
        <w:rPr>
          <w:rFonts w:hint="eastAsia"/>
        </w:rPr>
        <w:t>0</w:t>
      </w:r>
      <w:r w:rsidR="00F9502D">
        <w:rPr>
          <w:rFonts w:hint="eastAsia"/>
        </w:rPr>
        <w:t>的概率为</w:t>
      </w:r>
      <w:r w:rsidR="00F9502D">
        <w:rPr>
          <w:rFonts w:hint="eastAsia"/>
        </w:rPr>
        <w:t>1-p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=0.2</w:t>
      </w:r>
      <w:r w:rsidR="00F9502D">
        <w:rPr>
          <w:rFonts w:hint="eastAsia"/>
        </w:rPr>
        <w:t>。</w:t>
      </w:r>
    </w:p>
    <w:p w:rsidR="00F9502D" w:rsidRDefault="00F9502D" w:rsidP="00925457">
      <w:pPr>
        <w:pStyle w:val="a3"/>
        <w:spacing w:line="288" w:lineRule="auto"/>
        <w:ind w:firstLine="470"/>
      </w:pPr>
      <w:r w:rsidRPr="008F7630">
        <w:rPr>
          <w:rFonts w:hint="eastAsia"/>
          <w:b/>
        </w:rPr>
        <w:t>定义</w:t>
      </w:r>
      <w:r w:rsidRPr="008F7630">
        <w:rPr>
          <w:rFonts w:hint="eastAsia"/>
          <w:b/>
        </w:rPr>
        <w:t>2</w:t>
      </w:r>
      <w:r w:rsidR="00FD036E">
        <w:rPr>
          <w:rFonts w:hint="eastAsia"/>
          <w:b/>
        </w:rPr>
        <w:t>-8</w:t>
      </w:r>
      <w:r>
        <w:rPr>
          <w:rFonts w:hint="eastAsia"/>
          <w:b/>
        </w:rPr>
        <w:t xml:space="preserve">. </w:t>
      </w:r>
      <w:r>
        <w:rPr>
          <w:rFonts w:hint="eastAsia"/>
          <w:b/>
        </w:rPr>
        <w:t>（</w:t>
      </w:r>
      <w:r w:rsidRPr="001A3DDD">
        <w:rPr>
          <w:rFonts w:hint="eastAsia"/>
          <w:b/>
        </w:rPr>
        <w:t>剩余不确定图</w:t>
      </w:r>
      <w:r>
        <w:rPr>
          <w:rFonts w:hint="eastAsia"/>
        </w:rPr>
        <w:t>）</w:t>
      </w:r>
      <w:r>
        <w:rPr>
          <w:rFonts w:hint="eastAsia"/>
        </w:rPr>
        <w:t xml:space="preserve"> </w:t>
      </w:r>
      <w:r>
        <w:rPr>
          <w:rFonts w:hint="eastAsia"/>
        </w:rPr>
        <w:t>对于一个不确定图</w:t>
      </w:r>
      <w:r>
        <w:rPr>
          <w:rFonts w:hint="eastAsia"/>
        </w:rPr>
        <w:t>G</w:t>
      </w:r>
      <w:r>
        <w:rPr>
          <w:rFonts w:hint="eastAsia"/>
        </w:rPr>
        <w:t>，如果有一条边</w:t>
      </w:r>
      <w:r>
        <w:rPr>
          <w:rFonts w:hint="eastAsia"/>
        </w:rPr>
        <w:t>e</w:t>
      </w:r>
      <w:r>
        <w:t>’</w:t>
      </w:r>
      <w:r>
        <w:rPr>
          <w:rFonts w:hint="eastAsia"/>
        </w:rPr>
        <w:t xml:space="preserve"> </w:t>
      </w:r>
      <w:r>
        <w:rPr>
          <w:rFonts w:hint="eastAsia"/>
        </w:rPr>
        <w:t>被移除，剩下的不确定图被称为原不确定图</w:t>
      </w:r>
      <w:r>
        <w:rPr>
          <w:rFonts w:hint="eastAsia"/>
        </w:rPr>
        <w:t>G</w:t>
      </w:r>
      <w:r>
        <w:rPr>
          <w:rFonts w:hint="eastAsia"/>
        </w:rPr>
        <w:t>移除边</w:t>
      </w:r>
      <w:r>
        <w:t>’</w:t>
      </w:r>
      <w:r>
        <w:rPr>
          <w:rFonts w:hint="eastAsia"/>
        </w:rPr>
        <w:t>之后的不确定图</w:t>
      </w:r>
      <w:r>
        <w:rPr>
          <w:rFonts w:hint="eastAsia"/>
        </w:rPr>
        <w:t>G</w:t>
      </w:r>
      <w:r>
        <w:t>’</w:t>
      </w:r>
      <w:r>
        <w:rPr>
          <w:rFonts w:hint="eastAsia"/>
        </w:rPr>
        <w:t>，则</w:t>
      </w:r>
      <w:r>
        <w:rPr>
          <w:rFonts w:hint="eastAsia"/>
        </w:rPr>
        <w:t>G</w:t>
      </w:r>
      <w:r>
        <w:t>’</w:t>
      </w:r>
      <w:r>
        <w:rPr>
          <w:rFonts w:hint="eastAsia"/>
        </w:rPr>
        <w:t>可以表示为</w:t>
      </w:r>
      <w:r>
        <w:rPr>
          <w:rFonts w:hint="eastAsia"/>
        </w:rPr>
        <w:t>G</w:t>
      </w:r>
      <w:r>
        <w:t>’</w:t>
      </w:r>
      <w:r>
        <w:rPr>
          <w:rFonts w:hint="eastAsia"/>
        </w:rPr>
        <w:t>=</w:t>
      </w:r>
      <w:r>
        <w:rPr>
          <w:rFonts w:hint="eastAsia"/>
        </w:rPr>
        <w:t>（</w:t>
      </w:r>
      <w:r>
        <w:rPr>
          <w:rFonts w:hint="eastAsia"/>
        </w:rPr>
        <w:t>V</w:t>
      </w:r>
      <w:r>
        <w:rPr>
          <w:rFonts w:hint="eastAsia"/>
        </w:rPr>
        <w:t>，</w:t>
      </w:r>
      <w:r>
        <w:rPr>
          <w:rFonts w:hint="eastAsia"/>
        </w:rPr>
        <w:t>E-e</w:t>
      </w:r>
      <w:r>
        <w:t>’</w:t>
      </w:r>
      <w:r>
        <w:rPr>
          <w:rFonts w:hint="eastAsia"/>
        </w:rPr>
        <w:t>，</w:t>
      </w:r>
      <w:r>
        <w:rPr>
          <w:rFonts w:hint="eastAsia"/>
        </w:rPr>
        <w:t xml:space="preserve">s </w:t>
      </w:r>
      <w:r>
        <w:rPr>
          <w:rFonts w:hint="eastAsia"/>
        </w:rPr>
        <w:t>，</w:t>
      </w:r>
      <w:r>
        <w:rPr>
          <w:rFonts w:hint="eastAsia"/>
        </w:rPr>
        <w:t>t</w:t>
      </w:r>
      <w:r>
        <w:rPr>
          <w:rFonts w:hint="eastAsia"/>
        </w:rPr>
        <w:t>，（</w:t>
      </w:r>
      <w:r>
        <w:rPr>
          <w:rFonts w:hint="eastAsia"/>
        </w:rPr>
        <w:t>C</w:t>
      </w:r>
      <w:r>
        <w:rPr>
          <w:rFonts w:hint="eastAsia"/>
        </w:rPr>
        <w:t>，</w:t>
      </w:r>
      <w:r>
        <w:rPr>
          <w:rFonts w:hint="eastAsia"/>
        </w:rPr>
        <w:t>P</w:t>
      </w:r>
      <w:r>
        <w:rPr>
          <w:rFonts w:hint="eastAsia"/>
        </w:rPr>
        <w:t>）</w:t>
      </w:r>
      <w:r>
        <w:rPr>
          <w:rFonts w:hint="eastAsia"/>
        </w:rPr>
        <w:t>-e</w:t>
      </w:r>
      <w:r>
        <w:t>’</w:t>
      </w:r>
      <w:r>
        <w:rPr>
          <w:rFonts w:hint="eastAsia"/>
        </w:rPr>
        <w:t>（</w:t>
      </w:r>
      <w:r>
        <w:rPr>
          <w:rFonts w:hint="eastAsia"/>
        </w:rPr>
        <w:t>c</w:t>
      </w:r>
      <w:r>
        <w:rPr>
          <w:rFonts w:hint="eastAsia"/>
        </w:rPr>
        <w:t>，</w:t>
      </w:r>
      <w:r>
        <w:rPr>
          <w:rFonts w:hint="eastAsia"/>
        </w:rPr>
        <w:t>p</w:t>
      </w:r>
      <w:r>
        <w:rPr>
          <w:rFonts w:hint="eastAsia"/>
        </w:rPr>
        <w:t>）），其中剩余不确定图的顶点和原不确定一致，且同时删除被移除边上的容量和概率的对应关系。</w:t>
      </w:r>
    </w:p>
    <w:p w:rsidR="00F9502D" w:rsidRDefault="00F9502D" w:rsidP="003B263F">
      <w:pPr>
        <w:pStyle w:val="a3"/>
        <w:ind w:firstLine="492"/>
        <w:jc w:val="center"/>
      </w:pPr>
      <w:r>
        <w:object w:dxaOrig="3527" w:dyaOrig="2218">
          <v:shape id="_x0000_i1029" type="#_x0000_t75" style="width:162pt;height:101.25pt" o:ole="">
            <v:imagedata r:id="rId28" o:title=""/>
          </v:shape>
          <o:OLEObject Type="Embed" ProgID="Visio.Drawing.11" ShapeID="_x0000_i1029" DrawAspect="Content" ObjectID="_1523445980" r:id="rId29"/>
        </w:object>
      </w:r>
    </w:p>
    <w:p w:rsidR="00F9502D" w:rsidRPr="00776465" w:rsidRDefault="00F9502D" w:rsidP="00776465">
      <w:pPr>
        <w:pStyle w:val="a3"/>
        <w:spacing w:line="288" w:lineRule="auto"/>
        <w:ind w:firstLine="408"/>
        <w:jc w:val="center"/>
        <w:rPr>
          <w:sz w:val="21"/>
        </w:rPr>
      </w:pPr>
      <w:r w:rsidRPr="00776465">
        <w:rPr>
          <w:rFonts w:hint="eastAsia"/>
          <w:sz w:val="21"/>
        </w:rPr>
        <w:t>图</w:t>
      </w:r>
      <w:r w:rsidRPr="00776465">
        <w:rPr>
          <w:rFonts w:hint="eastAsia"/>
          <w:sz w:val="21"/>
        </w:rPr>
        <w:t>2</w:t>
      </w:r>
      <w:r w:rsidR="00D34E2E">
        <w:rPr>
          <w:rFonts w:hint="eastAsia"/>
          <w:sz w:val="21"/>
        </w:rPr>
        <w:t>-4</w:t>
      </w:r>
      <w:r w:rsidRPr="00776465">
        <w:rPr>
          <w:rFonts w:hint="eastAsia"/>
          <w:sz w:val="21"/>
        </w:rPr>
        <w:t xml:space="preserve"> </w:t>
      </w:r>
      <w:r w:rsidRPr="00776465">
        <w:rPr>
          <w:rFonts w:hint="eastAsia"/>
          <w:sz w:val="21"/>
        </w:rPr>
        <w:t>不确定图</w:t>
      </w:r>
      <w:r w:rsidRPr="00776465">
        <w:rPr>
          <w:rFonts w:hint="eastAsia"/>
          <w:sz w:val="21"/>
        </w:rPr>
        <w:t>G</w:t>
      </w:r>
      <w:r w:rsidRPr="00776465">
        <w:rPr>
          <w:rFonts w:hint="eastAsia"/>
          <w:sz w:val="21"/>
        </w:rPr>
        <w:t>在移除边</w:t>
      </w:r>
      <w:r w:rsidRPr="00776465">
        <w:rPr>
          <w:rFonts w:hint="eastAsia"/>
          <w:sz w:val="21"/>
        </w:rPr>
        <w:t>E</w:t>
      </w:r>
      <w:r w:rsidRPr="00776465">
        <w:rPr>
          <w:rFonts w:hint="eastAsia"/>
          <w:sz w:val="21"/>
          <w:vertAlign w:val="subscript"/>
        </w:rPr>
        <w:t>4</w:t>
      </w:r>
      <w:r w:rsidRPr="00776465">
        <w:rPr>
          <w:rFonts w:hint="eastAsia"/>
          <w:sz w:val="21"/>
        </w:rPr>
        <w:t>后的剩余不确定图</w:t>
      </w:r>
      <w:r w:rsidRPr="00776465">
        <w:rPr>
          <w:rFonts w:hint="eastAsia"/>
          <w:sz w:val="21"/>
        </w:rPr>
        <w:t>G</w:t>
      </w:r>
      <w:r w:rsidRPr="00776465">
        <w:rPr>
          <w:sz w:val="21"/>
        </w:rPr>
        <w:t>’</w:t>
      </w:r>
    </w:p>
    <w:p w:rsidR="00F9502D" w:rsidRDefault="00F9502D" w:rsidP="00776465">
      <w:pPr>
        <w:snapToGrid w:val="0"/>
        <w:spacing w:beforeLines="50" w:before="163" w:line="288" w:lineRule="auto"/>
        <w:ind w:firstLineChars="200" w:firstLine="468"/>
      </w:pPr>
      <w:r>
        <w:rPr>
          <w:rFonts w:hint="eastAsia"/>
        </w:rPr>
        <w:t>图</w:t>
      </w:r>
      <w:r>
        <w:rPr>
          <w:rFonts w:hint="eastAsia"/>
        </w:rPr>
        <w:t>2</w:t>
      </w:r>
      <w:r w:rsidR="00570AE1">
        <w:rPr>
          <w:rFonts w:hint="eastAsia"/>
        </w:rPr>
        <w:t>-4</w:t>
      </w:r>
      <w:r>
        <w:rPr>
          <w:rFonts w:hint="eastAsia"/>
        </w:rPr>
        <w:t>为不确定图</w:t>
      </w:r>
      <w:r>
        <w:rPr>
          <w:rFonts w:hint="eastAsia"/>
        </w:rPr>
        <w:t>G</w:t>
      </w:r>
      <w:r>
        <w:rPr>
          <w:rFonts w:hint="eastAsia"/>
        </w:rPr>
        <w:t>移除边</w:t>
      </w:r>
      <w:r>
        <w:rPr>
          <w:rFonts w:hint="eastAsia"/>
        </w:rPr>
        <w:t>E4</w:t>
      </w:r>
      <w:r>
        <w:rPr>
          <w:rFonts w:hint="eastAsia"/>
        </w:rPr>
        <w:t>之后的剩余不确定图</w:t>
      </w:r>
      <w:r>
        <w:rPr>
          <w:rFonts w:hint="eastAsia"/>
        </w:rPr>
        <w:t>G</w:t>
      </w:r>
      <w:r>
        <w:rPr>
          <w:rFonts w:hint="eastAsia"/>
        </w:rPr>
        <w:t>‘，</w:t>
      </w:r>
      <w:r>
        <w:rPr>
          <w:rFonts w:hint="eastAsia"/>
        </w:rPr>
        <w:t>G</w:t>
      </w:r>
      <w:r>
        <w:rPr>
          <w:rFonts w:hint="eastAsia"/>
        </w:rPr>
        <w:t>’中的顶点与原不确定图一致，但是边以被移除边上的流量概率对应被移除。</w:t>
      </w:r>
      <w:bookmarkEnd w:id="50"/>
    </w:p>
    <w:p w:rsidR="0097372A" w:rsidRDefault="0097372A" w:rsidP="00776465">
      <w:pPr>
        <w:spacing w:line="288" w:lineRule="auto"/>
        <w:ind w:firstLine="200"/>
      </w:pPr>
      <w:r>
        <w:rPr>
          <w:rFonts w:hint="eastAsia"/>
        </w:rPr>
        <w:t>可能世界模型</w:t>
      </w:r>
      <w:r w:rsidRPr="0060414C">
        <w:rPr>
          <w:rFonts w:hint="eastAsia"/>
          <w:vertAlign w:val="superscript"/>
        </w:rPr>
        <w:t>[</w:t>
      </w:r>
      <w:r>
        <w:rPr>
          <w:rFonts w:hint="eastAsia"/>
          <w:vertAlign w:val="superscript"/>
        </w:rPr>
        <w:t>39</w:t>
      </w:r>
      <w:r w:rsidRPr="0060414C">
        <w:rPr>
          <w:rFonts w:hint="eastAsia"/>
          <w:vertAlign w:val="superscript"/>
        </w:rPr>
        <w:t>-4</w:t>
      </w:r>
      <w:r>
        <w:rPr>
          <w:rFonts w:hint="eastAsia"/>
          <w:vertAlign w:val="superscript"/>
        </w:rPr>
        <w:t>0</w:t>
      </w:r>
      <w:r w:rsidRPr="0060414C">
        <w:rPr>
          <w:rFonts w:hint="eastAsia"/>
          <w:vertAlign w:val="superscript"/>
        </w:rPr>
        <w:t>]</w:t>
      </w:r>
      <w:r>
        <w:rPr>
          <w:rFonts w:hint="eastAsia"/>
        </w:rPr>
        <w:t>是不确定图问题研究中的基本模型，它将不确定图扩展成为可能世界实例的集合，而每个可能世界实例都对应着一个概率值，且每个可能世界的实例可以被看成是一个确定图，这样就可以把不确定图中的相关问题转换为确定图问题。</w:t>
      </w:r>
    </w:p>
    <w:p w:rsidR="0097372A" w:rsidRPr="0097372A" w:rsidRDefault="0097372A" w:rsidP="00570AE1">
      <w:pPr>
        <w:pStyle w:val="a3"/>
        <w:spacing w:line="288" w:lineRule="auto"/>
        <w:ind w:firstLine="468"/>
      </w:pPr>
      <w:r>
        <w:rPr>
          <w:rFonts w:hint="eastAsia"/>
        </w:rPr>
        <w:t>对于一个给定的不确定图</w:t>
      </w:r>
      <w:r w:rsidRPr="00F0207F">
        <w:rPr>
          <w:rFonts w:hint="eastAsia"/>
          <w:i/>
        </w:rPr>
        <w:t>G</w:t>
      </w:r>
      <w:r>
        <w:rPr>
          <w:rFonts w:hint="eastAsia"/>
        </w:rPr>
        <w:t>，</w:t>
      </w:r>
      <w:r w:rsidRPr="00E77770">
        <w:rPr>
          <w:rFonts w:hint="eastAsia"/>
        </w:rPr>
        <w:t>其</w:t>
      </w:r>
      <w:r>
        <w:rPr>
          <w:rFonts w:hint="eastAsia"/>
        </w:rPr>
        <w:t>可能世界空间包含有</w:t>
      </w:r>
      <w:r>
        <w:rPr>
          <w:rFonts w:hint="eastAsia"/>
        </w:rPr>
        <w:t>2</w:t>
      </w:r>
      <w:r w:rsidRPr="00B36FBF">
        <w:rPr>
          <w:rFonts w:hint="eastAsia"/>
          <w:vertAlign w:val="superscript"/>
        </w:rPr>
        <w:t>|</w:t>
      </w:r>
      <w:r w:rsidRPr="00B36FBF">
        <w:rPr>
          <w:rFonts w:hint="eastAsia"/>
          <w:i/>
          <w:vertAlign w:val="superscript"/>
        </w:rPr>
        <w:t>E</w:t>
      </w:r>
      <w:r w:rsidRPr="00B36FBF">
        <w:rPr>
          <w:rFonts w:hint="eastAsia"/>
          <w:vertAlign w:val="superscript"/>
        </w:rPr>
        <w:t>|</w:t>
      </w:r>
      <w:r>
        <w:rPr>
          <w:rFonts w:hint="eastAsia"/>
        </w:rPr>
        <w:t>个可能世界实例。对于图</w:t>
      </w:r>
      <w:r>
        <w:rPr>
          <w:rFonts w:hint="eastAsia"/>
        </w:rPr>
        <w:t>2-3</w:t>
      </w:r>
      <w:r>
        <w:rPr>
          <w:rFonts w:hint="eastAsia"/>
        </w:rPr>
        <w:t>中的不确定图</w:t>
      </w:r>
      <w:r w:rsidRPr="00DD259F">
        <w:rPr>
          <w:rFonts w:hint="eastAsia"/>
          <w:i/>
        </w:rPr>
        <w:t>G</w:t>
      </w:r>
      <w:r>
        <w:rPr>
          <w:rFonts w:hint="eastAsia"/>
        </w:rPr>
        <w:t>对应的可能世界空间大小为</w:t>
      </w:r>
      <w:r w:rsidR="00570AE1">
        <w:rPr>
          <w:rFonts w:hint="eastAsia"/>
        </w:rPr>
        <w:t>32</w:t>
      </w:r>
      <w:r>
        <w:rPr>
          <w:rFonts w:hint="eastAsia"/>
        </w:rPr>
        <w:t xml:space="preserve"> = 2</w:t>
      </w:r>
      <w:r w:rsidR="00570AE1">
        <w:rPr>
          <w:rFonts w:hint="eastAsia"/>
          <w:vertAlign w:val="superscript"/>
        </w:rPr>
        <w:t>5</w:t>
      </w:r>
      <w:r>
        <w:rPr>
          <w:rFonts w:hint="eastAsia"/>
        </w:rPr>
        <w:t>，每个可能世界实例</w:t>
      </w:r>
      <w:r w:rsidRPr="009F5E12">
        <w:rPr>
          <w:rFonts w:hint="eastAsia"/>
          <w:i/>
        </w:rPr>
        <w:t>g</w:t>
      </w:r>
      <w:r>
        <w:rPr>
          <w:rFonts w:hint="eastAsia"/>
        </w:rPr>
        <w:t>的概率</w:t>
      </w:r>
      <w:r w:rsidRPr="003C7B2A">
        <w:rPr>
          <w:rFonts w:hint="eastAsia"/>
          <w:i/>
        </w:rPr>
        <w:t>P</w:t>
      </w:r>
      <w:r w:rsidR="003B0242">
        <w:rPr>
          <w:rFonts w:hint="eastAsia"/>
        </w:rPr>
        <w:t>（</w:t>
      </w:r>
      <w:r w:rsidRPr="003C7B2A">
        <w:rPr>
          <w:rFonts w:hint="eastAsia"/>
          <w:i/>
        </w:rPr>
        <w:t>g</w:t>
      </w:r>
      <w:r w:rsidR="003B0242">
        <w:rPr>
          <w:rFonts w:hint="eastAsia"/>
        </w:rPr>
        <w:t>）</w:t>
      </w:r>
      <w:r>
        <w:rPr>
          <w:rFonts w:hint="eastAsia"/>
        </w:rPr>
        <w:t xml:space="preserve"> =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Pr="003C7B2A">
        <w:rPr>
          <w:rFonts w:hint="eastAsia"/>
          <w:i/>
        </w:rPr>
        <w:t>p</w:t>
      </w:r>
      <w:r w:rsidRPr="003C7B2A">
        <w:rPr>
          <w:rFonts w:hint="eastAsia"/>
          <w:i/>
          <w:vertAlign w:val="subscript"/>
        </w:rPr>
        <w:t>e</w:t>
      </w:r>
      <w:r>
        <w:rPr>
          <w:rFonts w:hint="eastAsia"/>
        </w:rPr>
        <w:t xml:space="preserve"> </w:t>
      </w:r>
      <w:r>
        <w:rPr>
          <w:rFonts w:hint="eastAsia"/>
        </w:rPr>
        <w:sym w:font="Symbol" w:char="F0B4"/>
      </w:r>
      <w:r>
        <w:rPr>
          <w:rFonts w:hint="eastAsia"/>
        </w:rPr>
        <w:t xml:space="preserve">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003B0242">
        <w:rPr>
          <w:rFonts w:hint="eastAsia"/>
        </w:rPr>
        <w:t>（</w:t>
      </w:r>
      <w:r>
        <w:rPr>
          <w:rFonts w:hint="eastAsia"/>
        </w:rPr>
        <w:t>1-</w:t>
      </w:r>
      <w:r w:rsidRPr="003C7B2A">
        <w:rPr>
          <w:rFonts w:hint="eastAsia"/>
          <w:i/>
        </w:rPr>
        <w:t>p</w:t>
      </w:r>
      <w:r w:rsidRPr="003C7B2A">
        <w:rPr>
          <w:rFonts w:hint="eastAsia"/>
          <w:i/>
          <w:vertAlign w:val="subscript"/>
        </w:rPr>
        <w:t>e</w:t>
      </w:r>
      <w:r w:rsidR="003B0242">
        <w:rPr>
          <w:rFonts w:hint="eastAsia"/>
        </w:rPr>
        <w:t>）</w:t>
      </w:r>
      <w:r>
        <w:rPr>
          <w:rFonts w:hint="eastAsia"/>
        </w:rPr>
        <w:t>，其中：</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表示</w:t>
      </w:r>
      <w:r w:rsidRPr="00FB6C44">
        <w:rPr>
          <w:rFonts w:hint="eastAsia"/>
          <w:i/>
        </w:rPr>
        <w:t>g</w:t>
      </w:r>
      <w:r>
        <w:rPr>
          <w:rFonts w:hint="eastAsia"/>
        </w:rPr>
        <w:t>的边集，</w:t>
      </w:r>
      <w:r w:rsidRPr="00FB6C44">
        <w:rPr>
          <w:rFonts w:hint="eastAsia"/>
          <w:i/>
        </w:rPr>
        <w:t>E</w:t>
      </w:r>
      <w:r w:rsidRPr="004E69A2">
        <w:rPr>
          <w:rFonts w:hint="eastAsia"/>
        </w:rPr>
        <w:t>\</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 xml:space="preserve"> = {</w:t>
      </w:r>
      <w:r w:rsidRPr="00FB6C44">
        <w:rPr>
          <w:rFonts w:hint="eastAsia"/>
          <w:i/>
        </w:rPr>
        <w:t>e</w:t>
      </w:r>
      <w:r>
        <w:rPr>
          <w:rFonts w:hint="eastAsia"/>
        </w:rPr>
        <w:t xml:space="preserve"> | </w:t>
      </w:r>
      <w:r w:rsidRPr="00FB6C44">
        <w:rPr>
          <w:rFonts w:hint="eastAsia"/>
          <w:i/>
        </w:rPr>
        <w:t>e</w:t>
      </w:r>
      <w:r w:rsidRPr="00FB6C44">
        <w:rPr>
          <w:rFonts w:hint="eastAsia"/>
          <w:i/>
        </w:rPr>
        <w:sym w:font="Symbol" w:char="F0CE"/>
      </w:r>
      <w:r w:rsidRPr="00FB6C44">
        <w:rPr>
          <w:rFonts w:hint="eastAsia"/>
          <w:i/>
        </w:rPr>
        <w:t>E</w:t>
      </w:r>
      <w:r w:rsidRPr="00FB6C44">
        <w:rPr>
          <w:rFonts w:hint="eastAsia"/>
          <w:i/>
        </w:rPr>
        <w:sym w:font="Symbol" w:char="F0D9"/>
      </w:r>
      <w:r w:rsidRPr="00FB6C44">
        <w:rPr>
          <w:rFonts w:hint="eastAsia"/>
          <w:i/>
        </w:rPr>
        <w:t>e</w:t>
      </w:r>
      <w:r w:rsidRPr="00FB6C44">
        <w:rPr>
          <w:rFonts w:hint="eastAsia"/>
          <w:i/>
        </w:rPr>
        <w:sym w:font="Symbol" w:char="F0CF"/>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w:t>
      </w:r>
      <w:r>
        <w:rPr>
          <w:rFonts w:hint="eastAsia"/>
        </w:rPr>
        <w:t>。</w:t>
      </w:r>
    </w:p>
    <w:p w:rsidR="001308A3" w:rsidRDefault="00D64FEA" w:rsidP="003610BD">
      <w:pPr>
        <w:pStyle w:val="31"/>
      </w:pPr>
      <w:bookmarkStart w:id="51" w:name="_Toc449617151"/>
      <w:r>
        <w:rPr>
          <w:rFonts w:hint="eastAsia"/>
        </w:rPr>
        <w:lastRenderedPageBreak/>
        <w:t>2</w:t>
      </w:r>
      <w:r w:rsidR="00040741">
        <w:rPr>
          <w:rFonts w:hint="eastAsia"/>
        </w:rPr>
        <w:t xml:space="preserve">.3.2 </w:t>
      </w:r>
      <w:r w:rsidR="001308A3">
        <w:rPr>
          <w:rFonts w:hint="eastAsia"/>
        </w:rPr>
        <w:t>不确定图分布可靠性</w:t>
      </w:r>
      <w:bookmarkEnd w:id="51"/>
    </w:p>
    <w:p w:rsidR="00B30857" w:rsidRDefault="00B30857" w:rsidP="003A4C19">
      <w:pPr>
        <w:spacing w:line="288" w:lineRule="auto"/>
        <w:ind w:firstLine="468"/>
      </w:pPr>
      <w:r>
        <w:rPr>
          <w:rFonts w:hint="eastAsia"/>
        </w:rPr>
        <w:t>不确定图流分布问题是在传统的流网络问题的基础上加入了边的存在概率，因此对于不确定图流分布问题而言，边上存在着两种属性，一种是容量属性，另一种是概率属性。</w:t>
      </w:r>
    </w:p>
    <w:p w:rsidR="008F7129" w:rsidRPr="003E6062" w:rsidRDefault="008F7129" w:rsidP="003A4C19">
      <w:pPr>
        <w:pStyle w:val="a3"/>
        <w:spacing w:line="288" w:lineRule="auto"/>
        <w:ind w:firstLine="470"/>
      </w:pPr>
      <w:r w:rsidRPr="00E57CCA">
        <w:rPr>
          <w:rFonts w:hint="eastAsia"/>
          <w:b/>
        </w:rPr>
        <w:t>定义</w:t>
      </w:r>
      <w:r w:rsidR="003A4C19">
        <w:rPr>
          <w:rFonts w:hint="eastAsia"/>
          <w:b/>
        </w:rPr>
        <w:t>2-9</w:t>
      </w:r>
      <w:r>
        <w:rPr>
          <w:rFonts w:hint="eastAsia"/>
          <w:b/>
        </w:rPr>
        <w:t xml:space="preserve">. </w:t>
      </w:r>
      <w:r>
        <w:rPr>
          <w:rFonts w:hint="eastAsia"/>
          <w:b/>
        </w:rPr>
        <w:t>（</w:t>
      </w:r>
      <w:r w:rsidRPr="00E57CCA">
        <w:rPr>
          <w:rFonts w:hint="eastAsia"/>
          <w:b/>
        </w:rPr>
        <w:t>不确定图的子图</w:t>
      </w:r>
      <w:r>
        <w:rPr>
          <w:rFonts w:hint="eastAsia"/>
          <w:b/>
        </w:rPr>
        <w:t>）</w:t>
      </w:r>
      <w:r w:rsidRPr="003E6062">
        <w:rPr>
          <w:rFonts w:hint="eastAsia"/>
        </w:rPr>
        <w:t>不确定图</w:t>
      </w:r>
      <w:r w:rsidRPr="003E6062">
        <w:t>G=</w:t>
      </w:r>
      <w:r>
        <w:t>（</w:t>
      </w:r>
      <w:r w:rsidRPr="003E6062">
        <w:t>V</w:t>
      </w:r>
      <w:r>
        <w:t>，</w:t>
      </w:r>
      <w:r w:rsidRPr="003E6062">
        <w:t>E</w:t>
      </w:r>
      <w:r>
        <w:t>，</w:t>
      </w:r>
      <w:r w:rsidRPr="003E6062">
        <w:t>s</w:t>
      </w:r>
      <w:r>
        <w:t>，</w:t>
      </w:r>
      <w:r w:rsidRPr="003E6062">
        <w:t>t</w:t>
      </w:r>
      <w:r>
        <w:t>，（</w:t>
      </w:r>
      <w:r w:rsidRPr="003E6062">
        <w:t>C</w:t>
      </w:r>
      <w:r>
        <w:t>，</w:t>
      </w:r>
      <w:r w:rsidRPr="003E6062">
        <w:t>P</w:t>
      </w:r>
      <w:r>
        <w:t>））</w:t>
      </w:r>
      <w:r w:rsidRPr="003E6062">
        <w:rPr>
          <w:rFonts w:hint="eastAsia"/>
        </w:rPr>
        <w:t>的子图</w:t>
      </w:r>
      <w:r w:rsidRPr="003E6062">
        <w:t>g</w:t>
      </w:r>
      <w:r>
        <w:t>（</w:t>
      </w:r>
      <w:r w:rsidRPr="003E6062">
        <w:t>V’</w:t>
      </w:r>
      <w:r>
        <w:rPr>
          <w:rFonts w:hint="eastAsia"/>
        </w:rPr>
        <w:t>，</w:t>
      </w:r>
      <w:r w:rsidRPr="003E6062">
        <w:t>E’</w:t>
      </w:r>
      <w:r>
        <w:t>，</w:t>
      </w:r>
      <w:r w:rsidRPr="003E6062">
        <w:t>s</w:t>
      </w:r>
      <w:r>
        <w:t>，</w:t>
      </w:r>
      <w:r w:rsidRPr="003E6062">
        <w:t xml:space="preserve">t </w:t>
      </w:r>
      <w:r>
        <w:t>，</w:t>
      </w:r>
      <w:r w:rsidRPr="003E6062">
        <w:t>C’</w:t>
      </w:r>
      <w:r>
        <w:t>）</w:t>
      </w:r>
      <w:r w:rsidRPr="003E6062">
        <w:rPr>
          <w:rFonts w:hint="eastAsia"/>
        </w:rPr>
        <w:t>是一个确定图</w:t>
      </w:r>
      <w:r>
        <w:rPr>
          <w:rFonts w:hint="eastAsia"/>
        </w:rPr>
        <w:t>，</w:t>
      </w:r>
      <w:r w:rsidRPr="003E6062">
        <w:rPr>
          <w:rFonts w:hint="eastAsia"/>
        </w:rPr>
        <w:t>其中</w:t>
      </w:r>
      <w:r w:rsidRPr="003E6062">
        <w:t>V’ = V</w:t>
      </w:r>
      <w:r>
        <w:rPr>
          <w:rFonts w:hint="eastAsia"/>
        </w:rPr>
        <w:t>，</w:t>
      </w:r>
      <w:r w:rsidRPr="003E6062">
        <w:t>E’</w:t>
      </w:r>
      <w:r w:rsidRPr="003E6062">
        <w:rPr>
          <w:rFonts w:hint="eastAsia"/>
        </w:rPr>
        <w:t>∈</w:t>
      </w:r>
      <w:r w:rsidRPr="003E6062">
        <w:t>E</w:t>
      </w:r>
      <w:r>
        <w:rPr>
          <w:rFonts w:hint="eastAsia"/>
        </w:rPr>
        <w:t>，</w:t>
      </w:r>
      <w:r w:rsidRPr="003E6062">
        <w:t>C’</w:t>
      </w:r>
      <w:r w:rsidRPr="003E6062">
        <w:rPr>
          <w:rFonts w:hint="eastAsia"/>
        </w:rPr>
        <w:t>是容量的集合</w:t>
      </w:r>
      <w:r>
        <w:rPr>
          <w:rFonts w:hint="eastAsia"/>
        </w:rPr>
        <w:t>，</w:t>
      </w:r>
      <w:r w:rsidRPr="003E6062">
        <w:rPr>
          <w:rFonts w:hint="eastAsia"/>
        </w:rPr>
        <w:t>且</w:t>
      </w:r>
      <w:r w:rsidRPr="003E6062">
        <w:t>C’</w:t>
      </w:r>
      <w:r w:rsidRPr="003E6062">
        <w:rPr>
          <w:rFonts w:hint="eastAsia"/>
        </w:rPr>
        <w:t>满足</w:t>
      </w:r>
      <w:r w:rsidRPr="003E6062">
        <w:t></w:t>
      </w:r>
      <w:r w:rsidRPr="003E6062">
        <w:rPr>
          <w:rFonts w:ascii="Cambria Math" w:hAnsi="Cambria Math" w:cs="Cambria Math"/>
        </w:rPr>
        <w:t>∀</w:t>
      </w:r>
      <w:r w:rsidRPr="003E6062">
        <w:t>e</w:t>
      </w:r>
      <w:r w:rsidRPr="003E6062">
        <w:rPr>
          <w:rFonts w:hint="eastAsia"/>
        </w:rPr>
        <w:t>∈</w:t>
      </w:r>
      <w:r w:rsidRPr="003E6062">
        <w:t>E’</w:t>
      </w:r>
      <w:r>
        <w:t>，</w:t>
      </w:r>
      <w:r w:rsidRPr="003E6062">
        <w:t>C’</w:t>
      </w:r>
      <w:r>
        <w:t>（</w:t>
      </w:r>
      <w:r w:rsidRPr="003E6062">
        <w:t>e</w:t>
      </w:r>
      <w:r>
        <w:t>）</w:t>
      </w:r>
      <w:r w:rsidRPr="003E6062">
        <w:t>=C</w:t>
      </w:r>
      <w:r>
        <w:t>（</w:t>
      </w:r>
      <w:r w:rsidRPr="003E6062">
        <w:t>e</w:t>
      </w:r>
      <w:r>
        <w:t>）</w:t>
      </w:r>
      <w:r>
        <w:rPr>
          <w:rFonts w:hint="eastAsia"/>
        </w:rPr>
        <w:t>。</w:t>
      </w:r>
      <w:r w:rsidRPr="003E6062">
        <w:rPr>
          <w:rFonts w:hint="eastAsia"/>
        </w:rPr>
        <w:t>如果</w:t>
      </w:r>
      <w:r w:rsidRPr="003E6062">
        <w:t>E’ = E</w:t>
      </w:r>
      <w:r>
        <w:rPr>
          <w:rFonts w:hint="eastAsia"/>
        </w:rPr>
        <w:t>，</w:t>
      </w:r>
      <w:r w:rsidRPr="003E6062">
        <w:rPr>
          <w:rFonts w:hint="eastAsia"/>
        </w:rPr>
        <w:t>则称</w:t>
      </w:r>
      <w:r w:rsidRPr="003E6062">
        <w:t>g</w:t>
      </w:r>
      <w:r w:rsidRPr="003E6062">
        <w:rPr>
          <w:rFonts w:hint="eastAsia"/>
        </w:rPr>
        <w:t>为不确定图</w:t>
      </w:r>
      <w:r w:rsidRPr="003E6062">
        <w:t>G</w:t>
      </w:r>
      <w:r w:rsidRPr="003E6062">
        <w:rPr>
          <w:rFonts w:hint="eastAsia"/>
        </w:rPr>
        <w:t>的最大子图</w:t>
      </w:r>
      <w:r>
        <w:rPr>
          <w:rFonts w:hint="eastAsia"/>
        </w:rPr>
        <w:t>，</w:t>
      </w:r>
      <w:r w:rsidRPr="003E6062">
        <w:rPr>
          <w:rFonts w:hint="eastAsia"/>
        </w:rPr>
        <w:t>记作</w:t>
      </w:r>
      <w:r w:rsidRPr="003E6062">
        <w:t>MSG</w:t>
      </w:r>
      <w:r>
        <w:t>（</w:t>
      </w:r>
      <w:r w:rsidRPr="003E6062">
        <w:t>G</w:t>
      </w:r>
      <w:r>
        <w:t>）</w:t>
      </w:r>
      <w:r>
        <w:rPr>
          <w:rFonts w:hint="eastAsia"/>
        </w:rPr>
        <w:t>。</w:t>
      </w:r>
    </w:p>
    <w:p w:rsidR="008F7129" w:rsidRDefault="008F7129" w:rsidP="008A14A4">
      <w:pPr>
        <w:pStyle w:val="a3"/>
        <w:ind w:firstLineChars="0" w:firstLine="0"/>
        <w:jc w:val="center"/>
      </w:pPr>
      <w:r>
        <w:object w:dxaOrig="3527" w:dyaOrig="2217">
          <v:shape id="_x0000_i1030" type="#_x0000_t75" style="width:174.75pt;height:111pt" o:ole="">
            <v:imagedata r:id="rId30" o:title=""/>
          </v:shape>
          <o:OLEObject Type="Embed" ProgID="Visio.Drawing.11" ShapeID="_x0000_i1030" DrawAspect="Content" ObjectID="_1523445981" r:id="rId31"/>
        </w:object>
      </w:r>
      <w:r>
        <w:object w:dxaOrig="3527" w:dyaOrig="2217">
          <v:shape id="_x0000_i1031" type="#_x0000_t75" style="width:174.75pt;height:111pt" o:ole="">
            <v:imagedata r:id="rId32" o:title=""/>
          </v:shape>
          <o:OLEObject Type="Embed" ProgID="Visio.Drawing.11" ShapeID="_x0000_i1031" DrawAspect="Content" ObjectID="_1523445982" r:id="rId33"/>
        </w:object>
      </w:r>
    </w:p>
    <w:p w:rsidR="008F7129" w:rsidRPr="00521D8F" w:rsidRDefault="008F7129" w:rsidP="003C3C98">
      <w:pPr>
        <w:pStyle w:val="a3"/>
        <w:spacing w:line="288" w:lineRule="auto"/>
        <w:ind w:firstLine="408"/>
        <w:jc w:val="center"/>
        <w:rPr>
          <w:szCs w:val="24"/>
        </w:rPr>
      </w:pPr>
      <w:r w:rsidRPr="00521D8F">
        <w:rPr>
          <w:rFonts w:hint="eastAsia"/>
          <w:sz w:val="21"/>
          <w:szCs w:val="24"/>
        </w:rPr>
        <w:t>图</w:t>
      </w:r>
      <w:r w:rsidR="003F3B85" w:rsidRPr="00521D8F">
        <w:rPr>
          <w:rFonts w:hint="eastAsia"/>
          <w:sz w:val="21"/>
          <w:szCs w:val="24"/>
        </w:rPr>
        <w:t>2-5</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1</w:t>
      </w:r>
      <w:r w:rsidR="008A14A4">
        <w:rPr>
          <w:rFonts w:hint="eastAsia"/>
          <w:sz w:val="21"/>
          <w:szCs w:val="24"/>
        </w:rPr>
        <w:t xml:space="preserve">    </w:t>
      </w:r>
      <w:r w:rsidR="003F3B85" w:rsidRPr="00521D8F">
        <w:rPr>
          <w:rFonts w:hint="eastAsia"/>
          <w:sz w:val="21"/>
          <w:szCs w:val="24"/>
        </w:rPr>
        <w:t xml:space="preserve"> </w:t>
      </w:r>
      <w:r w:rsidRPr="00521D8F">
        <w:rPr>
          <w:rFonts w:hint="eastAsia"/>
          <w:sz w:val="21"/>
          <w:szCs w:val="24"/>
        </w:rPr>
        <w:t xml:space="preserve">  </w:t>
      </w:r>
      <w:r w:rsidR="008A14A4">
        <w:rPr>
          <w:rFonts w:hint="eastAsia"/>
          <w:sz w:val="21"/>
          <w:szCs w:val="24"/>
        </w:rPr>
        <w:t xml:space="preserve">  </w:t>
      </w:r>
      <w:r w:rsidRPr="00521D8F">
        <w:rPr>
          <w:rFonts w:hint="eastAsia"/>
          <w:sz w:val="21"/>
          <w:szCs w:val="24"/>
        </w:rPr>
        <w:t xml:space="preserve">    </w:t>
      </w:r>
      <w:r w:rsidRPr="00521D8F">
        <w:rPr>
          <w:rFonts w:hint="eastAsia"/>
          <w:sz w:val="21"/>
          <w:szCs w:val="24"/>
        </w:rPr>
        <w:t>图</w:t>
      </w:r>
      <w:r w:rsidR="003F3B85" w:rsidRPr="00521D8F">
        <w:rPr>
          <w:rFonts w:hint="eastAsia"/>
          <w:sz w:val="21"/>
          <w:szCs w:val="24"/>
        </w:rPr>
        <w:t>2-6</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2</w:t>
      </w:r>
    </w:p>
    <w:p w:rsidR="008F7129" w:rsidRPr="00521D8F" w:rsidRDefault="008F7129" w:rsidP="00521D8F">
      <w:pPr>
        <w:pStyle w:val="a3"/>
        <w:spacing w:line="288" w:lineRule="auto"/>
        <w:ind w:firstLine="468"/>
        <w:rPr>
          <w:szCs w:val="24"/>
        </w:rPr>
      </w:pPr>
      <w:r w:rsidRPr="00521D8F">
        <w:rPr>
          <w:rFonts w:hint="eastAsia"/>
          <w:szCs w:val="24"/>
        </w:rPr>
        <w:t>如图</w:t>
      </w:r>
      <w:r w:rsidR="00153952">
        <w:rPr>
          <w:rFonts w:hint="eastAsia"/>
          <w:szCs w:val="24"/>
        </w:rPr>
        <w:t>2-5</w:t>
      </w:r>
      <w:r w:rsidRPr="00521D8F">
        <w:rPr>
          <w:rFonts w:hint="eastAsia"/>
          <w:szCs w:val="24"/>
        </w:rPr>
        <w:t>和图</w:t>
      </w:r>
      <w:r w:rsidR="00153952">
        <w:rPr>
          <w:rFonts w:hint="eastAsia"/>
          <w:szCs w:val="24"/>
        </w:rPr>
        <w:t>2-6</w:t>
      </w:r>
      <w:r w:rsidRPr="00521D8F">
        <w:rPr>
          <w:rFonts w:hint="eastAsia"/>
          <w:szCs w:val="24"/>
        </w:rPr>
        <w:t>所示，</w:t>
      </w:r>
      <w:r w:rsidRPr="00521D8F">
        <w:rPr>
          <w:rFonts w:hint="eastAsia"/>
          <w:szCs w:val="24"/>
        </w:rPr>
        <w:t>g</w:t>
      </w:r>
      <w:r w:rsidRPr="00521D8F">
        <w:rPr>
          <w:rFonts w:hint="eastAsia"/>
          <w:szCs w:val="24"/>
          <w:vertAlign w:val="subscript"/>
        </w:rPr>
        <w:t>1</w:t>
      </w:r>
      <w:r w:rsidRPr="00521D8F">
        <w:rPr>
          <w:rFonts w:hint="eastAsia"/>
          <w:szCs w:val="24"/>
        </w:rPr>
        <w:t>和</w:t>
      </w:r>
      <w:r w:rsidRPr="00521D8F">
        <w:rPr>
          <w:rFonts w:hint="eastAsia"/>
          <w:szCs w:val="24"/>
        </w:rPr>
        <w:t>g</w:t>
      </w:r>
      <w:r w:rsidRPr="00521D8F">
        <w:rPr>
          <w:rFonts w:hint="eastAsia"/>
          <w:szCs w:val="24"/>
          <w:vertAlign w:val="subscript"/>
        </w:rPr>
        <w:t>2</w:t>
      </w:r>
      <w:r w:rsidRPr="00521D8F">
        <w:rPr>
          <w:rFonts w:hint="eastAsia"/>
          <w:szCs w:val="24"/>
        </w:rPr>
        <w:t>是图</w:t>
      </w:r>
      <w:r w:rsidR="00FE639A">
        <w:rPr>
          <w:rFonts w:hint="eastAsia"/>
          <w:szCs w:val="24"/>
        </w:rPr>
        <w:t>2-3</w:t>
      </w:r>
      <w:r w:rsidRPr="00521D8F">
        <w:rPr>
          <w:rFonts w:hint="eastAsia"/>
          <w:szCs w:val="24"/>
        </w:rPr>
        <w:t>中不确定图</w:t>
      </w:r>
      <w:r w:rsidRPr="00521D8F">
        <w:rPr>
          <w:rFonts w:hint="eastAsia"/>
          <w:szCs w:val="24"/>
        </w:rPr>
        <w:t>G</w:t>
      </w:r>
      <w:r w:rsidRPr="00521D8F">
        <w:rPr>
          <w:rFonts w:hint="eastAsia"/>
          <w:szCs w:val="24"/>
        </w:rPr>
        <w:t>的两个子图，根据定义子图</w:t>
      </w:r>
      <w:r w:rsidRPr="00521D8F">
        <w:rPr>
          <w:rFonts w:hint="eastAsia"/>
          <w:szCs w:val="24"/>
        </w:rPr>
        <w:t>g</w:t>
      </w:r>
      <w:r w:rsidRPr="00521D8F">
        <w:rPr>
          <w:rFonts w:hint="eastAsia"/>
          <w:szCs w:val="24"/>
          <w:vertAlign w:val="subscript"/>
        </w:rPr>
        <w:t>2</w:t>
      </w:r>
      <w:r w:rsidRPr="00521D8F">
        <w:rPr>
          <w:rFonts w:hint="eastAsia"/>
          <w:szCs w:val="24"/>
        </w:rPr>
        <w:t>为不确定图</w:t>
      </w:r>
      <w:r w:rsidRPr="00521D8F">
        <w:rPr>
          <w:rFonts w:hint="eastAsia"/>
          <w:szCs w:val="24"/>
        </w:rPr>
        <w:t>G</w:t>
      </w:r>
      <w:r w:rsidRPr="00521D8F">
        <w:rPr>
          <w:rFonts w:hint="eastAsia"/>
          <w:szCs w:val="24"/>
        </w:rPr>
        <w:t>的最大子图，</w:t>
      </w:r>
      <w:r w:rsidRPr="00521D8F">
        <w:rPr>
          <w:rFonts w:hint="eastAsia"/>
          <w:szCs w:val="24"/>
        </w:rPr>
        <w:t>MSG</w:t>
      </w:r>
      <w:r w:rsidRPr="00521D8F">
        <w:rPr>
          <w:rFonts w:hint="eastAsia"/>
          <w:szCs w:val="24"/>
        </w:rPr>
        <w:t>（</w:t>
      </w:r>
      <w:r w:rsidRPr="00521D8F">
        <w:rPr>
          <w:rFonts w:hint="eastAsia"/>
          <w:szCs w:val="24"/>
        </w:rPr>
        <w:t>G</w:t>
      </w:r>
      <w:r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D13C6">
        <w:rPr>
          <w:rFonts w:hint="eastAsia"/>
          <w:b/>
          <w:szCs w:val="24"/>
        </w:rPr>
        <w:t>2-10</w:t>
      </w:r>
      <w:r w:rsidRPr="00521D8F">
        <w:rPr>
          <w:rFonts w:hint="eastAsia"/>
          <w:b/>
          <w:szCs w:val="24"/>
        </w:rPr>
        <w:t xml:space="preserve">. </w:t>
      </w:r>
      <w:r w:rsidRPr="00521D8F">
        <w:rPr>
          <w:rFonts w:hint="eastAsia"/>
          <w:b/>
          <w:szCs w:val="24"/>
        </w:rPr>
        <w:t>（不确定图的子图概率）</w:t>
      </w:r>
      <w:r w:rsidRPr="00521D8F">
        <w:rPr>
          <w:rFonts w:hint="eastAsia"/>
          <w:szCs w:val="24"/>
        </w:rPr>
        <w:t>不确定图</w:t>
      </w:r>
      <w:r w:rsidRPr="00521D8F">
        <w:rPr>
          <w:szCs w:val="24"/>
        </w:rPr>
        <w:t>G=</w:t>
      </w:r>
      <w:r w:rsidRPr="00521D8F">
        <w:rPr>
          <w:szCs w:val="24"/>
        </w:rPr>
        <w:t>（</w:t>
      </w:r>
      <w:r w:rsidRPr="00521D8F">
        <w:rPr>
          <w:szCs w:val="24"/>
        </w:rPr>
        <w:t>V</w:t>
      </w:r>
      <w:r w:rsidRPr="00521D8F">
        <w:rPr>
          <w:szCs w:val="24"/>
        </w:rPr>
        <w:t>，</w:t>
      </w:r>
      <w:r w:rsidRPr="00521D8F">
        <w:rPr>
          <w:szCs w:val="24"/>
        </w:rPr>
        <w:t>E</w:t>
      </w:r>
      <w:r w:rsidRPr="00521D8F">
        <w:rPr>
          <w:szCs w:val="24"/>
        </w:rPr>
        <w:t>，</w:t>
      </w:r>
      <w:r w:rsidRPr="00521D8F">
        <w:rPr>
          <w:szCs w:val="24"/>
        </w:rPr>
        <w:t>s</w:t>
      </w:r>
      <w:r w:rsidRPr="00521D8F">
        <w:rPr>
          <w:szCs w:val="24"/>
        </w:rPr>
        <w:t>，</w:t>
      </w:r>
      <w:r w:rsidRPr="00521D8F">
        <w:rPr>
          <w:szCs w:val="24"/>
        </w:rPr>
        <w:t>t</w:t>
      </w:r>
      <w:r w:rsidRPr="00521D8F">
        <w:rPr>
          <w:szCs w:val="24"/>
        </w:rPr>
        <w:t>，（</w:t>
      </w:r>
      <w:r w:rsidRPr="00521D8F">
        <w:rPr>
          <w:szCs w:val="24"/>
        </w:rPr>
        <w:t>C</w:t>
      </w:r>
      <w:r w:rsidRPr="00521D8F">
        <w:rPr>
          <w:szCs w:val="24"/>
        </w:rPr>
        <w:t>，</w:t>
      </w:r>
      <w:r w:rsidRPr="00521D8F">
        <w:rPr>
          <w:szCs w:val="24"/>
        </w:rPr>
        <w:t>P</w:t>
      </w:r>
      <w:r w:rsidRPr="00521D8F">
        <w:rPr>
          <w:szCs w:val="24"/>
        </w:rPr>
        <w:t>））</w:t>
      </w:r>
      <w:r w:rsidRPr="00521D8F">
        <w:rPr>
          <w:rFonts w:hint="eastAsia"/>
          <w:szCs w:val="24"/>
        </w:rPr>
        <w:t>的一个子图为</w:t>
      </w:r>
      <w:r w:rsidRPr="00521D8F">
        <w:rPr>
          <w:szCs w:val="24"/>
        </w:rPr>
        <w:t>g</w:t>
      </w:r>
      <w:r w:rsidRPr="00521D8F">
        <w:rPr>
          <w:szCs w:val="24"/>
        </w:rPr>
        <w:t>（</w:t>
      </w:r>
      <w:r w:rsidRPr="00521D8F">
        <w:rPr>
          <w:szCs w:val="24"/>
        </w:rPr>
        <w:t>V’</w:t>
      </w:r>
      <w:r w:rsidRPr="00521D8F">
        <w:rPr>
          <w:rFonts w:hint="eastAsia"/>
          <w:szCs w:val="24"/>
        </w:rPr>
        <w:t>，</w:t>
      </w:r>
      <w:r w:rsidRPr="00521D8F">
        <w:rPr>
          <w:szCs w:val="24"/>
        </w:rPr>
        <w:t>E’</w:t>
      </w:r>
      <w:r w:rsidRPr="00521D8F">
        <w:rPr>
          <w:szCs w:val="24"/>
        </w:rPr>
        <w:t>，</w:t>
      </w:r>
      <w:r w:rsidRPr="00521D8F">
        <w:rPr>
          <w:szCs w:val="24"/>
        </w:rPr>
        <w:t>s</w:t>
      </w:r>
      <w:r w:rsidRPr="00521D8F">
        <w:rPr>
          <w:szCs w:val="24"/>
        </w:rPr>
        <w:t>，</w:t>
      </w:r>
      <w:r w:rsidRPr="00521D8F">
        <w:rPr>
          <w:szCs w:val="24"/>
        </w:rPr>
        <w:t xml:space="preserve">t </w:t>
      </w:r>
      <w:r w:rsidRPr="00521D8F">
        <w:rPr>
          <w:szCs w:val="24"/>
        </w:rPr>
        <w:t>，</w:t>
      </w:r>
      <w:r w:rsidRPr="00521D8F">
        <w:rPr>
          <w:szCs w:val="24"/>
        </w:rPr>
        <w:t>C’</w:t>
      </w:r>
      <w:r w:rsidRPr="00521D8F">
        <w:rPr>
          <w:szCs w:val="24"/>
        </w:rPr>
        <w:t>）</w:t>
      </w:r>
      <w:r w:rsidRPr="00521D8F">
        <w:rPr>
          <w:rFonts w:hint="eastAsia"/>
          <w:szCs w:val="24"/>
        </w:rPr>
        <w:t>，则该子图</w:t>
      </w:r>
      <w:r w:rsidRPr="00521D8F">
        <w:rPr>
          <w:szCs w:val="24"/>
        </w:rPr>
        <w:t>g</w:t>
      </w:r>
      <w:r w:rsidRPr="00521D8F">
        <w:rPr>
          <w:rFonts w:hint="eastAsia"/>
          <w:szCs w:val="24"/>
        </w:rPr>
        <w:t>的概率为</w:t>
      </w:r>
      <m:oMath>
        <m:r>
          <m:rPr>
            <m:sty m:val="p"/>
          </m:rPr>
          <w:rPr>
            <w:rFonts w:ascii="Cambria Math" w:hAnsi="Cambria Math"/>
            <w:szCs w:val="24"/>
          </w:rPr>
          <m:t>P</m:t>
        </m:r>
        <m:d>
          <m:dPr>
            <m:ctrlPr>
              <w:rPr>
                <w:rFonts w:ascii="Cambria Math" w:hAnsi="Cambria Math"/>
                <w:szCs w:val="24"/>
              </w:rPr>
            </m:ctrlPr>
          </m:dPr>
          <m:e>
            <m:r>
              <m:rPr>
                <m:sty m:val="p"/>
              </m:rPr>
              <w:rPr>
                <w:rFonts w:ascii="Cambria Math" w:hAnsi="Cambria Math"/>
                <w:szCs w:val="24"/>
              </w:rPr>
              <m:t>G</m:t>
            </m:r>
          </m:e>
        </m:d>
        <m:r>
          <m:rPr>
            <m:sty m:val="p"/>
          </m:rPr>
          <w:rPr>
            <w:rFonts w:ascii="Cambria Math" w:hAnsi="Cambria Math"/>
            <w:szCs w:val="24"/>
          </w:rPr>
          <m:t>=</m:t>
        </m:r>
        <m:nary>
          <m:naryPr>
            <m:chr m:val="∏"/>
            <m:limLoc m:val="subSup"/>
            <m:supHide m:val="1"/>
            <m:ctrlPr>
              <w:rPr>
                <w:rFonts w:ascii="Cambria Math" w:hAnsi="Cambria Math"/>
                <w:szCs w:val="24"/>
              </w:rPr>
            </m:ctrlPr>
          </m:naryPr>
          <m:sub>
            <m:r>
              <w:rPr>
                <w:rFonts w:ascii="Cambria Math" w:hAnsi="Cambria Math"/>
                <w:szCs w:val="24"/>
              </w:rPr>
              <m:t>e∈</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sup>
            </m:sSup>
          </m:sub>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e>
        </m:nary>
        <m:r>
          <w:rPr>
            <w:rFonts w:ascii="Cambria Math" w:hAnsi="Cambria Math"/>
            <w:szCs w:val="24"/>
          </w:rPr>
          <m:t>*</m:t>
        </m:r>
        <m:nary>
          <m:naryPr>
            <m:chr m:val="∏"/>
            <m:limLoc m:val="subSup"/>
            <m:supHide m:val="1"/>
            <m:ctrlPr>
              <w:rPr>
                <w:rFonts w:ascii="Cambria Math" w:hAnsi="Cambria Math"/>
                <w:i/>
                <w:szCs w:val="24"/>
              </w:rPr>
            </m:ctrlPr>
          </m:naryPr>
          <m:sub>
            <m:r>
              <w:rPr>
                <w:rFonts w:ascii="Cambria Math" w:hAnsi="Cambria Math"/>
                <w:szCs w:val="24"/>
              </w:rPr>
              <m:t>e∉</m:t>
            </m:r>
            <m:sSup>
              <m:sSupPr>
                <m:ctrlPr>
                  <w:rPr>
                    <w:rFonts w:ascii="Cambria Math" w:hAnsi="Cambria Math"/>
                    <w:szCs w:val="24"/>
                  </w:rPr>
                </m:ctrlPr>
              </m:sSupPr>
              <m:e>
                <m:r>
                  <w:rPr>
                    <w:rFonts w:ascii="Cambria Math" w:hAnsi="Cambria Math"/>
                    <w:szCs w:val="24"/>
                  </w:rPr>
                  <m:t>E</m:t>
                </m:r>
              </m:e>
              <m:sup>
                <m:r>
                  <w:rPr>
                    <w:rFonts w:ascii="Cambria Math" w:hAnsi="Cambria Math"/>
                    <w:szCs w:val="24"/>
                  </w:rPr>
                  <m:t>'</m:t>
                </m:r>
              </m:sup>
            </m:sSup>
            <m:r>
              <m:rPr>
                <m:sty m:val="p"/>
              </m:rPr>
              <w:rPr>
                <w:rFonts w:ascii="Cambria Math" w:hAnsi="Cambria Math"/>
                <w:szCs w:val="24"/>
              </w:rPr>
              <m:t>且</m:t>
            </m:r>
            <m:r>
              <m:rPr>
                <m:sty m:val="p"/>
              </m:rPr>
              <w:rPr>
                <w:rFonts w:ascii="Cambria Math" w:hAnsi="Cambria Math"/>
                <w:szCs w:val="24"/>
              </w:rPr>
              <m:t>e∈E</m:t>
            </m:r>
          </m:sub>
          <m:sup/>
          <m:e>
            <m:r>
              <w:rPr>
                <w:rFonts w:ascii="Cambria Math" w:hAnsi="Cambria Math"/>
                <w:szCs w:val="24"/>
              </w:rPr>
              <m:t>（</m:t>
            </m:r>
            <m:r>
              <w:rPr>
                <w:rFonts w:ascii="Cambria Math" w:hAnsi="Cambria Math"/>
                <w:szCs w:val="24"/>
              </w:rPr>
              <m:t>1-</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r>
              <w:rPr>
                <w:rFonts w:ascii="Cambria Math" w:hAnsi="Cambria Math"/>
                <w:szCs w:val="24"/>
              </w:rPr>
              <m:t>）</m:t>
            </m:r>
          </m:e>
        </m:nary>
      </m:oMath>
      <w:r w:rsidRPr="00521D8F">
        <w:rPr>
          <w:rFonts w:hint="eastAsia"/>
          <w:szCs w:val="24"/>
        </w:rPr>
        <w:t>。即子图中边的存在概率和不确定图中其余边的不存在概率之积。</w:t>
      </w:r>
    </w:p>
    <w:p w:rsidR="008F7129" w:rsidRPr="00521D8F" w:rsidRDefault="005B6EBD" w:rsidP="00521D8F">
      <w:pPr>
        <w:pStyle w:val="a3"/>
        <w:spacing w:line="288" w:lineRule="auto"/>
        <w:ind w:firstLine="470"/>
        <w:rPr>
          <w:szCs w:val="24"/>
        </w:rPr>
      </w:pPr>
      <w:r>
        <w:rPr>
          <w:rFonts w:hint="eastAsia"/>
          <w:b/>
          <w:szCs w:val="24"/>
        </w:rPr>
        <w:t>实例</w:t>
      </w:r>
      <w:r>
        <w:rPr>
          <w:rFonts w:hint="eastAsia"/>
          <w:b/>
          <w:szCs w:val="24"/>
        </w:rPr>
        <w:t xml:space="preserve">2-2. </w:t>
      </w:r>
      <w:r w:rsidR="008F7129" w:rsidRPr="00521D8F">
        <w:rPr>
          <w:rFonts w:hint="eastAsia"/>
          <w:szCs w:val="24"/>
        </w:rPr>
        <w:t>根据上述的子图概率计算的公式可得，不确定图</w:t>
      </w:r>
      <w:r w:rsidR="008F7129" w:rsidRPr="00521D8F">
        <w:rPr>
          <w:rFonts w:hint="eastAsia"/>
          <w:szCs w:val="24"/>
        </w:rPr>
        <w:t>G</w:t>
      </w:r>
      <w:r w:rsidR="008F7129" w:rsidRPr="00521D8F">
        <w:rPr>
          <w:rFonts w:hint="eastAsia"/>
          <w:szCs w:val="24"/>
        </w:rPr>
        <w:t>的子图</w:t>
      </w:r>
      <w:r w:rsidR="008F7129" w:rsidRPr="00521D8F">
        <w:rPr>
          <w:rFonts w:hint="eastAsia"/>
          <w:szCs w:val="24"/>
        </w:rPr>
        <w:t>g1</w:t>
      </w:r>
      <w:r w:rsidR="008F7129" w:rsidRPr="00521D8F">
        <w:rPr>
          <w:rFonts w:hint="eastAsia"/>
          <w:szCs w:val="24"/>
        </w:rPr>
        <w:t>的概率为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=0.5*0.4*0.5*0.8*</w:t>
      </w:r>
      <w:r w:rsidR="008F7129" w:rsidRPr="00521D8F">
        <w:rPr>
          <w:rFonts w:hint="eastAsia"/>
          <w:szCs w:val="24"/>
        </w:rPr>
        <w:t>（</w:t>
      </w:r>
      <w:r w:rsidR="008F7129" w:rsidRPr="00521D8F">
        <w:rPr>
          <w:rFonts w:hint="eastAsia"/>
          <w:szCs w:val="24"/>
        </w:rPr>
        <w:t>1-0.8</w:t>
      </w:r>
      <w:r w:rsidR="008F7129" w:rsidRPr="00521D8F">
        <w:rPr>
          <w:rFonts w:hint="eastAsia"/>
          <w:szCs w:val="24"/>
        </w:rPr>
        <w:t>）</w:t>
      </w:r>
      <w:r w:rsidR="008F7129" w:rsidRPr="00521D8F">
        <w:rPr>
          <w:rFonts w:hint="eastAsia"/>
          <w:szCs w:val="24"/>
        </w:rPr>
        <w:t>=0.016</w:t>
      </w:r>
      <w:r w:rsidR="008F7129" w:rsidRPr="00521D8F">
        <w:rPr>
          <w:rFonts w:hint="eastAsia"/>
          <w:szCs w:val="24"/>
        </w:rPr>
        <w:t>，同样的，可以知道其最大子图</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的子图概率为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=0.5*0.5*0.4*0.8*0.8=0.064</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E621E">
        <w:rPr>
          <w:rFonts w:hint="eastAsia"/>
          <w:b/>
          <w:szCs w:val="24"/>
        </w:rPr>
        <w:t>2-11</w:t>
      </w:r>
      <w:r w:rsidRPr="00521D8F">
        <w:rPr>
          <w:rFonts w:hint="eastAsia"/>
          <w:b/>
          <w:szCs w:val="24"/>
        </w:rPr>
        <w:t xml:space="preserve">. </w:t>
      </w:r>
      <w:r w:rsidRPr="00521D8F">
        <w:rPr>
          <w:rFonts w:hint="eastAsia"/>
          <w:b/>
          <w:szCs w:val="24"/>
        </w:rPr>
        <w:t>（不确定图</w:t>
      </w:r>
      <w:r w:rsidRPr="00521D8F">
        <w:rPr>
          <w:rFonts w:hint="eastAsia"/>
          <w:b/>
          <w:szCs w:val="24"/>
        </w:rPr>
        <w:t>s-t</w:t>
      </w:r>
      <w:r w:rsidRPr="00521D8F">
        <w:rPr>
          <w:rFonts w:hint="eastAsia"/>
          <w:b/>
          <w:szCs w:val="24"/>
        </w:rPr>
        <w:t>流）</w:t>
      </w:r>
      <w:r w:rsidRPr="00521D8F">
        <w:rPr>
          <w:rFonts w:hint="eastAsia"/>
          <w:szCs w:val="24"/>
        </w:rPr>
        <w:t>给定源点</w:t>
      </w:r>
      <w:r w:rsidRPr="00521D8F">
        <w:rPr>
          <w:rFonts w:hint="eastAsia"/>
          <w:szCs w:val="24"/>
        </w:rPr>
        <w:t>s</w:t>
      </w:r>
      <w:r w:rsidRPr="00521D8F">
        <w:rPr>
          <w:rFonts w:hint="eastAsia"/>
          <w:szCs w:val="24"/>
        </w:rPr>
        <w:t>和汇点</w:t>
      </w:r>
      <w:r w:rsidRPr="00521D8F">
        <w:rPr>
          <w:rFonts w:hint="eastAsia"/>
          <w:szCs w:val="24"/>
        </w:rPr>
        <w:t>t</w:t>
      </w:r>
      <w:r w:rsidRPr="00521D8F">
        <w:rPr>
          <w:rFonts w:hint="eastAsia"/>
          <w:szCs w:val="24"/>
        </w:rPr>
        <w:t>，不确定图</w:t>
      </w:r>
      <w:r w:rsidRPr="00521D8F">
        <w:rPr>
          <w:rFonts w:hint="eastAsia"/>
          <w:szCs w:val="24"/>
        </w:rPr>
        <w:t>G</w:t>
      </w:r>
      <w:r w:rsidRPr="00521D8F">
        <w:rPr>
          <w:rFonts w:hint="eastAsia"/>
          <w:szCs w:val="24"/>
        </w:rPr>
        <w:t>上的</w:t>
      </w:r>
      <w:r w:rsidRPr="00521D8F">
        <w:rPr>
          <w:rFonts w:hint="eastAsia"/>
          <w:szCs w:val="24"/>
        </w:rPr>
        <w:t>s-t</w:t>
      </w:r>
      <w:r w:rsidRPr="00521D8F">
        <w:rPr>
          <w:rFonts w:hint="eastAsia"/>
          <w:szCs w:val="24"/>
        </w:rPr>
        <w:t>流</w:t>
      </w:r>
      <w:r w:rsidRPr="00521D8F">
        <w:rPr>
          <w:rFonts w:hint="eastAsia"/>
          <w:szCs w:val="24"/>
        </w:rPr>
        <w:t>f</w:t>
      </w:r>
      <w:r w:rsidRPr="00521D8F">
        <w:rPr>
          <w:rFonts w:hint="eastAsia"/>
          <w:szCs w:val="24"/>
        </w:rPr>
        <w:t>是一个映射，它把每条边</w:t>
      </w:r>
      <w:r w:rsidRPr="00521D8F">
        <w:rPr>
          <w:rFonts w:hint="eastAsia"/>
          <w:szCs w:val="24"/>
        </w:rPr>
        <w:t xml:space="preserve"> </w:t>
      </w:r>
      <w:r w:rsidRPr="00521D8F">
        <w:rPr>
          <w:rFonts w:hint="eastAsia"/>
          <w:szCs w:val="24"/>
        </w:rPr>
        <w:t>对应到一个非负实数，</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w:t>
      </w:r>
      <w:r w:rsidRPr="00521D8F">
        <w:rPr>
          <w:rFonts w:hint="eastAsia"/>
          <w:szCs w:val="24"/>
        </w:rPr>
        <w:t>R+</w:t>
      </w:r>
      <w:r w:rsidRPr="00521D8F">
        <w:rPr>
          <w:rFonts w:hint="eastAsia"/>
          <w:szCs w:val="24"/>
        </w:rPr>
        <w:t>；值</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）直观上表示由边</w:t>
      </w:r>
      <w:r w:rsidRPr="00521D8F">
        <w:rPr>
          <w:rFonts w:hint="eastAsia"/>
          <w:szCs w:val="24"/>
        </w:rPr>
        <w:t>e</w:t>
      </w:r>
      <w:r w:rsidRPr="00521D8F">
        <w:rPr>
          <w:rFonts w:hint="eastAsia"/>
          <w:szCs w:val="24"/>
        </w:rPr>
        <w:t>携带的流量。一个流</w:t>
      </w:r>
      <w:r w:rsidRPr="00521D8F">
        <w:rPr>
          <w:rFonts w:hint="eastAsia"/>
          <w:szCs w:val="24"/>
        </w:rPr>
        <w:t>f</w:t>
      </w:r>
      <w:r w:rsidRPr="00521D8F">
        <w:rPr>
          <w:rFonts w:hint="eastAsia"/>
          <w:szCs w:val="24"/>
        </w:rPr>
        <w:t>必须满足下面两个性质：</w:t>
      </w:r>
    </w:p>
    <w:p w:rsidR="008F7129" w:rsidRDefault="00430FEA" w:rsidP="00521D8F">
      <w:pPr>
        <w:pStyle w:val="a3"/>
        <w:spacing w:line="288" w:lineRule="auto"/>
        <w:ind w:firstLine="468"/>
        <w:rPr>
          <w:szCs w:val="24"/>
        </w:rPr>
      </w:pPr>
      <w:r>
        <w:rPr>
          <w:rFonts w:hint="eastAsia"/>
          <w:szCs w:val="24"/>
        </w:rPr>
        <w:t>（</w:t>
      </w:r>
      <w:r>
        <w:rPr>
          <w:rFonts w:hint="eastAsia"/>
          <w:szCs w:val="24"/>
        </w:rPr>
        <w:t>1</w:t>
      </w:r>
      <w:r>
        <w:rPr>
          <w:rFonts w:hint="eastAsia"/>
          <w:szCs w:val="24"/>
        </w:rPr>
        <w:t>）（</w:t>
      </w:r>
      <w:r w:rsidR="008F7129" w:rsidRPr="00521D8F">
        <w:rPr>
          <w:rFonts w:hint="eastAsia"/>
          <w:szCs w:val="24"/>
        </w:rPr>
        <w:t>容量条件）对每条边</w:t>
      </w:r>
      <w:r w:rsidR="008F7129" w:rsidRPr="00521D8F">
        <w:rPr>
          <w:rFonts w:hint="eastAsia"/>
          <w:szCs w:val="24"/>
        </w:rPr>
        <w:t>e</w:t>
      </w:r>
      <w:r w:rsidR="008F7129" w:rsidRPr="00521D8F">
        <w:rPr>
          <w:rFonts w:hint="eastAsia"/>
          <w:szCs w:val="24"/>
        </w:rPr>
        <w:t>∈</w:t>
      </w:r>
      <w:r w:rsidR="008F7129" w:rsidRPr="00521D8F">
        <w:rPr>
          <w:rFonts w:hint="eastAsia"/>
          <w:szCs w:val="24"/>
        </w:rPr>
        <w:t>E</w:t>
      </w:r>
      <w:r w:rsidR="008F7129" w:rsidRPr="00521D8F">
        <w:rPr>
          <w:rFonts w:hint="eastAsia"/>
          <w:szCs w:val="24"/>
        </w:rPr>
        <w:t>，有</w:t>
      </w:r>
      <w:r w:rsidR="008F7129" w:rsidRPr="00521D8F">
        <w:rPr>
          <w:rFonts w:hint="eastAsia"/>
          <w:szCs w:val="24"/>
        </w:rPr>
        <w:t>0</w:t>
      </w:r>
      <w:r w:rsidR="008F7129" w:rsidRPr="00521D8F">
        <w:rPr>
          <w:rFonts w:hint="eastAsia"/>
          <w:szCs w:val="24"/>
        </w:rPr>
        <w:t>≤</w:t>
      </w:r>
      <w:r w:rsidR="008F7129" w:rsidRPr="00521D8F">
        <w:rPr>
          <w:rFonts w:hint="eastAsia"/>
          <w:szCs w:val="24"/>
        </w:rPr>
        <w:t>f</w:t>
      </w:r>
      <w:r w:rsidR="008F7129" w:rsidRPr="00521D8F">
        <w:rPr>
          <w:rFonts w:hint="eastAsia"/>
          <w:szCs w:val="24"/>
        </w:rPr>
        <w:t>（</w:t>
      </w:r>
      <w:r w:rsidR="008F7129" w:rsidRPr="00521D8F">
        <w:rPr>
          <w:rFonts w:hint="eastAsia"/>
          <w:szCs w:val="24"/>
        </w:rPr>
        <w:t>e</w:t>
      </w:r>
      <w:r w:rsidR="008F7129" w:rsidRPr="00521D8F">
        <w:rPr>
          <w:rFonts w:hint="eastAsia"/>
          <w:szCs w:val="24"/>
        </w:rPr>
        <w:t>）≤</w:t>
      </w:r>
      <w:r w:rsidR="008F7129" w:rsidRPr="00521D8F">
        <w:rPr>
          <w:rFonts w:hint="eastAsia"/>
          <w:szCs w:val="24"/>
        </w:rPr>
        <w:t>c</w:t>
      </w:r>
      <w:r w:rsidR="008F7129" w:rsidRPr="00521D8F">
        <w:rPr>
          <w:rFonts w:hint="eastAsia"/>
          <w:szCs w:val="24"/>
        </w:rPr>
        <w:t>（</w:t>
      </w:r>
      <w:r w:rsidR="008F7129" w:rsidRPr="00521D8F">
        <w:rPr>
          <w:rFonts w:hint="eastAsia"/>
          <w:szCs w:val="24"/>
        </w:rPr>
        <w:t>e</w:t>
      </w:r>
      <w:r w:rsidR="008F7129" w:rsidRPr="00521D8F">
        <w:rPr>
          <w:rFonts w:hint="eastAsia"/>
          <w:szCs w:val="24"/>
        </w:rPr>
        <w:t>）。</w:t>
      </w:r>
    </w:p>
    <w:p w:rsidR="008F7129" w:rsidRPr="00521D8F" w:rsidRDefault="006E33CF" w:rsidP="00521D8F">
      <w:pPr>
        <w:pStyle w:val="a3"/>
        <w:spacing w:line="288" w:lineRule="auto"/>
        <w:ind w:firstLine="468"/>
        <w:rPr>
          <w:szCs w:val="24"/>
        </w:rPr>
      </w:pPr>
      <w:r>
        <w:rPr>
          <w:rFonts w:hint="eastAsia"/>
          <w:szCs w:val="24"/>
        </w:rPr>
        <w:t>（</w:t>
      </w:r>
      <w:r>
        <w:rPr>
          <w:rFonts w:hint="eastAsia"/>
          <w:szCs w:val="24"/>
        </w:rPr>
        <w:t>2</w:t>
      </w:r>
      <w:r>
        <w:rPr>
          <w:rFonts w:hint="eastAsia"/>
          <w:szCs w:val="24"/>
        </w:rPr>
        <w:t>）（守恒条件</w:t>
      </w:r>
      <w:r w:rsidR="00A67E8F">
        <w:rPr>
          <w:rFonts w:hint="eastAsia"/>
          <w:szCs w:val="24"/>
        </w:rPr>
        <w:t>）</w:t>
      </w:r>
      <w:r w:rsidR="008F7129" w:rsidRPr="00521D8F">
        <w:rPr>
          <w:rFonts w:hint="eastAsia"/>
          <w:szCs w:val="24"/>
        </w:rPr>
        <w:t>除了</w:t>
      </w:r>
      <w:r w:rsidR="008F7129" w:rsidRPr="00521D8F">
        <w:rPr>
          <w:rFonts w:hint="eastAsia"/>
          <w:szCs w:val="24"/>
        </w:rPr>
        <w:t>s</w:t>
      </w:r>
      <w:r w:rsidR="008F7129" w:rsidRPr="00521D8F">
        <w:rPr>
          <w:rFonts w:hint="eastAsia"/>
          <w:szCs w:val="24"/>
        </w:rPr>
        <w:t>和</w:t>
      </w:r>
      <w:r w:rsidR="008F7129" w:rsidRPr="00521D8F">
        <w:rPr>
          <w:rFonts w:hint="eastAsia"/>
          <w:szCs w:val="24"/>
        </w:rPr>
        <w:t>t</w:t>
      </w:r>
      <w:r w:rsidR="008F7129" w:rsidRPr="00521D8F">
        <w:rPr>
          <w:rFonts w:hint="eastAsia"/>
          <w:szCs w:val="24"/>
        </w:rPr>
        <w:t>之外，对每个结点</w:t>
      </w:r>
      <w:r w:rsidR="008F7129" w:rsidRPr="00521D8F">
        <w:rPr>
          <w:rFonts w:hint="eastAsia"/>
          <w:szCs w:val="24"/>
        </w:rPr>
        <w:t xml:space="preserve"> </w:t>
      </w:r>
      <w:r w:rsidR="008F7129" w:rsidRPr="00521D8F">
        <w:rPr>
          <w:rFonts w:hint="eastAsia"/>
          <w:szCs w:val="24"/>
        </w:rPr>
        <w:t>，有</w:t>
      </w:r>
      <m:oMath>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hAnsi="Cambria Math"/>
                <w:szCs w:val="24"/>
              </w:rPr>
              <m:t>：</m:t>
            </m:r>
            <m:r>
              <m:rPr>
                <m:sty m:val="p"/>
              </m:rPr>
              <w:rPr>
                <w:rFonts w:ascii="Cambria Math" w:hAnsi="Cambria Math"/>
                <w:szCs w:val="24"/>
              </w:rPr>
              <m:t>e→v</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r>
          <w:rPr>
            <w:rFonts w:ascii="Cambria Math" w:hAnsi="Cambria Math"/>
            <w:szCs w:val="24"/>
          </w:rPr>
          <m:t>=</m:t>
        </m:r>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hAnsi="Cambria Math"/>
                <w:szCs w:val="24"/>
              </w:rPr>
              <m:t>：</m:t>
            </m:r>
            <m:r>
              <m:rPr>
                <m:sty m:val="p"/>
              </m:rPr>
              <w:rPr>
                <w:rFonts w:ascii="Cambria Math" w:hAnsi="Cambria Math"/>
                <w:szCs w:val="24"/>
              </w:rPr>
              <m:t>v→e</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oMath>
      <w:r w:rsidR="008F7129" w:rsidRPr="00521D8F">
        <w:rPr>
          <w:rFonts w:hint="eastAsia"/>
          <w:szCs w:val="24"/>
        </w:rPr>
        <w:t>，即：所有进入结点</w:t>
      </w:r>
      <w:r w:rsidR="008F7129" w:rsidRPr="00521D8F">
        <w:rPr>
          <w:rFonts w:hint="eastAsia"/>
          <w:szCs w:val="24"/>
        </w:rPr>
        <w:t xml:space="preserve"> </w:t>
      </w:r>
      <w:r w:rsidR="008F7129" w:rsidRPr="00521D8F">
        <w:rPr>
          <w:rFonts w:hint="eastAsia"/>
          <w:szCs w:val="24"/>
        </w:rPr>
        <w:t>的流值之和等于所有从</w:t>
      </w:r>
      <w:r w:rsidR="008F7129" w:rsidRPr="00521D8F">
        <w:rPr>
          <w:rFonts w:hint="eastAsia"/>
          <w:szCs w:val="24"/>
        </w:rPr>
        <w:t xml:space="preserve"> </w:t>
      </w:r>
      <w:r w:rsidR="008F7129" w:rsidRPr="00521D8F">
        <w:rPr>
          <w:rFonts w:hint="eastAsia"/>
          <w:szCs w:val="24"/>
        </w:rPr>
        <w:t>出来的流值之和。</w:t>
      </w:r>
    </w:p>
    <w:p w:rsidR="008F7129" w:rsidRPr="00521D8F" w:rsidRDefault="008F7129" w:rsidP="00521D8F">
      <w:pPr>
        <w:pStyle w:val="a3"/>
        <w:spacing w:line="288" w:lineRule="auto"/>
        <w:ind w:firstLine="470"/>
        <w:rPr>
          <w:szCs w:val="24"/>
        </w:rPr>
      </w:pPr>
      <w:r w:rsidRPr="00521D8F">
        <w:rPr>
          <w:rFonts w:hint="eastAsia"/>
          <w:b/>
          <w:szCs w:val="24"/>
        </w:rPr>
        <w:t>定义</w:t>
      </w:r>
      <w:r w:rsidR="00CF4329">
        <w:rPr>
          <w:rFonts w:hint="eastAsia"/>
          <w:b/>
          <w:szCs w:val="24"/>
        </w:rPr>
        <w:t>2-12</w:t>
      </w:r>
      <w:r w:rsidRPr="00521D8F">
        <w:rPr>
          <w:rFonts w:hint="eastAsia"/>
          <w:b/>
          <w:szCs w:val="24"/>
        </w:rPr>
        <w:t>.</w:t>
      </w:r>
      <w:r w:rsidRPr="00521D8F">
        <w:rPr>
          <w:rFonts w:hint="eastAsia"/>
          <w:b/>
          <w:szCs w:val="24"/>
        </w:rPr>
        <w:t>（不确定图最大流）</w:t>
      </w:r>
      <w:r w:rsidRPr="00521D8F">
        <w:rPr>
          <w:rFonts w:hint="eastAsia"/>
          <w:szCs w:val="24"/>
        </w:rPr>
        <w:t>不确定图</w:t>
      </w:r>
      <w:r w:rsidRPr="00521D8F">
        <w:rPr>
          <w:rFonts w:hint="eastAsia"/>
          <w:szCs w:val="24"/>
        </w:rPr>
        <w:t>G</w:t>
      </w:r>
      <w:r w:rsidRPr="00521D8F">
        <w:rPr>
          <w:rFonts w:hint="eastAsia"/>
          <w:szCs w:val="24"/>
        </w:rPr>
        <w:t>中，在每条边都存在时，能够从源点</w:t>
      </w:r>
      <w:r w:rsidRPr="00521D8F">
        <w:rPr>
          <w:rFonts w:hint="eastAsia"/>
          <w:szCs w:val="24"/>
        </w:rPr>
        <w:t>s</w:t>
      </w:r>
      <w:r w:rsidRPr="00521D8F">
        <w:rPr>
          <w:rFonts w:hint="eastAsia"/>
          <w:szCs w:val="24"/>
        </w:rPr>
        <w:t>到汇点</w:t>
      </w:r>
      <w:r w:rsidRPr="00521D8F">
        <w:rPr>
          <w:rFonts w:hint="eastAsia"/>
          <w:szCs w:val="24"/>
        </w:rPr>
        <w:t>t</w:t>
      </w:r>
      <w:r w:rsidRPr="00521D8F">
        <w:rPr>
          <w:rFonts w:hint="eastAsia"/>
          <w:szCs w:val="24"/>
        </w:rPr>
        <w:t>传输的最大流值</w:t>
      </w:r>
      <w:r w:rsidRPr="00521D8F">
        <w:rPr>
          <w:rFonts w:hint="eastAsia"/>
          <w:szCs w:val="24"/>
        </w:rPr>
        <w:t>f</w:t>
      </w:r>
      <w:r w:rsidRPr="00521D8F">
        <w:rPr>
          <w:rFonts w:hint="eastAsia"/>
          <w:szCs w:val="24"/>
          <w:vertAlign w:val="subscript"/>
        </w:rPr>
        <w:t>max</w:t>
      </w:r>
      <w:r w:rsidRPr="00521D8F">
        <w:rPr>
          <w:rFonts w:hint="eastAsia"/>
          <w:szCs w:val="24"/>
        </w:rPr>
        <w:t>为不确定图</w:t>
      </w:r>
      <w:r w:rsidRPr="00521D8F">
        <w:rPr>
          <w:rFonts w:hint="eastAsia"/>
          <w:szCs w:val="24"/>
        </w:rPr>
        <w:t>G</w:t>
      </w:r>
      <w:r w:rsidRPr="00521D8F">
        <w:rPr>
          <w:rFonts w:hint="eastAsia"/>
          <w:szCs w:val="24"/>
        </w:rPr>
        <w:t>的最大流。</w:t>
      </w:r>
    </w:p>
    <w:p w:rsidR="008F7129" w:rsidRPr="00521D8F" w:rsidRDefault="0052371C" w:rsidP="00521D8F">
      <w:pPr>
        <w:pStyle w:val="a3"/>
        <w:spacing w:line="288" w:lineRule="auto"/>
        <w:ind w:firstLine="470"/>
        <w:rPr>
          <w:szCs w:val="24"/>
        </w:rPr>
      </w:pPr>
      <w:r>
        <w:rPr>
          <w:rFonts w:hint="eastAsia"/>
          <w:b/>
          <w:szCs w:val="24"/>
        </w:rPr>
        <w:t>实例</w:t>
      </w:r>
      <w:r>
        <w:rPr>
          <w:rFonts w:hint="eastAsia"/>
          <w:b/>
          <w:szCs w:val="24"/>
        </w:rPr>
        <w:t>2-</w:t>
      </w:r>
      <w:r w:rsidR="008F7129" w:rsidRPr="00521D8F">
        <w:rPr>
          <w:rFonts w:hint="eastAsia"/>
          <w:b/>
          <w:szCs w:val="24"/>
        </w:rPr>
        <w:t>3</w:t>
      </w:r>
      <w:r>
        <w:rPr>
          <w:rFonts w:hint="eastAsia"/>
          <w:b/>
          <w:szCs w:val="24"/>
        </w:rPr>
        <w:t xml:space="preserve">. </w:t>
      </w:r>
      <w:r w:rsidR="008F7129" w:rsidRPr="00521D8F">
        <w:rPr>
          <w:rFonts w:hint="eastAsia"/>
          <w:szCs w:val="24"/>
        </w:rPr>
        <w:t>图</w:t>
      </w:r>
      <w:r w:rsidR="00556980">
        <w:rPr>
          <w:rFonts w:hint="eastAsia"/>
          <w:szCs w:val="24"/>
        </w:rPr>
        <w:t>2-3</w:t>
      </w:r>
      <w:r w:rsidR="008F7129" w:rsidRPr="00521D8F">
        <w:rPr>
          <w:rFonts w:hint="eastAsia"/>
          <w:szCs w:val="24"/>
        </w:rPr>
        <w:t>所示的不确定图</w:t>
      </w:r>
      <w:r w:rsidR="008F7129" w:rsidRPr="00521D8F">
        <w:rPr>
          <w:rFonts w:hint="eastAsia"/>
          <w:szCs w:val="24"/>
        </w:rPr>
        <w:t>G</w:t>
      </w:r>
      <w:r w:rsidR="008F7129" w:rsidRPr="00521D8F">
        <w:rPr>
          <w:rFonts w:hint="eastAsia"/>
          <w:szCs w:val="24"/>
        </w:rPr>
        <w:t>能够达到的最大流为</w:t>
      </w:r>
      <w:r w:rsidR="008F7129" w:rsidRPr="00521D8F">
        <w:rPr>
          <w:rFonts w:hint="eastAsia"/>
          <w:szCs w:val="24"/>
        </w:rPr>
        <w:t>2</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556980">
        <w:rPr>
          <w:rFonts w:hint="eastAsia"/>
          <w:b/>
          <w:szCs w:val="24"/>
        </w:rPr>
        <w:t>2-13</w:t>
      </w:r>
      <w:r w:rsidR="005F373D">
        <w:rPr>
          <w:rFonts w:hint="eastAsia"/>
          <w:b/>
          <w:szCs w:val="24"/>
        </w:rPr>
        <w:t>.</w:t>
      </w:r>
      <w:r w:rsidRPr="00521D8F">
        <w:rPr>
          <w:rFonts w:hint="eastAsia"/>
          <w:b/>
          <w:szCs w:val="24"/>
        </w:rPr>
        <w:t>（不确定图的</w:t>
      </w:r>
      <w:r w:rsidRPr="00521D8F">
        <w:rPr>
          <w:rFonts w:hint="eastAsia"/>
          <w:b/>
          <w:szCs w:val="24"/>
        </w:rPr>
        <w:t>d</w:t>
      </w:r>
      <w:r w:rsidRPr="00521D8F">
        <w:rPr>
          <w:rFonts w:hint="eastAsia"/>
          <w:b/>
          <w:szCs w:val="24"/>
        </w:rPr>
        <w:t>容量可靠性）</w:t>
      </w:r>
      <w:r w:rsidRPr="00521D8F">
        <w:rPr>
          <w:rFonts w:hint="eastAsia"/>
          <w:szCs w:val="24"/>
        </w:rPr>
        <w:t>不确定图的</w:t>
      </w:r>
      <w:r w:rsidRPr="00521D8F">
        <w:rPr>
          <w:rFonts w:hint="eastAsia"/>
          <w:szCs w:val="24"/>
        </w:rPr>
        <w:t>d</w:t>
      </w:r>
      <w:r w:rsidRPr="00521D8F">
        <w:rPr>
          <w:rFonts w:hint="eastAsia"/>
          <w:szCs w:val="24"/>
        </w:rPr>
        <w:t>容量可靠性</w:t>
      </w:r>
      <w:r w:rsidRPr="00521D8F">
        <w:rPr>
          <w:rFonts w:hint="eastAsia"/>
          <w:szCs w:val="24"/>
        </w:rPr>
        <w:t>P</w:t>
      </w:r>
      <w:r w:rsidRPr="00521D8F">
        <w:rPr>
          <w:rFonts w:hint="eastAsia"/>
          <w:szCs w:val="24"/>
        </w:rPr>
        <w:t>（</w:t>
      </w:r>
      <w:r w:rsidRPr="00521D8F">
        <w:rPr>
          <w:rFonts w:hint="eastAsia"/>
          <w:szCs w:val="24"/>
        </w:rPr>
        <w:t>d</w:t>
      </w:r>
      <w:r w:rsidRPr="00521D8F">
        <w:rPr>
          <w:rFonts w:hint="eastAsia"/>
          <w:szCs w:val="24"/>
        </w:rPr>
        <w:t>）可以表示为不确定图所有能够满足</w:t>
      </w:r>
      <w:r w:rsidRPr="00521D8F">
        <w:rPr>
          <w:rFonts w:hint="eastAsia"/>
          <w:szCs w:val="24"/>
        </w:rPr>
        <w:t>d</w:t>
      </w:r>
      <w:r w:rsidRPr="00521D8F">
        <w:rPr>
          <w:rFonts w:hint="eastAsia"/>
          <w:szCs w:val="24"/>
        </w:rPr>
        <w:t>流的子图概率之和</w:t>
      </w:r>
      <w:r w:rsidRPr="00521D8F">
        <w:rPr>
          <w:rFonts w:hint="eastAsia"/>
          <w:szCs w:val="24"/>
          <w:vertAlign w:val="superscript"/>
        </w:rPr>
        <w:t>[10]</w:t>
      </w:r>
      <w:r w:rsidRPr="00521D8F">
        <w:rPr>
          <w:rFonts w:hint="eastAsia"/>
          <w:szCs w:val="24"/>
        </w:rPr>
        <w:t>，即</w:t>
      </w:r>
      <m:oMath>
        <m:r>
          <m:rPr>
            <m:sty m:val="p"/>
          </m:rPr>
          <w:rPr>
            <w:rFonts w:ascii="Cambria Math" w:eastAsia="Cambria Math" w:hAnsi="Cambria Math"/>
            <w:szCs w:val="24"/>
          </w:rPr>
          <m:t>P</m:t>
        </m:r>
        <m:r>
          <m:rPr>
            <m:sty m:val="p"/>
          </m:rPr>
          <w:rPr>
            <w:rFonts w:ascii="Cambria Math" w:hAnsi="Cambria Math"/>
            <w:szCs w:val="24"/>
          </w:rPr>
          <m:t>（</m:t>
        </m:r>
        <m:r>
          <m:rPr>
            <m:sty m:val="p"/>
          </m:rPr>
          <w:rPr>
            <w:rFonts w:ascii="Cambria Math" w:hAnsi="Cambria Math"/>
            <w:szCs w:val="24"/>
          </w:rPr>
          <m:t>d</m:t>
        </m:r>
        <m:r>
          <m:rPr>
            <m:sty m:val="p"/>
          </m:rPr>
          <w:rPr>
            <w:rFonts w:ascii="Cambria Math" w:hAnsi="Cambria Math"/>
            <w:szCs w:val="24"/>
          </w:rPr>
          <m:t>）</m:t>
        </m:r>
        <m:r>
          <w:rPr>
            <w:rFonts w:ascii="Cambria Math" w:hAnsi="Cambria Math"/>
            <w:szCs w:val="24"/>
          </w:rPr>
          <m:t>=</m:t>
        </m:r>
        <m:nary>
          <m:naryPr>
            <m:chr m:val="∑"/>
            <m:limLoc m:val="subSup"/>
            <m:supHide m:val="1"/>
            <m:ctrlPr>
              <w:rPr>
                <w:rFonts w:ascii="Cambria Math" w:eastAsia="Cambria Math" w:hAnsi="Cambria Math"/>
                <w:szCs w:val="24"/>
              </w:rPr>
            </m:ctrlPr>
          </m:naryPr>
          <m:sub>
            <m:r>
              <w:rPr>
                <w:rFonts w:ascii="Cambria Math" w:eastAsia="Cambria Math" w:hAnsi="Cambria Math"/>
                <w:szCs w:val="24"/>
              </w:rPr>
              <m:t>g</m:t>
            </m:r>
          </m:sub>
          <m:sup/>
          <m:e>
            <m:d>
              <m:dPr>
                <m:begChr m:val="{"/>
                <m:endChr m:val="|"/>
                <m:ctrlPr>
                  <w:rPr>
                    <w:rFonts w:ascii="Cambria Math" w:eastAsia="Cambria Math" w:hAnsi="Cambria Math"/>
                    <w:i/>
                    <w:szCs w:val="24"/>
                  </w:rPr>
                </m:ctrlPr>
              </m:dPr>
              <m:e>
                <m:r>
                  <w:rPr>
                    <w:rFonts w:ascii="Cambria Math" w:eastAsia="Cambria Math" w:hAnsi="Cambria Math"/>
                    <w:szCs w:val="24"/>
                  </w:rPr>
                  <m:t>p</m:t>
                </m:r>
                <m:d>
                  <m:dPr>
                    <m:ctrlPr>
                      <w:rPr>
                        <w:rFonts w:ascii="Cambria Math" w:eastAsia="Cambria Math" w:hAnsi="Cambria Math"/>
                        <w:i/>
                        <w:szCs w:val="24"/>
                      </w:rPr>
                    </m:ctrlPr>
                  </m:dPr>
                  <m:e>
                    <m:r>
                      <w:rPr>
                        <w:rFonts w:ascii="Cambria Math" w:eastAsia="Cambria Math" w:hAnsi="Cambria Math"/>
                        <w:szCs w:val="24"/>
                      </w:rPr>
                      <m:t>g</m:t>
                    </m:r>
                  </m:e>
                </m:d>
              </m:e>
            </m:d>
            <m:r>
              <w:rPr>
                <w:rFonts w:ascii="Cambria Math" w:eastAsia="Cambria Math" w:hAnsi="Cambria Math"/>
                <w:szCs w:val="24"/>
              </w:rPr>
              <m:t>f</m:t>
            </m:r>
            <m:d>
              <m:dPr>
                <m:ctrlPr>
                  <w:rPr>
                    <w:rFonts w:ascii="Cambria Math" w:eastAsia="Cambria Math" w:hAnsi="Cambria Math"/>
                    <w:i/>
                    <w:szCs w:val="24"/>
                  </w:rPr>
                </m:ctrlPr>
              </m:dPr>
              <m:e>
                <m:r>
                  <w:rPr>
                    <w:rFonts w:ascii="Cambria Math" w:eastAsia="Cambria Math" w:hAnsi="Cambria Math"/>
                    <w:szCs w:val="24"/>
                  </w:rPr>
                  <m:t>g</m:t>
                </m:r>
              </m:e>
            </m:d>
            <m:r>
              <m:rPr>
                <m:sty m:val="p"/>
              </m:rPr>
              <w:rPr>
                <w:rFonts w:ascii="Cambria Math" w:hAnsi="Cambria Math"/>
                <w:szCs w:val="24"/>
              </w:rPr>
              <m:t>≥</m:t>
            </m:r>
            <m:r>
              <w:rPr>
                <w:rFonts w:ascii="Cambria Math" w:eastAsia="Cambria Math" w:hAnsi="Cambria Math"/>
                <w:szCs w:val="24"/>
              </w:rPr>
              <m:t>d}</m:t>
            </m:r>
          </m:e>
        </m:nary>
      </m:oMath>
      <w:r w:rsidRPr="00521D8F">
        <w:rPr>
          <w:rFonts w:hint="eastAsia"/>
          <w:szCs w:val="24"/>
        </w:rPr>
        <w:t>，特别的，当</w:t>
      </w:r>
      <w:r w:rsidRPr="00521D8F">
        <w:rPr>
          <w:rFonts w:hint="eastAsia"/>
          <w:szCs w:val="24"/>
        </w:rPr>
        <w:t>d</w:t>
      </w:r>
      <w:r w:rsidRPr="00521D8F">
        <w:rPr>
          <w:rFonts w:hint="eastAsia"/>
          <w:szCs w:val="24"/>
        </w:rPr>
        <w:t>为不确定图的最大流时，表示的为不确定图相对于最大流的容量可靠性。</w:t>
      </w:r>
    </w:p>
    <w:p w:rsidR="008F7129" w:rsidRPr="00AB5C1D" w:rsidRDefault="00FA0040" w:rsidP="00521D8F">
      <w:pPr>
        <w:pStyle w:val="a3"/>
        <w:spacing w:line="288" w:lineRule="auto"/>
        <w:ind w:firstLine="470"/>
      </w:pPr>
      <w:r>
        <w:rPr>
          <w:rFonts w:hint="eastAsia"/>
          <w:b/>
          <w:szCs w:val="24"/>
        </w:rPr>
        <w:lastRenderedPageBreak/>
        <w:t>实例</w:t>
      </w:r>
      <w:r>
        <w:rPr>
          <w:rFonts w:hint="eastAsia"/>
          <w:b/>
          <w:szCs w:val="24"/>
        </w:rPr>
        <w:t>2-</w:t>
      </w:r>
      <w:r w:rsidR="008F7129" w:rsidRPr="00521D8F">
        <w:rPr>
          <w:rFonts w:hint="eastAsia"/>
          <w:b/>
          <w:szCs w:val="24"/>
        </w:rPr>
        <w:t xml:space="preserve">4. </w:t>
      </w:r>
      <w:r w:rsidR="008F7129" w:rsidRPr="00521D8F">
        <w:rPr>
          <w:rFonts w:hint="eastAsia"/>
          <w:szCs w:val="24"/>
        </w:rPr>
        <w:t>如图</w:t>
      </w:r>
      <w:r w:rsidR="00193A44">
        <w:rPr>
          <w:rFonts w:hint="eastAsia"/>
          <w:szCs w:val="24"/>
        </w:rPr>
        <w:t>2-7</w:t>
      </w:r>
      <w:r w:rsidR="008F7129" w:rsidRPr="00521D8F">
        <w:rPr>
          <w:rFonts w:hint="eastAsia"/>
          <w:szCs w:val="24"/>
        </w:rPr>
        <w:t>为图</w:t>
      </w:r>
      <w:r w:rsidR="00776836">
        <w:rPr>
          <w:rFonts w:hint="eastAsia"/>
          <w:szCs w:val="24"/>
        </w:rPr>
        <w:t>2-3</w:t>
      </w:r>
      <w:r w:rsidR="008F7129" w:rsidRPr="00521D8F">
        <w:rPr>
          <w:rFonts w:hint="eastAsia"/>
          <w:szCs w:val="24"/>
        </w:rPr>
        <w:t>所示不确定图</w:t>
      </w:r>
      <w:r w:rsidR="008F7129" w:rsidRPr="00521D8F">
        <w:rPr>
          <w:rFonts w:hint="eastAsia"/>
          <w:szCs w:val="24"/>
        </w:rPr>
        <w:t>G</w:t>
      </w:r>
      <w:r w:rsidR="008F7129" w:rsidRPr="00521D8F">
        <w:rPr>
          <w:rFonts w:hint="eastAsia"/>
          <w:szCs w:val="24"/>
        </w:rPr>
        <w:t>的三个能够满足最大流</w:t>
      </w:r>
      <w:r w:rsidR="008F7129" w:rsidRPr="00521D8F">
        <w:rPr>
          <w:rFonts w:hint="eastAsia"/>
          <w:szCs w:val="24"/>
        </w:rPr>
        <w:t>2</w:t>
      </w:r>
      <w:r w:rsidR="008F7129" w:rsidRPr="00521D8F">
        <w:rPr>
          <w:rFonts w:hint="eastAsia"/>
          <w:szCs w:val="24"/>
        </w:rPr>
        <w:t>的所有子图，那么不确定图相对于最大流的容量可靠性可以表示为</w:t>
      </w:r>
      <w:r w:rsidR="008F7129" w:rsidRPr="00521D8F">
        <w:rPr>
          <w:rFonts w:hint="eastAsia"/>
          <w:szCs w:val="24"/>
        </w:rPr>
        <w:t>P=p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3</w:t>
      </w:r>
      <w:r w:rsidR="008F7129" w:rsidRPr="00521D8F">
        <w:rPr>
          <w:rFonts w:hint="eastAsia"/>
          <w:szCs w:val="24"/>
        </w:rPr>
        <w:t>）</w:t>
      </w:r>
      <w:r w:rsidR="008F7129" w:rsidRPr="00521D8F">
        <w:rPr>
          <w:rFonts w:hint="eastAsia"/>
          <w:szCs w:val="24"/>
        </w:rPr>
        <w:t>=0.176</w:t>
      </w:r>
      <w:r w:rsidR="008F7129" w:rsidRPr="00521D8F">
        <w:rPr>
          <w:rFonts w:hint="eastAsia"/>
          <w:szCs w:val="24"/>
        </w:rPr>
        <w:t>。</w:t>
      </w:r>
    </w:p>
    <w:p w:rsidR="008F7129" w:rsidRDefault="008F7129" w:rsidP="003B263F">
      <w:pPr>
        <w:pStyle w:val="a3"/>
        <w:ind w:firstLine="492"/>
        <w:rPr>
          <w:b/>
        </w:rPr>
      </w:pPr>
      <w:r>
        <w:object w:dxaOrig="3527" w:dyaOrig="2218">
          <v:shape id="_x0000_i1032" type="#_x0000_t75" style="width:139.5pt;height:87.75pt" o:ole="">
            <v:imagedata r:id="rId34" o:title=""/>
          </v:shape>
          <o:OLEObject Type="Embed" ProgID="Visio.Drawing.11" ShapeID="_x0000_i1032" DrawAspect="Content" ObjectID="_1523445983" r:id="rId35"/>
        </w:object>
      </w:r>
      <w:r>
        <w:object w:dxaOrig="3527" w:dyaOrig="2218">
          <v:shape id="_x0000_i1033" type="#_x0000_t75" style="width:141pt;height:90pt" o:ole="">
            <v:imagedata r:id="rId36" o:title=""/>
          </v:shape>
          <o:OLEObject Type="Embed" ProgID="Visio.Drawing.11" ShapeID="_x0000_i1033" DrawAspect="Content" ObjectID="_1523445984" r:id="rId37"/>
        </w:object>
      </w:r>
      <w:r>
        <w:object w:dxaOrig="3527" w:dyaOrig="2218">
          <v:shape id="_x0000_i1034" type="#_x0000_t75" style="width:136.5pt;height:85.5pt" o:ole="">
            <v:imagedata r:id="rId38" o:title=""/>
          </v:shape>
          <o:OLEObject Type="Embed" ProgID="Visio.Drawing.11" ShapeID="_x0000_i1034" DrawAspect="Content" ObjectID="_1523445985" r:id="rId39"/>
        </w:object>
      </w:r>
    </w:p>
    <w:p w:rsidR="008F7129" w:rsidRPr="00543EFD" w:rsidRDefault="008F7129" w:rsidP="00543EFD">
      <w:pPr>
        <w:pStyle w:val="a3"/>
        <w:spacing w:line="288" w:lineRule="auto"/>
        <w:ind w:firstLine="408"/>
        <w:jc w:val="center"/>
        <w:rPr>
          <w:sz w:val="21"/>
        </w:rPr>
      </w:pPr>
      <w:r w:rsidRPr="00543EFD">
        <w:rPr>
          <w:rFonts w:hint="eastAsia"/>
          <w:sz w:val="21"/>
        </w:rPr>
        <w:t>图</w:t>
      </w:r>
      <w:r w:rsidR="00193A44" w:rsidRPr="00543EFD">
        <w:rPr>
          <w:rFonts w:hint="eastAsia"/>
          <w:sz w:val="21"/>
        </w:rPr>
        <w:t>2-7</w:t>
      </w:r>
      <w:r w:rsidRPr="00543EFD">
        <w:rPr>
          <w:rFonts w:hint="eastAsia"/>
          <w:sz w:val="21"/>
        </w:rPr>
        <w:t xml:space="preserve"> </w:t>
      </w:r>
      <w:r w:rsidRPr="00543EFD">
        <w:rPr>
          <w:rFonts w:hint="eastAsia"/>
          <w:sz w:val="21"/>
        </w:rPr>
        <w:t>不确定图</w:t>
      </w:r>
      <w:r w:rsidRPr="00543EFD">
        <w:rPr>
          <w:rFonts w:hint="eastAsia"/>
          <w:sz w:val="21"/>
        </w:rPr>
        <w:t>G</w:t>
      </w:r>
      <w:r w:rsidRPr="00543EFD">
        <w:rPr>
          <w:rFonts w:hint="eastAsia"/>
          <w:sz w:val="21"/>
        </w:rPr>
        <w:t>的三个能够满足最大流</w:t>
      </w:r>
      <w:r w:rsidRPr="00543EFD">
        <w:rPr>
          <w:rFonts w:hint="eastAsia"/>
          <w:sz w:val="21"/>
        </w:rPr>
        <w:t>2</w:t>
      </w:r>
      <w:r w:rsidRPr="00543EFD">
        <w:rPr>
          <w:rFonts w:hint="eastAsia"/>
          <w:sz w:val="21"/>
        </w:rPr>
        <w:t>的所有子图</w:t>
      </w:r>
      <w:r w:rsidRPr="00543EFD">
        <w:rPr>
          <w:rFonts w:hint="eastAsia"/>
          <w:sz w:val="21"/>
        </w:rPr>
        <w:t>g</w:t>
      </w:r>
      <w:r w:rsidRPr="00543EFD">
        <w:rPr>
          <w:rFonts w:hint="eastAsia"/>
          <w:sz w:val="21"/>
          <w:vertAlign w:val="subscript"/>
        </w:rPr>
        <w:t>1</w:t>
      </w:r>
      <w:r w:rsidRPr="00543EFD">
        <w:rPr>
          <w:rFonts w:hint="eastAsia"/>
          <w:sz w:val="21"/>
        </w:rPr>
        <w:t>，</w:t>
      </w:r>
      <w:r w:rsidRPr="00543EFD">
        <w:rPr>
          <w:rFonts w:hint="eastAsia"/>
          <w:sz w:val="21"/>
        </w:rPr>
        <w:t>g</w:t>
      </w:r>
      <w:r w:rsidRPr="00543EFD">
        <w:rPr>
          <w:rFonts w:hint="eastAsia"/>
          <w:sz w:val="21"/>
          <w:vertAlign w:val="subscript"/>
        </w:rPr>
        <w:t>2</w:t>
      </w:r>
      <w:r w:rsidRPr="00543EFD">
        <w:rPr>
          <w:rFonts w:hint="eastAsia"/>
          <w:sz w:val="21"/>
        </w:rPr>
        <w:t>，</w:t>
      </w:r>
      <w:r w:rsidRPr="00543EFD">
        <w:rPr>
          <w:rFonts w:hint="eastAsia"/>
          <w:sz w:val="21"/>
        </w:rPr>
        <w:t>g</w:t>
      </w:r>
      <w:r w:rsidRPr="00543EFD">
        <w:rPr>
          <w:rFonts w:hint="eastAsia"/>
          <w:sz w:val="21"/>
          <w:vertAlign w:val="subscript"/>
        </w:rPr>
        <w:t>3</w:t>
      </w:r>
    </w:p>
    <w:p w:rsidR="008F7129" w:rsidRDefault="008F7129" w:rsidP="00543EFD">
      <w:pPr>
        <w:pStyle w:val="a3"/>
        <w:spacing w:line="288" w:lineRule="auto"/>
        <w:ind w:firstLine="470"/>
        <w:rPr>
          <w:b/>
        </w:rPr>
      </w:pPr>
      <w:r>
        <w:rPr>
          <w:rFonts w:hint="eastAsia"/>
          <w:b/>
        </w:rPr>
        <w:t>定义</w:t>
      </w:r>
      <w:r w:rsidR="00350DA2">
        <w:rPr>
          <w:rFonts w:hint="eastAsia"/>
          <w:b/>
        </w:rPr>
        <w:t>2-14</w:t>
      </w:r>
      <w:r>
        <w:rPr>
          <w:rFonts w:hint="eastAsia"/>
          <w:b/>
        </w:rPr>
        <w:t xml:space="preserve">. </w:t>
      </w:r>
      <w:r>
        <w:rPr>
          <w:rFonts w:hint="eastAsia"/>
          <w:b/>
        </w:rPr>
        <w:t>（不确定图流分布及其可靠性）</w:t>
      </w:r>
      <w:r w:rsidRPr="000D2FAD">
        <w:rPr>
          <w:rFonts w:hint="eastAsia"/>
        </w:rPr>
        <w:t>给定一个不确定图</w:t>
      </w:r>
      <w:r w:rsidRPr="000D2FAD">
        <w:rPr>
          <w:rFonts w:hint="eastAsia"/>
        </w:rPr>
        <w:t>G=</w:t>
      </w:r>
      <w:r>
        <w:rPr>
          <w:rFonts w:hint="eastAsia"/>
        </w:rPr>
        <w:t>（</w:t>
      </w:r>
      <w:r w:rsidRPr="000D2FAD">
        <w:rPr>
          <w:rFonts w:hint="eastAsia"/>
        </w:rPr>
        <w:t>V</w:t>
      </w:r>
      <w:r>
        <w:rPr>
          <w:rFonts w:hint="eastAsia"/>
        </w:rPr>
        <w:t>，</w:t>
      </w:r>
      <w:r w:rsidRPr="000D2FAD">
        <w:rPr>
          <w:rFonts w:hint="eastAsia"/>
        </w:rPr>
        <w:t>E</w:t>
      </w:r>
      <w:r>
        <w:rPr>
          <w:rFonts w:hint="eastAsia"/>
        </w:rPr>
        <w:t>，</w:t>
      </w:r>
      <w:r w:rsidRPr="000D2FAD">
        <w:rPr>
          <w:rFonts w:hint="eastAsia"/>
        </w:rPr>
        <w:t>s</w:t>
      </w:r>
      <w:r>
        <w:rPr>
          <w:rFonts w:hint="eastAsia"/>
        </w:rPr>
        <w:t>，</w:t>
      </w:r>
      <w:r w:rsidRPr="000D2FAD">
        <w:rPr>
          <w:rFonts w:hint="eastAsia"/>
        </w:rPr>
        <w:t>t</w:t>
      </w:r>
      <w:r>
        <w:rPr>
          <w:rFonts w:hint="eastAsia"/>
        </w:rPr>
        <w:t>，（</w:t>
      </w:r>
      <w:r w:rsidRPr="000D2FAD">
        <w:rPr>
          <w:rFonts w:hint="eastAsia"/>
        </w:rPr>
        <w:t>C</w:t>
      </w:r>
      <w:r>
        <w:rPr>
          <w:rFonts w:hint="eastAsia"/>
        </w:rPr>
        <w:t>，</w:t>
      </w:r>
      <w:r w:rsidRPr="000D2FAD">
        <w:rPr>
          <w:rFonts w:hint="eastAsia"/>
        </w:rPr>
        <w:t>P</w:t>
      </w:r>
      <w:r>
        <w:rPr>
          <w:rFonts w:hint="eastAsia"/>
        </w:rPr>
        <w:t>））</w:t>
      </w:r>
      <w:r w:rsidRPr="000D2FAD">
        <w:rPr>
          <w:rFonts w:hint="eastAsia"/>
        </w:rPr>
        <w:t>及其上的一个流分布</w:t>
      </w:r>
      <w:r w:rsidRPr="003D39B2">
        <w:rPr>
          <w:rFonts w:hint="eastAsia"/>
          <w:i/>
        </w:rPr>
        <w:t>F</w:t>
      </w:r>
      <w:r>
        <w:rPr>
          <w:rFonts w:hint="eastAsia"/>
        </w:rPr>
        <w:t>，</w:t>
      </w:r>
      <w:r w:rsidRPr="000D2FAD">
        <w:rPr>
          <w:rFonts w:hint="eastAsia"/>
        </w:rPr>
        <w:t>则</w:t>
      </w:r>
      <w:r w:rsidRPr="00004CFE">
        <w:rPr>
          <w:rFonts w:hint="eastAsia"/>
          <w:i/>
        </w:rPr>
        <w:t>F</w:t>
      </w:r>
      <w:r w:rsidRPr="000D2FAD">
        <w:rPr>
          <w:rFonts w:hint="eastAsia"/>
        </w:rPr>
        <w:t>的可靠性是</w:t>
      </w:r>
      <w:r>
        <w:rPr>
          <w:rFonts w:hint="eastAsia"/>
        </w:rPr>
        <w:t>不确定图</w:t>
      </w:r>
      <w:r w:rsidRPr="000D2FAD">
        <w:rPr>
          <w:rFonts w:hint="eastAsia"/>
        </w:rPr>
        <w:t>G</w:t>
      </w:r>
      <w:r w:rsidRPr="000D2FAD">
        <w:rPr>
          <w:rFonts w:hint="eastAsia"/>
        </w:rPr>
        <w:t>所有包含该流分布</w:t>
      </w:r>
      <w:r w:rsidRPr="00127E83">
        <w:rPr>
          <w:rFonts w:hint="eastAsia"/>
          <w:i/>
        </w:rPr>
        <w:t>F</w:t>
      </w:r>
      <w:r>
        <w:rPr>
          <w:rFonts w:hint="eastAsia"/>
        </w:rPr>
        <w:t>的子图概率之和，可以表示为</w:t>
      </w:r>
      <m:oMath>
        <m:r>
          <m:rPr>
            <m:sty m:val="p"/>
          </m:rPr>
          <w:rPr>
            <w:rFonts w:ascii="Cambria Math" w:eastAsia="Cambria Math" w:hAnsi="Cambria Math"/>
          </w:rPr>
          <m:t>P</m:t>
        </m:r>
        <m:r>
          <m:rPr>
            <m:sty m:val="p"/>
          </m:rPr>
          <w:rPr>
            <w:rFonts w:ascii="Cambria Math" w:hAnsi="Cambria Math"/>
          </w:rPr>
          <m:t>（</m:t>
        </m:r>
        <m:r>
          <m:rPr>
            <m:sty m:val="p"/>
          </m:rPr>
          <w:rPr>
            <w:rFonts w:ascii="Cambria Math" w:hAnsi="Cambria Math"/>
          </w:rPr>
          <m:t>d</m:t>
        </m:r>
        <m:r>
          <m:rPr>
            <m:sty m:val="p"/>
          </m:rPr>
          <w:rPr>
            <w:rFonts w:ascii="Cambria Math"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g</m:t>
            </m:r>
            <m:r>
              <m:rPr>
                <m:sty m:val="p"/>
              </m:rPr>
              <w:rPr>
                <w:rFonts w:ascii="Cambria Math" w:hAnsi="Cambria Math"/>
              </w:rPr>
              <m:t>≥</m:t>
            </m:r>
            <m:r>
              <w:rPr>
                <w:rFonts w:ascii="Cambria Math" w:eastAsia="Cambria Math" w:hAnsi="Cambria Math"/>
              </w:rPr>
              <m:t>F}</m:t>
            </m:r>
          </m:e>
        </m:nary>
      </m:oMath>
      <w:r>
        <w:rPr>
          <w:rFonts w:hint="eastAsia"/>
        </w:rPr>
        <w:t xml:space="preserve"> </w:t>
      </w:r>
      <w:r>
        <w:rPr>
          <w:rFonts w:hint="eastAsia"/>
        </w:rPr>
        <w:t>同时也等于不确定图</w:t>
      </w:r>
      <w:r w:rsidRPr="00127E83">
        <w:rPr>
          <w:rFonts w:hint="eastAsia"/>
        </w:rPr>
        <w:t>G</w:t>
      </w:r>
      <w:r w:rsidRPr="00127E83">
        <w:rPr>
          <w:rFonts w:hint="eastAsia"/>
        </w:rPr>
        <w:t>中所有流量不为</w:t>
      </w:r>
      <w:r w:rsidRPr="00127E83">
        <w:rPr>
          <w:rFonts w:hint="eastAsia"/>
        </w:rPr>
        <w:t>0</w:t>
      </w:r>
      <w:r w:rsidRPr="00127E83">
        <w:rPr>
          <w:rFonts w:hint="eastAsia"/>
        </w:rPr>
        <w:t>的边的概率之的边的概率之积</w:t>
      </w:r>
      <w:r w:rsidRPr="009152D6">
        <w:rPr>
          <w:rFonts w:hint="eastAsia"/>
          <w:vertAlign w:val="superscript"/>
        </w:rPr>
        <w:t>[10]</w:t>
      </w:r>
      <w:r>
        <w:rPr>
          <w:rFonts w:hint="eastAsia"/>
        </w:rPr>
        <w:t>，</w:t>
      </w:r>
      <w:r w:rsidRPr="00127E83">
        <w:rPr>
          <w:rFonts w:hint="eastAsia"/>
        </w:rPr>
        <w:t>即</w:t>
      </w:r>
      <m:oMath>
        <m:r>
          <m:rPr>
            <m:sty m:val="p"/>
          </m:rPr>
          <w:rPr>
            <w:rFonts w:ascii="Cambria Math" w:hAnsi="Cambria Math"/>
          </w:rPr>
          <m:t>P</m:t>
        </m:r>
        <m:r>
          <m:rPr>
            <m:sty m:val="p"/>
          </m:rPr>
          <w:rPr>
            <w:rFonts w:ascii="Cambria Math" w:hAnsi="Cambria Math"/>
          </w:rPr>
          <m:t>（</m:t>
        </m:r>
        <m:r>
          <m:rPr>
            <m:sty m:val="p"/>
          </m:rPr>
          <w:rPr>
            <w:rFonts w:ascii="Cambria Math" w:hAnsi="Cambria Math"/>
          </w:rPr>
          <m:t>F</m:t>
        </m:r>
        <m:r>
          <m:rPr>
            <m:sty m:val="p"/>
          </m:rPr>
          <w:rPr>
            <w:rFonts w:ascii="Cambria Math" w:hAnsi="Cambria Math"/>
          </w:rPr>
          <m:t>）</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|E|</m:t>
            </m:r>
          </m:sup>
          <m:e>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&gt;0}</m:t>
            </m:r>
          </m:e>
        </m:nary>
      </m:oMath>
      <w:r>
        <w:rPr>
          <w:rFonts w:hint="eastAsia"/>
        </w:rPr>
        <w:t>。特别的，当流分布达到的流量为不确定图最大流时，为不确定图的最大流分布，对应的为不确定图的最大流分布可靠性。</w:t>
      </w:r>
    </w:p>
    <w:p w:rsidR="008F7129" w:rsidRDefault="001A6DBC" w:rsidP="00543EFD">
      <w:pPr>
        <w:pStyle w:val="a3"/>
        <w:spacing w:line="288" w:lineRule="auto"/>
        <w:ind w:firstLine="470"/>
        <w:rPr>
          <w:b/>
        </w:rPr>
      </w:pPr>
      <w:r>
        <w:rPr>
          <w:rFonts w:hint="eastAsia"/>
          <w:b/>
        </w:rPr>
        <w:t>实</w:t>
      </w:r>
      <w:r w:rsidR="008F7129">
        <w:rPr>
          <w:rFonts w:hint="eastAsia"/>
          <w:b/>
        </w:rPr>
        <w:t>例</w:t>
      </w:r>
      <w:r>
        <w:rPr>
          <w:rFonts w:hint="eastAsia"/>
          <w:b/>
        </w:rPr>
        <w:t>2-</w:t>
      </w:r>
      <w:r w:rsidR="008F7129">
        <w:rPr>
          <w:rFonts w:hint="eastAsia"/>
          <w:b/>
        </w:rPr>
        <w:t>5</w:t>
      </w:r>
      <w:r>
        <w:rPr>
          <w:rFonts w:hint="eastAsia"/>
          <w:b/>
        </w:rPr>
        <w:t xml:space="preserve">. </w:t>
      </w:r>
      <w:r w:rsidR="008F7129" w:rsidRPr="00752826">
        <w:rPr>
          <w:rFonts w:hint="eastAsia"/>
        </w:rPr>
        <w:t>如图</w:t>
      </w:r>
      <w:r w:rsidR="00D12D16">
        <w:rPr>
          <w:rFonts w:hint="eastAsia"/>
        </w:rPr>
        <w:t>2-8</w:t>
      </w:r>
      <w:r w:rsidR="008F7129" w:rsidRPr="00752826">
        <w:rPr>
          <w:rFonts w:hint="eastAsia"/>
        </w:rPr>
        <w:t>为不确定图</w:t>
      </w:r>
      <w:r w:rsidR="008F7129" w:rsidRPr="00752826">
        <w:rPr>
          <w:rFonts w:hint="eastAsia"/>
        </w:rPr>
        <w:t>G</w:t>
      </w:r>
      <w:r w:rsidR="008F7129" w:rsidRPr="00752826">
        <w:rPr>
          <w:rFonts w:hint="eastAsia"/>
        </w:rPr>
        <w:t>的</w:t>
      </w:r>
      <w:r w:rsidR="008F7129">
        <w:rPr>
          <w:rFonts w:hint="eastAsia"/>
        </w:rPr>
        <w:t>2</w:t>
      </w:r>
      <w:r w:rsidR="008F7129" w:rsidRPr="00752826">
        <w:rPr>
          <w:rFonts w:hint="eastAsia"/>
        </w:rPr>
        <w:t>个最大流分布</w:t>
      </w:r>
      <w:r w:rsidR="008F7129">
        <w:rPr>
          <w:rFonts w:hint="eastAsia"/>
        </w:rPr>
        <w:t>F</w:t>
      </w:r>
      <w:r w:rsidR="008F7129" w:rsidRPr="004F1DFC">
        <w:rPr>
          <w:rFonts w:hint="eastAsia"/>
          <w:vertAlign w:val="subscript"/>
        </w:rPr>
        <w:t>1</w:t>
      </w:r>
      <w:r w:rsidR="008F7129">
        <w:rPr>
          <w:rFonts w:hint="eastAsia"/>
        </w:rPr>
        <w:t>和</w:t>
      </w:r>
      <w:r w:rsidR="008F7129">
        <w:rPr>
          <w:rFonts w:hint="eastAsia"/>
        </w:rPr>
        <w:t>F</w:t>
      </w:r>
      <w:r w:rsidR="008F7129" w:rsidRPr="004F1DFC">
        <w:rPr>
          <w:rFonts w:hint="eastAsia"/>
          <w:vertAlign w:val="subscript"/>
        </w:rPr>
        <w:t>2</w:t>
      </w:r>
      <w:r w:rsidR="008F7129">
        <w:rPr>
          <w:rFonts w:hint="eastAsia"/>
        </w:rPr>
        <w:t>，分析可知，最大流分布</w:t>
      </w:r>
      <w:r w:rsidR="008F7129">
        <w:rPr>
          <w:rFonts w:hint="eastAsia"/>
        </w:rPr>
        <w:t>F</w:t>
      </w:r>
      <w:r w:rsidR="008F7129" w:rsidRPr="0013584E">
        <w:rPr>
          <w:rFonts w:hint="eastAsia"/>
          <w:vertAlign w:val="subscript"/>
        </w:rPr>
        <w:t>1</w:t>
      </w:r>
      <w:r w:rsidR="008F7129">
        <w:rPr>
          <w:rFonts w:hint="eastAsia"/>
        </w:rPr>
        <w:t>被子图</w:t>
      </w:r>
      <w:r w:rsidR="008F7129">
        <w:rPr>
          <w:rFonts w:hint="eastAsia"/>
        </w:rPr>
        <w:t>g</w:t>
      </w:r>
      <w:r w:rsidR="008F7129" w:rsidRPr="0013584E">
        <w:rPr>
          <w:rFonts w:hint="eastAsia"/>
          <w:vertAlign w:val="subscript"/>
        </w:rPr>
        <w:t>2</w:t>
      </w:r>
      <w:r w:rsidR="008F7129">
        <w:rPr>
          <w:rFonts w:hint="eastAsia"/>
        </w:rPr>
        <w:t>和</w:t>
      </w:r>
      <w:r w:rsidR="008F7129">
        <w:rPr>
          <w:rFonts w:hint="eastAsia"/>
        </w:rPr>
        <w:t>g</w:t>
      </w:r>
      <w:r w:rsidR="008F7129" w:rsidRPr="0013584E">
        <w:rPr>
          <w:rFonts w:hint="eastAsia"/>
          <w:vertAlign w:val="subscript"/>
        </w:rPr>
        <w:t>3</w:t>
      </w:r>
      <w:r w:rsidR="008F7129">
        <w:rPr>
          <w:rFonts w:hint="eastAsia"/>
        </w:rPr>
        <w:t>所蕴含，则</w:t>
      </w:r>
      <w:r w:rsidR="008F7129">
        <w:rPr>
          <w:rFonts w:hint="eastAsia"/>
        </w:rPr>
        <w:t>P</w:t>
      </w:r>
      <w:r w:rsidR="008F7129">
        <w:rPr>
          <w:rFonts w:hint="eastAsia"/>
        </w:rPr>
        <w:t>（</w:t>
      </w:r>
      <w:r w:rsidR="008F7129">
        <w:rPr>
          <w:rFonts w:hint="eastAsia"/>
        </w:rPr>
        <w:t>F</w:t>
      </w:r>
      <w:r w:rsidR="008F7129" w:rsidRPr="004D24EE">
        <w:rPr>
          <w:rFonts w:hint="eastAsia"/>
          <w:vertAlign w:val="subscript"/>
        </w:rPr>
        <w:t>1</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2</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3</w:t>
      </w:r>
      <w:r w:rsidR="008F7129">
        <w:rPr>
          <w:rFonts w:hint="eastAsia"/>
        </w:rPr>
        <w:t>）</w:t>
      </w:r>
      <w:r w:rsidR="008F7129">
        <w:rPr>
          <w:rFonts w:hint="eastAsia"/>
        </w:rPr>
        <w:t>=0.16</w:t>
      </w:r>
      <w:r w:rsidR="008F7129">
        <w:rPr>
          <w:rFonts w:hint="eastAsia"/>
        </w:rPr>
        <w:t>，此时也可以根据分布中流量不为</w:t>
      </w:r>
      <w:r w:rsidR="008F7129">
        <w:rPr>
          <w:rFonts w:hint="eastAsia"/>
        </w:rPr>
        <w:t>0</w:t>
      </w:r>
      <w:r w:rsidR="008F7129">
        <w:rPr>
          <w:rFonts w:hint="eastAsia"/>
        </w:rPr>
        <w:t>的概率之积来计算，此时的计算过程为</w:t>
      </w:r>
      <w:r w:rsidR="008F7129">
        <w:rPr>
          <w:rFonts w:hint="eastAsia"/>
        </w:rPr>
        <w:t>P</w:t>
      </w:r>
      <w:r w:rsidR="008F7129">
        <w:rPr>
          <w:rFonts w:hint="eastAsia"/>
        </w:rPr>
        <w:t>（</w:t>
      </w:r>
      <w:r w:rsidR="008F7129">
        <w:rPr>
          <w:rFonts w:hint="eastAsia"/>
        </w:rPr>
        <w:t>F</w:t>
      </w:r>
      <w:r w:rsidR="008F7129" w:rsidRPr="008A1AB3">
        <w:rPr>
          <w:rFonts w:hint="eastAsia"/>
          <w:vertAlign w:val="subscript"/>
        </w:rPr>
        <w:t>1</w:t>
      </w:r>
      <w:r w:rsidR="008F7129">
        <w:rPr>
          <w:rFonts w:hint="eastAsia"/>
        </w:rPr>
        <w:t>）</w:t>
      </w:r>
      <w:r w:rsidR="008F7129">
        <w:rPr>
          <w:rFonts w:hint="eastAsia"/>
        </w:rPr>
        <w:t>=0.5*0.5*0.8*0.8=0.16</w:t>
      </w:r>
      <w:r w:rsidR="008F7129">
        <w:rPr>
          <w:rFonts w:hint="eastAsia"/>
        </w:rPr>
        <w:t>，结果一直。同理，对于分布</w:t>
      </w:r>
      <w:r w:rsidR="008F7129">
        <w:rPr>
          <w:rFonts w:hint="eastAsia"/>
        </w:rPr>
        <w:t>F</w:t>
      </w:r>
      <w:r w:rsidR="008F7129" w:rsidRPr="00AF5DA4">
        <w:rPr>
          <w:rFonts w:hint="eastAsia"/>
          <w:vertAlign w:val="subscript"/>
        </w:rPr>
        <w:t>2</w:t>
      </w:r>
      <w:r w:rsidR="008F7129">
        <w:rPr>
          <w:rFonts w:hint="eastAsia"/>
        </w:rPr>
        <w:t>，通过定义可知</w:t>
      </w:r>
      <w:r w:rsidR="008F7129">
        <w:rPr>
          <w:rFonts w:hint="eastAsia"/>
        </w:rPr>
        <w:t>P</w:t>
      </w:r>
      <w:r w:rsidR="008F7129">
        <w:rPr>
          <w:rFonts w:hint="eastAsia"/>
        </w:rPr>
        <w:t>（</w:t>
      </w:r>
      <w:r w:rsidR="008F7129">
        <w:rPr>
          <w:rFonts w:hint="eastAsia"/>
        </w:rPr>
        <w:t>F</w:t>
      </w:r>
      <w:r w:rsidR="008F7129" w:rsidRPr="00E77E94">
        <w:rPr>
          <w:rFonts w:hint="eastAsia"/>
          <w:vertAlign w:val="subscript"/>
        </w:rPr>
        <w:t>2</w:t>
      </w:r>
      <w:r w:rsidR="008F7129">
        <w:rPr>
          <w:rFonts w:hint="eastAsia"/>
        </w:rPr>
        <w:t>）</w:t>
      </w:r>
      <w:r w:rsidR="008F7129">
        <w:rPr>
          <w:rFonts w:hint="eastAsia"/>
        </w:rPr>
        <w:t>=0.08</w:t>
      </w:r>
      <w:r w:rsidR="008F7129">
        <w:rPr>
          <w:rFonts w:hint="eastAsia"/>
        </w:rPr>
        <w:t>。</w:t>
      </w:r>
    </w:p>
    <w:p w:rsidR="008F7129" w:rsidRDefault="008F7129" w:rsidP="000625D7">
      <w:pPr>
        <w:pStyle w:val="a3"/>
        <w:ind w:firstLineChars="0" w:firstLine="0"/>
        <w:jc w:val="center"/>
      </w:pPr>
      <w:r>
        <w:object w:dxaOrig="3528" w:dyaOrig="2218">
          <v:shape id="_x0000_i1035" type="#_x0000_t75" style="width:175.5pt;height:111pt" o:ole="">
            <v:imagedata r:id="rId40" o:title=""/>
          </v:shape>
          <o:OLEObject Type="Embed" ProgID="Visio.Drawing.11" ShapeID="_x0000_i1035" DrawAspect="Content" ObjectID="_1523445986" r:id="rId41"/>
        </w:object>
      </w:r>
      <w:r w:rsidRPr="00E07FA1">
        <w:t xml:space="preserve"> </w:t>
      </w:r>
      <w:r>
        <w:object w:dxaOrig="3528" w:dyaOrig="2218">
          <v:shape id="_x0000_i1036" type="#_x0000_t75" style="width:175.5pt;height:111pt" o:ole="">
            <v:imagedata r:id="rId42" o:title=""/>
          </v:shape>
          <o:OLEObject Type="Embed" ProgID="Visio.Drawing.11" ShapeID="_x0000_i1036" DrawAspect="Content" ObjectID="_1523445987" r:id="rId43"/>
        </w:object>
      </w:r>
    </w:p>
    <w:p w:rsidR="008F7129" w:rsidRDefault="008F7129" w:rsidP="000625D7">
      <w:pPr>
        <w:pStyle w:val="a3"/>
        <w:spacing w:line="288" w:lineRule="auto"/>
        <w:ind w:firstLineChars="0" w:firstLine="0"/>
        <w:jc w:val="center"/>
        <w:rPr>
          <w:b/>
        </w:rPr>
      </w:pPr>
      <w:r>
        <w:rPr>
          <w:rFonts w:hint="eastAsia"/>
        </w:rPr>
        <w:t>图</w:t>
      </w:r>
      <w:r w:rsidR="00240EE5">
        <w:rPr>
          <w:rFonts w:hint="eastAsia"/>
        </w:rPr>
        <w:t>2-8</w:t>
      </w:r>
      <w:r>
        <w:rPr>
          <w:rFonts w:hint="eastAsia"/>
        </w:rPr>
        <w:t xml:space="preserve"> </w:t>
      </w:r>
      <w:r>
        <w:rPr>
          <w:rFonts w:hint="eastAsia"/>
        </w:rPr>
        <w:t>不确定图</w:t>
      </w:r>
      <w:r>
        <w:rPr>
          <w:rFonts w:hint="eastAsia"/>
        </w:rPr>
        <w:t>G</w:t>
      </w:r>
      <w:r>
        <w:rPr>
          <w:rFonts w:hint="eastAsia"/>
        </w:rPr>
        <w:t>的两个最大流分布</w:t>
      </w:r>
      <w:r>
        <w:rPr>
          <w:rFonts w:hint="eastAsia"/>
        </w:rPr>
        <w:t>F</w:t>
      </w:r>
      <w:r w:rsidRPr="00D62B8E">
        <w:rPr>
          <w:rFonts w:hint="eastAsia"/>
          <w:vertAlign w:val="subscript"/>
        </w:rPr>
        <w:t>1</w:t>
      </w:r>
      <w:r>
        <w:rPr>
          <w:rFonts w:hint="eastAsia"/>
        </w:rPr>
        <w:t>和</w:t>
      </w:r>
      <w:r>
        <w:rPr>
          <w:rFonts w:hint="eastAsia"/>
        </w:rPr>
        <w:t>F</w:t>
      </w:r>
      <w:r w:rsidRPr="00D62B8E">
        <w:rPr>
          <w:rFonts w:hint="eastAsia"/>
          <w:vertAlign w:val="subscript"/>
        </w:rPr>
        <w:t>2</w:t>
      </w:r>
    </w:p>
    <w:p w:rsidR="008F7129" w:rsidRDefault="008F7129" w:rsidP="00A53998">
      <w:pPr>
        <w:pStyle w:val="a3"/>
        <w:spacing w:line="288" w:lineRule="auto"/>
        <w:ind w:firstLine="470"/>
      </w:pPr>
      <w:r>
        <w:rPr>
          <w:rFonts w:hint="eastAsia"/>
          <w:b/>
        </w:rPr>
        <w:t>定义</w:t>
      </w:r>
      <w:r w:rsidR="00A53998">
        <w:rPr>
          <w:rFonts w:hint="eastAsia"/>
          <w:b/>
        </w:rPr>
        <w:t>2-15</w:t>
      </w:r>
      <w:r>
        <w:rPr>
          <w:rFonts w:hint="eastAsia"/>
          <w:b/>
        </w:rPr>
        <w:t xml:space="preserve">. </w:t>
      </w:r>
      <w:r>
        <w:rPr>
          <w:rFonts w:hint="eastAsia"/>
          <w:b/>
        </w:rPr>
        <w:t>（不确定图最可靠流分布）</w:t>
      </w:r>
      <w:r>
        <w:rPr>
          <w:rFonts w:hint="eastAsia"/>
        </w:rPr>
        <w:t>一个不确定图最可靠</w:t>
      </w:r>
      <w:r w:rsidRPr="00AE29FB">
        <w:rPr>
          <w:rFonts w:hint="eastAsia"/>
        </w:rPr>
        <w:t>流</w:t>
      </w:r>
      <w:r>
        <w:rPr>
          <w:rFonts w:hint="eastAsia"/>
        </w:rPr>
        <w:t>分布是一个不确定图</w:t>
      </w:r>
      <w:r w:rsidRPr="00AE29FB">
        <w:rPr>
          <w:rFonts w:hint="eastAsia"/>
        </w:rPr>
        <w:t>流</w:t>
      </w:r>
      <w:r>
        <w:rPr>
          <w:rFonts w:hint="eastAsia"/>
        </w:rPr>
        <w:t>分布，</w:t>
      </w:r>
      <w:r w:rsidRPr="00AE29FB">
        <w:rPr>
          <w:rFonts w:hint="eastAsia"/>
        </w:rPr>
        <w:t>其可靠性不小于该不确定图上的任一</w:t>
      </w:r>
      <w:r>
        <w:rPr>
          <w:rFonts w:hint="eastAsia"/>
        </w:rPr>
        <w:t>同等</w:t>
      </w:r>
      <w:r w:rsidRPr="00AE29FB">
        <w:rPr>
          <w:rFonts w:hint="eastAsia"/>
        </w:rPr>
        <w:t>流</w:t>
      </w:r>
      <w:r>
        <w:rPr>
          <w:rFonts w:hint="eastAsia"/>
        </w:rPr>
        <w:t>分布。特别的，当流量为最大流时，为最可靠最大流分布，其对应的可靠性为最可靠最大流分布可靠性。</w:t>
      </w:r>
    </w:p>
    <w:p w:rsidR="008F7129" w:rsidRPr="00AE29FB" w:rsidRDefault="00A77528" w:rsidP="00A53998">
      <w:pPr>
        <w:pStyle w:val="a3"/>
        <w:spacing w:line="288" w:lineRule="auto"/>
        <w:ind w:firstLine="470"/>
      </w:pPr>
      <w:r>
        <w:rPr>
          <w:rFonts w:hint="eastAsia"/>
          <w:b/>
        </w:rPr>
        <w:t>实例</w:t>
      </w:r>
      <w:r>
        <w:rPr>
          <w:rFonts w:hint="eastAsia"/>
          <w:b/>
        </w:rPr>
        <w:t>2-</w:t>
      </w:r>
      <w:r w:rsidR="008F7129" w:rsidRPr="00253BA4">
        <w:rPr>
          <w:rFonts w:hint="eastAsia"/>
          <w:b/>
        </w:rPr>
        <w:t>6</w:t>
      </w:r>
      <w:r w:rsidR="008F7129">
        <w:rPr>
          <w:rFonts w:hint="eastAsia"/>
          <w:b/>
        </w:rPr>
        <w:t xml:space="preserve">. </w:t>
      </w:r>
      <w:r w:rsidR="008F7129">
        <w:rPr>
          <w:rFonts w:hint="eastAsia"/>
        </w:rPr>
        <w:t>如图</w:t>
      </w:r>
      <w:r w:rsidR="00F42521">
        <w:rPr>
          <w:rFonts w:hint="eastAsia"/>
        </w:rPr>
        <w:t>2-8</w:t>
      </w:r>
      <w:r w:rsidR="008F7129">
        <w:rPr>
          <w:rFonts w:hint="eastAsia"/>
        </w:rPr>
        <w:t>中的两个分布是不确定图</w:t>
      </w:r>
      <w:r w:rsidR="008F7129">
        <w:rPr>
          <w:rFonts w:hint="eastAsia"/>
        </w:rPr>
        <w:t>G</w:t>
      </w:r>
      <w:r w:rsidR="008F7129">
        <w:rPr>
          <w:rFonts w:hint="eastAsia"/>
        </w:rPr>
        <w:t>的两个最大流分布，其中</w:t>
      </w:r>
      <w:r w:rsidR="008F7129">
        <w:rPr>
          <w:rFonts w:hint="eastAsia"/>
        </w:rPr>
        <w:t>P</w:t>
      </w:r>
      <w:r w:rsidR="008F7129">
        <w:rPr>
          <w:rFonts w:hint="eastAsia"/>
        </w:rPr>
        <w:t>（</w:t>
      </w:r>
      <w:r w:rsidR="008F7129">
        <w:rPr>
          <w:rFonts w:hint="eastAsia"/>
        </w:rPr>
        <w:t>F</w:t>
      </w:r>
      <w:r w:rsidR="008F7129" w:rsidRPr="00172EEC">
        <w:rPr>
          <w:rFonts w:hint="eastAsia"/>
          <w:vertAlign w:val="subscript"/>
        </w:rPr>
        <w:t>1</w:t>
      </w:r>
      <w:r w:rsidR="008F7129">
        <w:rPr>
          <w:rFonts w:hint="eastAsia"/>
        </w:rPr>
        <w:t>）</w:t>
      </w:r>
      <w:r w:rsidR="008F7129">
        <w:rPr>
          <w:rFonts w:hint="eastAsia"/>
        </w:rPr>
        <w:t>&gt;P</w:t>
      </w:r>
      <w:r w:rsidR="008F7129">
        <w:rPr>
          <w:rFonts w:hint="eastAsia"/>
        </w:rPr>
        <w:t>（</w:t>
      </w:r>
      <w:r w:rsidR="008F7129">
        <w:rPr>
          <w:rFonts w:hint="eastAsia"/>
        </w:rPr>
        <w:t>F</w:t>
      </w:r>
      <w:r w:rsidR="008F7129" w:rsidRPr="00172EEC">
        <w:rPr>
          <w:rFonts w:hint="eastAsia"/>
          <w:vertAlign w:val="subscript"/>
        </w:rPr>
        <w:t>2</w:t>
      </w:r>
      <w:r w:rsidR="008F7129">
        <w:rPr>
          <w:rFonts w:hint="eastAsia"/>
        </w:rPr>
        <w:t>），且不存在一个其他的最大流分布</w:t>
      </w:r>
      <w:r w:rsidR="008F7129">
        <w:rPr>
          <w:rFonts w:hint="eastAsia"/>
        </w:rPr>
        <w:t>F</w:t>
      </w:r>
      <w:r w:rsidR="008F7129">
        <w:rPr>
          <w:rFonts w:hint="eastAsia"/>
        </w:rPr>
        <w:t>，使得</w:t>
      </w:r>
      <w:r w:rsidR="008F7129">
        <w:rPr>
          <w:rFonts w:hint="eastAsia"/>
        </w:rPr>
        <w:t>P</w:t>
      </w:r>
      <w:r w:rsidR="008F7129">
        <w:rPr>
          <w:rFonts w:hint="eastAsia"/>
        </w:rPr>
        <w:t>（</w:t>
      </w:r>
      <w:r w:rsidR="008F7129">
        <w:rPr>
          <w:rFonts w:hint="eastAsia"/>
        </w:rPr>
        <w:t>F</w:t>
      </w:r>
      <w:r w:rsidR="008F7129">
        <w:rPr>
          <w:rFonts w:hint="eastAsia"/>
        </w:rPr>
        <w:t>）</w:t>
      </w:r>
      <w:r w:rsidR="008F7129">
        <w:rPr>
          <w:rFonts w:hint="eastAsia"/>
        </w:rPr>
        <w:t>&gt;P</w:t>
      </w:r>
      <w:r w:rsidR="008F7129">
        <w:rPr>
          <w:rFonts w:hint="eastAsia"/>
        </w:rPr>
        <w:t>（</w:t>
      </w:r>
      <w:r w:rsidR="008F7129">
        <w:rPr>
          <w:rFonts w:hint="eastAsia"/>
        </w:rPr>
        <w:t>F</w:t>
      </w:r>
      <w:r w:rsidR="008F7129" w:rsidRPr="006C7C73">
        <w:rPr>
          <w:rFonts w:hint="eastAsia"/>
          <w:vertAlign w:val="subscript"/>
        </w:rPr>
        <w:t>1</w:t>
      </w:r>
      <w:r w:rsidR="008F7129">
        <w:rPr>
          <w:rFonts w:hint="eastAsia"/>
        </w:rPr>
        <w:t>），则</w:t>
      </w:r>
      <w:r w:rsidR="008F7129">
        <w:rPr>
          <w:rFonts w:hint="eastAsia"/>
        </w:rPr>
        <w:t>F</w:t>
      </w:r>
      <w:r w:rsidR="008F7129" w:rsidRPr="006E0EF0">
        <w:rPr>
          <w:rFonts w:hint="eastAsia"/>
          <w:vertAlign w:val="subscript"/>
        </w:rPr>
        <w:t>1</w:t>
      </w:r>
      <w:r w:rsidR="008F7129">
        <w:rPr>
          <w:rFonts w:hint="eastAsia"/>
        </w:rPr>
        <w:t>是不确定图</w:t>
      </w:r>
      <w:r w:rsidR="008F7129">
        <w:rPr>
          <w:rFonts w:hint="eastAsia"/>
        </w:rPr>
        <w:t>G</w:t>
      </w:r>
      <w:r w:rsidR="008F7129">
        <w:rPr>
          <w:rFonts w:hint="eastAsia"/>
        </w:rPr>
        <w:t>的最可靠最大流分布，其对应的可靠性为不确定图</w:t>
      </w:r>
      <w:r w:rsidR="008F7129">
        <w:rPr>
          <w:rFonts w:hint="eastAsia"/>
        </w:rPr>
        <w:t>G</w:t>
      </w:r>
      <w:r w:rsidR="008F7129">
        <w:rPr>
          <w:rFonts w:hint="eastAsia"/>
        </w:rPr>
        <w:t>的最可靠性最大流分布可靠性。</w:t>
      </w:r>
    </w:p>
    <w:p w:rsidR="001308A3" w:rsidRPr="001308A3" w:rsidRDefault="00D64FEA" w:rsidP="003610BD">
      <w:pPr>
        <w:pStyle w:val="31"/>
      </w:pPr>
      <w:bookmarkStart w:id="52" w:name="_Toc449617152"/>
      <w:r>
        <w:rPr>
          <w:rFonts w:hint="eastAsia"/>
        </w:rPr>
        <w:t>2</w:t>
      </w:r>
      <w:r w:rsidR="00040741">
        <w:rPr>
          <w:rFonts w:hint="eastAsia"/>
        </w:rPr>
        <w:t xml:space="preserve">.3.3 </w:t>
      </w:r>
      <w:r w:rsidR="00B0148C">
        <w:rPr>
          <w:rFonts w:hint="eastAsia"/>
        </w:rPr>
        <w:t>不确定图容量可靠</w:t>
      </w:r>
      <w:r w:rsidR="00BD0578">
        <w:rPr>
          <w:rFonts w:hint="eastAsia"/>
        </w:rPr>
        <w:t>性</w:t>
      </w:r>
      <w:bookmarkEnd w:id="52"/>
    </w:p>
    <w:p w:rsidR="00520054" w:rsidRDefault="00520054" w:rsidP="00520054">
      <w:pPr>
        <w:pStyle w:val="a3"/>
        <w:spacing w:line="288" w:lineRule="auto"/>
        <w:ind w:firstLine="470"/>
      </w:pPr>
      <w:r w:rsidRPr="003F4392">
        <w:rPr>
          <w:rFonts w:hint="eastAsia"/>
          <w:b/>
        </w:rPr>
        <w:t>定义</w:t>
      </w:r>
      <w:r w:rsidRPr="003F4392">
        <w:rPr>
          <w:rFonts w:hint="eastAsia"/>
          <w:b/>
        </w:rPr>
        <w:t>2-</w:t>
      </w:r>
      <w:r w:rsidR="00F17363">
        <w:rPr>
          <w:rFonts w:hint="eastAsia"/>
          <w:b/>
        </w:rPr>
        <w:t>1</w:t>
      </w:r>
      <w:r w:rsidRPr="003F4392">
        <w:rPr>
          <w:rFonts w:hint="eastAsia"/>
          <w:b/>
        </w:rPr>
        <w:t>6.</w:t>
      </w:r>
      <w:r w:rsidRPr="003F4392">
        <w:rPr>
          <w:rFonts w:hint="eastAsia"/>
          <w:b/>
        </w:rPr>
        <w:t>（</w:t>
      </w:r>
      <w:r w:rsidR="00F17363">
        <w:rPr>
          <w:rFonts w:hint="eastAsia"/>
          <w:b/>
        </w:rPr>
        <w:t>不确定图</w:t>
      </w:r>
      <w:r>
        <w:rPr>
          <w:rFonts w:hint="eastAsia"/>
          <w:b/>
        </w:rPr>
        <w:t>的容量</w:t>
      </w:r>
      <w:r w:rsidRPr="003F4392">
        <w:rPr>
          <w:rFonts w:hint="eastAsia"/>
          <w:b/>
        </w:rPr>
        <w:t>可靠性）</w:t>
      </w:r>
      <w:r>
        <w:rPr>
          <w:rFonts w:hint="eastAsia"/>
        </w:rPr>
        <w:t>设</w:t>
      </w:r>
      <w:r>
        <w:rPr>
          <w:rFonts w:hint="eastAsia"/>
        </w:rPr>
        <w:t>G=</w:t>
      </w:r>
      <w:r>
        <w:rPr>
          <w:rFonts w:hint="eastAsia"/>
        </w:rPr>
        <w:t>（</w:t>
      </w:r>
      <w:r>
        <w:rPr>
          <w:rFonts w:hint="eastAsia"/>
        </w:rPr>
        <w:t>N</w:t>
      </w:r>
      <w:r>
        <w:rPr>
          <w:rFonts w:hint="eastAsia"/>
        </w:rPr>
        <w:t>，</w:t>
      </w:r>
      <w:r>
        <w:rPr>
          <w:rFonts w:hint="eastAsia"/>
        </w:rPr>
        <w:t>A</w:t>
      </w:r>
      <w:r>
        <w:rPr>
          <w:rFonts w:hint="eastAsia"/>
        </w:rPr>
        <w:t>，</w:t>
      </w:r>
      <w:r>
        <w:rPr>
          <w:rFonts w:hint="eastAsia"/>
        </w:rPr>
        <w:t>M</w:t>
      </w:r>
      <w:r>
        <w:rPr>
          <w:rFonts w:hint="eastAsia"/>
        </w:rPr>
        <w:t>）是从源点</w:t>
      </w:r>
      <w:r>
        <w:rPr>
          <w:rFonts w:hint="eastAsia"/>
        </w:rPr>
        <w:t>s</w:t>
      </w:r>
      <w:r>
        <w:rPr>
          <w:rFonts w:hint="eastAsia"/>
        </w:rPr>
        <w:t>到汇点</w:t>
      </w:r>
      <w:r>
        <w:rPr>
          <w:rFonts w:hint="eastAsia"/>
        </w:rPr>
        <w:t>t</w:t>
      </w:r>
      <w:r>
        <w:rPr>
          <w:rFonts w:hint="eastAsia"/>
        </w:rPr>
        <w:t>的一个</w:t>
      </w:r>
      <w:r w:rsidR="001951E1">
        <w:rPr>
          <w:rFonts w:hint="eastAsia"/>
        </w:rPr>
        <w:t>不确定图</w:t>
      </w:r>
      <w:r>
        <w:rPr>
          <w:rFonts w:hint="eastAsia"/>
        </w:rPr>
        <w:t>，其中</w:t>
      </w:r>
      <w:r>
        <w:rPr>
          <w:rFonts w:hint="eastAsia"/>
        </w:rPr>
        <w:t>N</w:t>
      </w:r>
      <w:r>
        <w:rPr>
          <w:rFonts w:hint="eastAsia"/>
        </w:rPr>
        <w:t>为节点</w:t>
      </w:r>
      <w:r w:rsidR="001A3173">
        <w:rPr>
          <w:rFonts w:hint="eastAsia"/>
        </w:rPr>
        <w:t>集</w:t>
      </w:r>
      <w:r>
        <w:rPr>
          <w:rFonts w:hint="eastAsia"/>
        </w:rPr>
        <w:t>，</w:t>
      </w:r>
      <w:r>
        <w:rPr>
          <w:rFonts w:hint="eastAsia"/>
        </w:rPr>
        <w:t>A={a</w:t>
      </w:r>
      <w:r w:rsidRPr="00620783">
        <w:rPr>
          <w:rFonts w:hint="eastAsia"/>
          <w:vertAlign w:val="subscript"/>
        </w:rPr>
        <w:t>i</w:t>
      </w:r>
      <w:r>
        <w:rPr>
          <w:rFonts w:hint="eastAsia"/>
        </w:rPr>
        <w:t xml:space="preserve"> | 1</w:t>
      </w:r>
      <w:r>
        <w:rPr>
          <w:rFonts w:hint="eastAsia"/>
        </w:rPr>
        <w:t>≤</w:t>
      </w:r>
      <w:r>
        <w:rPr>
          <w:rFonts w:hint="eastAsia"/>
        </w:rPr>
        <w:t>i</w:t>
      </w:r>
      <w:r>
        <w:rPr>
          <w:rFonts w:hint="eastAsia"/>
        </w:rPr>
        <w:t>≤</w:t>
      </w:r>
      <w:r>
        <w:rPr>
          <w:rFonts w:hint="eastAsia"/>
        </w:rPr>
        <w:t>n}</w:t>
      </w:r>
      <w:r>
        <w:rPr>
          <w:rFonts w:hint="eastAsia"/>
        </w:rPr>
        <w:t>为弧集，</w:t>
      </w:r>
      <w:r>
        <w:rPr>
          <w:rFonts w:hint="eastAsia"/>
        </w:rPr>
        <w:t>M={M</w:t>
      </w:r>
      <w:r w:rsidRPr="00620783">
        <w:rPr>
          <w:rFonts w:hint="eastAsia"/>
          <w:vertAlign w:val="superscript"/>
        </w:rPr>
        <w:t>1</w:t>
      </w:r>
      <w:r>
        <w:rPr>
          <w:rFonts w:hint="eastAsia"/>
        </w:rPr>
        <w:t>，</w:t>
      </w:r>
      <w:r>
        <w:rPr>
          <w:rFonts w:hint="eastAsia"/>
        </w:rPr>
        <w:t>M</w:t>
      </w:r>
      <w:r w:rsidRPr="00620783">
        <w:rPr>
          <w:rFonts w:hint="eastAsia"/>
          <w:vertAlign w:val="superscript"/>
        </w:rPr>
        <w:t>2</w:t>
      </w:r>
      <w:r>
        <w:rPr>
          <w:rFonts w:hint="eastAsia"/>
        </w:rPr>
        <w:t>，</w:t>
      </w:r>
      <w:r>
        <w:t>…</w:t>
      </w:r>
      <w:r>
        <w:rPr>
          <w:rFonts w:hint="eastAsia"/>
        </w:rPr>
        <w:t>，</w:t>
      </w:r>
      <w:r>
        <w:rPr>
          <w:rFonts w:hint="eastAsia"/>
        </w:rPr>
        <w:t>M</w:t>
      </w:r>
      <w:r w:rsidRPr="00620783">
        <w:rPr>
          <w:rFonts w:hint="eastAsia"/>
          <w:vertAlign w:val="superscript"/>
        </w:rPr>
        <w:t>n</w:t>
      </w:r>
      <w:r>
        <w:rPr>
          <w:rFonts w:hint="eastAsia"/>
        </w:rPr>
        <w:t>}</w:t>
      </w:r>
      <w:r>
        <w:rPr>
          <w:rFonts w:hint="eastAsia"/>
        </w:rPr>
        <w:t>，</w:t>
      </w:r>
      <w:r>
        <w:rPr>
          <w:rFonts w:hint="eastAsia"/>
        </w:rPr>
        <w:t>M</w:t>
      </w:r>
      <w:r w:rsidRPr="001F3670">
        <w:rPr>
          <w:rFonts w:hint="eastAsia"/>
          <w:vertAlign w:val="superscript"/>
        </w:rPr>
        <w:t>i</w:t>
      </w:r>
      <w:r>
        <w:rPr>
          <w:rFonts w:hint="eastAsia"/>
        </w:rPr>
        <w:lastRenderedPageBreak/>
        <w:t>为弧</w:t>
      </w:r>
      <w:r>
        <w:rPr>
          <w:rFonts w:hint="eastAsia"/>
        </w:rPr>
        <w:t>a</w:t>
      </w:r>
      <w:r w:rsidRPr="00620783">
        <w:rPr>
          <w:rFonts w:hint="eastAsia"/>
          <w:vertAlign w:val="subscript"/>
        </w:rPr>
        <w:t>i</w:t>
      </w:r>
      <w:r>
        <w:rPr>
          <w:rFonts w:hint="eastAsia"/>
        </w:rPr>
        <w:t>的最大容量，</w:t>
      </w:r>
      <w:r>
        <w:rPr>
          <w:rFonts w:hint="eastAsia"/>
        </w:rPr>
        <w:t>i=1,2</w:t>
      </w:r>
      <w:r>
        <w:rPr>
          <w:rFonts w:hint="eastAsia"/>
        </w:rPr>
        <w:t>，</w:t>
      </w:r>
      <w:r>
        <w:t>…</w:t>
      </w:r>
      <w:r>
        <w:rPr>
          <w:rFonts w:hint="eastAsia"/>
        </w:rPr>
        <w:t>，</w:t>
      </w:r>
      <w:r>
        <w:rPr>
          <w:rFonts w:hint="eastAsia"/>
        </w:rPr>
        <w:t>n</w:t>
      </w:r>
      <w:r>
        <w:rPr>
          <w:rFonts w:hint="eastAsia"/>
        </w:rPr>
        <w:t>。那么</w:t>
      </w:r>
      <w:r>
        <w:rPr>
          <w:rFonts w:hint="eastAsia"/>
        </w:rPr>
        <w:t>G</w:t>
      </w:r>
      <w:r>
        <w:rPr>
          <w:rFonts w:hint="eastAsia"/>
        </w:rPr>
        <w:t>的</w:t>
      </w:r>
      <w:r>
        <w:rPr>
          <w:rFonts w:hint="eastAsia"/>
        </w:rPr>
        <w:t>d</w:t>
      </w:r>
      <w:r>
        <w:rPr>
          <w:rFonts w:hint="eastAsia"/>
        </w:rPr>
        <w:t>容量可靠性可以表示为</w:t>
      </w:r>
      <m:oMath>
        <m:r>
          <w:rPr>
            <w:rFonts w:ascii="Cambria Math" w:eastAsia="Cambria Math" w:hAnsi="Cambria Math" w:cs="Cambria Math"/>
          </w:rPr>
          <m:t>P</m:t>
        </m:r>
        <m:r>
          <m:rPr>
            <m:sty m:val="p"/>
          </m:rPr>
          <w:rPr>
            <w:rFonts w:ascii="Cambria Math" w:hAnsi="Cambria Math" w:cs="Cambria Math"/>
          </w:rPr>
          <m:t>d</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Pr>
          <w:rFonts w:hint="eastAsia"/>
        </w:rPr>
        <w:t>为满足</w:t>
      </w:r>
      <w:r>
        <w:rPr>
          <w:rFonts w:hint="eastAsia"/>
        </w:rPr>
        <w:t>d</w:t>
      </w:r>
      <w:r>
        <w:rPr>
          <w:rFonts w:hint="eastAsia"/>
        </w:rPr>
        <w:t>流的子图，即</w:t>
      </w:r>
      <m:oMath>
        <m:sSub>
          <m:sSubPr>
            <m:ctrlPr>
              <w:rPr>
                <w:rFonts w:ascii="Cambria Math" w:eastAsia="Cambria Math" w:hAnsi="Cambria Math" w:cs="Cambria Math"/>
                <w:i/>
              </w:rPr>
            </m:ctrlPr>
          </m:sSubPr>
          <m:e>
            <m:r>
              <m:rPr>
                <m:sty m:val="p"/>
              </m:rPr>
              <w:rPr>
                <w:rFonts w:ascii="Cambria Math"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Pr>
          <w:rFonts w:hint="eastAsia"/>
        </w:rPr>
        <w:t>。</w:t>
      </w:r>
    </w:p>
    <w:p w:rsidR="0074616C" w:rsidRDefault="00520054" w:rsidP="00520054">
      <w:pPr>
        <w:pStyle w:val="a3"/>
        <w:spacing w:line="288" w:lineRule="auto"/>
        <w:ind w:firstLine="468"/>
      </w:pPr>
      <w:r>
        <w:rPr>
          <w:rFonts w:hint="eastAsia"/>
        </w:rPr>
        <w:t>特别的，当</w:t>
      </w:r>
      <w:r>
        <w:rPr>
          <w:rFonts w:hint="eastAsia"/>
        </w:rPr>
        <w:t>d</w:t>
      </w:r>
      <w:r>
        <w:rPr>
          <w:rFonts w:hint="eastAsia"/>
        </w:rPr>
        <w:t>为最大流的时候，</w:t>
      </w:r>
      <w:r>
        <w:rPr>
          <w:rFonts w:hint="eastAsia"/>
        </w:rPr>
        <w:t>Pr</w:t>
      </w:r>
      <w:r>
        <w:rPr>
          <w:rFonts w:hint="eastAsia"/>
        </w:rPr>
        <w:t>为随机流网络的最大流容量可靠性。本文在不特殊说明的情况下，容量可靠性都指的是最大流容量可靠性。</w:t>
      </w:r>
    </w:p>
    <w:p w:rsidR="000E086F" w:rsidRPr="00922F6C" w:rsidRDefault="008C0FEA" w:rsidP="00922F6C">
      <w:pPr>
        <w:pStyle w:val="a3"/>
        <w:spacing w:line="288" w:lineRule="auto"/>
        <w:ind w:firstLine="470"/>
        <w:rPr>
          <w:b/>
        </w:rPr>
      </w:pPr>
      <w:r w:rsidRPr="00922F6C">
        <w:rPr>
          <w:rFonts w:hint="eastAsia"/>
          <w:b/>
        </w:rPr>
        <w:t>实例</w:t>
      </w:r>
      <w:r w:rsidRPr="00922F6C">
        <w:rPr>
          <w:rFonts w:hint="eastAsia"/>
          <w:b/>
        </w:rPr>
        <w:t xml:space="preserve">2-7. </w:t>
      </w:r>
      <w:r w:rsidR="00922F6C" w:rsidRPr="00922F6C">
        <w:rPr>
          <w:rFonts w:hint="eastAsia"/>
        </w:rPr>
        <w:t>对于</w:t>
      </w:r>
      <w:r w:rsidR="00922F6C">
        <w:rPr>
          <w:rFonts w:hint="eastAsia"/>
        </w:rPr>
        <w:t>图</w:t>
      </w:r>
      <w:r w:rsidR="00922F6C">
        <w:rPr>
          <w:rFonts w:hint="eastAsia"/>
        </w:rPr>
        <w:t>2-3</w:t>
      </w:r>
      <w:r w:rsidR="00922F6C">
        <w:rPr>
          <w:rFonts w:hint="eastAsia"/>
        </w:rPr>
        <w:t>的不确定图</w:t>
      </w:r>
      <w:r w:rsidR="003B33F3">
        <w:rPr>
          <w:rFonts w:hint="eastAsia"/>
        </w:rPr>
        <w:t>G</w:t>
      </w:r>
      <w:r w:rsidR="00922F6C">
        <w:rPr>
          <w:rFonts w:hint="eastAsia"/>
        </w:rPr>
        <w:t>，其所有能够达到最大流的子图如图</w:t>
      </w:r>
      <w:r w:rsidR="00922F6C">
        <w:rPr>
          <w:rFonts w:hint="eastAsia"/>
        </w:rPr>
        <w:t>2-7</w:t>
      </w:r>
      <w:r w:rsidR="00922F6C">
        <w:rPr>
          <w:rFonts w:hint="eastAsia"/>
        </w:rPr>
        <w:t>中</w:t>
      </w:r>
      <w:r w:rsidR="00620EA8" w:rsidRPr="00543EFD">
        <w:rPr>
          <w:rFonts w:hint="eastAsia"/>
          <w:sz w:val="21"/>
        </w:rPr>
        <w:t>g</w:t>
      </w:r>
      <w:r w:rsidR="00620EA8" w:rsidRPr="00543EFD">
        <w:rPr>
          <w:rFonts w:hint="eastAsia"/>
          <w:sz w:val="21"/>
          <w:vertAlign w:val="subscript"/>
        </w:rPr>
        <w:t>1</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2</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3</w:t>
      </w:r>
      <w:r w:rsidR="00620EA8">
        <w:rPr>
          <w:rFonts w:hint="eastAsia"/>
        </w:rPr>
        <w:t>所示，</w:t>
      </w:r>
      <w:r w:rsidR="003B33F3">
        <w:rPr>
          <w:rFonts w:hint="eastAsia"/>
        </w:rPr>
        <w:t>那么</w:t>
      </w:r>
      <w:r w:rsidR="003B33F3">
        <w:rPr>
          <w:rFonts w:hint="eastAsia"/>
        </w:rPr>
        <w:t>G</w:t>
      </w:r>
      <w:r w:rsidR="003B33F3">
        <w:rPr>
          <w:rFonts w:hint="eastAsia"/>
        </w:rPr>
        <w:t>的最大流容量可靠性为</w:t>
      </w:r>
      <w:r w:rsidR="00912EB9">
        <w:rPr>
          <w:rFonts w:hint="eastAsia"/>
        </w:rPr>
        <w:t>Pd</w:t>
      </w:r>
      <w:r w:rsidR="003B33F3">
        <w:rPr>
          <w:rFonts w:hint="eastAsia"/>
        </w:rPr>
        <w:t>=</w:t>
      </w:r>
      <w:r w:rsidR="00FE5861">
        <w:rPr>
          <w:rFonts w:hint="eastAsia"/>
        </w:rPr>
        <w:t>pd</w:t>
      </w:r>
      <w:r w:rsidR="00FE5861">
        <w:rPr>
          <w:rFonts w:hint="eastAsia"/>
        </w:rPr>
        <w:t>（</w:t>
      </w:r>
      <w:r w:rsidR="00FE5861" w:rsidRPr="00543EFD">
        <w:rPr>
          <w:rFonts w:hint="eastAsia"/>
          <w:sz w:val="21"/>
        </w:rPr>
        <w:t>g</w:t>
      </w:r>
      <w:r w:rsidR="00FE5861" w:rsidRPr="00543EFD">
        <w:rPr>
          <w:rFonts w:hint="eastAsia"/>
          <w:sz w:val="21"/>
          <w:vertAlign w:val="subscript"/>
        </w:rPr>
        <w:t>1</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2</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3</w:t>
      </w:r>
      <w:r w:rsidR="00FE5861">
        <w:rPr>
          <w:rFonts w:hint="eastAsia"/>
        </w:rPr>
        <w:t>）。</w:t>
      </w:r>
    </w:p>
    <w:p w:rsidR="00E77FC0" w:rsidRDefault="00D64FEA" w:rsidP="00DB5271">
      <w:pPr>
        <w:pStyle w:val="21"/>
      </w:pPr>
      <w:bookmarkStart w:id="53" w:name="_Toc449617153"/>
      <w:r>
        <w:rPr>
          <w:rFonts w:hint="eastAsia"/>
        </w:rPr>
        <w:t>2</w:t>
      </w:r>
      <w:r w:rsidR="00040741">
        <w:rPr>
          <w:rFonts w:hint="eastAsia"/>
        </w:rPr>
        <w:t xml:space="preserve">.4 </w:t>
      </w:r>
      <w:r w:rsidR="00E77FC0">
        <w:rPr>
          <w:rFonts w:hint="eastAsia"/>
        </w:rPr>
        <w:t>本章小结</w:t>
      </w:r>
      <w:bookmarkEnd w:id="53"/>
    </w:p>
    <w:p w:rsidR="0002006D" w:rsidRDefault="007156FA" w:rsidP="00DC62EB">
      <w:pPr>
        <w:pStyle w:val="a3"/>
        <w:spacing w:line="288" w:lineRule="auto"/>
        <w:ind w:firstLine="468"/>
        <w:sectPr w:rsidR="0002006D" w:rsidSect="006272F4">
          <w:headerReference w:type="default" r:id="rId44"/>
          <w:footerReference w:type="even" r:id="rId45"/>
          <w:footerReference w:type="default" r:id="rId46"/>
          <w:footnotePr>
            <w:numRestart w:val="eachPage"/>
          </w:footnotePr>
          <w:pgSz w:w="11907" w:h="16839" w:code="9"/>
          <w:pgMar w:top="1134" w:right="1418" w:bottom="1134" w:left="1418" w:header="737" w:footer="567" w:gutter="0"/>
          <w:cols w:space="720"/>
          <w:docGrid w:type="linesAndChars" w:linePitch="326" w:charSpace="1229"/>
        </w:sectPr>
      </w:pPr>
      <w:r>
        <w:rPr>
          <w:rFonts w:hint="eastAsia"/>
        </w:rPr>
        <w:t>本章主要介绍了一些基本概念。由于本文是</w:t>
      </w:r>
      <w:r w:rsidR="00A3558D">
        <w:rPr>
          <w:rFonts w:hint="eastAsia"/>
        </w:rPr>
        <w:t>基于网络最大流、随机流网络可靠性和不确定图分布可靠性对不确定图关键边进行的相关研究，因此主要介绍这些概念的相关研究。首先介绍了最大流的相关概念和常用的算法，然后</w:t>
      </w:r>
      <w:r w:rsidR="007919E8">
        <w:rPr>
          <w:rFonts w:hint="eastAsia"/>
        </w:rPr>
        <w:t>介绍了随机流网络可靠性的基本概念，最后</w:t>
      </w:r>
      <w:r w:rsidR="00A15A75">
        <w:rPr>
          <w:rFonts w:hint="eastAsia"/>
        </w:rPr>
        <w:t>介绍了不确定图的相关概念和不确定图数据的一般建模方法，以及不确定图流分布及其可靠性的相关问题。</w:t>
      </w:r>
      <w:r w:rsidR="00AB38E1">
        <w:rPr>
          <w:rFonts w:hint="eastAsia"/>
        </w:rPr>
        <w:t>对相关概念给出了详细的实例，方便理解。</w:t>
      </w:r>
    </w:p>
    <w:p w:rsidR="003D3927" w:rsidRDefault="00986F09" w:rsidP="00983510">
      <w:pPr>
        <w:pStyle w:val="1"/>
        <w:numPr>
          <w:ilvl w:val="0"/>
          <w:numId w:val="0"/>
        </w:numPr>
        <w:ind w:left="420" w:hanging="420"/>
      </w:pPr>
      <w:bookmarkStart w:id="54" w:name="OLE_LINK35"/>
      <w:bookmarkStart w:id="55" w:name="OLE_LINK36"/>
      <w:bookmarkStart w:id="56" w:name="_Toc449617154"/>
      <w:r>
        <w:rPr>
          <w:rFonts w:hint="eastAsia"/>
        </w:rPr>
        <w:lastRenderedPageBreak/>
        <w:t>第</w:t>
      </w:r>
      <w:r>
        <w:rPr>
          <w:rFonts w:hint="eastAsia"/>
        </w:rPr>
        <w:t>3</w:t>
      </w:r>
      <w:r>
        <w:rPr>
          <w:rFonts w:hint="eastAsia"/>
        </w:rPr>
        <w:t>章</w:t>
      </w:r>
      <w:r>
        <w:rPr>
          <w:rFonts w:hint="eastAsia"/>
        </w:rPr>
        <w:t xml:space="preserve"> </w:t>
      </w:r>
      <w:r w:rsidR="00181A2F">
        <w:rPr>
          <w:rFonts w:hint="eastAsia"/>
        </w:rPr>
        <w:t>基于流量和容量可靠性的关键</w:t>
      </w:r>
      <w:r w:rsidR="0014502F">
        <w:rPr>
          <w:rFonts w:hint="eastAsia"/>
        </w:rPr>
        <w:t>边</w:t>
      </w:r>
      <w:r w:rsidR="00181A2F">
        <w:rPr>
          <w:rFonts w:hint="eastAsia"/>
        </w:rPr>
        <w:t>衡量</w:t>
      </w:r>
      <w:r w:rsidR="00EC7651">
        <w:rPr>
          <w:rFonts w:hint="eastAsia"/>
        </w:rPr>
        <w:t>方法</w:t>
      </w:r>
      <w:bookmarkEnd w:id="54"/>
      <w:bookmarkEnd w:id="55"/>
      <w:bookmarkEnd w:id="56"/>
    </w:p>
    <w:p w:rsidR="008754ED" w:rsidRDefault="000E781B" w:rsidP="007B6362">
      <w:pPr>
        <w:pStyle w:val="a3"/>
        <w:spacing w:line="288" w:lineRule="auto"/>
        <w:ind w:firstLine="468"/>
      </w:pPr>
      <w:bookmarkStart w:id="57" w:name="OLE_LINK9"/>
      <w:bookmarkStart w:id="58" w:name="OLE_LINK10"/>
      <w:r>
        <w:rPr>
          <w:rFonts w:hint="eastAsia"/>
        </w:rPr>
        <w:t>本章介绍了</w:t>
      </w:r>
      <w:r w:rsidR="003643BB" w:rsidRPr="003643BB">
        <w:rPr>
          <w:rFonts w:hint="eastAsia"/>
        </w:rPr>
        <w:t>基于流量和容量可靠性的不确定图边关键度衡量方法</w:t>
      </w:r>
      <w:r w:rsidR="002D37BC">
        <w:rPr>
          <w:rFonts w:hint="eastAsia"/>
        </w:rPr>
        <w:t>。本章的</w:t>
      </w:r>
      <w:r w:rsidR="00AE418C">
        <w:rPr>
          <w:rFonts w:hint="eastAsia"/>
        </w:rPr>
        <w:t>组织组织结构如下：</w:t>
      </w:r>
      <w:r w:rsidR="00AE418C">
        <w:rPr>
          <w:rFonts w:hint="eastAsia"/>
        </w:rPr>
        <w:t>3.1</w:t>
      </w:r>
      <w:r w:rsidR="00AE418C">
        <w:rPr>
          <w:rFonts w:hint="eastAsia"/>
        </w:rPr>
        <w:t>节</w:t>
      </w:r>
      <w:r w:rsidR="00AE418C" w:rsidRPr="00AE418C">
        <w:rPr>
          <w:rFonts w:hint="eastAsia"/>
        </w:rPr>
        <w:t>构建了一种基于流量和容量可靠性的关键边衡量模型</w:t>
      </w:r>
      <w:r w:rsidR="00C024D5">
        <w:rPr>
          <w:rFonts w:hint="eastAsia"/>
        </w:rPr>
        <w:t>，</w:t>
      </w:r>
      <w:r w:rsidR="00C024D5">
        <w:rPr>
          <w:rFonts w:hint="eastAsia"/>
        </w:rPr>
        <w:t>3.2</w:t>
      </w:r>
      <w:r w:rsidR="00C024D5">
        <w:rPr>
          <w:rFonts w:hint="eastAsia"/>
        </w:rPr>
        <w:t>节设计了一种基于重复计算的基本算法</w:t>
      </w:r>
      <w:r w:rsidR="00C024D5">
        <w:rPr>
          <w:rFonts w:hint="eastAsia"/>
        </w:rPr>
        <w:t>BASE_FCP</w:t>
      </w:r>
      <w:r w:rsidR="00C024D5">
        <w:rPr>
          <w:rFonts w:hint="eastAsia"/>
        </w:rPr>
        <w:t>，并分析了算法复杂度，</w:t>
      </w:r>
      <w:r w:rsidR="00C024D5">
        <w:rPr>
          <w:rFonts w:hint="eastAsia"/>
        </w:rPr>
        <w:t>3.3</w:t>
      </w:r>
      <w:r w:rsidR="00C024D5">
        <w:rPr>
          <w:rFonts w:hint="eastAsia"/>
        </w:rPr>
        <w:t>节提出一种基于流量和容量可靠性的不确定图关键边增量算法</w:t>
      </w:r>
      <w:r w:rsidR="00C024D5">
        <w:rPr>
          <w:rFonts w:hint="eastAsia"/>
        </w:rPr>
        <w:t>ICA_FCP</w:t>
      </w:r>
      <w:r w:rsidR="00C024D5">
        <w:rPr>
          <w:rFonts w:hint="eastAsia"/>
        </w:rPr>
        <w:t>，并重点介绍了算法的思想与实现，同时对算法进行了正确性证明以及时间复杂度和空间复杂度的分析</w:t>
      </w:r>
      <w:r w:rsidR="00125426">
        <w:rPr>
          <w:rFonts w:hint="eastAsia"/>
        </w:rPr>
        <w:t>，</w:t>
      </w:r>
      <w:r w:rsidR="00476A23">
        <w:rPr>
          <w:rFonts w:hint="eastAsia"/>
        </w:rPr>
        <w:t>3.</w:t>
      </w:r>
      <w:r w:rsidR="0088389F">
        <w:rPr>
          <w:rFonts w:hint="eastAsia"/>
        </w:rPr>
        <w:t>4</w:t>
      </w:r>
      <w:r w:rsidR="00476A23">
        <w:rPr>
          <w:rFonts w:hint="eastAsia"/>
        </w:rPr>
        <w:t>节</w:t>
      </w:r>
      <w:r w:rsidR="00476A23" w:rsidRPr="00476A23">
        <w:rPr>
          <w:rFonts w:hint="eastAsia"/>
        </w:rPr>
        <w:t>过实验分析，比较</w:t>
      </w:r>
      <w:r w:rsidR="00476A23" w:rsidRPr="00476A23">
        <w:rPr>
          <w:rFonts w:hint="eastAsia"/>
        </w:rPr>
        <w:t>BASE_FCP</w:t>
      </w:r>
      <w:r w:rsidR="00476A23" w:rsidRPr="00476A23">
        <w:rPr>
          <w:rFonts w:hint="eastAsia"/>
        </w:rPr>
        <w:t>算法和</w:t>
      </w:r>
      <w:r w:rsidR="00476A23" w:rsidRPr="00476A23">
        <w:rPr>
          <w:rFonts w:hint="eastAsia"/>
        </w:rPr>
        <w:t>ICA_F</w:t>
      </w:r>
      <w:r w:rsidR="00462FF4">
        <w:rPr>
          <w:rFonts w:hint="eastAsia"/>
        </w:rPr>
        <w:t>CP</w:t>
      </w:r>
      <w:r w:rsidR="00476A23" w:rsidRPr="00476A23">
        <w:rPr>
          <w:rFonts w:hint="eastAsia"/>
        </w:rPr>
        <w:t>算法在空间复杂度和时间复杂度上的差别</w:t>
      </w:r>
      <w:r w:rsidR="00476A23">
        <w:rPr>
          <w:rFonts w:hint="eastAsia"/>
        </w:rPr>
        <w:t>。</w:t>
      </w:r>
    </w:p>
    <w:p w:rsidR="00D24F08" w:rsidRDefault="00986F09" w:rsidP="00DB5271">
      <w:pPr>
        <w:pStyle w:val="21"/>
      </w:pPr>
      <w:bookmarkStart w:id="59" w:name="_Toc449617155"/>
      <w:bookmarkEnd w:id="57"/>
      <w:bookmarkEnd w:id="58"/>
      <w:r>
        <w:rPr>
          <w:rFonts w:hint="eastAsia"/>
        </w:rPr>
        <w:t>3</w:t>
      </w:r>
      <w:r w:rsidR="00040741">
        <w:rPr>
          <w:rFonts w:hint="eastAsia"/>
        </w:rPr>
        <w:t xml:space="preserve">.1 </w:t>
      </w:r>
      <w:r w:rsidR="002B5B19">
        <w:rPr>
          <w:rFonts w:hint="eastAsia"/>
        </w:rPr>
        <w:t>基于流量和容量可靠性的不确定图边关键度衡量模型</w:t>
      </w:r>
      <w:bookmarkEnd w:id="59"/>
    </w:p>
    <w:p w:rsidR="00E975FC" w:rsidRDefault="00E975FC" w:rsidP="00F9063D">
      <w:pPr>
        <w:pStyle w:val="a3"/>
        <w:spacing w:line="288" w:lineRule="auto"/>
        <w:ind w:firstLine="468"/>
      </w:pPr>
      <w:r>
        <w:rPr>
          <w:rFonts w:hint="eastAsia"/>
        </w:rPr>
        <w:t>对于一个网络</w:t>
      </w:r>
      <w:r w:rsidR="00FE22E2">
        <w:rPr>
          <w:rFonts w:hint="eastAsia"/>
        </w:rPr>
        <w:t>而言，</w:t>
      </w:r>
      <w:r>
        <w:rPr>
          <w:rFonts w:hint="eastAsia"/>
        </w:rPr>
        <w:t>能够达到的最大流的大小，体现出了网络的联通能力和传输能力，</w:t>
      </w:r>
      <w:r w:rsidRPr="00BA19BC">
        <w:rPr>
          <w:rFonts w:hint="eastAsia"/>
        </w:rPr>
        <w:t>例如</w:t>
      </w:r>
      <w:r>
        <w:rPr>
          <w:rFonts w:hint="eastAsia"/>
        </w:rPr>
        <w:t>，</w:t>
      </w:r>
      <w:r w:rsidRPr="00BA19BC">
        <w:rPr>
          <w:rFonts w:hint="eastAsia"/>
        </w:rPr>
        <w:t>网络的最大流受限于网络的最小割集</w:t>
      </w:r>
      <w:r>
        <w:rPr>
          <w:rFonts w:hint="eastAsia"/>
        </w:rPr>
        <w:t>，</w:t>
      </w:r>
      <w:r w:rsidRPr="00BA19BC">
        <w:rPr>
          <w:rFonts w:hint="eastAsia"/>
        </w:rPr>
        <w:t>也就是说最小割集中的任意一条边断掉都会使得真个网络可以传输的最大流下降</w:t>
      </w:r>
      <w:r>
        <w:rPr>
          <w:rFonts w:hint="eastAsia"/>
        </w:rPr>
        <w:t>，</w:t>
      </w:r>
      <w:r w:rsidRPr="00BA19BC">
        <w:rPr>
          <w:rFonts w:hint="eastAsia"/>
        </w:rPr>
        <w:t>这样的边就成了整个网络相对于流量的关键环节</w:t>
      </w:r>
      <w:r>
        <w:rPr>
          <w:rFonts w:hint="eastAsia"/>
        </w:rPr>
        <w:t>。在不确定图中，</w:t>
      </w:r>
      <w:r w:rsidRPr="00C602DA">
        <w:rPr>
          <w:rFonts w:hint="eastAsia"/>
        </w:rPr>
        <w:t>相对于</w:t>
      </w:r>
      <w:r>
        <w:rPr>
          <w:rFonts w:hint="eastAsia"/>
        </w:rPr>
        <w:t>可靠性的关键边对网络信息传输的可靠性起到关键作用，这样的环节一但发生故障，会使得整个网络的可靠性下降。</w:t>
      </w:r>
    </w:p>
    <w:p w:rsidR="00E975FC" w:rsidRPr="00C0634B" w:rsidRDefault="00E975FC" w:rsidP="00F9063D">
      <w:pPr>
        <w:pStyle w:val="a3"/>
        <w:spacing w:line="288" w:lineRule="auto"/>
        <w:ind w:firstLine="468"/>
      </w:pPr>
      <w:r>
        <w:rPr>
          <w:rFonts w:hint="eastAsia"/>
        </w:rPr>
        <w:t>基于此，本文构建了基于流量和</w:t>
      </w:r>
      <w:r w:rsidR="001C180C">
        <w:rPr>
          <w:rFonts w:hint="eastAsia"/>
        </w:rPr>
        <w:t>容量</w:t>
      </w:r>
      <w:r>
        <w:rPr>
          <w:rFonts w:hint="eastAsia"/>
        </w:rPr>
        <w:t>可靠性作为指标的不确定图关键边评估模型，针对不确定图中边移除（故障）后对流量</w:t>
      </w:r>
      <w:r w:rsidR="005B4457">
        <w:rPr>
          <w:rFonts w:hint="eastAsia"/>
        </w:rPr>
        <w:t>和</w:t>
      </w:r>
      <w:r>
        <w:rPr>
          <w:rFonts w:hint="eastAsia"/>
        </w:rPr>
        <w:t>容量可靠性产生的相对损失，来评估关键边。该模型将流量作为衡量关键边的最重要因素，当流量一致时，比较最大流容量可靠性。假设</w:t>
      </w:r>
      <w:r>
        <w:rPr>
          <w:rFonts w:hint="eastAsia"/>
        </w:rPr>
        <w:t>f</w:t>
      </w:r>
      <w:r>
        <w:rPr>
          <w:rFonts w:hint="eastAsia"/>
        </w:rPr>
        <w:t>，</w:t>
      </w:r>
      <w:r>
        <w:rPr>
          <w:rFonts w:hint="eastAsia"/>
        </w:rPr>
        <w:t>p</w:t>
      </w:r>
      <w:r w:rsidRPr="00CD7AA8">
        <w:rPr>
          <w:rFonts w:hint="eastAsia"/>
          <w:vertAlign w:val="subscript"/>
        </w:rPr>
        <w:t>c</w:t>
      </w:r>
      <w:r>
        <w:rPr>
          <w:rFonts w:hint="eastAsia"/>
        </w:rPr>
        <w:t>分别表示不确定图边移除之后剩余不确定图能够达到的最大流和最大流容量可靠性，</w:t>
      </w:r>
      <w:r>
        <w:rPr>
          <w:rFonts w:hint="eastAsia"/>
        </w:rPr>
        <w:t>K</w:t>
      </w:r>
      <w:r w:rsidRPr="00397C8E">
        <w:rPr>
          <w:rFonts w:hint="eastAsia"/>
          <w:vertAlign w:val="subscript"/>
        </w:rPr>
        <w:t>f</w:t>
      </w:r>
      <w:r w:rsidR="004E7150">
        <w:rPr>
          <w:rFonts w:hint="eastAsia"/>
        </w:rPr>
        <w:t>，</w:t>
      </w:r>
      <w:r>
        <w:rPr>
          <w:rFonts w:hint="eastAsia"/>
        </w:rPr>
        <w:t>K</w:t>
      </w:r>
      <w:r w:rsidRPr="00397C8E">
        <w:rPr>
          <w:rFonts w:hint="eastAsia"/>
          <w:vertAlign w:val="subscript"/>
        </w:rPr>
        <w:t>pc</w:t>
      </w:r>
      <w:r w:rsidR="004E7150">
        <w:rPr>
          <w:rFonts w:hint="eastAsia"/>
        </w:rPr>
        <w:t>分别表示为流量和容量可靠性的关键系数，那么模型中的指标</w:t>
      </w:r>
      <w:r>
        <w:rPr>
          <w:rFonts w:hint="eastAsia"/>
        </w:rPr>
        <w:t>关键程度可</w:t>
      </w:r>
      <w:r w:rsidR="004E7150">
        <w:rPr>
          <w:rFonts w:hint="eastAsia"/>
        </w:rPr>
        <w:t>以表示为</w:t>
      </w:r>
      <w:r>
        <w:rPr>
          <w:rFonts w:hint="eastAsia"/>
        </w:rPr>
        <w:t>K</w:t>
      </w:r>
      <w:r w:rsidRPr="00397C8E">
        <w:rPr>
          <w:rFonts w:hint="eastAsia"/>
          <w:vertAlign w:val="subscript"/>
        </w:rPr>
        <w:t>f</w:t>
      </w:r>
      <w:r>
        <w:rPr>
          <w:rFonts w:hint="eastAsia"/>
        </w:rPr>
        <w:t>&gt;K</w:t>
      </w:r>
      <w:r w:rsidRPr="00397C8E">
        <w:rPr>
          <w:rFonts w:hint="eastAsia"/>
          <w:vertAlign w:val="subscript"/>
        </w:rPr>
        <w:t>pc</w:t>
      </w:r>
      <w:r w:rsidR="00C0634B">
        <w:rPr>
          <w:rFonts w:hint="eastAsia"/>
        </w:rPr>
        <w:t>。</w:t>
      </w:r>
    </w:p>
    <w:p w:rsidR="007E2C65" w:rsidRDefault="00E975FC" w:rsidP="00F9063D">
      <w:pPr>
        <w:pStyle w:val="a3"/>
        <w:spacing w:line="288" w:lineRule="auto"/>
        <w:ind w:firstLine="468"/>
      </w:pPr>
      <w:r>
        <w:rPr>
          <w:rFonts w:hint="eastAsia"/>
        </w:rPr>
        <w:t>根据这</w:t>
      </w:r>
      <w:r w:rsidR="00005A0B">
        <w:rPr>
          <w:rFonts w:hint="eastAsia"/>
        </w:rPr>
        <w:t>两</w:t>
      </w:r>
      <w:r>
        <w:rPr>
          <w:rFonts w:hint="eastAsia"/>
        </w:rPr>
        <w:t>个指标，可以将不确定图的边分为三类，即边发生故障之后剩余不确定图和原不确定图进行对比：</w:t>
      </w:r>
    </w:p>
    <w:p w:rsidR="007E2C65" w:rsidRDefault="007E2C65" w:rsidP="00F9063D">
      <w:pPr>
        <w:pStyle w:val="a3"/>
        <w:spacing w:line="288" w:lineRule="auto"/>
        <w:ind w:firstLine="468"/>
      </w:pPr>
      <w:r>
        <w:rPr>
          <w:rFonts w:hint="eastAsia"/>
        </w:rPr>
        <w:t>（</w:t>
      </w:r>
      <w:r>
        <w:rPr>
          <w:rFonts w:hint="eastAsia"/>
        </w:rPr>
        <w:t>1</w:t>
      </w:r>
      <w:r>
        <w:rPr>
          <w:rFonts w:hint="eastAsia"/>
        </w:rPr>
        <w:t>）</w:t>
      </w:r>
      <w:r w:rsidR="00E975FC">
        <w:rPr>
          <w:rFonts w:hint="eastAsia"/>
        </w:rPr>
        <w:t>流量和</w:t>
      </w:r>
      <w:r w:rsidR="0010164A">
        <w:rPr>
          <w:rFonts w:hint="eastAsia"/>
        </w:rPr>
        <w:t>容量</w:t>
      </w:r>
      <w:r w:rsidR="00E975FC">
        <w:rPr>
          <w:rFonts w:hint="eastAsia"/>
        </w:rPr>
        <w:t>可靠性都减少，作为</w:t>
      </w:r>
      <w:r w:rsidR="00E975FC">
        <w:rPr>
          <w:rFonts w:hint="eastAsia"/>
        </w:rPr>
        <w:t>A</w:t>
      </w:r>
      <w:r w:rsidR="00E975FC">
        <w:rPr>
          <w:rFonts w:hint="eastAsia"/>
        </w:rPr>
        <w:t>类边；</w:t>
      </w:r>
    </w:p>
    <w:p w:rsidR="007E2C65" w:rsidRDefault="007E2C65" w:rsidP="00F9063D">
      <w:pPr>
        <w:pStyle w:val="a3"/>
        <w:spacing w:line="288" w:lineRule="auto"/>
        <w:ind w:firstLine="468"/>
      </w:pPr>
      <w:r>
        <w:rPr>
          <w:rFonts w:hint="eastAsia"/>
        </w:rPr>
        <w:t>（</w:t>
      </w:r>
      <w:r>
        <w:rPr>
          <w:rFonts w:hint="eastAsia"/>
        </w:rPr>
        <w:t>2</w:t>
      </w:r>
      <w:r>
        <w:rPr>
          <w:rFonts w:hint="eastAsia"/>
        </w:rPr>
        <w:t>）</w:t>
      </w:r>
      <w:r w:rsidR="00E975FC">
        <w:rPr>
          <w:rFonts w:hint="eastAsia"/>
        </w:rPr>
        <w:t>流量不变，</w:t>
      </w:r>
      <w:r w:rsidR="000D786B">
        <w:rPr>
          <w:rFonts w:hint="eastAsia"/>
        </w:rPr>
        <w:t>容量</w:t>
      </w:r>
      <w:r w:rsidR="00E975FC">
        <w:rPr>
          <w:rFonts w:hint="eastAsia"/>
        </w:rPr>
        <w:t>可靠性减少，作为</w:t>
      </w:r>
      <w:r w:rsidR="00E975FC">
        <w:rPr>
          <w:rFonts w:hint="eastAsia"/>
        </w:rPr>
        <w:t>B</w:t>
      </w:r>
      <w:r w:rsidR="00E975FC">
        <w:rPr>
          <w:rFonts w:hint="eastAsia"/>
        </w:rPr>
        <w:t>类边；</w:t>
      </w:r>
    </w:p>
    <w:p w:rsidR="00E975FC" w:rsidRPr="00F64B33" w:rsidRDefault="007E2C65" w:rsidP="00F9063D">
      <w:pPr>
        <w:pStyle w:val="a3"/>
        <w:spacing w:line="288" w:lineRule="auto"/>
        <w:ind w:firstLine="468"/>
      </w:pPr>
      <w:r>
        <w:rPr>
          <w:rFonts w:hint="eastAsia"/>
        </w:rPr>
        <w:t>（</w:t>
      </w:r>
      <w:r>
        <w:rPr>
          <w:rFonts w:hint="eastAsia"/>
        </w:rPr>
        <w:t>3</w:t>
      </w:r>
      <w:r>
        <w:rPr>
          <w:rFonts w:hint="eastAsia"/>
        </w:rPr>
        <w:t>）</w:t>
      </w:r>
      <w:r w:rsidR="00E975FC">
        <w:rPr>
          <w:rFonts w:hint="eastAsia"/>
        </w:rPr>
        <w:t>流量和</w:t>
      </w:r>
      <w:r w:rsidR="000D786B">
        <w:rPr>
          <w:rFonts w:hint="eastAsia"/>
        </w:rPr>
        <w:t>容量</w:t>
      </w:r>
      <w:r w:rsidR="00E975FC">
        <w:rPr>
          <w:rFonts w:hint="eastAsia"/>
        </w:rPr>
        <w:t>可靠性都不边，作为</w:t>
      </w:r>
      <w:r w:rsidR="00E975FC">
        <w:rPr>
          <w:rFonts w:hint="eastAsia"/>
        </w:rPr>
        <w:t>C</w:t>
      </w:r>
      <w:r w:rsidR="00E975FC">
        <w:rPr>
          <w:rFonts w:hint="eastAsia"/>
        </w:rPr>
        <w:t>类边。</w:t>
      </w:r>
    </w:p>
    <w:p w:rsidR="00E975FC" w:rsidRDefault="00E975FC" w:rsidP="00F9063D">
      <w:pPr>
        <w:pStyle w:val="a3"/>
        <w:spacing w:line="288" w:lineRule="auto"/>
        <w:ind w:firstLine="468"/>
      </w:pPr>
      <w:r>
        <w:rPr>
          <w:rFonts w:hint="eastAsia"/>
        </w:rPr>
        <w:t>根据</w:t>
      </w:r>
      <w:r w:rsidR="00463611">
        <w:rPr>
          <w:rFonts w:hint="eastAsia"/>
        </w:rPr>
        <w:t>这两</w:t>
      </w:r>
      <w:r>
        <w:rPr>
          <w:rFonts w:hint="eastAsia"/>
        </w:rPr>
        <w:t>个指标的关键程度</w:t>
      </w:r>
      <w:r w:rsidR="008F0BDD">
        <w:rPr>
          <w:rFonts w:hint="eastAsia"/>
        </w:rPr>
        <w:t>K</w:t>
      </w:r>
      <w:r w:rsidR="008F0BDD" w:rsidRPr="00397C8E">
        <w:rPr>
          <w:rFonts w:hint="eastAsia"/>
          <w:vertAlign w:val="subscript"/>
        </w:rPr>
        <w:t>f</w:t>
      </w:r>
      <w:r w:rsidR="008F0BDD">
        <w:rPr>
          <w:rFonts w:hint="eastAsia"/>
        </w:rPr>
        <w:t>&gt;K</w:t>
      </w:r>
      <w:r w:rsidR="008F0BDD" w:rsidRPr="00397C8E">
        <w:rPr>
          <w:rFonts w:hint="eastAsia"/>
          <w:vertAlign w:val="subscript"/>
        </w:rPr>
        <w:t>pc</w:t>
      </w:r>
      <w:r>
        <w:rPr>
          <w:rFonts w:hint="eastAsia"/>
        </w:rPr>
        <w:t>，易得出</w:t>
      </w:r>
      <w:r>
        <w:rPr>
          <w:rFonts w:hint="eastAsia"/>
        </w:rPr>
        <w:t>ABC</w:t>
      </w:r>
      <w:r>
        <w:rPr>
          <w:rFonts w:hint="eastAsia"/>
        </w:rPr>
        <w:t>三类边的关键程度依次减少。</w:t>
      </w:r>
    </w:p>
    <w:p w:rsidR="00E975FC" w:rsidRDefault="00E975FC" w:rsidP="00F9063D">
      <w:pPr>
        <w:pStyle w:val="a3"/>
        <w:spacing w:line="288" w:lineRule="auto"/>
        <w:ind w:firstLine="468"/>
      </w:pPr>
      <w:r>
        <w:rPr>
          <w:rFonts w:hint="eastAsia"/>
        </w:rPr>
        <w:t>在不确定图求解最可靠最大流分布的过程中，通过状态划分规则</w:t>
      </w:r>
      <w:r w:rsidRPr="00CC2B2B">
        <w:rPr>
          <w:rFonts w:hint="eastAsia"/>
        </w:rPr>
        <w:t>可以求解不确定图满足最大流的所有子图区间</w:t>
      </w:r>
      <w:r w:rsidR="00236E98">
        <w:rPr>
          <w:rFonts w:hint="eastAsia"/>
        </w:rPr>
        <w:t>[</w:t>
      </w:r>
      <w:r w:rsidR="00DC25E2">
        <w:rPr>
          <w:rFonts w:hint="eastAsia"/>
        </w:rPr>
        <w:t>28</w:t>
      </w:r>
      <w:r w:rsidR="00236E98">
        <w:rPr>
          <w:rFonts w:hint="eastAsia"/>
        </w:rPr>
        <w:t>]</w:t>
      </w:r>
      <w:r>
        <w:rPr>
          <w:rFonts w:hint="eastAsia"/>
        </w:rPr>
        <w:t>，</w:t>
      </w:r>
      <w:r w:rsidRPr="00A338C8">
        <w:rPr>
          <w:rFonts w:hint="eastAsia"/>
        </w:rPr>
        <w:t>根据边能够被满足最大流的子图的个数可对边进行分类</w:t>
      </w:r>
      <w:r>
        <w:rPr>
          <w:rFonts w:hint="eastAsia"/>
        </w:rPr>
        <w:t>。</w:t>
      </w:r>
      <w:r w:rsidRPr="00862071">
        <w:rPr>
          <w:rFonts w:hint="eastAsia"/>
        </w:rPr>
        <w:t>根据不确定图子图的向量表示法</w:t>
      </w:r>
      <w:r w:rsidR="00C50891">
        <w:rPr>
          <w:rFonts w:hint="eastAsia"/>
        </w:rPr>
        <w:t>[</w:t>
      </w:r>
      <w:r w:rsidR="004D53AF">
        <w:rPr>
          <w:rFonts w:hint="eastAsia"/>
        </w:rPr>
        <w:t>22</w:t>
      </w:r>
      <w:r w:rsidR="00C50891">
        <w:rPr>
          <w:rFonts w:hint="eastAsia"/>
        </w:rPr>
        <w:t>]</w:t>
      </w:r>
      <w:r w:rsidRPr="00862071">
        <w:rPr>
          <w:rFonts w:hint="eastAsia"/>
        </w:rPr>
        <w:t>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E975FC" w:rsidRDefault="00E975FC" w:rsidP="00F9063D">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w:t>
      </w:r>
      <w:r w:rsidR="00212846">
        <w:rPr>
          <w:rFonts w:hint="eastAsia"/>
        </w:rPr>
        <w:t>公式</w:t>
      </w:r>
      <w:r w:rsidR="000D0C9E">
        <w:rPr>
          <w:rFonts w:hint="eastAsia"/>
        </w:rPr>
        <w:t>3-</w:t>
      </w:r>
      <w:r w:rsidR="00212846">
        <w:rPr>
          <w:rFonts w:hint="eastAsia"/>
        </w:rPr>
        <w:t>1</w:t>
      </w:r>
      <w:r w:rsidR="0034331D">
        <w:rPr>
          <w:rFonts w:hint="eastAsia"/>
        </w:rPr>
        <w:t>所示</w:t>
      </w:r>
      <w:r>
        <w:rPr>
          <w:rFonts w:hint="eastAsia"/>
        </w:rPr>
        <w:t>：</w:t>
      </w:r>
    </w:p>
    <w:p w:rsidR="00E975FC" w:rsidRDefault="0079682D" w:rsidP="004678AB">
      <w:pPr>
        <w:pStyle w:val="a3"/>
        <w:wordWrap w:val="0"/>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E975FC">
        <w:rPr>
          <w:rFonts w:hint="eastAsia"/>
        </w:rPr>
        <w:t xml:space="preserve">    </w:t>
      </w:r>
      <w:r w:rsidR="002C6409">
        <w:rPr>
          <w:rFonts w:hint="eastAsia"/>
        </w:rPr>
        <w:t xml:space="preserve">       </w:t>
      </w:r>
      <w:r w:rsidR="005D026B">
        <w:rPr>
          <w:rFonts w:hint="eastAsia"/>
        </w:rPr>
        <w:t xml:space="preserve">          </w:t>
      </w:r>
      <w:r w:rsidR="001A5415">
        <w:rPr>
          <w:rFonts w:hint="eastAsia"/>
        </w:rPr>
        <w:t xml:space="preserve"> </w:t>
      </w:r>
      <w:r w:rsidR="003D0B95">
        <w:rPr>
          <w:rFonts w:hint="eastAsia"/>
        </w:rPr>
        <w:t xml:space="preserve">       </w:t>
      </w:r>
      <w:r w:rsidR="00E975FC">
        <w:rPr>
          <w:rFonts w:hint="eastAsia"/>
        </w:rPr>
        <w:t xml:space="preserve"> </w:t>
      </w:r>
      <w:r w:rsidR="003B0242">
        <w:rPr>
          <w:rFonts w:hint="eastAsia"/>
        </w:rPr>
        <w:t>（</w:t>
      </w:r>
      <w:r w:rsidR="003B5025">
        <w:rPr>
          <w:rFonts w:hint="eastAsia"/>
        </w:rPr>
        <w:t>3-1</w:t>
      </w:r>
      <w:r w:rsidR="003B0242">
        <w:rPr>
          <w:rFonts w:hint="eastAsia"/>
        </w:rPr>
        <w:t>）</w:t>
      </w:r>
    </w:p>
    <w:p w:rsidR="00E975FC" w:rsidRPr="002B32D6" w:rsidRDefault="00E975FC" w:rsidP="002C6409">
      <w:pPr>
        <w:spacing w:line="288" w:lineRule="auto"/>
        <w:ind w:firstLine="471"/>
      </w:pPr>
      <w:r>
        <w:rPr>
          <w:rFonts w:hint="eastAsia"/>
        </w:rPr>
        <w:lastRenderedPageBreak/>
        <w:t>其中</w:t>
      </w:r>
      <w:r>
        <w:t>i</w:t>
      </w:r>
      <w:r>
        <w:rPr>
          <w:rFonts w:hint="eastAsia"/>
        </w:rPr>
        <w:t>表示边的序号，</w:t>
      </w:r>
      <w:r>
        <w:t>j</w:t>
      </w:r>
      <w:r>
        <w:rPr>
          <w:rFonts w:hint="eastAsia"/>
        </w:rPr>
        <w:t>表示子图区间的序号。</w:t>
      </w:r>
    </w:p>
    <w:p w:rsidR="00E975FC" w:rsidRDefault="00E975FC" w:rsidP="002C6409">
      <w:pPr>
        <w:spacing w:line="288" w:lineRule="auto"/>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w:t>
      </w:r>
      <w:r w:rsidR="00967C51">
        <w:rPr>
          <w:rFonts w:hint="eastAsia"/>
        </w:rPr>
        <w:t>公式</w:t>
      </w:r>
      <w:r w:rsidR="00967C51">
        <w:rPr>
          <w:rFonts w:hint="eastAsia"/>
        </w:rPr>
        <w:t>3-2</w:t>
      </w:r>
      <w:r w:rsidR="00967C51">
        <w:rPr>
          <w:rFonts w:hint="eastAsia"/>
        </w:rPr>
        <w:t>所示</w:t>
      </w:r>
      <w:r w:rsidR="001C0AE5">
        <w:rPr>
          <w:rFonts w:hint="eastAsia"/>
        </w:rPr>
        <w:t>：</w:t>
      </w:r>
    </w:p>
    <w:p w:rsidR="00E975FC" w:rsidRDefault="0079682D" w:rsidP="004678AB">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E975FC">
        <w:rPr>
          <w:rFonts w:hint="eastAsia"/>
        </w:rPr>
        <w:t xml:space="preserve">       </w:t>
      </w:r>
      <w:r w:rsidR="00D759AD">
        <w:rPr>
          <w:rFonts w:hint="eastAsia"/>
        </w:rPr>
        <w:t xml:space="preserve">    </w:t>
      </w:r>
      <w:r w:rsidR="002C6409">
        <w:rPr>
          <w:rFonts w:hint="eastAsia"/>
        </w:rPr>
        <w:t xml:space="preserve"> </w:t>
      </w:r>
      <w:r w:rsidR="005D026B">
        <w:rPr>
          <w:rFonts w:hint="eastAsia"/>
        </w:rPr>
        <w:t xml:space="preserve">           </w:t>
      </w:r>
      <w:r w:rsidR="00E975FC">
        <w:rPr>
          <w:rFonts w:hint="eastAsia"/>
        </w:rPr>
        <w:t xml:space="preserve">       </w:t>
      </w:r>
      <w:r w:rsidR="003B0242">
        <w:rPr>
          <w:rFonts w:hint="eastAsia"/>
        </w:rPr>
        <w:t>（</w:t>
      </w:r>
      <w:r w:rsidR="001C63F0">
        <w:rPr>
          <w:rFonts w:hint="eastAsia"/>
        </w:rPr>
        <w:t>3-2</w:t>
      </w:r>
      <w:r w:rsidR="003B0242">
        <w:rPr>
          <w:rFonts w:hint="eastAsia"/>
        </w:rPr>
        <w:t>）</w:t>
      </w:r>
    </w:p>
    <w:p w:rsidR="00E975FC" w:rsidRDefault="00E975FC" w:rsidP="002C6409">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1B7642" w:rsidRDefault="004254E7" w:rsidP="002C6409">
      <w:pPr>
        <w:pStyle w:val="a3"/>
        <w:spacing w:line="288" w:lineRule="auto"/>
        <w:ind w:firstLine="468"/>
      </w:pPr>
      <w:r>
        <w:rPr>
          <w:rFonts w:hint="eastAsia"/>
        </w:rPr>
        <w:t>根据定义</w:t>
      </w:r>
      <w:r w:rsidR="00E975FC">
        <w:rPr>
          <w:rFonts w:hint="eastAsia"/>
        </w:rPr>
        <w:t>可知，</w:t>
      </w:r>
      <w:r w:rsidR="00E975FC">
        <w:t>S</w:t>
      </w:r>
      <w:r w:rsidR="00E975FC" w:rsidRPr="00270E57">
        <w:rPr>
          <w:vertAlign w:val="subscript"/>
        </w:rPr>
        <w:t>i</w:t>
      </w:r>
      <w:r w:rsidR="00E975FC">
        <w:rPr>
          <w:rFonts w:hint="eastAsia"/>
        </w:rPr>
        <w:t>有</w:t>
      </w:r>
      <w:r w:rsidR="000B4421">
        <w:rPr>
          <w:rFonts w:hint="eastAsia"/>
        </w:rPr>
        <w:t>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sidR="000B4421">
        <w:rPr>
          <w:rFonts w:hint="eastAsia"/>
        </w:rPr>
        <w:t>，</w:t>
      </w:r>
      <w:r w:rsidR="00E975FC" w:rsidRPr="009E39AB">
        <w:rPr>
          <w:rFonts w:hint="eastAsia"/>
        </w:rPr>
        <w:t>其中</w:t>
      </w:r>
      <w:r w:rsidR="00E975FC">
        <w:rPr>
          <w:i/>
        </w:rPr>
        <w:sym w:font="Symbol" w:char="F074"/>
      </w:r>
      <w:r w:rsidR="00E975FC" w:rsidRPr="009E39AB">
        <w:rPr>
          <w:rFonts w:hint="eastAsia"/>
        </w:rPr>
        <w:t>为使用状态划分区间算法获得的最大流区间的个数</w:t>
      </w:r>
      <w:r w:rsidR="00E975FC">
        <w:rPr>
          <w:rFonts w:hint="eastAsia"/>
        </w:rPr>
        <w:t>。</w:t>
      </w:r>
    </w:p>
    <w:p w:rsidR="001B7642" w:rsidRDefault="00421D82" w:rsidP="002C6409">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，那边边</w:t>
      </w:r>
      <w:r w:rsidR="00894969">
        <w:t>e</w:t>
      </w:r>
      <w:r w:rsidR="00894969" w:rsidRPr="00B323F2">
        <w:rPr>
          <w:vertAlign w:val="subscript"/>
        </w:rPr>
        <w:t>i</w:t>
      </w:r>
      <w:r w:rsidR="00894969">
        <w:rPr>
          <w:rFonts w:hint="eastAsia"/>
        </w:rPr>
        <w:t>存在于</w:t>
      </w:r>
      <w:r w:rsidR="000445A6">
        <w:rPr>
          <w:rFonts w:hint="eastAsia"/>
        </w:rPr>
        <w:t>所有的满足最大流子图中，</w:t>
      </w:r>
      <w:r w:rsidR="00E60519">
        <w:rPr>
          <w:rFonts w:hint="eastAsia"/>
        </w:rPr>
        <w:t>因此当</w:t>
      </w:r>
      <w:r w:rsidR="00E60519">
        <w:rPr>
          <w:rFonts w:hint="eastAsia"/>
        </w:rPr>
        <w:t>ei</w:t>
      </w:r>
      <w:r w:rsidR="00026B03">
        <w:rPr>
          <w:rFonts w:hint="eastAsia"/>
        </w:rPr>
        <w:t>发生故障时</w:t>
      </w:r>
      <w:r w:rsidR="006B37F6">
        <w:rPr>
          <w:rFonts w:hint="eastAsia"/>
        </w:rPr>
        <w:t>，所有满足最大流的子图都遭到破坏而不能满足最大流，</w:t>
      </w:r>
      <w:r w:rsidR="00F1110E">
        <w:rPr>
          <w:rFonts w:hint="eastAsia"/>
        </w:rPr>
        <w:t>从而相应的最大流容量可靠性也发生改变，因此</w:t>
      </w:r>
      <w:r w:rsidR="001E1CA5">
        <w:rPr>
          <w:rFonts w:hint="eastAsia"/>
        </w:rPr>
        <w:t>当</w:t>
      </w:r>
      <w:r w:rsidR="00995ED1">
        <w:rPr>
          <w:rFonts w:hint="eastAsia"/>
        </w:rPr>
        <w:t>对于边</w:t>
      </w:r>
      <w:r w:rsidR="00995ED1">
        <w:rPr>
          <w:rFonts w:hint="eastAsia"/>
        </w:rPr>
        <w:t>e</w:t>
      </w:r>
      <w:r w:rsidR="00995ED1" w:rsidRPr="00D610F0">
        <w:rPr>
          <w:rFonts w:hint="eastAsia"/>
          <w:vertAlign w:val="subscript"/>
        </w:rPr>
        <w:t>i</w:t>
      </w:r>
      <w:r w:rsidR="00995ED1">
        <w:rPr>
          <w:rFonts w:hint="eastAsia"/>
        </w:rPr>
        <w:t>，如果</w:t>
      </w:r>
      <w:r w:rsidR="00995ED1">
        <w:t>S</w:t>
      </w:r>
      <w:r w:rsidR="00995ED1" w:rsidRPr="003A69C8">
        <w:rPr>
          <w:vertAlign w:val="subscript"/>
        </w:rPr>
        <w:t>i</w:t>
      </w:r>
      <w:r w:rsidR="00995ED1">
        <w:t>=</w:t>
      </w:r>
      <w:r w:rsidR="00995ED1">
        <w:rPr>
          <w:i/>
        </w:rPr>
        <w:sym w:font="Symbol" w:char="F074"/>
      </w:r>
      <w:r w:rsidR="00995ED1">
        <w:rPr>
          <w:rFonts w:hint="eastAsia"/>
        </w:rPr>
        <w:t>，那么</w:t>
      </w:r>
      <w:r w:rsidR="00995ED1">
        <w:rPr>
          <w:rFonts w:hint="eastAsia"/>
        </w:rPr>
        <w:t>e</w:t>
      </w:r>
      <w:r w:rsidR="00995ED1" w:rsidRPr="00E46FA6">
        <w:rPr>
          <w:rFonts w:hint="eastAsia"/>
          <w:vertAlign w:val="subscript"/>
        </w:rPr>
        <w:t>i</w:t>
      </w:r>
      <w:r w:rsidR="00995ED1">
        <w:rPr>
          <w:rFonts w:hint="eastAsia"/>
        </w:rPr>
        <w:t>为</w:t>
      </w:r>
      <w:r w:rsidR="00995ED1">
        <w:rPr>
          <w:rFonts w:hint="eastAsia"/>
        </w:rPr>
        <w:t>A</w:t>
      </w:r>
      <w:r w:rsidR="002E383D">
        <w:rPr>
          <w:rFonts w:hint="eastAsia"/>
        </w:rPr>
        <w:t>类边；</w:t>
      </w:r>
      <w:r w:rsidR="00F97472">
        <w:rPr>
          <w:rFonts w:hint="eastAsia"/>
        </w:rPr>
        <w:t>同理</w:t>
      </w:r>
      <w:r w:rsidR="00586EE6">
        <w:rPr>
          <w:rFonts w:hint="eastAsia"/>
        </w:rPr>
        <w:t>如果</w:t>
      </w:r>
      <w:r w:rsidR="00586EE6">
        <w:t>0</w:t>
      </w:r>
      <w:r w:rsidR="00586EE6">
        <w:rPr>
          <w:rFonts w:hint="eastAsia"/>
        </w:rPr>
        <w:t>＜</w:t>
      </w:r>
      <w:r w:rsidR="00586EE6">
        <w:t>S</w:t>
      </w:r>
      <w:r w:rsidR="00586EE6" w:rsidRPr="00AA1058">
        <w:rPr>
          <w:vertAlign w:val="subscript"/>
        </w:rPr>
        <w:t>i</w:t>
      </w:r>
      <w:r w:rsidR="00586EE6">
        <w:rPr>
          <w:rFonts w:hint="eastAsia"/>
        </w:rPr>
        <w:t>＜</w:t>
      </w:r>
      <w:r w:rsidR="00586EE6">
        <w:rPr>
          <w:i/>
        </w:rPr>
        <w:sym w:font="Symbol" w:char="F074"/>
      </w:r>
      <w:r w:rsidR="00586EE6">
        <w:rPr>
          <w:rFonts w:hint="eastAsia"/>
        </w:rPr>
        <w:t>，表示边</w:t>
      </w:r>
      <w:r w:rsidR="00586EE6">
        <w:t>e</w:t>
      </w:r>
      <w:r w:rsidR="00586EE6" w:rsidRPr="00D05C35">
        <w:rPr>
          <w:vertAlign w:val="subscript"/>
        </w:rPr>
        <w:t>i</w:t>
      </w:r>
      <w:r w:rsidR="00CC6198">
        <w:rPr>
          <w:rFonts w:hint="eastAsia"/>
        </w:rPr>
        <w:t>存在于部分，满足最大流的子图中，那么当边</w:t>
      </w:r>
      <w:r w:rsidR="00CC6198">
        <w:rPr>
          <w:rFonts w:hint="eastAsia"/>
        </w:rPr>
        <w:t>e</w:t>
      </w:r>
      <w:r w:rsidR="00CC6198" w:rsidRPr="00D610F0">
        <w:rPr>
          <w:rFonts w:hint="eastAsia"/>
          <w:vertAlign w:val="subscript"/>
        </w:rPr>
        <w:t>i</w:t>
      </w:r>
      <w:r w:rsidR="00CC6198">
        <w:rPr>
          <w:rFonts w:hint="eastAsia"/>
        </w:rPr>
        <w:t>故障之后，</w:t>
      </w:r>
      <w:r w:rsidR="007546F8">
        <w:rPr>
          <w:rFonts w:hint="eastAsia"/>
        </w:rPr>
        <w:t>依然有剩余的一些满足最大流的子图可以不被破坏，这时依然可以达到最大流，但是最大流容量可靠性降低，</w:t>
      </w:r>
      <w:r w:rsidR="00024FFD">
        <w:rPr>
          <w:rFonts w:hint="eastAsia"/>
        </w:rPr>
        <w:t>此时边</w:t>
      </w:r>
      <w:r w:rsidR="00024FFD">
        <w:rPr>
          <w:rFonts w:hint="eastAsia"/>
        </w:rPr>
        <w:t>e</w:t>
      </w:r>
      <w:r w:rsidR="00024FFD" w:rsidRPr="006D54CE">
        <w:rPr>
          <w:rFonts w:hint="eastAsia"/>
          <w:vertAlign w:val="subscript"/>
        </w:rPr>
        <w:t>i</w:t>
      </w:r>
      <w:r w:rsidR="00024FFD">
        <w:rPr>
          <w:rFonts w:hint="eastAsia"/>
        </w:rPr>
        <w:t>为</w:t>
      </w:r>
      <w:r w:rsidR="00024FFD">
        <w:rPr>
          <w:rFonts w:hint="eastAsia"/>
        </w:rPr>
        <w:t>B</w:t>
      </w:r>
      <w:r w:rsidR="00EF31C4">
        <w:rPr>
          <w:rFonts w:hint="eastAsia"/>
        </w:rPr>
        <w:t>类边。</w:t>
      </w:r>
    </w:p>
    <w:p w:rsidR="001B7642" w:rsidRDefault="004254E7" w:rsidP="000A776D">
      <w:pPr>
        <w:pStyle w:val="a3"/>
        <w:spacing w:line="288" w:lineRule="auto"/>
        <w:ind w:firstLine="470"/>
      </w:pPr>
      <w:r w:rsidRPr="009C5253">
        <w:rPr>
          <w:rFonts w:hint="eastAsia"/>
          <w:b/>
        </w:rPr>
        <w:t>实例</w:t>
      </w:r>
      <w:r w:rsidRPr="009C5253">
        <w:rPr>
          <w:rFonts w:hint="eastAsia"/>
          <w:b/>
        </w:rPr>
        <w:t>3-1</w:t>
      </w:r>
      <w:r w:rsidR="00A5342A" w:rsidRPr="009C5253">
        <w:rPr>
          <w:rFonts w:hint="eastAsia"/>
          <w:b/>
        </w:rPr>
        <w:t>.</w:t>
      </w:r>
      <w:r w:rsidR="00FD6414">
        <w:rPr>
          <w:rFonts w:hint="eastAsia"/>
        </w:rPr>
        <w:t xml:space="preserve"> </w:t>
      </w:r>
      <w:r w:rsidR="008F2AC3">
        <w:rPr>
          <w:rFonts w:hint="eastAsia"/>
        </w:rPr>
        <w:t>对于图</w:t>
      </w:r>
      <w:r w:rsidR="008F2AC3">
        <w:rPr>
          <w:rFonts w:hint="eastAsia"/>
        </w:rPr>
        <w:t>2-</w:t>
      </w:r>
      <w:r w:rsidR="00E87158">
        <w:rPr>
          <w:rFonts w:hint="eastAsia"/>
        </w:rPr>
        <w:t>3</w:t>
      </w:r>
      <w:r w:rsidR="008F2AC3">
        <w:rPr>
          <w:rFonts w:hint="eastAsia"/>
        </w:rPr>
        <w:t>中的不确定图</w:t>
      </w:r>
      <w:r w:rsidR="008F2AC3">
        <w:rPr>
          <w:rFonts w:hint="eastAsia"/>
        </w:rPr>
        <w:t>G</w:t>
      </w:r>
      <w:r w:rsidR="009C4A58">
        <w:rPr>
          <w:rFonts w:hint="eastAsia"/>
        </w:rPr>
        <w:t>，其经过状态划分算法</w:t>
      </w:r>
      <w:r w:rsidR="009C5253">
        <w:rPr>
          <w:rFonts w:hint="eastAsia"/>
        </w:rPr>
        <w:t>获取</w:t>
      </w:r>
      <w:r w:rsidR="00F71B07">
        <w:rPr>
          <w:rFonts w:hint="eastAsia"/>
        </w:rPr>
        <w:t>所有满足最大流的区间表示如</w:t>
      </w:r>
      <w:r w:rsidR="007E0071">
        <w:rPr>
          <w:rFonts w:hint="eastAsia"/>
        </w:rPr>
        <w:t>表</w:t>
      </w:r>
      <w:r w:rsidR="007E0071">
        <w:rPr>
          <w:rFonts w:hint="eastAsia"/>
        </w:rPr>
        <w:t>3-1</w:t>
      </w:r>
      <w:r w:rsidR="007E0071">
        <w:rPr>
          <w:rFonts w:hint="eastAsia"/>
        </w:rPr>
        <w:t>所示</w:t>
      </w:r>
      <w:r w:rsidR="00923792">
        <w:rPr>
          <w:rFonts w:hint="eastAsia"/>
        </w:rPr>
        <w:t>，</w:t>
      </w:r>
      <w:r w:rsidR="00B84EDA">
        <w:rPr>
          <w:rFonts w:hint="eastAsia"/>
        </w:rPr>
        <w:t>根据公式</w:t>
      </w:r>
      <w:r w:rsidR="00B84EDA">
        <w:rPr>
          <w:rFonts w:hint="eastAsia"/>
        </w:rPr>
        <w:t>3-1</w:t>
      </w:r>
      <w:r w:rsidR="00B84EDA">
        <w:rPr>
          <w:rFonts w:hint="eastAsia"/>
        </w:rPr>
        <w:t>，可知对于边</w:t>
      </w:r>
      <w:r w:rsidR="00B84EDA">
        <w:rPr>
          <w:rFonts w:hint="eastAsia"/>
        </w:rPr>
        <w:t>e</w:t>
      </w:r>
      <w:r w:rsidR="00B84EDA" w:rsidRPr="00BB4610">
        <w:rPr>
          <w:rFonts w:hint="eastAsia"/>
          <w:vertAlign w:val="subscript"/>
        </w:rPr>
        <w:t>1</w:t>
      </w:r>
      <w:r w:rsidR="00B84EDA">
        <w:rPr>
          <w:rFonts w:hint="eastAsia"/>
        </w:rPr>
        <w:t>，有</w:t>
      </w:r>
      <w:r w:rsidR="00B84EDA">
        <w:rPr>
          <w:rFonts w:hint="eastAsia"/>
        </w:rPr>
        <w:t>s</w:t>
      </w:r>
      <w:r w:rsidR="00B84EDA" w:rsidRPr="00BB4610">
        <w:rPr>
          <w:rFonts w:hint="eastAsia"/>
          <w:vertAlign w:val="subscript"/>
        </w:rPr>
        <w:t>11</w:t>
      </w:r>
      <w:r w:rsidR="00B84EDA">
        <w:rPr>
          <w:rFonts w:hint="eastAsia"/>
        </w:rPr>
        <w:t>=1</w:t>
      </w:r>
      <w:r w:rsidR="00B84EDA">
        <w:rPr>
          <w:rFonts w:hint="eastAsia"/>
        </w:rPr>
        <w:t>，</w:t>
      </w:r>
      <w:r w:rsidR="00B84EDA">
        <w:rPr>
          <w:rFonts w:hint="eastAsia"/>
        </w:rPr>
        <w:t>s</w:t>
      </w:r>
      <w:r w:rsidR="00B84EDA" w:rsidRPr="00BB4610">
        <w:rPr>
          <w:rFonts w:hint="eastAsia"/>
          <w:vertAlign w:val="subscript"/>
        </w:rPr>
        <w:t>12</w:t>
      </w:r>
      <w:r w:rsidR="00B84EDA">
        <w:rPr>
          <w:rFonts w:hint="eastAsia"/>
        </w:rPr>
        <w:t>=1</w:t>
      </w:r>
      <w:r w:rsidR="00B84EDA">
        <w:rPr>
          <w:rFonts w:hint="eastAsia"/>
        </w:rPr>
        <w:t>，根据公式</w:t>
      </w:r>
      <w:r w:rsidR="00B84EDA">
        <w:rPr>
          <w:rFonts w:hint="eastAsia"/>
        </w:rPr>
        <w:t>3-2</w:t>
      </w:r>
      <w:r w:rsidR="00B84EDA">
        <w:rPr>
          <w:rFonts w:hint="eastAsia"/>
        </w:rPr>
        <w:t>可知，对于边</w:t>
      </w:r>
      <w:r w:rsidR="00B84EDA">
        <w:rPr>
          <w:rFonts w:hint="eastAsia"/>
        </w:rPr>
        <w:t>e</w:t>
      </w:r>
      <w:r w:rsidR="00B84EDA" w:rsidRPr="00F42E7E">
        <w:rPr>
          <w:rFonts w:hint="eastAsia"/>
          <w:vertAlign w:val="subscript"/>
        </w:rPr>
        <w:t>1</w:t>
      </w:r>
      <w:r w:rsidR="00B84EDA">
        <w:rPr>
          <w:rFonts w:hint="eastAsia"/>
        </w:rPr>
        <w:t>的边存在率</w:t>
      </w:r>
      <w:r w:rsidR="00B84EDA">
        <w:rPr>
          <w:rFonts w:hint="eastAsia"/>
        </w:rPr>
        <w:t>S</w:t>
      </w:r>
      <w:r w:rsidR="00B84EDA" w:rsidRPr="00F42E7E">
        <w:rPr>
          <w:rFonts w:hint="eastAsia"/>
          <w:vertAlign w:val="subscript"/>
        </w:rPr>
        <w:t>1</w:t>
      </w:r>
      <w:r w:rsidR="00B84EDA">
        <w:rPr>
          <w:rFonts w:hint="eastAsia"/>
        </w:rPr>
        <w:t>=s</w:t>
      </w:r>
      <w:r w:rsidR="00B84EDA" w:rsidRPr="00F42E7E">
        <w:rPr>
          <w:rFonts w:hint="eastAsia"/>
          <w:vertAlign w:val="subscript"/>
        </w:rPr>
        <w:t>11</w:t>
      </w:r>
      <w:r w:rsidR="00B84EDA">
        <w:rPr>
          <w:rFonts w:hint="eastAsia"/>
        </w:rPr>
        <w:t>+s</w:t>
      </w:r>
      <w:r w:rsidR="00B84EDA" w:rsidRPr="00F42E7E">
        <w:rPr>
          <w:rFonts w:hint="eastAsia"/>
          <w:vertAlign w:val="subscript"/>
        </w:rPr>
        <w:t>12</w:t>
      </w:r>
      <w:r w:rsidR="00B84EDA">
        <w:rPr>
          <w:rFonts w:hint="eastAsia"/>
        </w:rPr>
        <w:t>=2=</w:t>
      </w:r>
      <w:r w:rsidR="00B84EDA">
        <w:rPr>
          <w:i/>
        </w:rPr>
        <w:sym w:font="Symbol" w:char="F074"/>
      </w:r>
      <w:r w:rsidR="00B84EDA">
        <w:rPr>
          <w:rFonts w:hint="eastAsia"/>
        </w:rPr>
        <w:t>，所以对于不确定图</w:t>
      </w:r>
      <w:r w:rsidR="00B84EDA">
        <w:rPr>
          <w:rFonts w:hint="eastAsia"/>
        </w:rPr>
        <w:t>G</w:t>
      </w:r>
      <w:r w:rsidR="00B84EDA">
        <w:rPr>
          <w:rFonts w:hint="eastAsia"/>
        </w:rPr>
        <w:t>而言，边</w:t>
      </w:r>
      <w:r w:rsidR="00B84EDA">
        <w:rPr>
          <w:rFonts w:hint="eastAsia"/>
        </w:rPr>
        <w:t>e</w:t>
      </w:r>
      <w:r w:rsidR="00B84EDA" w:rsidRPr="004F576A">
        <w:rPr>
          <w:rFonts w:hint="eastAsia"/>
          <w:vertAlign w:val="subscript"/>
        </w:rPr>
        <w:t>1</w:t>
      </w:r>
      <w:r w:rsidR="00B84EDA">
        <w:rPr>
          <w:rFonts w:hint="eastAsia"/>
        </w:rPr>
        <w:t>是一个</w:t>
      </w:r>
      <w:r w:rsidR="00B84EDA">
        <w:rPr>
          <w:rFonts w:hint="eastAsia"/>
        </w:rPr>
        <w:t>A</w:t>
      </w:r>
      <w:r w:rsidR="00B84EDA">
        <w:rPr>
          <w:rFonts w:hint="eastAsia"/>
        </w:rPr>
        <w:t>类边</w:t>
      </w:r>
      <w:r w:rsidR="0036313C">
        <w:rPr>
          <w:rFonts w:hint="eastAsia"/>
        </w:rPr>
        <w:t>，同理</w:t>
      </w:r>
      <w:r w:rsidR="004B0784">
        <w:rPr>
          <w:rFonts w:hint="eastAsia"/>
        </w:rPr>
        <w:t>可以知道边</w:t>
      </w:r>
      <w:r w:rsidR="001C7402">
        <w:rPr>
          <w:rFonts w:hint="eastAsia"/>
        </w:rPr>
        <w:t>e</w:t>
      </w:r>
      <w:r w:rsidR="001C7402" w:rsidRPr="00F42E7E">
        <w:rPr>
          <w:rFonts w:hint="eastAsia"/>
          <w:vertAlign w:val="subscript"/>
        </w:rPr>
        <w:t>1</w:t>
      </w:r>
      <w:r w:rsidR="004B0784">
        <w:rPr>
          <w:rFonts w:hint="eastAsia"/>
        </w:rPr>
        <w:t>，</w:t>
      </w:r>
      <w:r w:rsidR="001C7402">
        <w:rPr>
          <w:rFonts w:hint="eastAsia"/>
        </w:rPr>
        <w:t>e</w:t>
      </w:r>
      <w:r w:rsidR="00553DA8">
        <w:rPr>
          <w:rFonts w:hint="eastAsia"/>
          <w:vertAlign w:val="subscript"/>
        </w:rPr>
        <w:t>2</w:t>
      </w:r>
      <w:r w:rsidR="004B0784">
        <w:rPr>
          <w:rFonts w:hint="eastAsia"/>
        </w:rPr>
        <w:t>和</w:t>
      </w:r>
      <w:r w:rsidR="001C7402">
        <w:rPr>
          <w:rFonts w:hint="eastAsia"/>
        </w:rPr>
        <w:t>e</w:t>
      </w:r>
      <w:r w:rsidR="00553DA8">
        <w:rPr>
          <w:rFonts w:hint="eastAsia"/>
          <w:vertAlign w:val="subscript"/>
        </w:rPr>
        <w:t>5</w:t>
      </w:r>
      <w:r w:rsidR="004B0784">
        <w:rPr>
          <w:rFonts w:hint="eastAsia"/>
        </w:rPr>
        <w:t>为</w:t>
      </w:r>
      <w:r w:rsidR="004B0784">
        <w:rPr>
          <w:rFonts w:hint="eastAsia"/>
        </w:rPr>
        <w:t>A</w:t>
      </w:r>
      <w:r w:rsidR="004B0784">
        <w:rPr>
          <w:rFonts w:hint="eastAsia"/>
        </w:rPr>
        <w:t>类边，</w:t>
      </w:r>
      <w:r w:rsidR="001C7402">
        <w:rPr>
          <w:rFonts w:hint="eastAsia"/>
        </w:rPr>
        <w:t>e</w:t>
      </w:r>
      <w:r w:rsidR="00553DA8">
        <w:rPr>
          <w:rFonts w:hint="eastAsia"/>
          <w:vertAlign w:val="subscript"/>
        </w:rPr>
        <w:t>3</w:t>
      </w:r>
      <w:r w:rsidR="004B0784">
        <w:rPr>
          <w:rFonts w:hint="eastAsia"/>
        </w:rPr>
        <w:t>和</w:t>
      </w:r>
      <w:r w:rsidR="001C7402">
        <w:rPr>
          <w:rFonts w:hint="eastAsia"/>
        </w:rPr>
        <w:t>e</w:t>
      </w:r>
      <w:r w:rsidR="00553DA8">
        <w:rPr>
          <w:rFonts w:hint="eastAsia"/>
          <w:vertAlign w:val="subscript"/>
        </w:rPr>
        <w:t>4</w:t>
      </w:r>
      <w:r w:rsidR="004B0784">
        <w:rPr>
          <w:rFonts w:hint="eastAsia"/>
        </w:rPr>
        <w:t>为</w:t>
      </w:r>
      <w:r w:rsidR="0096792B">
        <w:rPr>
          <w:rFonts w:hint="eastAsia"/>
        </w:rPr>
        <w:t>B</w:t>
      </w:r>
      <w:r w:rsidR="00C51D9B">
        <w:rPr>
          <w:rFonts w:hint="eastAsia"/>
        </w:rPr>
        <w:t>类边。</w:t>
      </w:r>
    </w:p>
    <w:p w:rsidR="005A5200" w:rsidRDefault="005A5200" w:rsidP="000A776D">
      <w:pPr>
        <w:pStyle w:val="a3"/>
        <w:spacing w:line="288" w:lineRule="auto"/>
        <w:ind w:firstLine="408"/>
        <w:jc w:val="center"/>
      </w:pPr>
      <w:r w:rsidRPr="002C6409">
        <w:rPr>
          <w:rFonts w:hint="eastAsia"/>
          <w:sz w:val="21"/>
        </w:rPr>
        <w:t>表</w:t>
      </w:r>
      <w:r w:rsidRPr="002C6409">
        <w:rPr>
          <w:rFonts w:hint="eastAsia"/>
          <w:sz w:val="21"/>
        </w:rPr>
        <w:t xml:space="preserve">3-1 </w:t>
      </w:r>
      <w:r w:rsidR="00C31457" w:rsidRPr="002C6409">
        <w:rPr>
          <w:rFonts w:hint="eastAsia"/>
          <w:sz w:val="21"/>
        </w:rPr>
        <w:t>不确定图</w:t>
      </w:r>
      <w:r w:rsidR="00C31457" w:rsidRPr="002C6409">
        <w:rPr>
          <w:rFonts w:hint="eastAsia"/>
          <w:sz w:val="21"/>
        </w:rPr>
        <w:t>G</w:t>
      </w:r>
      <w:r w:rsidR="00C31457" w:rsidRPr="002C6409">
        <w:rPr>
          <w:rFonts w:hint="eastAsia"/>
          <w:sz w:val="21"/>
        </w:rPr>
        <w:t>经过划分后的所有满足最大流的区间</w:t>
      </w:r>
    </w:p>
    <w:tbl>
      <w:tblPr>
        <w:tblW w:w="0" w:type="auto"/>
        <w:jc w:val="center"/>
        <w:tblBorders>
          <w:top w:val="single" w:sz="12" w:space="0" w:color="008000"/>
          <w:bottom w:val="single" w:sz="12" w:space="0" w:color="008000"/>
        </w:tblBorders>
        <w:tblLayout w:type="fixed"/>
        <w:tblLook w:val="0000" w:firstRow="0" w:lastRow="0" w:firstColumn="0" w:lastColumn="0" w:noHBand="0" w:noVBand="0"/>
      </w:tblPr>
      <w:tblGrid>
        <w:gridCol w:w="1000"/>
        <w:gridCol w:w="2846"/>
      </w:tblGrid>
      <w:tr w:rsidR="005A5200" w:rsidRPr="00DD095E">
        <w:trPr>
          <w:jc w:val="center"/>
        </w:trPr>
        <w:tc>
          <w:tcPr>
            <w:tcW w:w="1000" w:type="dxa"/>
            <w:tcBorders>
              <w:top w:val="single" w:sz="12" w:space="0" w:color="000000"/>
              <w:bottom w:val="single" w:sz="12" w:space="0" w:color="000000"/>
            </w:tcBorders>
            <w:vAlign w:val="center"/>
          </w:tcPr>
          <w:p w:rsidR="005A5200" w:rsidRPr="002C6409" w:rsidRDefault="005A5200" w:rsidP="009D3592">
            <w:pPr>
              <w:spacing w:line="288" w:lineRule="auto"/>
              <w:jc w:val="both"/>
            </w:pPr>
            <w:r w:rsidRPr="002C6409">
              <w:rPr>
                <w:rFonts w:hint="eastAsia"/>
              </w:rPr>
              <w:t>编号</w:t>
            </w:r>
          </w:p>
        </w:tc>
        <w:tc>
          <w:tcPr>
            <w:tcW w:w="2846" w:type="dxa"/>
            <w:tcBorders>
              <w:top w:val="single" w:sz="12" w:space="0" w:color="000000"/>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满足最大流的区间</w:t>
            </w:r>
          </w:p>
        </w:tc>
      </w:tr>
      <w:tr w:rsidR="005A5200" w:rsidRPr="00DD095E">
        <w:trPr>
          <w:jc w:val="center"/>
        </w:trPr>
        <w:tc>
          <w:tcPr>
            <w:tcW w:w="1000" w:type="dxa"/>
            <w:tcBorders>
              <w:top w:val="single" w:sz="12" w:space="0" w:color="000000"/>
              <w:bottom w:val="nil"/>
            </w:tcBorders>
            <w:vAlign w:val="center"/>
          </w:tcPr>
          <w:p w:rsidR="005A5200" w:rsidRPr="002C6409" w:rsidRDefault="005A5200" w:rsidP="009D3592">
            <w:pPr>
              <w:pStyle w:val="Abstract"/>
              <w:spacing w:line="288" w:lineRule="auto"/>
              <w:rPr>
                <w:sz w:val="24"/>
              </w:rPr>
            </w:pPr>
            <w:r w:rsidRPr="002C6409">
              <w:rPr>
                <w:rFonts w:hint="eastAsia"/>
                <w:sz w:val="24"/>
              </w:rPr>
              <w:t>1</w:t>
            </w:r>
          </w:p>
        </w:tc>
        <w:tc>
          <w:tcPr>
            <w:tcW w:w="2846" w:type="dxa"/>
            <w:tcBorders>
              <w:top w:val="single" w:sz="12" w:space="0" w:color="000000"/>
              <w:bottom w:val="nil"/>
            </w:tcBorders>
            <w:vAlign w:val="center"/>
          </w:tcPr>
          <w:p w:rsidR="005A5200" w:rsidRPr="002C6409" w:rsidRDefault="005A5200" w:rsidP="009D3592">
            <w:pPr>
              <w:spacing w:line="288" w:lineRule="auto"/>
              <w:ind w:firstLine="468"/>
              <w:jc w:val="both"/>
            </w:pPr>
            <w:r w:rsidRPr="002C6409">
              <w:rPr>
                <w:rFonts w:hint="eastAsia"/>
              </w:rPr>
              <w:t>11x11</w:t>
            </w:r>
          </w:p>
        </w:tc>
      </w:tr>
      <w:tr w:rsidR="005A5200" w:rsidRPr="00DD095E">
        <w:trPr>
          <w:jc w:val="center"/>
        </w:trPr>
        <w:tc>
          <w:tcPr>
            <w:tcW w:w="1000" w:type="dxa"/>
            <w:tcBorders>
              <w:top w:val="nil"/>
              <w:bottom w:val="single" w:sz="12" w:space="0" w:color="000000"/>
            </w:tcBorders>
            <w:vAlign w:val="center"/>
          </w:tcPr>
          <w:p w:rsidR="005A5200" w:rsidRPr="002C6409" w:rsidRDefault="005A5200" w:rsidP="009D3592">
            <w:pPr>
              <w:spacing w:line="288" w:lineRule="auto"/>
              <w:jc w:val="both"/>
            </w:pPr>
            <w:r w:rsidRPr="002C6409">
              <w:rPr>
                <w:rFonts w:hint="eastAsia"/>
              </w:rPr>
              <w:t>2</w:t>
            </w:r>
          </w:p>
        </w:tc>
        <w:tc>
          <w:tcPr>
            <w:tcW w:w="2846" w:type="dxa"/>
            <w:tcBorders>
              <w:top w:val="nil"/>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11101</w:t>
            </w:r>
          </w:p>
        </w:tc>
      </w:tr>
    </w:tbl>
    <w:p w:rsidR="00E975FC" w:rsidRDefault="00D72896" w:rsidP="000A776D">
      <w:pPr>
        <w:pStyle w:val="a3"/>
        <w:spacing w:line="288" w:lineRule="auto"/>
        <w:ind w:firstLine="468"/>
      </w:pPr>
      <w:r>
        <w:rPr>
          <w:rFonts w:hint="eastAsia"/>
        </w:rPr>
        <w:t>综上所述</w:t>
      </w:r>
      <w:r w:rsidR="004E1267">
        <w:rPr>
          <w:rFonts w:hint="eastAsia"/>
        </w:rPr>
        <w:t>，</w:t>
      </w:r>
      <w:r w:rsidR="00E975FC" w:rsidRPr="009E39AB">
        <w:rPr>
          <w:rFonts w:hint="eastAsia"/>
        </w:rPr>
        <w:t>根据边存在率</w:t>
      </w:r>
      <w:r w:rsidR="00E975FC" w:rsidRPr="009E39AB">
        <w:t>S</w:t>
      </w:r>
      <w:r w:rsidR="00E975FC" w:rsidRPr="00273BB8">
        <w:rPr>
          <w:vertAlign w:val="subscript"/>
        </w:rPr>
        <w:t>i</w:t>
      </w:r>
      <w:r w:rsidR="00E975FC">
        <w:rPr>
          <w:rFonts w:hint="eastAsia"/>
        </w:rPr>
        <w:t>，</w:t>
      </w:r>
      <w:r w:rsidR="00E975FC" w:rsidRPr="009E39AB">
        <w:rPr>
          <w:rFonts w:hint="eastAsia"/>
        </w:rPr>
        <w:t>对边进行定性的分类如下</w:t>
      </w:r>
      <w:r w:rsidR="00E975FC">
        <w:rPr>
          <w:rFonts w:hint="eastAsia"/>
        </w:rPr>
        <w:t>：</w:t>
      </w:r>
    </w:p>
    <w:p w:rsidR="00E975FC" w:rsidRDefault="00E975FC" w:rsidP="000A776D">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E975FC" w:rsidRDefault="00E975FC" w:rsidP="00166A73">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Pr>
          <w:rFonts w:hint="eastAsia"/>
        </w:rPr>
        <w:t>，那么</w:t>
      </w:r>
      <w:r>
        <w:t>e</w:t>
      </w:r>
      <w:r w:rsidRPr="008A45BE">
        <w:rPr>
          <w:vertAlign w:val="subscript"/>
        </w:rPr>
        <w:t>i</w:t>
      </w:r>
      <w:r>
        <w:rPr>
          <w:rFonts w:hint="eastAsia"/>
        </w:rPr>
        <w:t>为</w:t>
      </w:r>
      <w:r>
        <w:t>B</w:t>
      </w:r>
      <w:r>
        <w:rPr>
          <w:rFonts w:hint="eastAsia"/>
        </w:rPr>
        <w:t>类边；</w:t>
      </w:r>
    </w:p>
    <w:p w:rsidR="00E975FC" w:rsidRPr="00283310" w:rsidRDefault="00E975FC" w:rsidP="00166A73">
      <w:pPr>
        <w:pStyle w:val="a3"/>
        <w:spacing w:line="288" w:lineRule="auto"/>
        <w:ind w:firstLine="468"/>
      </w:pPr>
      <w:r>
        <w:rPr>
          <w:rFonts w:hint="eastAsia"/>
        </w:rPr>
        <w:t>3</w:t>
      </w:r>
      <w:r>
        <w:rPr>
          <w:rFonts w:hint="eastAsia"/>
        </w:rPr>
        <w:t>、</w:t>
      </w:r>
      <w:r>
        <w:rPr>
          <w:rFonts w:hint="eastAsia"/>
        </w:rPr>
        <w:t>S</w:t>
      </w:r>
      <w:r w:rsidRPr="008A45BE">
        <w:rPr>
          <w:rFonts w:hint="eastAsia"/>
          <w:vertAlign w:val="subscript"/>
        </w:rPr>
        <w:t>i</w:t>
      </w:r>
      <w:r>
        <w:rPr>
          <w:rFonts w:hint="eastAsia"/>
        </w:rPr>
        <w:t>=0</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E975FC" w:rsidRDefault="00E975FC" w:rsidP="00166A73">
      <w:pPr>
        <w:pStyle w:val="a3"/>
        <w:spacing w:line="288" w:lineRule="auto"/>
        <w:ind w:firstLine="468"/>
      </w:pPr>
      <w:r>
        <w:rPr>
          <w:rFonts w:hint="eastAsia"/>
        </w:rPr>
        <w:t>根据以上的定性分析，可以得到如下的一系列的</w:t>
      </w:r>
      <w:r w:rsidR="00E70FC9">
        <w:rPr>
          <w:rFonts w:hint="eastAsia"/>
        </w:rPr>
        <w:t>推论</w:t>
      </w:r>
      <w:r w:rsidR="00D1242E">
        <w:rPr>
          <w:rFonts w:hint="eastAsia"/>
        </w:rPr>
        <w:t>：</w:t>
      </w:r>
    </w:p>
    <w:p w:rsidR="00E975FC" w:rsidRPr="0095295C" w:rsidRDefault="00A640FB" w:rsidP="00166A73">
      <w:pPr>
        <w:pStyle w:val="a3"/>
        <w:spacing w:line="288" w:lineRule="auto"/>
        <w:ind w:firstLine="470"/>
        <w:rPr>
          <w:b/>
        </w:rPr>
      </w:pPr>
      <w:r>
        <w:rPr>
          <w:rFonts w:hint="eastAsia"/>
          <w:b/>
        </w:rPr>
        <w:t>推论</w:t>
      </w:r>
      <w:r w:rsidR="00554C33">
        <w:rPr>
          <w:rFonts w:hint="eastAsia"/>
          <w:b/>
        </w:rPr>
        <w:t>3-1</w:t>
      </w:r>
      <w:r w:rsidR="00E975FC">
        <w:rPr>
          <w:rFonts w:hint="eastAsia"/>
          <w:b/>
        </w:rPr>
        <w:t xml:space="preserve">. </w:t>
      </w:r>
      <w:r w:rsidR="00E975FC" w:rsidRPr="00CD1353">
        <w:rPr>
          <w:rFonts w:hint="eastAsia"/>
        </w:rPr>
        <w:t>对于不确定图</w:t>
      </w:r>
      <w:r w:rsidR="00E975FC" w:rsidRPr="00CD1353">
        <w:rPr>
          <w:rFonts w:hint="eastAsia"/>
        </w:rPr>
        <w:t>G</w:t>
      </w:r>
      <w:r w:rsidR="00E975FC" w:rsidRPr="00CD1353">
        <w:rPr>
          <w:rFonts w:hint="eastAsia"/>
        </w:rPr>
        <w:t>中的一条边</w:t>
      </w:r>
      <w:r w:rsidR="00E975FC" w:rsidRPr="00CD1353">
        <w:rPr>
          <w:rFonts w:hint="eastAsia"/>
        </w:rPr>
        <w:t>e</w:t>
      </w:r>
      <w:r w:rsidR="00E975FC" w:rsidRPr="00CD1353">
        <w:rPr>
          <w:rFonts w:hint="eastAsia"/>
          <w:vertAlign w:val="subscript"/>
        </w:rPr>
        <w:t>i</w:t>
      </w:r>
      <w:r w:rsidR="00E975FC" w:rsidRPr="00CD1353">
        <w:rPr>
          <w:rFonts w:hint="eastAsia"/>
        </w:rPr>
        <w:t>，如果边</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A</w:t>
      </w:r>
      <w:r w:rsidR="00E975FC" w:rsidRPr="00CD1353">
        <w:rPr>
          <w:rFonts w:hint="eastAsia"/>
        </w:rPr>
        <w:t>类边，那么移除边</w:t>
      </w:r>
      <w:r w:rsidR="00E975FC" w:rsidRPr="00CD1353">
        <w:rPr>
          <w:rFonts w:hint="eastAsia"/>
        </w:rPr>
        <w:t>e</w:t>
      </w:r>
      <w:r w:rsidR="00E975FC" w:rsidRPr="00CD1353">
        <w:rPr>
          <w:rFonts w:hint="eastAsia"/>
          <w:vertAlign w:val="subscript"/>
        </w:rPr>
        <w:t>i</w:t>
      </w:r>
      <w:r w:rsidR="00E975FC" w:rsidRPr="00CD1353">
        <w:rPr>
          <w:rFonts w:hint="eastAsia"/>
        </w:rPr>
        <w:t>会使得不确定图不能满足原有最大流</w:t>
      </w:r>
      <w:r w:rsidR="00734E15" w:rsidRPr="00CD1353">
        <w:rPr>
          <w:rFonts w:hint="eastAsia"/>
        </w:rPr>
        <w:t>和容量可靠性</w:t>
      </w:r>
      <w:r w:rsidR="00E975FC" w:rsidRPr="00CD1353">
        <w:rPr>
          <w:rFonts w:hint="eastAsia"/>
        </w:rPr>
        <w:t>。</w:t>
      </w:r>
    </w:p>
    <w:p w:rsidR="00E975FC" w:rsidRDefault="00E975FC" w:rsidP="00166A73">
      <w:pPr>
        <w:pStyle w:val="a3"/>
        <w:spacing w:line="288" w:lineRule="auto"/>
        <w:ind w:firstLine="470"/>
      </w:pPr>
      <w:r w:rsidRPr="000A6331">
        <w:rPr>
          <w:rFonts w:hint="eastAsia"/>
          <w:b/>
        </w:rPr>
        <w:t>证明</w:t>
      </w:r>
      <w:r w:rsidR="009318CC">
        <w:rPr>
          <w:rFonts w:hint="eastAsia"/>
          <w:b/>
        </w:rPr>
        <w:t>3-1</w:t>
      </w:r>
      <w:r w:rsidR="00AB382A">
        <w:rPr>
          <w:rFonts w:hint="eastAsia"/>
        </w:rPr>
        <w:t xml:space="preserve">. </w:t>
      </w:r>
      <w:r>
        <w:rPr>
          <w:rFonts w:hint="eastAsia"/>
        </w:rPr>
        <w:t>想要证明移除</w:t>
      </w:r>
      <w:r>
        <w:rPr>
          <w:rFonts w:hint="eastAsia"/>
        </w:rPr>
        <w:t>A</w:t>
      </w:r>
      <w:r>
        <w:rPr>
          <w:rFonts w:hint="eastAsia"/>
        </w:rPr>
        <w:t>类边，会使得不确定图</w:t>
      </w:r>
      <w:r>
        <w:rPr>
          <w:rFonts w:hint="eastAsia"/>
        </w:rPr>
        <w:t>G</w:t>
      </w:r>
      <w:r>
        <w:rPr>
          <w:rFonts w:hint="eastAsia"/>
        </w:rPr>
        <w:t>最大流减少，需要证明两点（</w:t>
      </w:r>
      <w:r>
        <w:rPr>
          <w:rFonts w:hint="eastAsia"/>
        </w:rPr>
        <w:t>1</w:t>
      </w:r>
      <w:r>
        <w:rPr>
          <w:rFonts w:hint="eastAsia"/>
        </w:rPr>
        <w:t>）</w:t>
      </w:r>
      <w:r>
        <w:rPr>
          <w:rFonts w:hint="eastAsia"/>
        </w:rPr>
        <w:t>A</w:t>
      </w:r>
      <w:r>
        <w:rPr>
          <w:rFonts w:hint="eastAsia"/>
        </w:rPr>
        <w:t>类边移除，不确定图</w:t>
      </w:r>
      <w:r>
        <w:rPr>
          <w:rFonts w:hint="eastAsia"/>
        </w:rPr>
        <w:t>G</w:t>
      </w:r>
      <w:r>
        <w:rPr>
          <w:rFonts w:hint="eastAsia"/>
        </w:rPr>
        <w:t>不能达到最大流；（</w:t>
      </w:r>
      <w:r>
        <w:rPr>
          <w:rFonts w:hint="eastAsia"/>
        </w:rPr>
        <w:t>2</w:t>
      </w:r>
      <w:r>
        <w:rPr>
          <w:rFonts w:hint="eastAsia"/>
        </w:rPr>
        <w:t>）非</w:t>
      </w:r>
      <w:r>
        <w:rPr>
          <w:rFonts w:hint="eastAsia"/>
        </w:rPr>
        <w:t>A</w:t>
      </w:r>
      <w:r>
        <w:rPr>
          <w:rFonts w:hint="eastAsia"/>
        </w:rPr>
        <w:t>类边移除，不确定图</w:t>
      </w:r>
      <w:r>
        <w:rPr>
          <w:rFonts w:hint="eastAsia"/>
        </w:rPr>
        <w:t>G</w:t>
      </w:r>
      <w:r>
        <w:rPr>
          <w:rFonts w:hint="eastAsia"/>
        </w:rPr>
        <w:t>任然可以达到最大流。下面将按照这两条分别证明；</w:t>
      </w:r>
    </w:p>
    <w:p w:rsidR="00E975FC" w:rsidRDefault="00E975FC" w:rsidP="00166A73">
      <w:pPr>
        <w:pStyle w:val="a3"/>
        <w:spacing w:line="288" w:lineRule="auto"/>
        <w:ind w:firstLine="468"/>
      </w:pPr>
      <w:r>
        <w:rPr>
          <w:rFonts w:hint="eastAsia"/>
        </w:rPr>
        <w:t>（</w:t>
      </w:r>
      <w:r>
        <w:t>1</w:t>
      </w:r>
      <w:r>
        <w:rPr>
          <w:rFonts w:hint="eastAsia"/>
        </w:rPr>
        <w:t>）因为</w:t>
      </w:r>
      <w:r>
        <w:rPr>
          <w:rFonts w:hint="eastAsia"/>
        </w:rPr>
        <w:t>e</w:t>
      </w:r>
      <w:r w:rsidRPr="00122A29">
        <w:rPr>
          <w:rFonts w:hint="eastAsia"/>
          <w:vertAlign w:val="subscript"/>
        </w:rPr>
        <w:t>i</w:t>
      </w:r>
      <w:r>
        <w:rPr>
          <w:rFonts w:hint="eastAsia"/>
        </w:rPr>
        <w:t>是</w:t>
      </w:r>
      <w:r>
        <w:t>A</w:t>
      </w:r>
      <w:r>
        <w:rPr>
          <w:rFonts w:hint="eastAsia"/>
        </w:rPr>
        <w:t>类边，有</w:t>
      </w:r>
      <w:r>
        <w:t>S</w:t>
      </w:r>
      <w:r w:rsidRPr="00E97FD1">
        <w:rPr>
          <w:vertAlign w:val="subscript"/>
        </w:rPr>
        <w:t>i</w:t>
      </w:r>
      <w:r>
        <w:t>=</w:t>
      </w:r>
      <w:r>
        <w:rPr>
          <w:i/>
        </w:rPr>
        <w:sym w:font="Symbol" w:char="F074"/>
      </w:r>
      <w:r>
        <w:rPr>
          <w:rFonts w:hint="eastAsia"/>
        </w:rPr>
        <w:t>，根据定义边</w:t>
      </w:r>
      <w:r>
        <w:rPr>
          <w:rFonts w:hint="eastAsia"/>
        </w:rPr>
        <w:t>e</w:t>
      </w:r>
      <w:r w:rsidRPr="00122A29">
        <w:rPr>
          <w:rFonts w:hint="eastAsia"/>
          <w:vertAlign w:val="subscript"/>
        </w:rPr>
        <w:t>i</w:t>
      </w:r>
      <w:r>
        <w:rPr>
          <w:rFonts w:hint="eastAsia"/>
        </w:rPr>
        <w:t>存在于所有的满足最大流的不确定子图</w:t>
      </w:r>
      <w:r w:rsidR="00A56960">
        <w:rPr>
          <w:rFonts w:hint="eastAsia"/>
        </w:rPr>
        <w:t>+</w:t>
      </w:r>
      <w:r>
        <w:rPr>
          <w:rFonts w:hint="eastAsia"/>
        </w:rPr>
        <w:t>中，假设经过划分算保存下来的所有闭合子图空间集为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w:t>
      </w:r>
      <w:r w:rsidRPr="005B6D9E">
        <w:rPr>
          <w:vertAlign w:val="subscript"/>
        </w:rPr>
        <w:t>i</w:t>
      </w:r>
      <w:r>
        <w:t>=</w:t>
      </w:r>
      <w:r>
        <w:rPr>
          <w:i/>
        </w:rPr>
        <w:sym w:font="Symbol" w:char="F074"/>
      </w:r>
      <w:r>
        <w:rPr>
          <w:i/>
        </w:rPr>
        <w:t xml:space="preserve"> </w:t>
      </w:r>
      <w:r>
        <w:rPr>
          <w:rFonts w:hint="eastAsia"/>
        </w:rPr>
        <w:t>，所以满足最大流的子图</w:t>
      </w:r>
      <w:r>
        <w:t>g</w:t>
      </w:r>
      <w:r>
        <w:rPr>
          <w:rFonts w:hint="eastAsia"/>
        </w:rPr>
        <w:t>一定有</w:t>
      </w:r>
      <w:r>
        <w:t>g</w:t>
      </w:r>
      <w:r>
        <w:rPr>
          <w:rFonts w:hint="eastAsia"/>
        </w:rPr>
        <w:t>∈</w:t>
      </w:r>
      <w:r>
        <w:t>A</w:t>
      </w:r>
      <w:r>
        <w:rPr>
          <w:rFonts w:hint="eastAsia"/>
        </w:rPr>
        <w:t>且有</w:t>
      </w:r>
      <w:r w:rsidR="00A56960">
        <w:t>e</w:t>
      </w:r>
      <w:r w:rsidR="00A56960" w:rsidRPr="008A45BE">
        <w:rPr>
          <w:vertAlign w:val="subscript"/>
        </w:rPr>
        <w:t>i</w:t>
      </w:r>
      <w:r>
        <w:rPr>
          <w:rFonts w:hint="eastAsia"/>
        </w:rPr>
        <w:t>∈</w:t>
      </w:r>
      <w:r>
        <w:t>g</w:t>
      </w:r>
      <w:r>
        <w:rPr>
          <w:rFonts w:hint="eastAsia"/>
        </w:rPr>
        <w:t>，如果当</w:t>
      </w:r>
      <w:r w:rsidR="00A56960">
        <w:t>e</w:t>
      </w:r>
      <w:r w:rsidR="00A56960" w:rsidRPr="008A45BE">
        <w:rPr>
          <w:vertAlign w:val="subscript"/>
        </w:rPr>
        <w:t>i</w:t>
      </w:r>
      <w:r>
        <w:rPr>
          <w:rFonts w:hint="eastAsia"/>
        </w:rPr>
        <w:t>发生故障之后，剩余不确定</w:t>
      </w:r>
      <w:r>
        <w:rPr>
          <w:rFonts w:hint="eastAsia"/>
        </w:rPr>
        <w:lastRenderedPageBreak/>
        <w:t>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都不包含</w:t>
      </w:r>
      <w:r>
        <w:rPr>
          <w:rFonts w:hint="eastAsia"/>
        </w:rPr>
        <w:t>e</w:t>
      </w:r>
      <w:r w:rsidRPr="00122A29">
        <w:rPr>
          <w:rFonts w:hint="eastAsia"/>
          <w:vertAlign w:val="subscript"/>
        </w:rPr>
        <w:t>i</w:t>
      </w:r>
      <w:r>
        <w:t>，</w:t>
      </w:r>
      <w:r>
        <w:rPr>
          <w:rFonts w:hint="eastAsia"/>
        </w:rPr>
        <w:t>即</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g</m:t>
            </m:r>
          </m:e>
          <m:sup>
            <m:r>
              <w:rPr>
                <w:rFonts w:ascii="Cambria Math" w:hAnsi="Cambria Math"/>
              </w:rPr>
              <m:t>‘</m:t>
            </m:r>
          </m:sup>
        </m:sSup>
      </m:oMath>
      <w:r>
        <w:t>，</w:t>
      </w:r>
      <w:r>
        <w:rPr>
          <w:rFonts w:hint="eastAsia"/>
        </w:rPr>
        <w:t>则必有</w:t>
      </w:r>
      <m:oMath>
        <m:r>
          <m:rPr>
            <m:sty m:val="p"/>
          </m:rPr>
          <w:rPr>
            <w:rFonts w:ascii="Cambria Math" w:hAnsi="Cambria Math"/>
          </w:rPr>
          <m:t>g∈A</m:t>
        </m:r>
      </m:oMath>
      <w:r>
        <w:rPr>
          <w:rFonts w:hint="eastAsia"/>
        </w:rPr>
        <w:t>，因此对于</w:t>
      </w:r>
      <w:r>
        <w:t>e</w:t>
      </w:r>
      <w:r w:rsidRPr="00C7593B">
        <w:rPr>
          <w:vertAlign w:val="subscript"/>
        </w:rPr>
        <w:t>i</w:t>
      </w:r>
      <w:r>
        <w:rPr>
          <w:rFonts w:hint="eastAsia"/>
        </w:rPr>
        <w:t>发生故障后的剩余不确定图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的任意子图都不能达到最大流，那么</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也不能达到最大流；</w:t>
      </w:r>
    </w:p>
    <w:p w:rsidR="00E975FC" w:rsidRDefault="00E975FC" w:rsidP="00166A73">
      <w:pPr>
        <w:pStyle w:val="a3"/>
        <w:spacing w:line="288" w:lineRule="auto"/>
        <w:ind w:firstLine="468"/>
      </w:pPr>
      <w:r>
        <w:rPr>
          <w:rFonts w:hint="eastAsia"/>
        </w:rPr>
        <w:t>（</w:t>
      </w:r>
      <w:r>
        <w:t>2</w:t>
      </w:r>
      <w:r>
        <w:rPr>
          <w:rFonts w:hint="eastAsia"/>
        </w:rPr>
        <w:t>）同理，对于一条非</w:t>
      </w:r>
      <w:r>
        <w:t>A</w:t>
      </w:r>
      <w:r>
        <w:rPr>
          <w:rFonts w:hint="eastAsia"/>
        </w:rPr>
        <w:t>类边，因为</w:t>
      </w:r>
      <w:r>
        <w:t>S</w:t>
      </w:r>
      <w:r w:rsidRPr="00C35D7C">
        <w:rPr>
          <w:vertAlign w:val="subscript"/>
        </w:rPr>
        <w:t>i</w:t>
      </w:r>
      <w:r>
        <w:rPr>
          <w:rFonts w:hint="eastAsia"/>
        </w:rPr>
        <w:t>＜</w:t>
      </w:r>
      <w:r>
        <w:rPr>
          <w:i/>
        </w:rPr>
        <w:sym w:font="Symbol" w:char="F074"/>
      </w:r>
      <w:r>
        <w:rPr>
          <w:rFonts w:hint="eastAsia"/>
        </w:rPr>
        <w:t>，则在</w:t>
      </w:r>
      <w:r>
        <w:t>A</w:t>
      </w:r>
      <w:r>
        <w:rPr>
          <w:rFonts w:hint="eastAsia"/>
        </w:rPr>
        <w:t>中必存在一个子图</w:t>
      </w:r>
      <w:r>
        <w:t>g</w:t>
      </w:r>
      <w:r>
        <w:rPr>
          <w:rFonts w:hint="eastAsia"/>
        </w:rPr>
        <w:t>，使得</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Pr>
          <w:rFonts w:hint="eastAsia"/>
        </w:rPr>
        <w:t>，如果边</w:t>
      </w:r>
      <w:r>
        <w:t>e</w:t>
      </w:r>
      <w:r w:rsidRPr="000D17B4">
        <w:rPr>
          <w:vertAlign w:val="subscript"/>
        </w:rPr>
        <w:t>i</w:t>
      </w:r>
      <w:r>
        <w:rPr>
          <w:rFonts w:hint="eastAsia"/>
        </w:rPr>
        <w:t>发生故障，不确定图可以使用子图</w:t>
      </w:r>
      <w:r>
        <w:t>g</w:t>
      </w:r>
      <w:r>
        <w:rPr>
          <w:rFonts w:hint="eastAsia"/>
        </w:rPr>
        <w:t>传递流量，同时因为</w:t>
      </w:r>
      <w:r>
        <w:t>g</w:t>
      </w:r>
      <w:r>
        <w:rPr>
          <w:rFonts w:hint="eastAsia"/>
        </w:rPr>
        <w:t>∈</w:t>
      </w:r>
      <w:r>
        <w:t>A</w:t>
      </w:r>
      <w:r>
        <w:rPr>
          <w:rFonts w:hint="eastAsia"/>
        </w:rPr>
        <w:t>，即</w:t>
      </w:r>
      <w:r>
        <w:t>g</w:t>
      </w:r>
      <w:r>
        <w:rPr>
          <w:rFonts w:hint="eastAsia"/>
        </w:rPr>
        <w:t>能传递最大流，所以对于非</w:t>
      </w:r>
      <w:r>
        <w:t>A</w:t>
      </w:r>
      <w:r>
        <w:rPr>
          <w:rFonts w:hint="eastAsia"/>
        </w:rPr>
        <w:t>类边发生故障，不确定图</w:t>
      </w:r>
      <w:r>
        <w:t>G</w:t>
      </w:r>
      <w:r>
        <w:rPr>
          <w:rFonts w:hint="eastAsia"/>
        </w:rPr>
        <w:t>任然能够达到最大流</w:t>
      </w:r>
      <w:r w:rsidR="00B47D10">
        <w:rPr>
          <w:rFonts w:hint="eastAsia"/>
        </w:rPr>
        <w:t>。</w:t>
      </w:r>
    </w:p>
    <w:p w:rsidR="00E975FC" w:rsidRDefault="00E975FC" w:rsidP="00166A73">
      <w:pPr>
        <w:pStyle w:val="a3"/>
        <w:spacing w:line="288" w:lineRule="auto"/>
        <w:ind w:firstLine="468"/>
      </w:pPr>
      <w:r>
        <w:rPr>
          <w:rFonts w:hint="eastAsia"/>
        </w:rPr>
        <w:t>的证。</w:t>
      </w:r>
    </w:p>
    <w:p w:rsidR="00E975FC" w:rsidRPr="00D650A6" w:rsidRDefault="00660176" w:rsidP="00AB639E">
      <w:pPr>
        <w:pStyle w:val="a3"/>
        <w:spacing w:line="288" w:lineRule="auto"/>
        <w:ind w:firstLine="470"/>
      </w:pPr>
      <w:r>
        <w:rPr>
          <w:rFonts w:hint="eastAsia"/>
          <w:b/>
        </w:rPr>
        <w:t>实例</w:t>
      </w:r>
      <w:r>
        <w:rPr>
          <w:rFonts w:hint="eastAsia"/>
          <w:b/>
        </w:rPr>
        <w:t>3-2</w:t>
      </w:r>
      <w:r w:rsidR="00117A67">
        <w:rPr>
          <w:rFonts w:hint="eastAsia"/>
          <w:b/>
        </w:rPr>
        <w:t xml:space="preserve">. </w:t>
      </w:r>
      <w:r w:rsidR="00BC282E">
        <w:rPr>
          <w:rFonts w:hint="eastAsia"/>
        </w:rPr>
        <w:t>对于图</w:t>
      </w:r>
      <w:r w:rsidR="00BC282E">
        <w:rPr>
          <w:rFonts w:hint="eastAsia"/>
        </w:rPr>
        <w:t>2-</w:t>
      </w:r>
      <w:r w:rsidR="00E87158">
        <w:rPr>
          <w:rFonts w:hint="eastAsia"/>
        </w:rPr>
        <w:t>3</w:t>
      </w:r>
      <w:r w:rsidR="00E975FC">
        <w:rPr>
          <w:rFonts w:hint="eastAsia"/>
        </w:rPr>
        <w:t>中的不确定图</w:t>
      </w:r>
      <w:r w:rsidR="00E975FC">
        <w:rPr>
          <w:rFonts w:hint="eastAsia"/>
        </w:rPr>
        <w:t>G</w:t>
      </w:r>
      <w:r w:rsidR="00E975FC">
        <w:rPr>
          <w:rFonts w:hint="eastAsia"/>
        </w:rPr>
        <w:t>，经过状态划分过程，获取的</w:t>
      </w:r>
      <w:r w:rsidR="00AC603B">
        <w:rPr>
          <w:rFonts w:hint="eastAsia"/>
        </w:rPr>
        <w:t>所有满足最大流区间如表</w:t>
      </w:r>
      <w:r w:rsidR="00AC603B">
        <w:rPr>
          <w:rFonts w:hint="eastAsia"/>
        </w:rPr>
        <w:t>3-1</w:t>
      </w:r>
      <w:r w:rsidR="00FC1EDB">
        <w:rPr>
          <w:rFonts w:hint="eastAsia"/>
        </w:rPr>
        <w:t>所示</w:t>
      </w:r>
      <w:r w:rsidR="00E975FC">
        <w:rPr>
          <w:rFonts w:hint="eastAsia"/>
        </w:rPr>
        <w:t>，因为经过划分有两个区间，则</w:t>
      </w:r>
      <w:r w:rsidR="00E975FC">
        <w:rPr>
          <w:i/>
        </w:rPr>
        <w:sym w:font="Symbol" w:char="F074"/>
      </w:r>
      <w:r w:rsidR="00E975FC">
        <w:rPr>
          <w:rFonts w:hint="eastAsia"/>
        </w:rPr>
        <w:t>=2</w:t>
      </w:r>
      <w:r w:rsidR="00E975FC">
        <w:rPr>
          <w:rFonts w:hint="eastAsia"/>
        </w:rPr>
        <w:t>，根据公式</w:t>
      </w:r>
      <w:r w:rsidR="00FC1EDB">
        <w:rPr>
          <w:rFonts w:hint="eastAsia"/>
        </w:rPr>
        <w:t>3-</w:t>
      </w:r>
      <w:r w:rsidR="00E975FC">
        <w:rPr>
          <w:rFonts w:hint="eastAsia"/>
        </w:rPr>
        <w:t>1</w:t>
      </w:r>
      <w:r w:rsidR="00E975FC">
        <w:rPr>
          <w:rFonts w:hint="eastAsia"/>
        </w:rPr>
        <w:t>，可知对于边</w:t>
      </w:r>
      <w:r w:rsidR="00E975FC">
        <w:rPr>
          <w:rFonts w:hint="eastAsia"/>
        </w:rPr>
        <w:t>e</w:t>
      </w:r>
      <w:r w:rsidR="00E975FC" w:rsidRPr="00BB4610">
        <w:rPr>
          <w:rFonts w:hint="eastAsia"/>
          <w:vertAlign w:val="subscript"/>
        </w:rPr>
        <w:t>1</w:t>
      </w:r>
      <w:r w:rsidR="00E975FC">
        <w:rPr>
          <w:rFonts w:hint="eastAsia"/>
        </w:rPr>
        <w:t>，有</w:t>
      </w:r>
      <w:r w:rsidR="00E975FC">
        <w:rPr>
          <w:rFonts w:hint="eastAsia"/>
        </w:rPr>
        <w:t>s</w:t>
      </w:r>
      <w:r w:rsidR="00E975FC" w:rsidRPr="00BB4610">
        <w:rPr>
          <w:rFonts w:hint="eastAsia"/>
          <w:vertAlign w:val="subscript"/>
        </w:rPr>
        <w:t>11</w:t>
      </w:r>
      <w:r w:rsidR="00E975FC">
        <w:rPr>
          <w:rFonts w:hint="eastAsia"/>
        </w:rPr>
        <w:t>=1</w:t>
      </w:r>
      <w:r w:rsidR="00E975FC">
        <w:rPr>
          <w:rFonts w:hint="eastAsia"/>
        </w:rPr>
        <w:t>，</w:t>
      </w:r>
      <w:r w:rsidR="00E975FC">
        <w:rPr>
          <w:rFonts w:hint="eastAsia"/>
        </w:rPr>
        <w:t>s</w:t>
      </w:r>
      <w:r w:rsidR="00E975FC" w:rsidRPr="00BB4610">
        <w:rPr>
          <w:rFonts w:hint="eastAsia"/>
          <w:vertAlign w:val="subscript"/>
        </w:rPr>
        <w:t>12</w:t>
      </w:r>
      <w:r w:rsidR="00E975FC">
        <w:rPr>
          <w:rFonts w:hint="eastAsia"/>
        </w:rPr>
        <w:t>=1</w:t>
      </w:r>
      <w:r w:rsidR="00E975FC">
        <w:rPr>
          <w:rFonts w:hint="eastAsia"/>
        </w:rPr>
        <w:t>，根据公式</w:t>
      </w:r>
      <w:r w:rsidR="00102281">
        <w:rPr>
          <w:rFonts w:hint="eastAsia"/>
        </w:rPr>
        <w:t>3-</w:t>
      </w:r>
      <w:r w:rsidR="00E975FC">
        <w:rPr>
          <w:rFonts w:hint="eastAsia"/>
        </w:rPr>
        <w:t>2</w:t>
      </w:r>
      <w:r w:rsidR="00E975FC">
        <w:rPr>
          <w:rFonts w:hint="eastAsia"/>
        </w:rPr>
        <w:t>可知，对于边</w:t>
      </w:r>
      <w:r w:rsidR="00E975FC">
        <w:rPr>
          <w:rFonts w:hint="eastAsia"/>
        </w:rPr>
        <w:t>e</w:t>
      </w:r>
      <w:r w:rsidR="00E975FC" w:rsidRPr="00F42E7E">
        <w:rPr>
          <w:rFonts w:hint="eastAsia"/>
          <w:vertAlign w:val="subscript"/>
        </w:rPr>
        <w:t>1</w:t>
      </w:r>
      <w:r w:rsidR="00E975FC">
        <w:rPr>
          <w:rFonts w:hint="eastAsia"/>
        </w:rPr>
        <w:t>的边存在率</w:t>
      </w:r>
      <w:r w:rsidR="00E975FC">
        <w:rPr>
          <w:rFonts w:hint="eastAsia"/>
        </w:rPr>
        <w:t>S</w:t>
      </w:r>
      <w:r w:rsidR="00E975FC" w:rsidRPr="00F42E7E">
        <w:rPr>
          <w:rFonts w:hint="eastAsia"/>
          <w:vertAlign w:val="subscript"/>
        </w:rPr>
        <w:t>1</w:t>
      </w:r>
      <w:r w:rsidR="00E975FC">
        <w:rPr>
          <w:rFonts w:hint="eastAsia"/>
        </w:rPr>
        <w:t>=s</w:t>
      </w:r>
      <w:r w:rsidR="00E975FC" w:rsidRPr="00F42E7E">
        <w:rPr>
          <w:rFonts w:hint="eastAsia"/>
          <w:vertAlign w:val="subscript"/>
        </w:rPr>
        <w:t>11</w:t>
      </w:r>
      <w:r w:rsidR="00E975FC">
        <w:rPr>
          <w:rFonts w:hint="eastAsia"/>
        </w:rPr>
        <w:t>+s</w:t>
      </w:r>
      <w:r w:rsidR="00E975FC" w:rsidRPr="00F42E7E">
        <w:rPr>
          <w:rFonts w:hint="eastAsia"/>
          <w:vertAlign w:val="subscript"/>
        </w:rPr>
        <w:t>12</w:t>
      </w:r>
      <w:r w:rsidR="00E975FC">
        <w:rPr>
          <w:rFonts w:hint="eastAsia"/>
        </w:rPr>
        <w:t>=2=</w:t>
      </w:r>
      <w:r w:rsidR="00E975FC">
        <w:rPr>
          <w:i/>
        </w:rPr>
        <w:sym w:font="Symbol" w:char="F074"/>
      </w:r>
      <w:r w:rsidR="00E975FC">
        <w:rPr>
          <w:rFonts w:hint="eastAsia"/>
        </w:rPr>
        <w:t>，所以对于不确定图</w:t>
      </w:r>
      <w:r w:rsidR="00E975FC">
        <w:rPr>
          <w:rFonts w:hint="eastAsia"/>
        </w:rPr>
        <w:t>G</w:t>
      </w:r>
      <w:r w:rsidR="00E975FC">
        <w:rPr>
          <w:rFonts w:hint="eastAsia"/>
        </w:rPr>
        <w:t>而言，边</w:t>
      </w:r>
      <w:r w:rsidR="00E975FC">
        <w:rPr>
          <w:rFonts w:hint="eastAsia"/>
        </w:rPr>
        <w:t>e</w:t>
      </w:r>
      <w:r w:rsidR="00E975FC" w:rsidRPr="004F576A">
        <w:rPr>
          <w:rFonts w:hint="eastAsia"/>
          <w:vertAlign w:val="subscript"/>
        </w:rPr>
        <w:t>1</w:t>
      </w:r>
      <w:r w:rsidR="00E975FC">
        <w:rPr>
          <w:rFonts w:hint="eastAsia"/>
        </w:rPr>
        <w:t>是一个</w:t>
      </w:r>
      <w:r w:rsidR="00E975FC">
        <w:rPr>
          <w:rFonts w:hint="eastAsia"/>
        </w:rPr>
        <w:t>A</w:t>
      </w:r>
      <w:r w:rsidR="00E975FC">
        <w:rPr>
          <w:rFonts w:hint="eastAsia"/>
        </w:rPr>
        <w:t>类边，</w:t>
      </w:r>
      <w:r w:rsidR="00E975FC">
        <w:rPr>
          <w:rFonts w:hint="eastAsia"/>
        </w:rPr>
        <w:t>A</w:t>
      </w:r>
      <w:r w:rsidR="00E975FC">
        <w:rPr>
          <w:rFonts w:hint="eastAsia"/>
        </w:rPr>
        <w:t>发生故障使得不确定图的最大流从原来的</w:t>
      </w:r>
      <w:r w:rsidR="00E975FC">
        <w:rPr>
          <w:rFonts w:hint="eastAsia"/>
        </w:rPr>
        <w:t>2</w:t>
      </w:r>
      <w:r w:rsidR="00E975FC">
        <w:rPr>
          <w:rFonts w:hint="eastAsia"/>
        </w:rPr>
        <w:t>下降为</w:t>
      </w:r>
      <w:r w:rsidR="00E975FC">
        <w:rPr>
          <w:rFonts w:hint="eastAsia"/>
        </w:rPr>
        <w:t>1</w:t>
      </w:r>
      <w:r w:rsidR="00E975FC">
        <w:rPr>
          <w:rFonts w:hint="eastAsia"/>
        </w:rPr>
        <w:t>。</w:t>
      </w:r>
    </w:p>
    <w:p w:rsidR="00E975FC" w:rsidRPr="00CD1353" w:rsidRDefault="000A673C" w:rsidP="00AB639E">
      <w:pPr>
        <w:pStyle w:val="a3"/>
        <w:spacing w:line="288" w:lineRule="auto"/>
        <w:ind w:firstLine="470"/>
        <w:rPr>
          <w:color w:val="FF0000"/>
        </w:rPr>
      </w:pPr>
      <w:r>
        <w:rPr>
          <w:rFonts w:hint="eastAsia"/>
          <w:b/>
        </w:rPr>
        <w:t>推论</w:t>
      </w:r>
      <w:r>
        <w:rPr>
          <w:rFonts w:hint="eastAsia"/>
          <w:b/>
        </w:rPr>
        <w:t>3-</w:t>
      </w:r>
      <w:r w:rsidR="00E975FC" w:rsidRPr="000C28A6">
        <w:rPr>
          <w:b/>
        </w:rPr>
        <w:t>2</w:t>
      </w:r>
      <w:r w:rsidR="00E975FC">
        <w:rPr>
          <w:rFonts w:hint="eastAsia"/>
          <w:b/>
        </w:rPr>
        <w:t xml:space="preserve">. </w:t>
      </w:r>
      <w:r w:rsidR="00E975FC" w:rsidRPr="00CD1353">
        <w:rPr>
          <w:rFonts w:hint="eastAsia"/>
        </w:rPr>
        <w:t>对于不确定图</w:t>
      </w:r>
      <w:r w:rsidR="000B4AD0" w:rsidRPr="00CD1353">
        <w:rPr>
          <w:rFonts w:hint="eastAsia"/>
        </w:rPr>
        <w:t>G</w:t>
      </w:r>
      <w:r w:rsidR="00E975FC" w:rsidRPr="00CD1353">
        <w:rPr>
          <w:rFonts w:hint="eastAsia"/>
        </w:rPr>
        <w:t>中的一</w:t>
      </w:r>
      <w:r w:rsidR="00E975FC" w:rsidRPr="004678AB">
        <w:rPr>
          <w:rFonts w:hint="eastAsia"/>
          <w:color w:val="000000"/>
        </w:rPr>
        <w:t>条边</w:t>
      </w:r>
      <w:r w:rsidR="00E975FC" w:rsidRPr="004678AB">
        <w:rPr>
          <w:color w:val="000000"/>
        </w:rPr>
        <w:t>e</w:t>
      </w:r>
      <w:r w:rsidR="00E975FC" w:rsidRPr="004678AB">
        <w:rPr>
          <w:color w:val="000000"/>
          <w:vertAlign w:val="subscript"/>
        </w:rPr>
        <w:t>i</w:t>
      </w:r>
      <w:r w:rsidR="00E975FC" w:rsidRPr="004678AB">
        <w:rPr>
          <w:rFonts w:hint="eastAsia"/>
          <w:color w:val="000000"/>
        </w:rPr>
        <w:t>，如果边</w:t>
      </w:r>
      <w:r w:rsidR="00E975FC" w:rsidRPr="004678AB">
        <w:rPr>
          <w:color w:val="000000"/>
        </w:rPr>
        <w:t>e</w:t>
      </w:r>
      <w:r w:rsidR="00E975FC" w:rsidRPr="004678AB">
        <w:rPr>
          <w:color w:val="000000"/>
          <w:vertAlign w:val="subscript"/>
        </w:rPr>
        <w:t>i</w:t>
      </w:r>
      <w:r w:rsidR="00E975FC" w:rsidRPr="004678AB">
        <w:rPr>
          <w:rFonts w:hint="eastAsia"/>
          <w:color w:val="000000"/>
        </w:rPr>
        <w:t>是</w:t>
      </w:r>
      <w:r w:rsidR="00E975FC" w:rsidRPr="004678AB">
        <w:rPr>
          <w:color w:val="000000"/>
        </w:rPr>
        <w:t>B</w:t>
      </w:r>
      <w:r w:rsidR="00E975FC" w:rsidRPr="004678AB">
        <w:rPr>
          <w:rFonts w:hint="eastAsia"/>
          <w:color w:val="000000"/>
        </w:rPr>
        <w:t>类边，那么移除</w:t>
      </w:r>
      <w:r w:rsidR="00E975FC" w:rsidRPr="004678AB">
        <w:rPr>
          <w:color w:val="000000"/>
        </w:rPr>
        <w:t>ei</w:t>
      </w:r>
      <w:r w:rsidR="00E975FC" w:rsidRPr="004678AB">
        <w:rPr>
          <w:rFonts w:hint="eastAsia"/>
          <w:color w:val="000000"/>
        </w:rPr>
        <w:t>，不确定图</w:t>
      </w:r>
      <w:r w:rsidR="00E33030" w:rsidRPr="004678AB">
        <w:rPr>
          <w:rFonts w:hint="eastAsia"/>
          <w:color w:val="000000"/>
        </w:rPr>
        <w:t>G</w:t>
      </w:r>
      <w:r w:rsidR="00E975FC" w:rsidRPr="004678AB">
        <w:rPr>
          <w:rFonts w:hint="eastAsia"/>
          <w:color w:val="000000"/>
        </w:rPr>
        <w:t>依然可以达到最大流。</w:t>
      </w:r>
    </w:p>
    <w:p w:rsidR="00E975FC" w:rsidRDefault="00E975FC" w:rsidP="00AB639E">
      <w:pPr>
        <w:pStyle w:val="a3"/>
        <w:spacing w:line="288" w:lineRule="auto"/>
        <w:ind w:firstLine="470"/>
      </w:pPr>
      <w:r w:rsidRPr="00175F0E">
        <w:rPr>
          <w:rFonts w:hint="eastAsia"/>
          <w:b/>
        </w:rPr>
        <w:t>证明</w:t>
      </w:r>
      <w:r w:rsidR="009318CC">
        <w:rPr>
          <w:rFonts w:hint="eastAsia"/>
          <w:b/>
        </w:rPr>
        <w:t xml:space="preserve">3-2.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Pr>
          <w:i/>
        </w:rPr>
        <w:t xml:space="preserve"> </w:t>
      </w:r>
      <w:r>
        <w:rPr>
          <w:rFonts w:hint="eastAsia"/>
        </w:rPr>
        <w:t>，则</w:t>
      </w:r>
      <w:r>
        <w:t>e</w:t>
      </w:r>
      <w:r w:rsidRPr="009D23F7">
        <w:rPr>
          <w:vertAlign w:val="subscript"/>
        </w:rPr>
        <w:t>i</w:t>
      </w:r>
      <w:r>
        <w:rPr>
          <w:rFonts w:hint="eastAsia"/>
        </w:rPr>
        <w:t>移除之后，可以找不包含边</w:t>
      </w:r>
      <w:r>
        <w:t>e</w:t>
      </w:r>
      <w:r w:rsidRPr="007B5F03">
        <w:rPr>
          <w:vertAlign w:val="subscript"/>
        </w:rPr>
        <w:t>i</w:t>
      </w:r>
      <w:r>
        <w:rPr>
          <w:rFonts w:hint="eastAsia"/>
        </w:rPr>
        <w:t>的子图达到最大流，使得最大流不会下降，但是</w:t>
      </w:r>
      <w:r>
        <w:t>e</w:t>
      </w:r>
      <w:r w:rsidRPr="00C41A2D">
        <w:rPr>
          <w:vertAlign w:val="subscript"/>
        </w:rPr>
        <w:t>i</w:t>
      </w:r>
      <w:r>
        <w:rPr>
          <w:rFonts w:hint="eastAsia"/>
        </w:rPr>
        <w:t>的断掉使得一部分能够达到最大流的子图遭到破坏，使得随机流网络的可靠性</w:t>
      </w:r>
      <w:r w:rsidR="00D23B42">
        <w:rPr>
          <w:rFonts w:hint="eastAsia"/>
        </w:rPr>
        <w:t>可能</w:t>
      </w:r>
      <w:r>
        <w:rPr>
          <w:rFonts w:hint="eastAsia"/>
        </w:rPr>
        <w:t>下降。</w:t>
      </w:r>
    </w:p>
    <w:p w:rsidR="00E975FC" w:rsidRDefault="00E975FC" w:rsidP="00AB639E">
      <w:pPr>
        <w:pStyle w:val="a3"/>
        <w:spacing w:line="288" w:lineRule="auto"/>
        <w:ind w:firstLine="468"/>
      </w:pPr>
      <w:r>
        <w:rPr>
          <w:rFonts w:hint="eastAsia"/>
        </w:rPr>
        <w:t>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0&lt;S</w:t>
      </w:r>
      <w:r w:rsidRPr="00D925B1">
        <w:rPr>
          <w:vertAlign w:val="subscript"/>
        </w:rPr>
        <w:t>i</w:t>
      </w:r>
      <w:r>
        <w:rPr>
          <w:rFonts w:hint="eastAsia"/>
        </w:rPr>
        <w:t>＜</w:t>
      </w:r>
      <w:r>
        <w:rPr>
          <w:i/>
        </w:rPr>
        <w:sym w:font="Symbol" w:char="F074"/>
      </w:r>
      <w:r>
        <w:rPr>
          <w:i/>
        </w:rPr>
        <w:t xml:space="preserve"> </w:t>
      </w:r>
      <w:r>
        <w:rPr>
          <w:rFonts w:hint="eastAsia"/>
        </w:rPr>
        <w:t>，则对于任意的</w:t>
      </w:r>
      <w:r>
        <w:t>e</w:t>
      </w:r>
      <w:r w:rsidRPr="00EB58D1">
        <w:rPr>
          <w:vertAlign w:val="subscript"/>
        </w:rPr>
        <w:t>i</w:t>
      </w:r>
      <w:r>
        <w:rPr>
          <w:rFonts w:hint="eastAsia"/>
        </w:rPr>
        <w:t>∈</w:t>
      </w:r>
      <w:r>
        <w:t>g</w:t>
      </w:r>
      <w:r>
        <w:rPr>
          <w:rFonts w:hint="eastAsia"/>
        </w:rPr>
        <w:t>子图，可以将子图的集合</w:t>
      </w:r>
      <w:r>
        <w:t>A</w:t>
      </w:r>
      <w:r>
        <w:rPr>
          <w:rFonts w:hint="eastAsia"/>
        </w:rPr>
        <w:t>分为</w:t>
      </w:r>
      <w:r>
        <w:t>g</w:t>
      </w:r>
      <w:r>
        <w:rPr>
          <w:rFonts w:hint="eastAsia"/>
        </w:rPr>
        <w:t>∈</w:t>
      </w:r>
      <w:r>
        <w:t>A</w:t>
      </w:r>
      <w:r w:rsidRPr="00AD73AE">
        <w:rPr>
          <w:vertAlign w:val="subscript"/>
        </w:rPr>
        <w:t>1</w:t>
      </w:r>
      <w:r>
        <w:rPr>
          <w:rFonts w:hint="eastAsia"/>
        </w:rPr>
        <w:t>和</w:t>
      </w:r>
      <m:oMath>
        <m:r>
          <m:rPr>
            <m:sty m:val="p"/>
          </m:rPr>
          <w:rPr>
            <w:rFonts w:ascii="Cambria Math" w:hAnsi="Cambria Math"/>
          </w:rPr>
          <m:t>g∉</m:t>
        </m:r>
        <m:sSub>
          <m:sSubPr>
            <m:ctrlPr>
              <w:rPr>
                <w:rFonts w:ascii="Cambria Math" w:hAnsi="Cambria Math"/>
              </w:rPr>
            </m:ctrlPr>
          </m:sSubPr>
          <m:e>
            <m:r>
              <m:rPr>
                <m:sty m:val="p"/>
              </m:rPr>
              <w:rPr>
                <w:rFonts w:ascii="Cambria Math" w:hAnsi="Cambria Math"/>
              </w:rPr>
              <m:t>A</m:t>
            </m:r>
          </m:e>
          <m:sub>
            <m:r>
              <w:rPr>
                <w:rFonts w:ascii="Cambria Math" w:hAnsi="Cambria Math"/>
              </w:rPr>
              <m:t>2</m:t>
            </m:r>
          </m:sub>
        </m:sSub>
      </m:oMath>
      <w:r>
        <w:rPr>
          <w:rFonts w:hint="eastAsia"/>
        </w:rPr>
        <w:t>，其中满足</w:t>
      </w:r>
      <m:oMath>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r>
          <w:rPr>
            <w:rFonts w:ascii="Cambria Math" w:eastAsia="Cambria Math" w:hAnsi="Cambria Math" w:cs="Cambria Math"/>
          </w:rPr>
          <m:t>=∅</m:t>
        </m:r>
      </m:oMath>
      <w:r>
        <w:rPr>
          <w:rFonts w:hint="eastAsia"/>
        </w:rPr>
        <w:t>，</w:t>
      </w:r>
      <w:r>
        <w:t>A</w:t>
      </w:r>
      <w:r w:rsidRPr="001D2107">
        <w:rPr>
          <w:vertAlign w:val="subscript"/>
        </w:rPr>
        <w:t>1</w:t>
      </w:r>
      <w:r>
        <w:rPr>
          <w:rFonts w:hint="eastAsia"/>
        </w:rPr>
        <w:t>∪</w:t>
      </w:r>
      <w:r>
        <w:t>A</w:t>
      </w:r>
      <w:r w:rsidRPr="001D2107">
        <w:rPr>
          <w:vertAlign w:val="subscript"/>
        </w:rPr>
        <w:t>2</w:t>
      </w:r>
      <w:r>
        <w:t>=A</w:t>
      </w:r>
      <w:r>
        <w:rPr>
          <w:rFonts w:hint="eastAsia"/>
        </w:rPr>
        <w:t>。</w:t>
      </w:r>
    </w:p>
    <w:p w:rsidR="00E975FC" w:rsidRDefault="00E975FC" w:rsidP="00AB639E">
      <w:pPr>
        <w:pStyle w:val="a3"/>
        <w:spacing w:line="288" w:lineRule="auto"/>
        <w:ind w:firstLine="468"/>
      </w:pPr>
      <w:r>
        <w:rPr>
          <w:rFonts w:hint="eastAsia"/>
        </w:rPr>
        <w:t>在</w:t>
      </w:r>
      <w:r>
        <w:t>e</w:t>
      </w:r>
      <w:r w:rsidRPr="008A73EC">
        <w:rPr>
          <w:vertAlign w:val="subscript"/>
        </w:rPr>
        <w:t>i</w:t>
      </w:r>
      <w:r>
        <w:rPr>
          <w:rFonts w:hint="eastAsia"/>
        </w:rPr>
        <w:t>断掉之前，随机流网络的可靠性可以为</w:t>
      </w:r>
      <w:r>
        <w:t>A</w:t>
      </w:r>
      <w:r>
        <w:rPr>
          <w:rFonts w:hint="eastAsia"/>
        </w:rPr>
        <w:t>中的所有子图概率之和，可以表示为</w:t>
      </w:r>
      <w:r>
        <w:t>P</w:t>
      </w:r>
      <w:r w:rsidR="003B0242">
        <w:rPr>
          <w:rFonts w:hint="eastAsia"/>
        </w:rPr>
        <w:t>（</w:t>
      </w:r>
      <w:r>
        <w:t>A</w:t>
      </w:r>
      <w:r w:rsidR="003B0242">
        <w:rPr>
          <w:rFonts w:hint="eastAsia"/>
        </w:rPr>
        <w:t>）</w:t>
      </w:r>
      <w:r>
        <w:rPr>
          <w:rFonts w:hint="eastAsia"/>
        </w:rPr>
        <w:t>，而当</w:t>
      </w:r>
      <w:r>
        <w:t>ei</w:t>
      </w:r>
      <w:r>
        <w:rPr>
          <w:rFonts w:hint="eastAsia"/>
        </w:rPr>
        <w:t>断掉之后，集合</w:t>
      </w:r>
      <w:r>
        <w:t>A</w:t>
      </w:r>
      <w:r w:rsidRPr="00CB3BA8">
        <w:rPr>
          <w:vertAlign w:val="subscript"/>
        </w:rPr>
        <w:t>1</w:t>
      </w:r>
      <w:r>
        <w:rPr>
          <w:rFonts w:hint="eastAsia"/>
        </w:rPr>
        <w:t>中的子图不一定能够满足最大流，但是集合</w:t>
      </w:r>
      <w:r>
        <w:t>A</w:t>
      </w:r>
      <w:r w:rsidRPr="00480221">
        <w:rPr>
          <w:vertAlign w:val="subscript"/>
        </w:rPr>
        <w:t>2</w:t>
      </w:r>
      <w:r>
        <w:rPr>
          <w:rFonts w:hint="eastAsia"/>
        </w:rPr>
        <w:t>中的流量可以满可以满足最大流，因此保证了不确定图的连通性不变；同时</w:t>
      </w:r>
      <w:r>
        <w:t>e</w:t>
      </w:r>
      <w:r w:rsidRPr="008F0FB5">
        <w:rPr>
          <w:vertAlign w:val="subscript"/>
        </w:rPr>
        <w:t>i</w:t>
      </w:r>
      <w:r>
        <w:rPr>
          <w:rFonts w:hint="eastAsia"/>
        </w:rPr>
        <w:t>断掉使得</w:t>
      </w:r>
      <w:r>
        <w:t>A</w:t>
      </w:r>
      <w:r w:rsidRPr="003D62FE">
        <w:rPr>
          <w:vertAlign w:val="subscript"/>
        </w:rPr>
        <w:t>1</w:t>
      </w:r>
      <w:r>
        <w:rPr>
          <w:rFonts w:hint="eastAsia"/>
        </w:rPr>
        <w:t>中至少有一个子图不能满足最大流，因此使得随机流网络的可靠性下降，此时即证明</w:t>
      </w:r>
      <w:r>
        <w:t>ei</w:t>
      </w:r>
      <w:r>
        <w:rPr>
          <w:rFonts w:hint="eastAsia"/>
        </w:rPr>
        <w:t>为不确定图的可靠性关键边。</w:t>
      </w:r>
    </w:p>
    <w:p w:rsidR="00E975FC" w:rsidRDefault="00E975FC" w:rsidP="00AB639E">
      <w:pPr>
        <w:pStyle w:val="a3"/>
        <w:spacing w:line="288" w:lineRule="auto"/>
        <w:ind w:firstLine="468"/>
      </w:pPr>
      <w:r>
        <w:rPr>
          <w:rFonts w:hint="eastAsia"/>
        </w:rPr>
        <w:t>的证。</w:t>
      </w:r>
    </w:p>
    <w:p w:rsidR="00E975FC" w:rsidRPr="00EF6E92" w:rsidRDefault="009F782B" w:rsidP="00AB639E">
      <w:pPr>
        <w:pStyle w:val="a3"/>
        <w:spacing w:line="288" w:lineRule="auto"/>
        <w:ind w:firstLine="470"/>
      </w:pPr>
      <w:r>
        <w:rPr>
          <w:rFonts w:hint="eastAsia"/>
          <w:b/>
        </w:rPr>
        <w:t>实例</w:t>
      </w:r>
      <w:r>
        <w:rPr>
          <w:rFonts w:hint="eastAsia"/>
          <w:b/>
        </w:rPr>
        <w:t>3-3</w:t>
      </w:r>
      <w:r w:rsidR="008073DB">
        <w:rPr>
          <w:rFonts w:hint="eastAsia"/>
          <w:b/>
        </w:rPr>
        <w:t xml:space="preserve">. </w:t>
      </w:r>
      <w:r w:rsidR="001C6579">
        <w:rPr>
          <w:rFonts w:hint="eastAsia"/>
        </w:rPr>
        <w:t>对于图</w:t>
      </w:r>
      <w:r w:rsidR="001C6579">
        <w:rPr>
          <w:rFonts w:hint="eastAsia"/>
        </w:rPr>
        <w:t>2-</w:t>
      </w:r>
      <w:r w:rsidR="00E87158">
        <w:rPr>
          <w:rFonts w:hint="eastAsia"/>
        </w:rPr>
        <w:t>3</w:t>
      </w:r>
      <w:r w:rsidR="001C6579">
        <w:rPr>
          <w:rFonts w:hint="eastAsia"/>
        </w:rPr>
        <w:t>所示的不确定图</w:t>
      </w:r>
      <w:r w:rsidR="00E975FC">
        <w:rPr>
          <w:rFonts w:hint="eastAsia"/>
        </w:rPr>
        <w:t>G</w:t>
      </w:r>
      <w:r w:rsidR="00E975FC">
        <w:rPr>
          <w:rFonts w:hint="eastAsia"/>
        </w:rPr>
        <w:t>，经过状态划分过程，获取的满足最大流的区间分别是</w:t>
      </w:r>
      <w:r w:rsidR="00E975FC">
        <w:rPr>
          <w:rFonts w:hint="eastAsia"/>
        </w:rPr>
        <w:t>11x11</w:t>
      </w:r>
      <w:r w:rsidR="00E975FC">
        <w:rPr>
          <w:rFonts w:hint="eastAsia"/>
        </w:rPr>
        <w:t>和</w:t>
      </w:r>
      <w:r w:rsidR="00E975FC">
        <w:rPr>
          <w:rFonts w:hint="eastAsia"/>
        </w:rPr>
        <w:t>11101</w:t>
      </w:r>
      <w:r w:rsidR="00E975FC">
        <w:rPr>
          <w:rFonts w:hint="eastAsia"/>
        </w:rPr>
        <w:t>，其中</w:t>
      </w:r>
      <w:r w:rsidR="00E975FC">
        <w:rPr>
          <w:i/>
        </w:rPr>
        <w:sym w:font="Symbol" w:char="F074"/>
      </w:r>
      <w:r w:rsidR="00E975FC">
        <w:rPr>
          <w:rFonts w:hint="eastAsia"/>
        </w:rPr>
        <w:t>=2</w:t>
      </w:r>
      <w:r w:rsidR="00E975FC">
        <w:rPr>
          <w:rFonts w:hint="eastAsia"/>
        </w:rPr>
        <w:t>，根据公式</w:t>
      </w:r>
      <w:r w:rsidR="00DF6A05">
        <w:rPr>
          <w:rFonts w:hint="eastAsia"/>
        </w:rPr>
        <w:t>3-</w:t>
      </w:r>
      <w:r w:rsidR="00E975FC">
        <w:rPr>
          <w:rFonts w:hint="eastAsia"/>
        </w:rPr>
        <w:t>1</w:t>
      </w:r>
      <w:r w:rsidR="00E975FC">
        <w:rPr>
          <w:rFonts w:hint="eastAsia"/>
        </w:rPr>
        <w:t>，可知对于边</w:t>
      </w:r>
      <w:r w:rsidR="00E975FC">
        <w:rPr>
          <w:rFonts w:hint="eastAsia"/>
        </w:rPr>
        <w:t>e</w:t>
      </w:r>
      <w:r w:rsidR="00E975FC" w:rsidRPr="00DF6A05">
        <w:rPr>
          <w:rFonts w:hint="eastAsia"/>
          <w:vertAlign w:val="subscript"/>
        </w:rPr>
        <w:t>3</w:t>
      </w:r>
      <w:r w:rsidR="00E975FC">
        <w:rPr>
          <w:rFonts w:hint="eastAsia"/>
        </w:rPr>
        <w:t>，有</w:t>
      </w:r>
      <w:r w:rsidR="00E975FC">
        <w:rPr>
          <w:rFonts w:hint="eastAsia"/>
        </w:rPr>
        <w:t>s</w:t>
      </w:r>
      <w:r w:rsidR="00E975FC" w:rsidRPr="00DF6A05">
        <w:rPr>
          <w:rFonts w:hint="eastAsia"/>
          <w:vertAlign w:val="subscript"/>
        </w:rPr>
        <w:t>31</w:t>
      </w:r>
      <w:r w:rsidR="00E975FC">
        <w:rPr>
          <w:rFonts w:hint="eastAsia"/>
        </w:rPr>
        <w:t>=0</w:t>
      </w:r>
      <w:r w:rsidR="00E975FC">
        <w:rPr>
          <w:rFonts w:hint="eastAsia"/>
        </w:rPr>
        <w:t>，</w:t>
      </w:r>
      <w:r w:rsidR="00E975FC">
        <w:rPr>
          <w:rFonts w:hint="eastAsia"/>
        </w:rPr>
        <w:t>s</w:t>
      </w:r>
      <w:r w:rsidR="00E975FC" w:rsidRPr="00DF6A05">
        <w:rPr>
          <w:rFonts w:hint="eastAsia"/>
          <w:vertAlign w:val="subscript"/>
        </w:rPr>
        <w:t>32</w:t>
      </w:r>
      <w:r w:rsidR="00E975FC">
        <w:rPr>
          <w:rFonts w:hint="eastAsia"/>
        </w:rPr>
        <w:t>=1</w:t>
      </w:r>
      <w:r w:rsidR="00E975FC">
        <w:rPr>
          <w:rFonts w:hint="eastAsia"/>
        </w:rPr>
        <w:t>，根据公式</w:t>
      </w:r>
      <w:r w:rsidR="001B583A">
        <w:rPr>
          <w:rFonts w:hint="eastAsia"/>
        </w:rPr>
        <w:t>3-</w:t>
      </w:r>
      <w:r w:rsidR="00E975FC">
        <w:rPr>
          <w:rFonts w:hint="eastAsia"/>
        </w:rPr>
        <w:t>2</w:t>
      </w:r>
      <w:r w:rsidR="00E975FC">
        <w:rPr>
          <w:rFonts w:hint="eastAsia"/>
        </w:rPr>
        <w:t>可知，对于边</w:t>
      </w:r>
      <w:r w:rsidR="00E975FC">
        <w:rPr>
          <w:rFonts w:hint="eastAsia"/>
        </w:rPr>
        <w:t>e</w:t>
      </w:r>
      <w:r w:rsidR="00E975FC" w:rsidRPr="00D75D0B">
        <w:rPr>
          <w:rFonts w:hint="eastAsia"/>
          <w:vertAlign w:val="subscript"/>
        </w:rPr>
        <w:t>3</w:t>
      </w:r>
      <w:r w:rsidR="00E975FC">
        <w:rPr>
          <w:rFonts w:hint="eastAsia"/>
        </w:rPr>
        <w:t>的边存在率</w:t>
      </w:r>
      <w:r w:rsidR="00E975FC">
        <w:rPr>
          <w:rFonts w:hint="eastAsia"/>
        </w:rPr>
        <w:t>S</w:t>
      </w:r>
      <w:r w:rsidR="00E975FC" w:rsidRPr="00CB1ECA">
        <w:rPr>
          <w:rFonts w:hint="eastAsia"/>
          <w:vertAlign w:val="subscript"/>
        </w:rPr>
        <w:t>1</w:t>
      </w:r>
      <w:r w:rsidR="00E975FC">
        <w:rPr>
          <w:rFonts w:hint="eastAsia"/>
        </w:rPr>
        <w:t>=s</w:t>
      </w:r>
      <w:r w:rsidR="00E975FC" w:rsidRPr="00CB1ECA">
        <w:rPr>
          <w:rFonts w:hint="eastAsia"/>
          <w:vertAlign w:val="subscript"/>
        </w:rPr>
        <w:t>11</w:t>
      </w:r>
      <w:r w:rsidR="00E975FC">
        <w:rPr>
          <w:rFonts w:hint="eastAsia"/>
        </w:rPr>
        <w:t>+s</w:t>
      </w:r>
      <w:r w:rsidR="00E975FC" w:rsidRPr="00CB1ECA">
        <w:rPr>
          <w:rFonts w:hint="eastAsia"/>
          <w:vertAlign w:val="subscript"/>
        </w:rPr>
        <w:t>12</w:t>
      </w:r>
      <w:r w:rsidR="00E975FC">
        <w:rPr>
          <w:rFonts w:hint="eastAsia"/>
        </w:rPr>
        <w:t>=1&lt;</w:t>
      </w:r>
      <w:r w:rsidR="00E975FC">
        <w:rPr>
          <w:i/>
        </w:rPr>
        <w:sym w:font="Symbol" w:char="F074"/>
      </w:r>
      <w:r w:rsidR="00E975FC">
        <w:rPr>
          <w:rFonts w:hint="eastAsia"/>
        </w:rPr>
        <w:t>，所以对于不确定图而言</w:t>
      </w:r>
      <w:r w:rsidR="00E975FC">
        <w:rPr>
          <w:rFonts w:hint="eastAsia"/>
        </w:rPr>
        <w:t>e</w:t>
      </w:r>
      <w:r w:rsidR="00E975FC" w:rsidRPr="00CB1ECA">
        <w:rPr>
          <w:rFonts w:hint="eastAsia"/>
          <w:vertAlign w:val="subscript"/>
        </w:rPr>
        <w:t>3</w:t>
      </w:r>
      <w:r w:rsidR="00E975FC">
        <w:rPr>
          <w:rFonts w:hint="eastAsia"/>
        </w:rPr>
        <w:t>是一个</w:t>
      </w:r>
      <w:r w:rsidR="00E975FC">
        <w:rPr>
          <w:rFonts w:hint="eastAsia"/>
        </w:rPr>
        <w:t>B</w:t>
      </w:r>
      <w:r w:rsidR="00E975FC">
        <w:rPr>
          <w:rFonts w:hint="eastAsia"/>
        </w:rPr>
        <w:t>类边，则</w:t>
      </w:r>
      <w:r w:rsidR="00E975FC">
        <w:rPr>
          <w:rFonts w:hint="eastAsia"/>
        </w:rPr>
        <w:t>e</w:t>
      </w:r>
      <w:r w:rsidR="00E975FC" w:rsidRPr="00CB1ECA">
        <w:rPr>
          <w:rFonts w:hint="eastAsia"/>
          <w:vertAlign w:val="subscript"/>
        </w:rPr>
        <w:t>3</w:t>
      </w:r>
      <w:r w:rsidR="00E975FC">
        <w:rPr>
          <w:rFonts w:hint="eastAsia"/>
        </w:rPr>
        <w:t>移除，使得子图</w:t>
      </w:r>
      <w:r w:rsidR="00E975FC">
        <w:rPr>
          <w:rFonts w:hint="eastAsia"/>
        </w:rPr>
        <w:t>11111</w:t>
      </w:r>
      <w:r w:rsidR="00E975FC">
        <w:rPr>
          <w:rFonts w:hint="eastAsia"/>
        </w:rPr>
        <w:t>和</w:t>
      </w:r>
      <w:r w:rsidR="00E975FC">
        <w:rPr>
          <w:rFonts w:hint="eastAsia"/>
        </w:rPr>
        <w:t>11101</w:t>
      </w:r>
      <w:r w:rsidR="00E975FC">
        <w:rPr>
          <w:rFonts w:hint="eastAsia"/>
        </w:rPr>
        <w:t>不能满足最大流，但是</w:t>
      </w:r>
      <w:r w:rsidR="00E975FC">
        <w:rPr>
          <w:rFonts w:hint="eastAsia"/>
        </w:rPr>
        <w:t>11011</w:t>
      </w:r>
      <w:r w:rsidR="00E975FC">
        <w:rPr>
          <w:rFonts w:hint="eastAsia"/>
        </w:rPr>
        <w:t>依然满足最大流，此时的最大流可靠性下降，仅为</w:t>
      </w:r>
      <w:r w:rsidR="00E975FC">
        <w:rPr>
          <w:rFonts w:hint="eastAsia"/>
        </w:rPr>
        <w:t>11011</w:t>
      </w:r>
      <w:r w:rsidR="00E975FC">
        <w:rPr>
          <w:rFonts w:hint="eastAsia"/>
        </w:rPr>
        <w:t>子图的可靠性。</w:t>
      </w:r>
    </w:p>
    <w:p w:rsidR="00E975FC" w:rsidRPr="00B02CE1" w:rsidRDefault="005275C6" w:rsidP="00AB639E">
      <w:pPr>
        <w:pStyle w:val="a3"/>
        <w:spacing w:line="288" w:lineRule="auto"/>
        <w:ind w:firstLine="470"/>
        <w:rPr>
          <w:b/>
        </w:rPr>
      </w:pPr>
      <w:r>
        <w:rPr>
          <w:rFonts w:hint="eastAsia"/>
          <w:b/>
        </w:rPr>
        <w:t>推论</w:t>
      </w:r>
      <w:r>
        <w:rPr>
          <w:rFonts w:hint="eastAsia"/>
          <w:b/>
        </w:rPr>
        <w:t>3-</w:t>
      </w:r>
      <w:r w:rsidR="00E975FC" w:rsidRPr="00B02CE1">
        <w:rPr>
          <w:rFonts w:hint="eastAsia"/>
          <w:b/>
        </w:rPr>
        <w:t>3</w:t>
      </w:r>
      <w:r w:rsidR="00E975FC">
        <w:rPr>
          <w:rFonts w:hint="eastAsia"/>
          <w:b/>
        </w:rPr>
        <w:t xml:space="preserve">. </w:t>
      </w:r>
      <w:r w:rsidR="00E975FC" w:rsidRPr="00CD1353">
        <w:rPr>
          <w:rFonts w:hint="eastAsia"/>
        </w:rPr>
        <w:t>对于不确定图中的一条边</w:t>
      </w:r>
      <w:r w:rsidR="00E975FC" w:rsidRPr="00CD1353">
        <w:rPr>
          <w:rFonts w:hint="eastAsia"/>
        </w:rPr>
        <w:t>e</w:t>
      </w:r>
      <w:r w:rsidR="00E975FC" w:rsidRPr="00CD1353">
        <w:rPr>
          <w:rFonts w:hint="eastAsia"/>
          <w:vertAlign w:val="subscript"/>
        </w:rPr>
        <w:t>i</w:t>
      </w:r>
      <w:r w:rsidR="00E975FC" w:rsidRPr="00CD1353">
        <w:rPr>
          <w:rFonts w:hint="eastAsia"/>
        </w:rPr>
        <w:t>，如果</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C</w:t>
      </w:r>
      <w:r w:rsidR="00E975FC" w:rsidRPr="00CD1353">
        <w:rPr>
          <w:rFonts w:hint="eastAsia"/>
        </w:rPr>
        <w:t>类边，那么移除边</w:t>
      </w:r>
      <w:r w:rsidR="00E07CB3" w:rsidRPr="00CD1353">
        <w:rPr>
          <w:rFonts w:hint="eastAsia"/>
        </w:rPr>
        <w:t>e</w:t>
      </w:r>
      <w:r w:rsidR="00E07CB3" w:rsidRPr="00CD1353">
        <w:rPr>
          <w:rFonts w:hint="eastAsia"/>
          <w:vertAlign w:val="subscript"/>
        </w:rPr>
        <w:t>i</w:t>
      </w:r>
      <w:r w:rsidR="00E975FC" w:rsidRPr="00CD1353">
        <w:rPr>
          <w:rFonts w:hint="eastAsia"/>
        </w:rPr>
        <w:t>，不确定图的最大流，</w:t>
      </w:r>
      <w:r w:rsidR="00100F49" w:rsidRPr="00CD1353">
        <w:rPr>
          <w:rFonts w:hint="eastAsia"/>
        </w:rPr>
        <w:t>不确定图</w:t>
      </w:r>
      <w:r w:rsidR="00337E2A" w:rsidRPr="00CD1353">
        <w:rPr>
          <w:rFonts w:hint="eastAsia"/>
        </w:rPr>
        <w:t>的</w:t>
      </w:r>
      <w:r w:rsidR="00E975FC" w:rsidRPr="00CD1353">
        <w:rPr>
          <w:rFonts w:hint="eastAsia"/>
        </w:rPr>
        <w:t>容量可靠性都不发生改变。</w:t>
      </w:r>
    </w:p>
    <w:p w:rsidR="007A0476" w:rsidRDefault="00E975FC" w:rsidP="00AB639E">
      <w:pPr>
        <w:pStyle w:val="a3"/>
        <w:spacing w:line="288" w:lineRule="auto"/>
        <w:ind w:firstLine="470"/>
      </w:pPr>
      <w:r w:rsidRPr="002123A1">
        <w:rPr>
          <w:rFonts w:hint="eastAsia"/>
          <w:b/>
        </w:rPr>
        <w:lastRenderedPageBreak/>
        <w:t>证</w:t>
      </w:r>
      <w:r w:rsidRPr="00894283">
        <w:rPr>
          <w:rFonts w:hint="eastAsia"/>
          <w:b/>
        </w:rPr>
        <w:t>明</w:t>
      </w:r>
      <w:r w:rsidR="002B5E6C" w:rsidRPr="00894283">
        <w:rPr>
          <w:rFonts w:hint="eastAsia"/>
          <w:b/>
        </w:rPr>
        <w:t>3-3.</w:t>
      </w:r>
      <w:r w:rsidR="002B5E6C">
        <w:rPr>
          <w:rFonts w:hint="eastAsia"/>
        </w:rPr>
        <w:t xml:space="preserve"> </w:t>
      </w:r>
      <w:r w:rsidR="00F93431">
        <w:rPr>
          <w:rFonts w:hint="eastAsia"/>
        </w:rPr>
        <w:t>若要证明</w:t>
      </w:r>
      <w:r>
        <w:rPr>
          <w:rFonts w:hint="eastAsia"/>
        </w:rPr>
        <w:t>对于不确定图</w:t>
      </w:r>
      <w:r>
        <w:t>G</w:t>
      </w:r>
      <w:r>
        <w:rPr>
          <w:rFonts w:hint="eastAsia"/>
        </w:rPr>
        <w:t>中的任意一条边</w:t>
      </w:r>
      <w:r>
        <w:t>e</w:t>
      </w:r>
      <w:r w:rsidRPr="007C141A">
        <w:rPr>
          <w:vertAlign w:val="subscript"/>
        </w:rPr>
        <w:t>i</w:t>
      </w:r>
      <w:r>
        <w:rPr>
          <w:rFonts w:hint="eastAsia"/>
        </w:rPr>
        <w:t>，如果</w:t>
      </w:r>
      <w:r w:rsidR="00146001">
        <w:t>e</w:t>
      </w:r>
      <w:r w:rsidR="00146001" w:rsidRPr="007C141A">
        <w:rPr>
          <w:vertAlign w:val="subscript"/>
        </w:rPr>
        <w:t>i</w:t>
      </w:r>
      <w:r>
        <w:rPr>
          <w:rFonts w:hint="eastAsia"/>
        </w:rPr>
        <w:t>是</w:t>
      </w:r>
      <w:r>
        <w:t>C</w:t>
      </w:r>
      <w:r>
        <w:rPr>
          <w:rFonts w:hint="eastAsia"/>
        </w:rPr>
        <w:t>类边，即如果</w:t>
      </w:r>
      <w:r>
        <w:t>S</w:t>
      </w:r>
      <w:r w:rsidRPr="00AB160A">
        <w:rPr>
          <w:vertAlign w:val="subscript"/>
        </w:rPr>
        <w:t>i</w:t>
      </w:r>
      <w:r>
        <w:t>=0</w:t>
      </w:r>
      <w:r>
        <w:rPr>
          <w:rFonts w:hint="eastAsia"/>
        </w:rPr>
        <w:t>，则</w:t>
      </w:r>
      <w:r>
        <w:t>e</w:t>
      </w:r>
      <w:r w:rsidRPr="00AB160A">
        <w:rPr>
          <w:vertAlign w:val="subscript"/>
        </w:rPr>
        <w:t>i</w:t>
      </w:r>
      <w:r>
        <w:rPr>
          <w:rFonts w:hint="eastAsia"/>
        </w:rPr>
        <w:t>断掉之后，</w:t>
      </w:r>
      <w:r w:rsidR="007A0476">
        <w:rPr>
          <w:rFonts w:hint="eastAsia"/>
        </w:rPr>
        <w:t>不确定图的流量和容量可靠性都不发生改变，只需要证明（</w:t>
      </w:r>
      <w:r w:rsidR="007A0476">
        <w:rPr>
          <w:rFonts w:hint="eastAsia"/>
        </w:rPr>
        <w:t>1</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的最大流不变（</w:t>
      </w:r>
      <w:r w:rsidR="007A0476">
        <w:rPr>
          <w:rFonts w:hint="eastAsia"/>
        </w:rPr>
        <w:t>2</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w:t>
      </w:r>
      <w:r w:rsidR="00036D93">
        <w:rPr>
          <w:rFonts w:hint="eastAsia"/>
        </w:rPr>
        <w:t>容量可靠性不变。</w:t>
      </w:r>
      <w:r w:rsidR="00B915EE">
        <w:rPr>
          <w:rFonts w:hint="eastAsia"/>
        </w:rPr>
        <w:t>下面将对这两点分别证明：</w:t>
      </w:r>
    </w:p>
    <w:p w:rsidR="002166CA" w:rsidRDefault="002166CA" w:rsidP="00AB639E">
      <w:pPr>
        <w:pStyle w:val="a3"/>
        <w:spacing w:line="288" w:lineRule="auto"/>
        <w:ind w:firstLine="468"/>
      </w:pPr>
      <w:r>
        <w:rPr>
          <w:rFonts w:hint="eastAsia"/>
        </w:rPr>
        <w:t>（</w:t>
      </w:r>
      <w:r>
        <w:rPr>
          <w:rFonts w:hint="eastAsia"/>
        </w:rPr>
        <w:t>1</w:t>
      </w:r>
      <w:r>
        <w:rPr>
          <w:rFonts w:hint="eastAsia"/>
        </w:rPr>
        <w:t>）</w:t>
      </w:r>
      <w:r w:rsidR="004C708A">
        <w:rPr>
          <w:rFonts w:hint="eastAsia"/>
        </w:rPr>
        <w:t>对于不确定图</w:t>
      </w:r>
      <w:r w:rsidR="004C708A">
        <w:rPr>
          <w:rFonts w:hint="eastAsia"/>
        </w:rPr>
        <w:t>G</w:t>
      </w:r>
      <w:r w:rsidR="00FE1F30">
        <w:rPr>
          <w:rFonts w:hint="eastAsia"/>
        </w:rPr>
        <w:t>，</w:t>
      </w:r>
      <w:r w:rsidR="00E8275A" w:rsidRPr="00E8275A">
        <w:rPr>
          <w:rFonts w:hint="eastAsia"/>
        </w:rPr>
        <w:t>经过划分算保存下来的所有闭合子图空间集为</w:t>
      </w:r>
      <w:r w:rsidR="00D0136A">
        <w:t>{</w:t>
      </w:r>
      <w:r w:rsidR="00D0136A">
        <w:rPr>
          <w:i/>
        </w:rPr>
        <w:t>C</w:t>
      </w:r>
      <w:r w:rsidR="00D0136A">
        <w:rPr>
          <w:vertAlign w:val="subscript"/>
        </w:rPr>
        <w:t>1</w:t>
      </w:r>
      <w:r w:rsidR="00D0136A">
        <w:t>，</w:t>
      </w:r>
      <w:r w:rsidR="00D0136A">
        <w:rPr>
          <w:i/>
        </w:rPr>
        <w:t>C</w:t>
      </w:r>
      <w:r w:rsidR="00D0136A">
        <w:rPr>
          <w:vertAlign w:val="subscript"/>
        </w:rPr>
        <w:t>2</w:t>
      </w:r>
      <w:r w:rsidR="00D0136A">
        <w:t>，</w:t>
      </w:r>
      <w:r w:rsidR="00D0136A">
        <w:t>…</w:t>
      </w:r>
      <w:r w:rsidR="00D0136A">
        <w:t>，</w:t>
      </w:r>
      <w:r w:rsidR="00D0136A">
        <w:rPr>
          <w:i/>
        </w:rPr>
        <w:t>C</w:t>
      </w:r>
      <w:r w:rsidR="00D0136A">
        <w:rPr>
          <w:i/>
          <w:vertAlign w:val="subscript"/>
        </w:rPr>
        <w:sym w:font="Symbol" w:char="F074"/>
      </w:r>
      <w:r w:rsidR="00D0136A">
        <w:rPr>
          <w:i/>
          <w:vertAlign w:val="subscript"/>
        </w:rPr>
        <w:t xml:space="preserve"> </w:t>
      </w:r>
      <w:r w:rsidR="00D0136A">
        <w:t>}</w:t>
      </w:r>
      <w:r w:rsidR="009519DC">
        <w:rPr>
          <w:rFonts w:hint="eastAsia"/>
        </w:rPr>
        <w:t>，</w:t>
      </w:r>
      <w:r w:rsidR="009C1ED8">
        <w:rPr>
          <w:rFonts w:hint="eastAsia"/>
        </w:rPr>
        <w:t>满足</w:t>
      </w:r>
      <w:r w:rsidR="009C1ED8">
        <w:rPr>
          <w:i/>
        </w:rPr>
        <w:t>C</w:t>
      </w:r>
      <w:r w:rsidR="009C1ED8">
        <w:rPr>
          <w:i/>
          <w:vertAlign w:val="subscript"/>
        </w:rPr>
        <w:t>i</w:t>
      </w:r>
      <w:r w:rsidR="009C1ED8">
        <w:t xml:space="preserve"> </w:t>
      </w:r>
      <w:r w:rsidR="009C1ED8">
        <w:sym w:font="Symbol" w:char="F0C7"/>
      </w:r>
      <w:r w:rsidR="009C1ED8">
        <w:t xml:space="preserve"> </w:t>
      </w:r>
      <w:r w:rsidR="009C1ED8">
        <w:rPr>
          <w:i/>
        </w:rPr>
        <w:t>C</w:t>
      </w:r>
      <w:r w:rsidR="009C1ED8">
        <w:rPr>
          <w:i/>
          <w:vertAlign w:val="subscript"/>
        </w:rPr>
        <w:t xml:space="preserve">j </w:t>
      </w:r>
      <w:r w:rsidR="009C1ED8">
        <w:rPr>
          <w:i/>
        </w:rPr>
        <w:t>=</w:t>
      </w:r>
      <w:r w:rsidR="009C1ED8">
        <w:t xml:space="preserve"> </w:t>
      </w:r>
      <w:r w:rsidR="009C1ED8">
        <w:sym w:font="Symbol" w:char="F0C6"/>
      </w:r>
      <w:r w:rsidR="00D15326">
        <w:rPr>
          <w:rFonts w:hint="eastAsia"/>
        </w:rPr>
        <w:t>，对于不确定图</w:t>
      </w:r>
      <w:r w:rsidR="00D15326">
        <w:rPr>
          <w:rFonts w:hint="eastAsia"/>
        </w:rPr>
        <w:t>G</w:t>
      </w:r>
      <w:r w:rsidR="004C708A">
        <w:rPr>
          <w:rFonts w:hint="eastAsia"/>
        </w:rPr>
        <w:t>中的</w:t>
      </w:r>
      <w:r w:rsidR="004C708A">
        <w:rPr>
          <w:rFonts w:hint="eastAsia"/>
        </w:rPr>
        <w:t>C</w:t>
      </w:r>
      <w:r w:rsidR="004C708A">
        <w:rPr>
          <w:rFonts w:hint="eastAsia"/>
        </w:rPr>
        <w:t>边</w:t>
      </w:r>
      <w:r w:rsidR="005C43A3">
        <w:t>e</w:t>
      </w:r>
      <w:r w:rsidR="005C43A3" w:rsidRPr="007C141A">
        <w:rPr>
          <w:vertAlign w:val="subscript"/>
        </w:rPr>
        <w:t>i</w:t>
      </w:r>
      <w:r w:rsidR="00C653C2">
        <w:rPr>
          <w:rFonts w:hint="eastAsia"/>
        </w:rPr>
        <w:t>有</w:t>
      </w:r>
      <w:r w:rsidR="00C653C2">
        <w:rPr>
          <w:rFonts w:hint="eastAsia"/>
        </w:rPr>
        <w:t>S</w:t>
      </w:r>
      <w:r w:rsidR="00C653C2" w:rsidRPr="00C653C2">
        <w:rPr>
          <w:rFonts w:hint="eastAsia"/>
          <w:vertAlign w:val="subscript"/>
        </w:rPr>
        <w:t>i</w:t>
      </w:r>
      <w:r w:rsidR="00C653C2">
        <w:rPr>
          <w:rFonts w:hint="eastAsia"/>
        </w:rPr>
        <w:t>=0</w:t>
      </w:r>
      <w:r w:rsidR="00C653C2">
        <w:rPr>
          <w:rFonts w:hint="eastAsia"/>
        </w:rPr>
        <w:t>，即</w:t>
      </w:r>
      <w:r w:rsidR="00110FC3">
        <w:rPr>
          <w:rFonts w:hint="eastAsia"/>
        </w:rPr>
        <w:t>当</w:t>
      </w:r>
      <w:r w:rsidR="00777DA9">
        <w:t>e</w:t>
      </w:r>
      <w:r w:rsidR="00777DA9" w:rsidRPr="007C141A">
        <w:rPr>
          <w:vertAlign w:val="subscript"/>
        </w:rPr>
        <w:t>i</w:t>
      </w:r>
      <w:r w:rsidR="00110FC3">
        <w:rPr>
          <w:rFonts w:hint="eastAsia"/>
        </w:rPr>
        <w:t>发生故障之后，至少存在一个</w:t>
      </w:r>
      <w:r w:rsidR="00FE1F30">
        <w:rPr>
          <w:rFonts w:hint="eastAsia"/>
        </w:rPr>
        <w:t>子图</w:t>
      </w:r>
      <w:r w:rsidR="00FE1F30">
        <w:rPr>
          <w:rFonts w:hint="eastAsia"/>
        </w:rPr>
        <w:t>g</w:t>
      </w:r>
      <w:r w:rsidR="00FE1F30">
        <w:rPr>
          <w:rFonts w:hint="eastAsia"/>
        </w:rPr>
        <w:t>∈</w:t>
      </w:r>
      <w:r w:rsidR="00D15326">
        <w:rPr>
          <w:i/>
        </w:rPr>
        <w:t>C</w:t>
      </w:r>
      <w:r w:rsidR="00D15326">
        <w:rPr>
          <w:vertAlign w:val="subscript"/>
        </w:rPr>
        <w:t xml:space="preserve">1 </w:t>
      </w:r>
      <w:r w:rsidR="00D15326">
        <w:sym w:font="Symbol" w:char="F0C8"/>
      </w:r>
      <w:r w:rsidR="00D15326">
        <w:t xml:space="preserve"> </w:t>
      </w:r>
      <w:r w:rsidR="00D15326">
        <w:rPr>
          <w:i/>
        </w:rPr>
        <w:t>C</w:t>
      </w:r>
      <w:r w:rsidR="00D15326">
        <w:rPr>
          <w:vertAlign w:val="subscript"/>
        </w:rPr>
        <w:t xml:space="preserve">2 </w:t>
      </w:r>
      <w:r w:rsidR="00D15326">
        <w:sym w:font="Symbol" w:char="F0C8"/>
      </w:r>
      <w:r w:rsidR="00D15326">
        <w:t xml:space="preserve"> … </w:t>
      </w:r>
      <w:r w:rsidR="00D15326">
        <w:sym w:font="Symbol" w:char="F0C8"/>
      </w:r>
      <w:r w:rsidR="00D15326">
        <w:t xml:space="preserve"> </w:t>
      </w:r>
      <w:r w:rsidR="00D15326">
        <w:rPr>
          <w:i/>
        </w:rPr>
        <w:t>C</w:t>
      </w:r>
      <w:r w:rsidR="00D15326">
        <w:rPr>
          <w:i/>
          <w:vertAlign w:val="subscript"/>
        </w:rPr>
        <w:sym w:font="Symbol" w:char="F074"/>
      </w:r>
      <w:r w:rsidR="007B1A20">
        <w:rPr>
          <w:rFonts w:hint="eastAsia"/>
        </w:rPr>
        <w:t>且</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sidR="0094121C">
        <w:rPr>
          <w:rFonts w:hint="eastAsia"/>
        </w:rPr>
        <w:t>，所以</w:t>
      </w:r>
      <w:r w:rsidR="00672EB8">
        <w:rPr>
          <w:rFonts w:hint="eastAsia"/>
        </w:rPr>
        <w:t>当</w:t>
      </w:r>
      <w:r w:rsidR="004C6AB2">
        <w:t>e</w:t>
      </w:r>
      <w:r w:rsidR="004C6AB2" w:rsidRPr="007C141A">
        <w:rPr>
          <w:vertAlign w:val="subscript"/>
        </w:rPr>
        <w:t>i</w:t>
      </w:r>
      <w:r w:rsidR="00672EB8">
        <w:rPr>
          <w:rFonts w:hint="eastAsia"/>
        </w:rPr>
        <w:t>移除之后，依然有</w:t>
      </w:r>
      <w:r w:rsidR="00672EB8">
        <w:rPr>
          <w:rFonts w:hint="eastAsia"/>
        </w:rPr>
        <w:t>g</w:t>
      </w:r>
      <w:r w:rsidR="00672EB8">
        <w:rPr>
          <w:rFonts w:hint="eastAsia"/>
        </w:rPr>
        <w:t>满足最大流，即</w:t>
      </w:r>
      <w:r w:rsidR="00993BED">
        <w:t>e</w:t>
      </w:r>
      <w:r w:rsidR="00993BED" w:rsidRPr="007C141A">
        <w:rPr>
          <w:vertAlign w:val="subscript"/>
        </w:rPr>
        <w:t>i</w:t>
      </w:r>
      <w:r w:rsidR="00672EB8">
        <w:rPr>
          <w:rFonts w:hint="eastAsia"/>
        </w:rPr>
        <w:t>边断掉之后，不确定图</w:t>
      </w:r>
      <w:r w:rsidR="00672EB8">
        <w:rPr>
          <w:rFonts w:hint="eastAsia"/>
        </w:rPr>
        <w:t>G</w:t>
      </w:r>
      <w:r w:rsidR="00672EB8">
        <w:rPr>
          <w:rFonts w:hint="eastAsia"/>
        </w:rPr>
        <w:t>的最大流不变；</w:t>
      </w:r>
    </w:p>
    <w:p w:rsidR="00672EB8" w:rsidRPr="0094121C" w:rsidRDefault="00672EB8" w:rsidP="00AB639E">
      <w:pPr>
        <w:pStyle w:val="a3"/>
        <w:spacing w:line="288" w:lineRule="auto"/>
        <w:ind w:firstLine="468"/>
      </w:pPr>
      <w:r>
        <w:rPr>
          <w:rFonts w:hint="eastAsia"/>
        </w:rPr>
        <w:t>（</w:t>
      </w:r>
      <w:r>
        <w:rPr>
          <w:rFonts w:hint="eastAsia"/>
        </w:rPr>
        <w:t>2</w:t>
      </w:r>
      <w:r>
        <w:rPr>
          <w:rFonts w:hint="eastAsia"/>
        </w:rPr>
        <w:t>）</w:t>
      </w:r>
      <w:r w:rsidR="00352BAC">
        <w:rPr>
          <w:rFonts w:hint="eastAsia"/>
        </w:rPr>
        <w:t>首先说明</w:t>
      </w:r>
      <w:r w:rsidR="00B71096">
        <w:rPr>
          <w:rFonts w:hint="eastAsia"/>
        </w:rPr>
        <w:t>当</w:t>
      </w:r>
      <w:r w:rsidR="00F313D9">
        <w:t>S</w:t>
      </w:r>
      <w:r w:rsidR="00F313D9" w:rsidRPr="00AE4CB7">
        <w:rPr>
          <w:vertAlign w:val="subscript"/>
        </w:rPr>
        <w:t>i</w:t>
      </w:r>
      <w:r w:rsidR="00F313D9">
        <w:t>=0</w:t>
      </w:r>
      <w:r w:rsidR="00F313D9">
        <w:rPr>
          <w:rFonts w:hint="eastAsia"/>
        </w:rPr>
        <w:t>，那么对于所有的子图区间每一个对应的边</w:t>
      </w:r>
      <w:r w:rsidR="00F313D9">
        <w:t>ei</w:t>
      </w:r>
      <w:r w:rsidR="00F313D9">
        <w:rPr>
          <w:rFonts w:hint="eastAsia"/>
        </w:rPr>
        <w:t>处都为标记“</w:t>
      </w:r>
      <w:r w:rsidR="00F313D9">
        <w:t>x</w:t>
      </w:r>
      <w:r w:rsidR="00F313D9">
        <w:rPr>
          <w:rFonts w:hint="eastAsia"/>
        </w:rPr>
        <w:t>”，即任意一个子图区间可以表示为</w:t>
      </w:r>
      <w:r w:rsidR="00F313D9">
        <w:t>C=</w:t>
      </w:r>
      <w:r w:rsidR="00F313D9">
        <w:rPr>
          <w:rFonts w:hint="eastAsia"/>
        </w:rPr>
        <w:t>（</w:t>
      </w:r>
      <w:r w:rsidR="00766193">
        <w:t>c</w:t>
      </w:r>
      <w:r w:rsidR="00766193" w:rsidRPr="00281584">
        <w:rPr>
          <w:vertAlign w:val="subscript"/>
        </w:rPr>
        <w:t>1</w:t>
      </w:r>
      <w:r w:rsidR="00766193">
        <w:t>，</w:t>
      </w:r>
      <w:r w:rsidR="00766193">
        <w:t>c</w:t>
      </w:r>
      <w:r w:rsidR="00766193" w:rsidRPr="00281584">
        <w:rPr>
          <w:vertAlign w:val="subscript"/>
        </w:rPr>
        <w:t>2</w:t>
      </w:r>
      <w:r w:rsidR="00766193">
        <w:t>…</w:t>
      </w:r>
      <w:r w:rsidR="00FB5095">
        <w:rPr>
          <w:rFonts w:hint="eastAsia"/>
        </w:rPr>
        <w:t>x</w:t>
      </w:r>
      <w:r w:rsidR="00766193">
        <w:t>…c</w:t>
      </w:r>
      <w:r w:rsidR="00766193" w:rsidRPr="00281584">
        <w:rPr>
          <w:vertAlign w:val="subscript"/>
        </w:rPr>
        <w:t>n</w:t>
      </w:r>
      <w:r w:rsidR="00F313D9">
        <w:rPr>
          <w:rFonts w:hint="eastAsia"/>
        </w:rPr>
        <w:t>），其中</w:t>
      </w:r>
      <w:r w:rsidR="00F313D9">
        <w:t>c</w:t>
      </w:r>
      <w:r w:rsidR="00F313D9" w:rsidRPr="00B94F63">
        <w:rPr>
          <w:vertAlign w:val="subscript"/>
        </w:rPr>
        <w:t>i</w:t>
      </w:r>
      <w:r w:rsidR="00F313D9">
        <w:rPr>
          <w:rFonts w:hint="eastAsia"/>
        </w:rPr>
        <w:t>表示为子图区间</w:t>
      </w:r>
      <w:r w:rsidR="00F313D9">
        <w:t>C</w:t>
      </w:r>
      <w:r w:rsidR="00F313D9">
        <w:rPr>
          <w:rFonts w:hint="eastAsia"/>
        </w:rPr>
        <w:t>的各条边对应的表示，</w:t>
      </w:r>
      <w:r w:rsidR="00F313D9">
        <w:t>i={1…i-1</w:t>
      </w:r>
      <w:r w:rsidR="00F313D9">
        <w:t>，</w:t>
      </w:r>
      <w:r w:rsidR="00F313D9">
        <w:rPr>
          <w:rFonts w:hint="eastAsia"/>
        </w:rPr>
        <w:t>i</w:t>
      </w:r>
      <w:r w:rsidR="00F313D9">
        <w:rPr>
          <w:rFonts w:hint="eastAsia"/>
        </w:rPr>
        <w:t>，</w:t>
      </w:r>
      <w:r w:rsidR="00F313D9">
        <w:t>i+</w:t>
      </w:r>
      <w:r w:rsidR="00F313D9">
        <w:rPr>
          <w:rFonts w:hint="eastAsia"/>
        </w:rPr>
        <w:t>1</w:t>
      </w:r>
      <w:r w:rsidR="00F313D9">
        <w:t>…n}</w:t>
      </w:r>
      <w:r w:rsidR="00F313D9">
        <w:rPr>
          <w:rFonts w:hint="eastAsia"/>
        </w:rPr>
        <w:t>，则</w:t>
      </w:r>
      <w:r w:rsidR="00F313D9">
        <w:t>C</w:t>
      </w:r>
      <w:r w:rsidR="00F313D9">
        <w:rPr>
          <w:rFonts w:hint="eastAsia"/>
        </w:rPr>
        <w:t>可以分为两个子图区间（或子图）</w:t>
      </w:r>
      <w:r w:rsidR="00F313D9">
        <w:t>C</w:t>
      </w:r>
      <w:r w:rsidR="00F313D9" w:rsidRPr="00CC1D68">
        <w:rPr>
          <w:vertAlign w:val="subscript"/>
        </w:rPr>
        <w:t>1</w:t>
      </w:r>
      <w:r w:rsidR="00F313D9">
        <w:t>=</w:t>
      </w:r>
      <w:r w:rsidR="00F313D9">
        <w:rPr>
          <w:rFonts w:hint="eastAsia"/>
        </w:rPr>
        <w:t>（</w:t>
      </w:r>
      <w:r w:rsidR="00F313D9">
        <w:t>c</w:t>
      </w:r>
      <w:r w:rsidR="00F313D9" w:rsidRPr="00281584">
        <w:rPr>
          <w:vertAlign w:val="subscript"/>
        </w:rPr>
        <w:t>1</w:t>
      </w:r>
      <w:r w:rsidR="00F313D9">
        <w:t>，</w:t>
      </w:r>
      <w:r w:rsidR="00F313D9">
        <w:t>c</w:t>
      </w:r>
      <w:r w:rsidR="00F313D9" w:rsidRPr="00281584">
        <w:rPr>
          <w:vertAlign w:val="subscript"/>
        </w:rPr>
        <w:t>2</w:t>
      </w:r>
      <w:r w:rsidR="00F313D9">
        <w:t>…0…c</w:t>
      </w:r>
      <w:r w:rsidR="00F313D9" w:rsidRPr="00281584">
        <w:rPr>
          <w:vertAlign w:val="subscript"/>
        </w:rPr>
        <w:t>n</w:t>
      </w:r>
      <w:r w:rsidR="00F313D9">
        <w:rPr>
          <w:rFonts w:hint="eastAsia"/>
        </w:rPr>
        <w:t>）和</w:t>
      </w:r>
      <w:r w:rsidR="00F313D9">
        <w:t>C</w:t>
      </w:r>
      <w:r w:rsidR="00F313D9" w:rsidRPr="00CC1D68">
        <w:rPr>
          <w:vertAlign w:val="subscript"/>
        </w:rPr>
        <w:t>2</w:t>
      </w:r>
      <w:r w:rsidR="00F313D9">
        <w:t>=</w:t>
      </w:r>
      <w:r w:rsidR="00F313D9">
        <w:rPr>
          <w:rFonts w:hint="eastAsia"/>
        </w:rPr>
        <w:t>（</w:t>
      </w:r>
      <w:r w:rsidR="00F313D9">
        <w:t>c</w:t>
      </w:r>
      <w:r w:rsidR="00F313D9" w:rsidRPr="0037663B">
        <w:rPr>
          <w:vertAlign w:val="subscript"/>
        </w:rPr>
        <w:t>1</w:t>
      </w:r>
      <w:r w:rsidR="00F313D9">
        <w:t>，</w:t>
      </w:r>
      <w:r w:rsidR="00F313D9">
        <w:t>c</w:t>
      </w:r>
      <w:r w:rsidR="00F313D9" w:rsidRPr="0037663B">
        <w:rPr>
          <w:vertAlign w:val="subscript"/>
        </w:rPr>
        <w:t>2</w:t>
      </w:r>
      <w:r w:rsidR="00F313D9">
        <w:t>…1…c</w:t>
      </w:r>
      <w:r w:rsidR="00F313D9" w:rsidRPr="0037663B">
        <w:rPr>
          <w:vertAlign w:val="subscript"/>
        </w:rPr>
        <w:t>n</w:t>
      </w:r>
      <w:r w:rsidR="00281584">
        <w:rPr>
          <w:rFonts w:hint="eastAsia"/>
        </w:rPr>
        <w:t>），</w:t>
      </w:r>
      <w:r w:rsidR="00955AAE">
        <w:rPr>
          <w:rFonts w:hint="eastAsia"/>
        </w:rPr>
        <w:t>那么</w:t>
      </w:r>
      <w:r w:rsidR="00336A96">
        <w:rPr>
          <w:rFonts w:hint="eastAsia"/>
        </w:rPr>
        <w:t>在移除边之前，区间</w:t>
      </w:r>
      <w:r w:rsidR="00336A96">
        <w:rPr>
          <w:rFonts w:hint="eastAsia"/>
        </w:rPr>
        <w:t>C</w:t>
      </w:r>
      <w:r w:rsidR="00336A96">
        <w:rPr>
          <w:rFonts w:hint="eastAsia"/>
        </w:rPr>
        <w:t>的可靠性可以表示为</w:t>
      </w:r>
      <w:r w:rsidR="00737587">
        <w:rPr>
          <w:rFonts w:hint="eastAsia"/>
        </w:rPr>
        <w:t>P=</w:t>
      </w:r>
      <w:r w:rsidR="006E775A">
        <w:rPr>
          <w:rFonts w:hint="eastAsia"/>
        </w:rPr>
        <w:t>p</w:t>
      </w:r>
      <w:r w:rsidR="003B0242">
        <w:rPr>
          <w:rFonts w:hint="eastAsia"/>
        </w:rPr>
        <w:t>（</w:t>
      </w:r>
      <w:r w:rsidR="009655DB">
        <w:rPr>
          <w:rFonts w:hint="eastAsia"/>
        </w:rPr>
        <w:t>c</w:t>
      </w:r>
      <w:r w:rsidR="006E775A" w:rsidRPr="007A37D0">
        <w:rPr>
          <w:rFonts w:hint="eastAsia"/>
          <w:vertAlign w:val="subscript"/>
        </w:rPr>
        <w:t>1</w:t>
      </w:r>
      <w:r w:rsidR="003B0242">
        <w:rPr>
          <w:rFonts w:hint="eastAsia"/>
        </w:rPr>
        <w:t>）</w:t>
      </w:r>
      <w:r w:rsidR="00CD7F1C">
        <w:rPr>
          <w:rFonts w:hint="eastAsia"/>
        </w:rPr>
        <w:t>*</w:t>
      </w:r>
      <w:r w:rsidR="00DB581D">
        <w:t>…</w:t>
      </w:r>
      <w:r w:rsidR="00DB581D">
        <w:rPr>
          <w:rFonts w:hint="eastAsia"/>
        </w:rPr>
        <w:t>.</w:t>
      </w:r>
      <w:r w:rsidR="0018730B">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w:t>
      </w:r>
      <w:r w:rsidR="00597B37">
        <w:rPr>
          <w:rFonts w:hint="eastAsia"/>
        </w:rPr>
        <w:t>p</w:t>
      </w:r>
      <w:r w:rsidR="003B0242">
        <w:rPr>
          <w:rFonts w:hint="eastAsia"/>
        </w:rPr>
        <w:t>（</w:t>
      </w:r>
      <w:r w:rsidR="009C446B">
        <w:rPr>
          <w:rFonts w:hint="eastAsia"/>
        </w:rPr>
        <w:t>e</w:t>
      </w:r>
      <w:r w:rsidR="0018730B" w:rsidRPr="0018730B">
        <w:rPr>
          <w:rFonts w:hint="eastAsia"/>
          <w:vertAlign w:val="subscript"/>
        </w:rPr>
        <w:t>i</w:t>
      </w:r>
      <w:r w:rsidR="009C446B">
        <w:rPr>
          <w:rFonts w:hint="eastAsia"/>
        </w:rPr>
        <w:t>=0</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FF7D1A">
        <w:t>…</w:t>
      </w:r>
      <w:r w:rsidR="00FF7D1A">
        <w:rPr>
          <w:rFonts w:hint="eastAsia"/>
        </w:rPr>
        <w:t>*</w:t>
      </w:r>
      <w:r w:rsidR="00597B37">
        <w:rPr>
          <w:rFonts w:hint="eastAsia"/>
        </w:rPr>
        <w:t>p</w:t>
      </w:r>
      <w:r w:rsidR="003B0242">
        <w:rPr>
          <w:rFonts w:hint="eastAsia"/>
        </w:rPr>
        <w:t>（</w:t>
      </w:r>
      <w:r w:rsidR="009655DB">
        <w:rPr>
          <w:rFonts w:hint="eastAsia"/>
        </w:rPr>
        <w:t>c</w:t>
      </w:r>
      <w:r w:rsidR="00FF7D1A" w:rsidRPr="007A37D0">
        <w:rPr>
          <w:rFonts w:hint="eastAsia"/>
          <w:vertAlign w:val="subscript"/>
        </w:rPr>
        <w:t>n</w:t>
      </w:r>
      <w:r w:rsidR="003B0242">
        <w:rPr>
          <w:rFonts w:hint="eastAsia"/>
        </w:rPr>
        <w:t>）</w:t>
      </w:r>
      <w:r w:rsidR="009C446B">
        <w:rPr>
          <w:rFonts w:hint="eastAsia"/>
        </w:rPr>
        <w:t>+</w:t>
      </w:r>
      <w:r w:rsidR="00350EAA">
        <w:rPr>
          <w:rFonts w:hint="eastAsia"/>
        </w:rPr>
        <w:t>p</w:t>
      </w:r>
      <w:r w:rsidR="003B0242">
        <w:rPr>
          <w:rFonts w:hint="eastAsia"/>
        </w:rPr>
        <w:t>（</w:t>
      </w:r>
      <w:r w:rsidR="00350EAA">
        <w:rPr>
          <w:rFonts w:hint="eastAsia"/>
        </w:rPr>
        <w:t>c</w:t>
      </w:r>
      <w:r w:rsidR="00350EAA" w:rsidRPr="007A37D0">
        <w:rPr>
          <w:rFonts w:hint="eastAsia"/>
          <w:vertAlign w:val="subscript"/>
        </w:rPr>
        <w:t>1</w:t>
      </w:r>
      <w:r w:rsidR="003B0242">
        <w:rPr>
          <w:rFonts w:hint="eastAsia"/>
        </w:rPr>
        <w:t>）</w:t>
      </w:r>
      <w:r w:rsidR="00350EAA">
        <w:rPr>
          <w:rFonts w:hint="eastAsia"/>
        </w:rPr>
        <w:t>*</w:t>
      </w:r>
      <w:r w:rsidR="00350EAA">
        <w:t>…</w:t>
      </w:r>
      <w:r w:rsidR="00350EAA">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rPr>
        <w:t>=</w:t>
      </w:r>
      <w:r w:rsidR="00154C45">
        <w:rPr>
          <w:rFonts w:hint="eastAsia"/>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t>…</w:t>
      </w:r>
      <w:r w:rsidR="00350EAA">
        <w:rPr>
          <w:rFonts w:hint="eastAsia"/>
        </w:rPr>
        <w:t>*p</w:t>
      </w:r>
      <w:r w:rsidR="003B0242">
        <w:rPr>
          <w:rFonts w:hint="eastAsia"/>
        </w:rPr>
        <w:t>（</w:t>
      </w:r>
      <w:r w:rsidR="00350EAA">
        <w:rPr>
          <w:rFonts w:hint="eastAsia"/>
        </w:rPr>
        <w:t>c</w:t>
      </w:r>
      <w:r w:rsidR="00350EAA" w:rsidRPr="007A37D0">
        <w:rPr>
          <w:rFonts w:hint="eastAsia"/>
          <w:vertAlign w:val="subscript"/>
        </w:rPr>
        <w:t>n</w:t>
      </w:r>
      <w:r w:rsidR="003B0242">
        <w:rPr>
          <w:rFonts w:hint="eastAsia"/>
        </w:rPr>
        <w:t>）</w:t>
      </w:r>
      <w:r w:rsidR="007A37D0">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c</w:t>
      </w:r>
      <w:r w:rsidR="00154C45" w:rsidRPr="007A37D0">
        <w:rPr>
          <w:rFonts w:hint="eastAsia"/>
          <w:vertAlign w:val="subscript"/>
        </w:rPr>
        <w:t>1</w:t>
      </w:r>
      <w:r w:rsidR="003B0242">
        <w:rPr>
          <w:rFonts w:hint="eastAsia"/>
        </w:rPr>
        <w:t>）</w:t>
      </w:r>
      <w:r w:rsidR="00154C45">
        <w:rPr>
          <w:rFonts w:hint="eastAsia"/>
        </w:rPr>
        <w:t>*</w:t>
      </w:r>
      <w:r w:rsidR="00154C45">
        <w:t>…</w:t>
      </w:r>
      <w:r w:rsidR="00154C45">
        <w:rPr>
          <w:rFonts w:hint="eastAsia"/>
        </w:rPr>
        <w:t>.*</w:t>
      </w:r>
      <w:r w:rsidR="00154C45" w:rsidRPr="00350EAA">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t>…</w:t>
      </w:r>
      <w:r w:rsidR="00154C45">
        <w:rPr>
          <w:rFonts w:hint="eastAsia"/>
        </w:rPr>
        <w:t>*p</w:t>
      </w:r>
      <w:r w:rsidR="003B0242">
        <w:rPr>
          <w:rFonts w:hint="eastAsia"/>
        </w:rPr>
        <w:t>（</w:t>
      </w:r>
      <w:r w:rsidR="00154C45">
        <w:rPr>
          <w:rFonts w:hint="eastAsia"/>
        </w:rPr>
        <w:t>c</w:t>
      </w:r>
      <w:r w:rsidR="00154C45" w:rsidRPr="007A37D0">
        <w:rPr>
          <w:rFonts w:hint="eastAsia"/>
          <w:vertAlign w:val="subscript"/>
        </w:rPr>
        <w:t>n</w:t>
      </w:r>
      <w:r w:rsidR="003B0242">
        <w:rPr>
          <w:rFonts w:hint="eastAsia"/>
        </w:rPr>
        <w:t>）</w:t>
      </w:r>
      <w:r w:rsidR="00154C45">
        <w:rPr>
          <w:rFonts w:hint="eastAsia"/>
        </w:rPr>
        <w:t>*</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=0</w:t>
      </w:r>
      <w:r w:rsidR="003B0242">
        <w:rPr>
          <w:rFonts w:hint="eastAsia"/>
        </w:rPr>
        <w:t>）</w:t>
      </w:r>
      <w:r w:rsidR="00154C45">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=1</w:t>
      </w:r>
      <w:r w:rsidR="003B0242">
        <w:rPr>
          <w:rFonts w:hint="eastAsia"/>
        </w:rPr>
        <w:t>））</w:t>
      </w:r>
      <w:r w:rsidR="00154C45">
        <w:rPr>
          <w:rFonts w:hint="eastAsia"/>
        </w:rPr>
        <w:t>，又因为</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=0</w:t>
      </w:r>
      <w:r w:rsidR="003B0242">
        <w:rPr>
          <w:rFonts w:hint="eastAsia"/>
        </w:rPr>
        <w:t>）</w:t>
      </w:r>
      <w:r w:rsidR="00FE1942">
        <w:rPr>
          <w:rFonts w:hint="eastAsia"/>
        </w:rPr>
        <w:t>+</w:t>
      </w:r>
      <w:r w:rsidR="00307516">
        <w:rPr>
          <w:rFonts w:hint="eastAsia"/>
        </w:rPr>
        <w:t xml:space="preserve"> </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=1</w:t>
      </w:r>
      <w:r w:rsidR="003B0242">
        <w:rPr>
          <w:rFonts w:hint="eastAsia"/>
        </w:rPr>
        <w:t>）</w:t>
      </w:r>
      <w:r w:rsidR="00FE1942">
        <w:rPr>
          <w:rFonts w:hint="eastAsia"/>
        </w:rPr>
        <w:t>=1</w:t>
      </w:r>
      <w:r w:rsidR="00FE1942">
        <w:rPr>
          <w:rFonts w:hint="eastAsia"/>
        </w:rPr>
        <w:t>，所以</w:t>
      </w:r>
      <w:r w:rsidR="00FE1942">
        <w:rPr>
          <w:rFonts w:hint="eastAsia"/>
        </w:rPr>
        <w:t>C</w:t>
      </w:r>
      <w:r w:rsidR="00FE1942">
        <w:rPr>
          <w:rFonts w:hint="eastAsia"/>
        </w:rPr>
        <w:t>边断掉之后，不确定图</w:t>
      </w:r>
      <w:r w:rsidR="00FE1942">
        <w:rPr>
          <w:rFonts w:hint="eastAsia"/>
        </w:rPr>
        <w:t>G</w:t>
      </w:r>
      <w:r w:rsidR="00FE1942">
        <w:rPr>
          <w:rFonts w:hint="eastAsia"/>
        </w:rPr>
        <w:t>的容量可靠性不变</w:t>
      </w:r>
      <w:r w:rsidR="000D3DD7">
        <w:rPr>
          <w:rFonts w:hint="eastAsia"/>
        </w:rPr>
        <w:t>。</w:t>
      </w:r>
    </w:p>
    <w:p w:rsidR="00E975FC" w:rsidRDefault="00E975FC" w:rsidP="00AB639E">
      <w:pPr>
        <w:pStyle w:val="a3"/>
        <w:spacing w:line="288" w:lineRule="auto"/>
        <w:ind w:firstLine="468"/>
      </w:pPr>
      <w:r>
        <w:rPr>
          <w:rFonts w:hint="eastAsia"/>
        </w:rPr>
        <w:t>的证。</w:t>
      </w:r>
    </w:p>
    <w:p w:rsidR="00E975FC" w:rsidRDefault="00193DD2" w:rsidP="00AB639E">
      <w:pPr>
        <w:pStyle w:val="a3"/>
        <w:spacing w:line="288" w:lineRule="auto"/>
        <w:ind w:firstLine="470"/>
      </w:pPr>
      <w:r>
        <w:rPr>
          <w:rFonts w:hint="eastAsia"/>
          <w:b/>
        </w:rPr>
        <w:t>实例</w:t>
      </w:r>
      <w:r>
        <w:rPr>
          <w:rFonts w:hint="eastAsia"/>
          <w:b/>
        </w:rPr>
        <w:t>3-4</w:t>
      </w:r>
      <w:r w:rsidR="00E975FC" w:rsidRPr="00125155">
        <w:rPr>
          <w:rFonts w:hint="eastAsia"/>
        </w:rPr>
        <w:t>：</w:t>
      </w:r>
      <w:r w:rsidR="00E975FC">
        <w:rPr>
          <w:rFonts w:hint="eastAsia"/>
        </w:rPr>
        <w:t>假设对于一个不确定图，其经过划分获取的子图区间只有一个，</w:t>
      </w:r>
      <w:r w:rsidR="00E975FC">
        <w:rPr>
          <w:rFonts w:hint="eastAsia"/>
        </w:rPr>
        <w:t>11x11</w:t>
      </w:r>
      <w:r w:rsidR="00E975FC">
        <w:rPr>
          <w:rFonts w:hint="eastAsia"/>
        </w:rPr>
        <w:t>，那么根据公式</w:t>
      </w:r>
      <w:r w:rsidR="00C53ED5">
        <w:rPr>
          <w:rFonts w:hint="eastAsia"/>
        </w:rPr>
        <w:t>3-</w:t>
      </w:r>
      <w:r w:rsidR="00E975FC">
        <w:rPr>
          <w:rFonts w:hint="eastAsia"/>
        </w:rPr>
        <w:t>1</w:t>
      </w:r>
      <w:r w:rsidR="00E975FC">
        <w:rPr>
          <w:rFonts w:hint="eastAsia"/>
        </w:rPr>
        <w:t>和公式</w:t>
      </w:r>
      <w:r w:rsidR="00C53ED5">
        <w:rPr>
          <w:rFonts w:hint="eastAsia"/>
        </w:rPr>
        <w:t>3-</w:t>
      </w:r>
      <w:r w:rsidR="00E975FC">
        <w:rPr>
          <w:rFonts w:hint="eastAsia"/>
        </w:rPr>
        <w:t>2</w:t>
      </w:r>
      <w:r w:rsidR="00E975FC">
        <w:rPr>
          <w:rFonts w:hint="eastAsia"/>
        </w:rPr>
        <w:t>，边</w:t>
      </w:r>
      <w:r w:rsidR="00E975FC">
        <w:rPr>
          <w:rFonts w:hint="eastAsia"/>
        </w:rPr>
        <w:t>e</w:t>
      </w:r>
      <w:r w:rsidR="00E975FC" w:rsidRPr="00231DF2">
        <w:rPr>
          <w:rFonts w:hint="eastAsia"/>
          <w:vertAlign w:val="subscript"/>
        </w:rPr>
        <w:t>3</w:t>
      </w:r>
      <w:r w:rsidR="00E975FC">
        <w:rPr>
          <w:rFonts w:hint="eastAsia"/>
        </w:rPr>
        <w:t>为</w:t>
      </w:r>
      <w:r w:rsidR="00E975FC">
        <w:rPr>
          <w:rFonts w:hint="eastAsia"/>
        </w:rPr>
        <w:t>C</w:t>
      </w:r>
      <w:r w:rsidR="00E975FC">
        <w:rPr>
          <w:rFonts w:hint="eastAsia"/>
        </w:rPr>
        <w:t>类边，因此</w:t>
      </w:r>
      <w:r w:rsidR="00E975FC">
        <w:rPr>
          <w:rFonts w:hint="eastAsia"/>
        </w:rPr>
        <w:t>e</w:t>
      </w:r>
      <w:r w:rsidR="00E975FC" w:rsidRPr="00231DF2">
        <w:rPr>
          <w:rFonts w:hint="eastAsia"/>
          <w:vertAlign w:val="subscript"/>
        </w:rPr>
        <w:t>3</w:t>
      </w:r>
      <w:r w:rsidR="00E975FC">
        <w:rPr>
          <w:rFonts w:hint="eastAsia"/>
        </w:rPr>
        <w:t>移除之后，依然可以满足最大流。移除</w:t>
      </w:r>
      <w:r w:rsidR="009950FD">
        <w:rPr>
          <w:rFonts w:hint="eastAsia"/>
        </w:rPr>
        <w:t>e</w:t>
      </w:r>
      <w:r w:rsidR="009950FD" w:rsidRPr="00231DF2">
        <w:rPr>
          <w:rFonts w:hint="eastAsia"/>
          <w:vertAlign w:val="subscript"/>
        </w:rPr>
        <w:t>3</w:t>
      </w:r>
      <w:r w:rsidR="00E975FC">
        <w:rPr>
          <w:rFonts w:hint="eastAsia"/>
        </w:rPr>
        <w:t>之前，容量可靠性</w:t>
      </w:r>
      <w:r w:rsidR="00E975FC">
        <w:rPr>
          <w:rFonts w:hint="eastAsia"/>
        </w:rPr>
        <w:t>p</w:t>
      </w:r>
      <w:r w:rsidR="00E975FC" w:rsidRPr="00B91335">
        <w:rPr>
          <w:rFonts w:hint="eastAsia"/>
          <w:vertAlign w:val="subscript"/>
        </w:rPr>
        <w:t>c</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1-p</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212EDC">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），移除</w:t>
      </w:r>
      <w:r w:rsidR="00E975FC">
        <w:rPr>
          <w:rFonts w:hint="eastAsia"/>
        </w:rPr>
        <w:t>e3</w:t>
      </w:r>
      <w:r w:rsidR="00E975FC">
        <w:rPr>
          <w:rFonts w:hint="eastAsia"/>
        </w:rPr>
        <w:t>之后，容量可靠性表示为</w:t>
      </w:r>
      <w:r w:rsidR="00E975FC">
        <w:rPr>
          <w:rFonts w:hint="eastAsia"/>
        </w:rPr>
        <w:t>p</w:t>
      </w:r>
      <w:r w:rsidR="00E975FC" w:rsidRPr="0039564C">
        <w:rPr>
          <w:rFonts w:hint="eastAsia"/>
          <w:vertAlign w:val="subscript"/>
        </w:rPr>
        <w:t>c</w:t>
      </w:r>
      <w:r w:rsidR="00E975FC">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），显然移除</w:t>
      </w:r>
      <w:r w:rsidR="00E975FC">
        <w:rPr>
          <w:rFonts w:hint="eastAsia"/>
        </w:rPr>
        <w:t>e</w:t>
      </w:r>
      <w:r w:rsidR="00E975FC" w:rsidRPr="004C203A">
        <w:rPr>
          <w:rFonts w:hint="eastAsia"/>
          <w:vertAlign w:val="subscript"/>
        </w:rPr>
        <w:t>3</w:t>
      </w:r>
      <w:r w:rsidR="00E975FC">
        <w:rPr>
          <w:rFonts w:hint="eastAsia"/>
        </w:rPr>
        <w:t>之后不确定图的容量可靠性不变。</w:t>
      </w:r>
    </w:p>
    <w:p w:rsidR="003D3927" w:rsidRDefault="00986F09" w:rsidP="00DB5271">
      <w:pPr>
        <w:pStyle w:val="21"/>
      </w:pPr>
      <w:bookmarkStart w:id="60" w:name="_Toc449617156"/>
      <w:r>
        <w:rPr>
          <w:rFonts w:hint="eastAsia"/>
        </w:rPr>
        <w:t>3</w:t>
      </w:r>
      <w:r w:rsidR="00040741">
        <w:rPr>
          <w:rFonts w:hint="eastAsia"/>
        </w:rPr>
        <w:t xml:space="preserve">.2 </w:t>
      </w:r>
      <w:r w:rsidR="00D45E3F">
        <w:rPr>
          <w:rFonts w:hint="eastAsia"/>
        </w:rPr>
        <w:t>基于重复计算的</w:t>
      </w:r>
      <w:r w:rsidR="00EB0D12">
        <w:rPr>
          <w:rFonts w:hint="eastAsia"/>
        </w:rPr>
        <w:t>BASE</w:t>
      </w:r>
      <w:r w:rsidR="00211367">
        <w:rPr>
          <w:rFonts w:hint="eastAsia"/>
        </w:rPr>
        <w:t>_FCP</w:t>
      </w:r>
      <w:r w:rsidR="00EB0D12">
        <w:rPr>
          <w:rFonts w:hint="eastAsia"/>
        </w:rPr>
        <w:t>算法</w:t>
      </w:r>
      <w:bookmarkEnd w:id="60"/>
    </w:p>
    <w:p w:rsidR="007B419B" w:rsidRDefault="007B419B" w:rsidP="005D026B">
      <w:pPr>
        <w:pStyle w:val="a3"/>
        <w:spacing w:line="288" w:lineRule="auto"/>
        <w:ind w:firstLine="468"/>
      </w:pPr>
      <w:r>
        <w:rPr>
          <w:rFonts w:hint="eastAsia"/>
        </w:rPr>
        <w:t>基于重复计算的基础算法（</w:t>
      </w:r>
      <w:r>
        <w:rPr>
          <w:rFonts w:hint="eastAsia"/>
        </w:rPr>
        <w:t>BASE</w:t>
      </w:r>
      <w:r w:rsidR="00427907">
        <w:rPr>
          <w:rFonts w:hint="eastAsia"/>
        </w:rPr>
        <w:t>LINE</w:t>
      </w:r>
      <w:r>
        <w:rPr>
          <w:rFonts w:hint="eastAsia"/>
        </w:rPr>
        <w:t xml:space="preserve"> </w:t>
      </w:r>
      <w:r w:rsidRPr="00AB1E4F">
        <w:t>algorithm</w:t>
      </w:r>
      <w:r w:rsidR="00C150CE">
        <w:rPr>
          <w:rFonts w:hint="eastAsia"/>
        </w:rPr>
        <w:t xml:space="preserve"> </w:t>
      </w:r>
      <w:r w:rsidR="007A4163">
        <w:rPr>
          <w:rFonts w:hint="eastAsia"/>
        </w:rPr>
        <w:t>with Flow and Content P</w:t>
      </w:r>
      <w:r w:rsidR="007A4163" w:rsidRPr="00DF33EC">
        <w:t>robability</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才计算比较容量可靠性</w:t>
      </w:r>
      <w:r>
        <w:rPr>
          <w:rFonts w:hint="eastAsia"/>
        </w:rPr>
        <w:t>，</w:t>
      </w:r>
      <w:r w:rsidRPr="001E5097">
        <w:rPr>
          <w:rFonts w:hint="eastAsia"/>
        </w:rPr>
        <w:t>本</w:t>
      </w:r>
      <w:r w:rsidR="00750537">
        <w:rPr>
          <w:rFonts w:hint="eastAsia"/>
        </w:rPr>
        <w:t>章</w:t>
      </w:r>
      <w:r w:rsidRPr="001E5097">
        <w:rPr>
          <w:rFonts w:hint="eastAsia"/>
        </w:rPr>
        <w:t>将</w:t>
      </w:r>
      <w:r w:rsidR="002C6B13">
        <w:rPr>
          <w:rFonts w:hint="eastAsia"/>
        </w:rPr>
        <w:t>BASE_FCP</w:t>
      </w:r>
      <w:r w:rsidRPr="001E5097">
        <w:rPr>
          <w:rFonts w:hint="eastAsia"/>
        </w:rPr>
        <w:t>算法作为</w:t>
      </w:r>
      <w:r w:rsidR="00EB2280">
        <w:rPr>
          <w:rFonts w:hint="eastAsia"/>
        </w:rPr>
        <w:t>基于流量和容量可靠性模型的</w:t>
      </w:r>
      <w:r w:rsidR="00287C24">
        <w:rPr>
          <w:rFonts w:hint="eastAsia"/>
        </w:rPr>
        <w:t>关键边</w:t>
      </w:r>
      <w:r w:rsidRPr="001E5097">
        <w:rPr>
          <w:rFonts w:hint="eastAsia"/>
        </w:rPr>
        <w:t>基本算法</w:t>
      </w:r>
      <w:r w:rsidR="00CA6ADC">
        <w:rPr>
          <w:rFonts w:hint="eastAsia"/>
        </w:rPr>
        <w:t>。</w:t>
      </w:r>
    </w:p>
    <w:p w:rsidR="007B419B" w:rsidRDefault="007B419B" w:rsidP="004C2D49">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2620" w:rsidRPr="005A05F9">
        <w:tc>
          <w:tcPr>
            <w:tcW w:w="8522" w:type="dxa"/>
            <w:shd w:val="clear" w:color="auto" w:fill="D9D9D9"/>
            <w:vAlign w:val="center"/>
          </w:tcPr>
          <w:p w:rsidR="003D2620" w:rsidRPr="00327708" w:rsidRDefault="00F17540" w:rsidP="005000A5">
            <w:pPr>
              <w:spacing w:line="288" w:lineRule="auto"/>
              <w:jc w:val="both"/>
              <w:rPr>
                <w:rFonts w:ascii="宋体" w:hAnsi="宋体"/>
                <w:b/>
              </w:rPr>
            </w:pPr>
            <w:r w:rsidRPr="00327708">
              <w:rPr>
                <w:rFonts w:ascii="宋体" w:hAnsi="宋体" w:hint="eastAsia"/>
                <w:b/>
              </w:rPr>
              <w:t>算法</w:t>
            </w:r>
            <w:r w:rsidR="000B6E06" w:rsidRPr="00327708">
              <w:rPr>
                <w:rFonts w:ascii="宋体" w:hAnsi="宋体" w:hint="eastAsia"/>
                <w:b/>
              </w:rPr>
              <w:t>3-1</w:t>
            </w:r>
            <w:r w:rsidR="0087445E" w:rsidRPr="00327708">
              <w:rPr>
                <w:rFonts w:ascii="宋体" w:hAnsi="宋体" w:hint="eastAsia"/>
                <w:b/>
              </w:rPr>
              <w:t xml:space="preserve">. </w:t>
            </w:r>
            <w:r w:rsidR="00327708">
              <w:rPr>
                <w:rFonts w:hint="eastAsia"/>
              </w:rPr>
              <w:t>基于重复计算的</w:t>
            </w:r>
            <w:bookmarkStart w:id="61" w:name="OLE_LINK17"/>
            <w:bookmarkStart w:id="62" w:name="OLE_LINK21"/>
            <w:bookmarkStart w:id="63" w:name="OLE_LINK22"/>
            <w:r w:rsidR="00327708">
              <w:rPr>
                <w:rFonts w:hint="eastAsia"/>
              </w:rPr>
              <w:t>BASE_FCP</w:t>
            </w:r>
            <w:bookmarkEnd w:id="61"/>
            <w:bookmarkEnd w:id="62"/>
            <w:bookmarkEnd w:id="63"/>
            <w:r w:rsidR="00327708">
              <w:rPr>
                <w:rFonts w:hint="eastAsia"/>
              </w:rPr>
              <w:t>算法</w:t>
            </w:r>
          </w:p>
        </w:tc>
      </w:tr>
      <w:tr w:rsidR="003D2620" w:rsidRPr="005A05F9">
        <w:tc>
          <w:tcPr>
            <w:tcW w:w="8522" w:type="dxa"/>
            <w:vAlign w:val="center"/>
          </w:tcPr>
          <w:p w:rsidR="00FD52FE" w:rsidRDefault="00FD52FE"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30E09" w:rsidRDefault="00F30E09" w:rsidP="005000A5">
            <w:pPr>
              <w:tabs>
                <w:tab w:val="left" w:pos="1200"/>
              </w:tabs>
              <w:spacing w:beforeLines="20" w:before="65" w:afterLines="20" w:after="65" w:line="288" w:lineRule="auto"/>
              <w:jc w:val="both"/>
            </w:pPr>
            <w:r>
              <w:rPr>
                <w:rFonts w:hint="eastAsia"/>
              </w:rPr>
              <w:t>1.</w:t>
            </w:r>
            <w:r w:rsidR="00C709A5">
              <w:rPr>
                <w:rFonts w:hint="eastAsia"/>
              </w:rPr>
              <w:t xml:space="preserve"> </w:t>
            </w:r>
            <w:r>
              <w:rPr>
                <w:rFonts w:hint="eastAsia"/>
              </w:rPr>
              <w:t>Input uncertain Graph G and its source point and sink point</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2.</w:t>
            </w:r>
            <w:r w:rsidR="00C709A5">
              <w:rPr>
                <w:rFonts w:hint="eastAsia"/>
              </w:rPr>
              <w:t xml:space="preserve"> </w:t>
            </w:r>
            <w:r>
              <w:rPr>
                <w:rFonts w:hint="eastAsia"/>
              </w:rPr>
              <w:t xml:space="preserve">Fmax </w:t>
            </w:r>
            <w:r w:rsidR="00B56215" w:rsidRPr="00B56215">
              <w:rPr>
                <w:rFonts w:ascii="宋体" w:hAnsi="宋体"/>
              </w:rPr>
              <w:sym w:font="Wingdings" w:char="F0DF"/>
            </w:r>
            <w:r>
              <w:rPr>
                <w:rFonts w:hint="eastAsia"/>
              </w:rPr>
              <w:t xml:space="preserve">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4. Sort keyedge by ALLEdgeFlowDecrease[|E|]</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5. When the flow G-ei equles the flow G-ej then</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lastRenderedPageBreak/>
              <w:t xml:space="preserve">6.    reCompute the </w:t>
            </w:r>
            <w:r w:rsidR="00270CC5">
              <w:rPr>
                <w:rFonts w:hint="eastAsia"/>
              </w:rPr>
              <w:t xml:space="preserve">maxFlow of </w:t>
            </w:r>
            <w:r>
              <w:rPr>
                <w:rFonts w:hint="eastAsia"/>
              </w:rPr>
              <w:t>G-ei</w:t>
            </w:r>
            <w:r>
              <w:rPr>
                <w:rFonts w:hint="eastAsia"/>
              </w:rPr>
              <w:t>，</w:t>
            </w:r>
            <w:r>
              <w:rPr>
                <w:rFonts w:hint="eastAsia"/>
              </w:rPr>
              <w:t>pd using SDBA[10]</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7. Soet KeyEdge by pc</w:t>
            </w:r>
            <w:r>
              <w:rPr>
                <w:rFonts w:hint="eastAsia"/>
              </w:rPr>
              <w:t>；</w:t>
            </w:r>
          </w:p>
          <w:p w:rsidR="00EC5F68" w:rsidRPr="00F30E09" w:rsidRDefault="00F30E09" w:rsidP="005000A5">
            <w:pPr>
              <w:tabs>
                <w:tab w:val="left" w:pos="1200"/>
              </w:tabs>
              <w:spacing w:beforeLines="20" w:before="65" w:afterLines="20" w:after="65" w:line="288" w:lineRule="auto"/>
              <w:jc w:val="both"/>
            </w:pPr>
            <w:r>
              <w:rPr>
                <w:rFonts w:hint="eastAsia"/>
              </w:rPr>
              <w:t>8. Return sorted key_edge_set</w:t>
            </w:r>
            <w:r>
              <w:rPr>
                <w:rFonts w:hint="eastAsia"/>
              </w:rPr>
              <w:t>；</w:t>
            </w:r>
          </w:p>
          <w:p w:rsidR="003D2620" w:rsidRPr="00F30E09" w:rsidRDefault="00D57128" w:rsidP="005000A5">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r>
              <w:rPr>
                <w:rFonts w:hint="eastAsia"/>
              </w:rPr>
              <w:t>，以及移除各边之后不确定图对应的最大流和容量可靠性</w:t>
            </w:r>
          </w:p>
        </w:tc>
      </w:tr>
    </w:tbl>
    <w:p w:rsidR="007B419B" w:rsidRPr="00961505" w:rsidRDefault="009F0966" w:rsidP="004C2D49">
      <w:pPr>
        <w:pStyle w:val="a3"/>
        <w:spacing w:line="288" w:lineRule="auto"/>
        <w:ind w:firstLine="468"/>
      </w:pPr>
      <w:r>
        <w:rPr>
          <w:rFonts w:hint="eastAsia"/>
        </w:rPr>
        <w:lastRenderedPageBreak/>
        <w:t>基于重复计算的</w:t>
      </w:r>
      <w:r>
        <w:rPr>
          <w:rFonts w:hint="eastAsia"/>
        </w:rPr>
        <w:t>BASE_FCP</w:t>
      </w:r>
      <w:r>
        <w:rPr>
          <w:rFonts w:hint="eastAsia"/>
        </w:rPr>
        <w:t>算法</w:t>
      </w:r>
      <w:r w:rsidR="007B419B">
        <w:rPr>
          <w:rFonts w:hint="eastAsia"/>
        </w:rPr>
        <w:t>首先要使用</w:t>
      </w:r>
      <w:r w:rsidR="007B419B" w:rsidRPr="00961505">
        <w:t>getALLEdgeFlowDecrease</w:t>
      </w:r>
      <w:r w:rsidR="007B419B">
        <w:rPr>
          <w:rFonts w:hint="eastAsia"/>
        </w:rPr>
        <w:t>函数获取所有边发生故障之后能够满足的最大流，然后使用</w:t>
      </w:r>
      <w:r w:rsidR="007B419B">
        <w:rPr>
          <w:rFonts w:hint="eastAsia"/>
        </w:rPr>
        <w:t>soetKeyEdge_by_flow</w:t>
      </w:r>
      <w:r w:rsidR="007B419B">
        <w:rPr>
          <w:rFonts w:hint="eastAsia"/>
        </w:rPr>
        <w:t>函数对计算的流量进行排序，当前后两条边断掉之后获得的流量不相等时，根据模型定义，直接就可以比较出两条边的关键程度，而只有当两条边断掉获得流量相等的情况下，无法比较的情形，才会重复计算不确定图的容量可靠性，使用容量可靠性来区分这两条边的关键程度。</w:t>
      </w:r>
    </w:p>
    <w:p w:rsidR="007B419B" w:rsidRDefault="007B419B" w:rsidP="00827093">
      <w:pPr>
        <w:pStyle w:val="a3"/>
        <w:spacing w:line="288" w:lineRule="auto"/>
        <w:ind w:firstLine="468"/>
      </w:pPr>
      <w:r>
        <w:rPr>
          <w:rFonts w:hint="eastAsia"/>
        </w:rPr>
        <w:t>基于重复计算的基础算法的运行效率与重复计算的次数紧密相连，在算法的首先需要计算所有边发生故障之后的最大流，本文使用的计算最大流的算法是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r w:rsidRPr="00DA131A">
        <w:rPr>
          <w:rFonts w:hint="eastAsia"/>
          <w:vertAlign w:val="superscript"/>
        </w:rPr>
        <w:t>[10]</w:t>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bookmarkStart w:id="64" w:name="OLE_LINK5"/>
      <w:bookmarkStart w:id="65" w:name="OLE_LINK6"/>
      <w:r>
        <w:rPr>
          <w:rFonts w:hint="eastAsia"/>
        </w:rPr>
        <w:t>≤</w:t>
      </w:r>
      <w:bookmarkEnd w:id="64"/>
      <w:bookmarkEnd w:id="65"/>
      <w:r>
        <w:rPr>
          <w:rFonts w:hint="eastAsia"/>
        </w:rPr>
        <w:t>m</w:t>
      </w:r>
      <w:r>
        <w:rPr>
          <w:rFonts w:hint="eastAsia"/>
        </w:rPr>
        <w:t>≤</w:t>
      </w:r>
      <w:r>
        <w:rPr>
          <w:rFonts w:hint="eastAsia"/>
        </w:rPr>
        <w:t>|E|</w:t>
      </w:r>
      <w:r>
        <w:rPr>
          <w:rFonts w:hint="eastAsia"/>
        </w:rPr>
        <w:t>。</w:t>
      </w:r>
    </w:p>
    <w:p w:rsidR="007A21C0" w:rsidRDefault="00986F09" w:rsidP="00DB5271">
      <w:pPr>
        <w:pStyle w:val="21"/>
      </w:pPr>
      <w:bookmarkStart w:id="66" w:name="_Toc449617157"/>
      <w:r>
        <w:rPr>
          <w:rFonts w:hint="eastAsia"/>
        </w:rPr>
        <w:t xml:space="preserve">3.3 </w:t>
      </w:r>
      <w:r w:rsidR="00DA3E60">
        <w:rPr>
          <w:rFonts w:hint="eastAsia"/>
        </w:rPr>
        <w:t>基于流量和容量可靠性的不确定图关键边增量算法</w:t>
      </w:r>
      <w:r w:rsidR="0018683D">
        <w:rPr>
          <w:rFonts w:hint="eastAsia"/>
        </w:rPr>
        <w:t>ICA_FCP</w:t>
      </w:r>
      <w:bookmarkEnd w:id="66"/>
    </w:p>
    <w:p w:rsidR="00CD10EA" w:rsidRDefault="00986F09" w:rsidP="003610BD">
      <w:pPr>
        <w:pStyle w:val="31"/>
      </w:pPr>
      <w:bookmarkStart w:id="67" w:name="_Toc449617158"/>
      <w:r>
        <w:rPr>
          <w:rFonts w:hint="eastAsia"/>
        </w:rPr>
        <w:t xml:space="preserve">3.3.1 </w:t>
      </w:r>
      <w:r w:rsidR="00CD10EA">
        <w:rPr>
          <w:rFonts w:hint="eastAsia"/>
        </w:rPr>
        <w:t>算法思想</w:t>
      </w:r>
      <w:bookmarkEnd w:id="67"/>
    </w:p>
    <w:p w:rsidR="004C241A" w:rsidRDefault="004C241A" w:rsidP="00F95132">
      <w:pPr>
        <w:pStyle w:val="a3"/>
        <w:spacing w:line="288" w:lineRule="auto"/>
        <w:ind w:firstLine="468"/>
      </w:pPr>
      <w:r>
        <w:rPr>
          <w:rFonts w:hint="eastAsia"/>
        </w:rPr>
        <w:t>虽然</w:t>
      </w:r>
      <w:r w:rsidR="00F16694">
        <w:rPr>
          <w:rFonts w:hint="eastAsia"/>
        </w:rPr>
        <w:t>BASE_FCP</w:t>
      </w:r>
      <w:r>
        <w:rPr>
          <w:rFonts w:hint="eastAsia"/>
        </w:rPr>
        <w:t>算法相对于完全重复计算的方式减少了不少的重复计算，但是如果图规模较大的情况下</w:t>
      </w:r>
      <w:r w:rsidR="00556E54">
        <w:rPr>
          <w:rFonts w:hint="eastAsia"/>
        </w:rPr>
        <w:t>，任然需要多次的重复计算，这显然对于大规模图或者高稠密图是不适用</w:t>
      </w:r>
      <w:r>
        <w:rPr>
          <w:rFonts w:hint="eastAsia"/>
        </w:rPr>
        <w:t>的。本节提出了一种基于状态划分树的增量算法</w:t>
      </w:r>
      <w:r>
        <w:rPr>
          <w:rFonts w:hint="eastAsia"/>
        </w:rPr>
        <w:t>ICA</w:t>
      </w:r>
      <w:r w:rsidR="00FD7B46">
        <w:rPr>
          <w:rFonts w:hint="eastAsia"/>
        </w:rPr>
        <w:t>_F</w:t>
      </w:r>
      <w:r w:rsidR="003C303E">
        <w:rPr>
          <w:rFonts w:hint="eastAsia"/>
        </w:rPr>
        <w:t>CP</w:t>
      </w:r>
      <w:r>
        <w:rPr>
          <w:rFonts w:hint="eastAsia"/>
        </w:rPr>
        <w:t>（</w:t>
      </w:r>
      <w:r w:rsidR="00776ECC" w:rsidRPr="002D764F">
        <w:t>Increment Cost Algorithm</w:t>
      </w:r>
      <w:r w:rsidR="00776ECC">
        <w:rPr>
          <w:rFonts w:hint="eastAsia"/>
        </w:rPr>
        <w:t xml:space="preserve"> with Flow and Content P</w:t>
      </w:r>
      <w:r w:rsidR="00776ECC" w:rsidRPr="00DF33EC">
        <w:t>robability</w:t>
      </w:r>
      <w:r>
        <w:rPr>
          <w:rFonts w:hint="eastAsia"/>
        </w:rPr>
        <w:t>），</w:t>
      </w:r>
      <w:r w:rsidRPr="00DD379F">
        <w:rPr>
          <w:rFonts w:hint="eastAsia"/>
        </w:rPr>
        <w:t>该算法的主要思想是</w:t>
      </w:r>
      <w:r>
        <w:rPr>
          <w:rFonts w:hint="eastAsia"/>
        </w:rPr>
        <w:t>根据模型中不同类型的边设置不同的增量算法计算，以减少计算复杂度。</w:t>
      </w:r>
      <w:r w:rsidRPr="003A1E7F">
        <w:rPr>
          <w:rFonts w:hint="eastAsia"/>
        </w:rPr>
        <w:t>当</w:t>
      </w:r>
      <w:r w:rsidRPr="003A1E7F">
        <w:rPr>
          <w:rFonts w:hint="eastAsia"/>
        </w:rPr>
        <w:t>A</w:t>
      </w:r>
      <w:r w:rsidRPr="003A1E7F">
        <w:rPr>
          <w:rFonts w:hint="eastAsia"/>
        </w:rPr>
        <w:t>边移除，使用</w:t>
      </w:r>
      <w:r w:rsidRPr="003A1E7F">
        <w:rPr>
          <w:rFonts w:hint="eastAsia"/>
        </w:rPr>
        <w:t>STPA_</w:t>
      </w:r>
      <w:r w:rsidR="00AB3595">
        <w:rPr>
          <w:rFonts w:hint="eastAsia"/>
        </w:rPr>
        <w:t>FCP</w:t>
      </w:r>
      <w:r w:rsidR="00730B01">
        <w:rPr>
          <w:rFonts w:hint="eastAsia"/>
        </w:rPr>
        <w:t>（</w:t>
      </w:r>
      <w:r w:rsidR="00730B01">
        <w:rPr>
          <w:rFonts w:hint="eastAsia"/>
        </w:rPr>
        <w:t>S</w:t>
      </w:r>
      <w:r w:rsidR="00730B01">
        <w:t xml:space="preserve">tate </w:t>
      </w:r>
      <w:r w:rsidR="00730B01">
        <w:rPr>
          <w:rFonts w:hint="eastAsia"/>
        </w:rPr>
        <w:t>T</w:t>
      </w:r>
      <w:r w:rsidR="00730B01" w:rsidRPr="009A7294">
        <w:t xml:space="preserve">ree </w:t>
      </w:r>
      <w:r w:rsidR="00730B01">
        <w:rPr>
          <w:rFonts w:hint="eastAsia"/>
        </w:rPr>
        <w:t>P</w:t>
      </w:r>
      <w:r w:rsidR="00730B01">
        <w:t xml:space="preserve">runing </w:t>
      </w:r>
      <w:r w:rsidR="00730B01">
        <w:rPr>
          <w:rFonts w:hint="eastAsia"/>
        </w:rPr>
        <w:t>A</w:t>
      </w:r>
      <w:r w:rsidR="00730B01" w:rsidRPr="009A7294">
        <w:t>lgorithm</w:t>
      </w:r>
      <w:r w:rsidR="00F93618">
        <w:rPr>
          <w:rFonts w:hint="eastAsia"/>
        </w:rPr>
        <w:t xml:space="preserve"> with Flow and Content P</w:t>
      </w:r>
      <w:r w:rsidR="00F93618" w:rsidRPr="00DF33EC">
        <w:t>robability</w:t>
      </w:r>
      <w:r w:rsidR="00730B01">
        <w:rPr>
          <w:rFonts w:hint="eastAsia"/>
        </w:rPr>
        <w:t>）</w:t>
      </w:r>
      <w:r w:rsidRPr="003A1E7F">
        <w:rPr>
          <w:rFonts w:hint="eastAsia"/>
        </w:rPr>
        <w:t>算法，在区间状态树上利用割集</w:t>
      </w:r>
      <w:r w:rsidR="001F650B">
        <w:rPr>
          <w:rFonts w:hint="eastAsia"/>
        </w:rPr>
        <w:t>中的</w:t>
      </w:r>
      <w:r w:rsidRPr="003A1E7F">
        <w:rPr>
          <w:rFonts w:hint="eastAsia"/>
        </w:rPr>
        <w:t>边剪枝获取移除之后依然满足最大流的子图集合；当</w:t>
      </w:r>
      <w:r w:rsidRPr="003A1E7F">
        <w:rPr>
          <w:rFonts w:hint="eastAsia"/>
        </w:rPr>
        <w:t>B</w:t>
      </w:r>
      <w:r w:rsidRPr="003A1E7F">
        <w:rPr>
          <w:rFonts w:hint="eastAsia"/>
        </w:rPr>
        <w:t>边移除，使用</w:t>
      </w:r>
      <w:bookmarkStart w:id="68" w:name="OLE_LINK11"/>
      <w:bookmarkStart w:id="69" w:name="OLE_LINK12"/>
      <w:r w:rsidR="007B798D">
        <w:rPr>
          <w:rFonts w:hint="eastAsia"/>
        </w:rPr>
        <w:t>B</w:t>
      </w:r>
      <w:r w:rsidRPr="003A1E7F">
        <w:rPr>
          <w:rFonts w:hint="eastAsia"/>
        </w:rPr>
        <w:t>SA</w:t>
      </w:r>
      <w:r w:rsidR="007B798D">
        <w:rPr>
          <w:rFonts w:hint="eastAsia"/>
        </w:rPr>
        <w:t>_FCP</w:t>
      </w:r>
      <w:bookmarkEnd w:id="68"/>
      <w:bookmarkEnd w:id="69"/>
      <w:r w:rsidR="003527EE">
        <w:rPr>
          <w:rFonts w:hint="eastAsia"/>
        </w:rPr>
        <w:t>（</w:t>
      </w:r>
      <w:r w:rsidR="003527EE">
        <w:rPr>
          <w:rFonts w:hint="eastAsia"/>
        </w:rPr>
        <w:t>B Class Edge S</w:t>
      </w:r>
      <w:r w:rsidR="003527EE" w:rsidRPr="005F72D8">
        <w:t>earch</w:t>
      </w:r>
      <w:r w:rsidR="003527EE">
        <w:rPr>
          <w:rFonts w:hint="eastAsia"/>
        </w:rPr>
        <w:t xml:space="preserve"> A</w:t>
      </w:r>
      <w:r w:rsidR="003527EE" w:rsidRPr="00355F97">
        <w:t>lgorithm</w:t>
      </w:r>
      <w:r w:rsidR="00333AD5">
        <w:rPr>
          <w:rFonts w:hint="eastAsia"/>
        </w:rPr>
        <w:t xml:space="preserve"> </w:t>
      </w:r>
      <w:r w:rsidR="001D1C1C">
        <w:rPr>
          <w:rFonts w:hint="eastAsia"/>
        </w:rPr>
        <w:t>with Flow and Content P</w:t>
      </w:r>
      <w:r w:rsidR="001D1C1C" w:rsidRPr="00DF33EC">
        <w:t>robability</w:t>
      </w:r>
      <w:r w:rsidR="003527EE">
        <w:rPr>
          <w:rFonts w:hint="eastAsia"/>
        </w:rPr>
        <w:t>）</w:t>
      </w:r>
      <w:r w:rsidRPr="003A1E7F">
        <w:rPr>
          <w:rFonts w:hint="eastAsia"/>
        </w:rPr>
        <w:t>算法获取依然满足最大流的区间；因为</w:t>
      </w:r>
      <w:r w:rsidRPr="003A1E7F">
        <w:rPr>
          <w:rFonts w:hint="eastAsia"/>
        </w:rPr>
        <w:t>C</w:t>
      </w:r>
      <w:r w:rsidRPr="003A1E7F">
        <w:rPr>
          <w:rFonts w:hint="eastAsia"/>
        </w:rPr>
        <w:t>边移除之后不影响，所以不需要计算</w:t>
      </w:r>
      <w:r>
        <w:rPr>
          <w:rFonts w:hint="eastAsia"/>
        </w:rPr>
        <w:t>。</w:t>
      </w:r>
    </w:p>
    <w:p w:rsidR="004C241A" w:rsidRDefault="004C241A" w:rsidP="00F95132">
      <w:pPr>
        <w:pStyle w:val="a3"/>
        <w:spacing w:line="288" w:lineRule="auto"/>
        <w:ind w:firstLine="468"/>
      </w:pPr>
      <w:r>
        <w:rPr>
          <w:rFonts w:hint="eastAsia"/>
        </w:rPr>
        <w:t>基于以上步骤，</w:t>
      </w:r>
      <w:r w:rsidR="009933C7">
        <w:rPr>
          <w:rFonts w:hint="eastAsia"/>
        </w:rPr>
        <w:t>ICA_FCP</w:t>
      </w:r>
      <w:r>
        <w:rPr>
          <w:rFonts w:hint="eastAsia"/>
        </w:rPr>
        <w:t>算法可以表示为如图</w:t>
      </w:r>
      <w:r w:rsidR="001F1D34">
        <w:rPr>
          <w:rFonts w:hint="eastAsia"/>
        </w:rPr>
        <w:t>3-1</w:t>
      </w:r>
      <w:r>
        <w:rPr>
          <w:rFonts w:hint="eastAsia"/>
        </w:rPr>
        <w:t>步骤：</w:t>
      </w:r>
    </w:p>
    <w:p w:rsidR="004C241A" w:rsidRDefault="00E270CD" w:rsidP="003B263F">
      <w:pPr>
        <w:pStyle w:val="a3"/>
        <w:ind w:firstLine="492"/>
        <w:jc w:val="center"/>
      </w:pPr>
      <w:r>
        <w:object w:dxaOrig="4607" w:dyaOrig="3911">
          <v:shape id="_x0000_i1037" type="#_x0000_t75" style="width:147pt;height:124.5pt" o:ole="">
            <v:imagedata r:id="rId47" o:title=""/>
          </v:shape>
          <o:OLEObject Type="Embed" ProgID="Visio.Drawing.11" ShapeID="_x0000_i1037" DrawAspect="Content" ObjectID="_1523445988" r:id="rId48"/>
        </w:object>
      </w:r>
    </w:p>
    <w:p w:rsidR="004C241A" w:rsidRDefault="004C241A" w:rsidP="00F95132">
      <w:pPr>
        <w:pStyle w:val="a3"/>
        <w:ind w:firstLine="408"/>
        <w:jc w:val="center"/>
      </w:pPr>
      <w:r w:rsidRPr="00F95132">
        <w:rPr>
          <w:rFonts w:hint="eastAsia"/>
          <w:sz w:val="21"/>
        </w:rPr>
        <w:lastRenderedPageBreak/>
        <w:t>图</w:t>
      </w:r>
      <w:r w:rsidR="00FC00D3" w:rsidRPr="00F95132">
        <w:rPr>
          <w:rFonts w:hint="eastAsia"/>
          <w:sz w:val="21"/>
        </w:rPr>
        <w:t>3-1</w:t>
      </w:r>
      <w:r w:rsidRPr="00F95132">
        <w:rPr>
          <w:rFonts w:hint="eastAsia"/>
          <w:sz w:val="21"/>
        </w:rPr>
        <w:t xml:space="preserve"> </w:t>
      </w:r>
      <w:r w:rsidRPr="00F95132">
        <w:rPr>
          <w:rFonts w:hint="eastAsia"/>
          <w:sz w:val="21"/>
        </w:rPr>
        <w:t>算法</w:t>
      </w:r>
      <w:r w:rsidRPr="00F95132">
        <w:rPr>
          <w:rFonts w:hint="eastAsia"/>
          <w:sz w:val="21"/>
        </w:rPr>
        <w:t>ICA</w:t>
      </w:r>
      <w:r w:rsidR="00DF5E4D" w:rsidRPr="00F95132">
        <w:rPr>
          <w:rFonts w:hint="eastAsia"/>
          <w:sz w:val="21"/>
        </w:rPr>
        <w:t>_F</w:t>
      </w:r>
      <w:r w:rsidR="002D7B40" w:rsidRPr="00F95132">
        <w:rPr>
          <w:rFonts w:hint="eastAsia"/>
          <w:sz w:val="21"/>
        </w:rPr>
        <w:t>CP</w:t>
      </w:r>
      <w:r w:rsidRPr="00F95132">
        <w:rPr>
          <w:rFonts w:hint="eastAsia"/>
          <w:sz w:val="21"/>
        </w:rPr>
        <w:t>流程图</w:t>
      </w:r>
    </w:p>
    <w:p w:rsidR="003B629F" w:rsidRPr="003B629F" w:rsidRDefault="00986F09" w:rsidP="003610BD">
      <w:pPr>
        <w:pStyle w:val="31"/>
      </w:pPr>
      <w:bookmarkStart w:id="70" w:name="_Toc449617159"/>
      <w:r>
        <w:rPr>
          <w:rFonts w:hint="eastAsia"/>
        </w:rPr>
        <w:t xml:space="preserve">3.3.2 </w:t>
      </w:r>
      <w:r w:rsidR="003B629F">
        <w:rPr>
          <w:rFonts w:hint="eastAsia"/>
        </w:rPr>
        <w:t>基于割集的状态树剪枝</w:t>
      </w:r>
      <w:r w:rsidR="00E459DD">
        <w:rPr>
          <w:rFonts w:hint="eastAsia"/>
        </w:rPr>
        <w:t>A</w:t>
      </w:r>
      <w:r w:rsidR="00E459DD">
        <w:rPr>
          <w:rFonts w:hint="eastAsia"/>
        </w:rPr>
        <w:t>边</w:t>
      </w:r>
      <w:r w:rsidR="003B629F">
        <w:rPr>
          <w:rFonts w:hint="eastAsia"/>
        </w:rPr>
        <w:t>算法</w:t>
      </w:r>
      <w:r w:rsidR="003B509B" w:rsidRPr="003A1E7F">
        <w:rPr>
          <w:rFonts w:hint="eastAsia"/>
        </w:rPr>
        <w:t>STPA_</w:t>
      </w:r>
      <w:r w:rsidR="003B509B">
        <w:rPr>
          <w:rFonts w:hint="eastAsia"/>
        </w:rPr>
        <w:t>FCP</w:t>
      </w:r>
      <w:bookmarkEnd w:id="70"/>
    </w:p>
    <w:p w:rsidR="004C241A" w:rsidRDefault="004C241A" w:rsidP="0095592C">
      <w:pPr>
        <w:pStyle w:val="a3"/>
        <w:spacing w:line="288" w:lineRule="auto"/>
        <w:ind w:firstLine="468"/>
      </w:pPr>
      <w:bookmarkStart w:id="71" w:name="OLE_LINK26"/>
      <w:bookmarkStart w:id="72" w:name="OLE_LINK27"/>
      <w:r>
        <w:rPr>
          <w:rFonts w:hint="eastAsia"/>
        </w:rPr>
        <w:t>对于不确定图</w:t>
      </w:r>
      <w:r>
        <w:rPr>
          <w:rFonts w:hint="eastAsia"/>
        </w:rPr>
        <w:t>G</w:t>
      </w:r>
      <w:r>
        <w:rPr>
          <w:rFonts w:hint="eastAsia"/>
        </w:rPr>
        <w:t>而言，求解最可靠最大流分布的方式有很多，目前普遍使用的是算法</w:t>
      </w:r>
      <w:r>
        <w:rPr>
          <w:rFonts w:hint="eastAsia"/>
        </w:rPr>
        <w:t>SDBA</w:t>
      </w:r>
      <w:r w:rsidR="00E87158">
        <w:rPr>
          <w:rFonts w:hint="eastAsia"/>
        </w:rPr>
        <w:t>[28]</w:t>
      </w:r>
      <w:r>
        <w:rPr>
          <w:rFonts w:hint="eastAsia"/>
        </w:rPr>
        <w:t>，</w:t>
      </w:r>
      <w:r>
        <w:rPr>
          <w:rFonts w:hint="eastAsia"/>
        </w:rPr>
        <w:t>SDBA</w:t>
      </w:r>
      <w:r>
        <w:rPr>
          <w:rFonts w:hint="eastAsia"/>
        </w:rPr>
        <w:t>算法中使用到了状态划分算法，在状态划分的过程中，可以生成一个区间状态树，这样的一个区间状态树生成</w:t>
      </w:r>
      <w:r w:rsidR="00B742C6">
        <w:rPr>
          <w:rFonts w:hint="eastAsia"/>
        </w:rPr>
        <w:t>如</w:t>
      </w:r>
      <w:r w:rsidR="0013590B">
        <w:rPr>
          <w:rFonts w:hint="eastAsia"/>
        </w:rPr>
        <w:t>算法</w:t>
      </w:r>
      <w:r w:rsidR="0076246E">
        <w:rPr>
          <w:rFonts w:hint="eastAsia"/>
        </w:rPr>
        <w:t>3-2</w:t>
      </w:r>
      <w:r w:rsidR="0076246E">
        <w:rPr>
          <w:rFonts w:hint="eastAsia"/>
        </w:rPr>
        <w:t>所示</w:t>
      </w:r>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4018F" w:rsidRPr="005A05F9">
        <w:tc>
          <w:tcPr>
            <w:tcW w:w="8522" w:type="dxa"/>
            <w:shd w:val="clear" w:color="auto" w:fill="D9D9D9"/>
            <w:vAlign w:val="center"/>
          </w:tcPr>
          <w:bookmarkEnd w:id="71"/>
          <w:bookmarkEnd w:id="72"/>
          <w:p w:rsidR="00F4018F" w:rsidRPr="00327708" w:rsidRDefault="00F4018F" w:rsidP="005000A5">
            <w:pPr>
              <w:spacing w:line="288" w:lineRule="auto"/>
              <w:jc w:val="both"/>
              <w:rPr>
                <w:rFonts w:ascii="宋体" w:hAnsi="宋体"/>
                <w:b/>
              </w:rPr>
            </w:pPr>
            <w:r w:rsidRPr="00327708">
              <w:rPr>
                <w:rFonts w:ascii="宋体" w:hAnsi="宋体" w:hint="eastAsia"/>
                <w:b/>
              </w:rPr>
              <w:t>算法3-</w:t>
            </w:r>
            <w:r w:rsidR="00F07B88">
              <w:rPr>
                <w:rFonts w:ascii="宋体" w:hAnsi="宋体" w:hint="eastAsia"/>
                <w:b/>
              </w:rPr>
              <w:t>2</w:t>
            </w:r>
            <w:r w:rsidRPr="00327708">
              <w:rPr>
                <w:rFonts w:ascii="宋体" w:hAnsi="宋体" w:hint="eastAsia"/>
                <w:b/>
              </w:rPr>
              <w:t xml:space="preserve">. </w:t>
            </w:r>
            <w:r w:rsidR="008C76EF" w:rsidRPr="008C76EF">
              <w:rPr>
                <w:rFonts w:ascii="宋体" w:hAnsi="宋体" w:hint="eastAsia"/>
              </w:rPr>
              <w:t>SDBA算法</w:t>
            </w:r>
            <w:r w:rsidR="0042474B">
              <w:rPr>
                <w:rFonts w:hint="eastAsia"/>
              </w:rPr>
              <w:t>生成区间状态树</w:t>
            </w:r>
            <w:r w:rsidR="002E71C5">
              <w:rPr>
                <w:rFonts w:hint="eastAsia"/>
              </w:rPr>
              <w:t>算法</w:t>
            </w:r>
          </w:p>
        </w:tc>
      </w:tr>
      <w:tr w:rsidR="00F4018F" w:rsidRPr="005A05F9">
        <w:tc>
          <w:tcPr>
            <w:tcW w:w="8522" w:type="dxa"/>
            <w:vAlign w:val="center"/>
          </w:tcPr>
          <w:p w:rsidR="00F4018F" w:rsidRDefault="00F4018F"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4018F" w:rsidRDefault="00F4018F" w:rsidP="005000A5">
            <w:pPr>
              <w:tabs>
                <w:tab w:val="left" w:pos="1200"/>
              </w:tabs>
              <w:spacing w:beforeLines="20" w:before="65" w:afterLines="20" w:after="65" w:line="288" w:lineRule="auto"/>
              <w:jc w:val="both"/>
            </w:pPr>
            <w:r>
              <w:rPr>
                <w:rFonts w:hint="eastAsia"/>
              </w:rPr>
              <w:t>1.</w:t>
            </w:r>
            <w:r w:rsidR="009F2EBA">
              <w:rPr>
                <w:rFonts w:hint="eastAsia"/>
              </w:rPr>
              <w:t xml:space="preserve"> stack S </w:t>
            </w:r>
            <w:r w:rsidR="009F2EBA">
              <w:sym w:font="Wingdings" w:char="F0DF"/>
            </w:r>
            <w:r w:rsidR="009F2EBA">
              <w:rPr>
                <w:rFonts w:hint="eastAsia"/>
              </w:rPr>
              <w:t xml:space="preserve"> C[L, U]</w:t>
            </w:r>
            <w:r w:rsidR="00863201">
              <w:rPr>
                <w:rFonts w:hint="eastAsia"/>
              </w:rPr>
              <w:t>, C[L, U] is the root node</w:t>
            </w:r>
            <w:r w:rsidR="000E32AB">
              <w:rPr>
                <w:rFonts w:hint="eastAsia"/>
              </w:rPr>
              <w:t xml:space="preserve"> of tree T</w:t>
            </w:r>
            <w:r w:rsidR="00863201">
              <w:rPr>
                <w:rFonts w:hint="eastAsia"/>
              </w:rPr>
              <w:t>;</w:t>
            </w:r>
          </w:p>
          <w:p w:rsidR="00863201" w:rsidRDefault="00863201" w:rsidP="005000A5">
            <w:pPr>
              <w:tabs>
                <w:tab w:val="left" w:pos="1200"/>
              </w:tabs>
              <w:spacing w:beforeLines="20" w:before="65" w:afterLines="20" w:after="65" w:line="288" w:lineRule="auto"/>
              <w:jc w:val="both"/>
            </w:pPr>
            <w:r>
              <w:rPr>
                <w:rFonts w:hint="eastAsia"/>
              </w:rPr>
              <w:t>2. while S is not empty then</w:t>
            </w:r>
          </w:p>
          <w:p w:rsidR="00863201" w:rsidRDefault="00863201" w:rsidP="005000A5">
            <w:pPr>
              <w:tabs>
                <w:tab w:val="left" w:pos="1200"/>
              </w:tabs>
              <w:spacing w:beforeLines="20" w:before="65" w:afterLines="20" w:after="65" w:line="288" w:lineRule="auto"/>
              <w:jc w:val="both"/>
            </w:pPr>
            <w:r>
              <w:rPr>
                <w:rFonts w:hint="eastAsia"/>
              </w:rPr>
              <w:t xml:space="preserve">3.     </w:t>
            </w:r>
            <w:r w:rsidR="006415F6">
              <w:rPr>
                <w:rFonts w:hint="eastAsia"/>
              </w:rPr>
              <w:t xml:space="preserve">C </w:t>
            </w:r>
            <w:r w:rsidR="006415F6">
              <w:sym w:font="Wingdings" w:char="F0DF"/>
            </w:r>
            <w:r w:rsidR="006415F6">
              <w:rPr>
                <w:rFonts w:hint="eastAsia"/>
              </w:rPr>
              <w:t xml:space="preserve"> pop S; </w:t>
            </w:r>
          </w:p>
          <w:p w:rsidR="006415F6" w:rsidRDefault="006415F6" w:rsidP="005000A5">
            <w:pPr>
              <w:tabs>
                <w:tab w:val="left" w:pos="1200"/>
              </w:tabs>
              <w:spacing w:beforeLines="20" w:before="65" w:afterLines="20" w:after="65" w:line="288" w:lineRule="auto"/>
              <w:jc w:val="both"/>
            </w:pPr>
            <w:r>
              <w:rPr>
                <w:rFonts w:hint="eastAsia"/>
              </w:rPr>
              <w:t>4.     check the lower bound and upper bound</w:t>
            </w:r>
            <w:r w:rsidR="00A74E99">
              <w:rPr>
                <w:rFonts w:hint="eastAsia"/>
              </w:rPr>
              <w:t xml:space="preserve"> of C</w:t>
            </w:r>
            <w:r>
              <w:rPr>
                <w:rFonts w:hint="eastAsia"/>
              </w:rPr>
              <w:t xml:space="preserve"> with DINIC;</w:t>
            </w:r>
            <w:r w:rsidR="00A74E99">
              <w:rPr>
                <w:rFonts w:hint="eastAsia"/>
              </w:rPr>
              <w:t xml:space="preserve"> </w:t>
            </w:r>
          </w:p>
          <w:p w:rsidR="00863201" w:rsidRDefault="00A74E99" w:rsidP="005000A5">
            <w:pPr>
              <w:tabs>
                <w:tab w:val="left" w:pos="1200"/>
              </w:tabs>
              <w:spacing w:beforeLines="20" w:before="65" w:afterLines="20" w:after="65" w:line="288" w:lineRule="auto"/>
              <w:jc w:val="both"/>
            </w:pPr>
            <w:r>
              <w:rPr>
                <w:rFonts w:hint="eastAsia"/>
              </w:rPr>
              <w:t xml:space="preserve">5.     if lower(C) &lt; max_flow and upper(C) = max_flow then </w:t>
            </w:r>
          </w:p>
          <w:p w:rsidR="00A74E99" w:rsidRDefault="00A74E99" w:rsidP="005000A5">
            <w:pPr>
              <w:tabs>
                <w:tab w:val="left" w:pos="1200"/>
              </w:tabs>
              <w:spacing w:beforeLines="20" w:before="65" w:afterLines="20" w:after="65" w:line="288" w:lineRule="auto"/>
              <w:jc w:val="both"/>
            </w:pPr>
            <w:r>
              <w:rPr>
                <w:rFonts w:hint="eastAsia"/>
              </w:rPr>
              <w:t xml:space="preserve">6.         </w:t>
            </w:r>
            <w:r w:rsidR="000E32AB" w:rsidRPr="000E32AB">
              <w:t>resolve</w:t>
            </w:r>
            <w:r w:rsidR="000E32AB">
              <w:rPr>
                <w:rFonts w:hint="eastAsia"/>
              </w:rPr>
              <w:t xml:space="preserve"> C as the child node to C and push unknow child into S;</w:t>
            </w:r>
          </w:p>
          <w:p w:rsidR="000E32AB" w:rsidRDefault="000E32AB" w:rsidP="005000A5">
            <w:pPr>
              <w:tabs>
                <w:tab w:val="left" w:pos="1200"/>
              </w:tabs>
              <w:spacing w:beforeLines="20" w:before="65" w:afterLines="20" w:after="65" w:line="288" w:lineRule="auto"/>
              <w:jc w:val="both"/>
            </w:pPr>
            <w:r>
              <w:rPr>
                <w:rFonts w:hint="eastAsia"/>
              </w:rPr>
              <w:t>7. if S is not empty goto step 2;</w:t>
            </w:r>
          </w:p>
          <w:p w:rsidR="000E32AB" w:rsidRDefault="000E32AB" w:rsidP="005000A5">
            <w:pPr>
              <w:tabs>
                <w:tab w:val="left" w:pos="1200"/>
              </w:tabs>
              <w:spacing w:beforeLines="20" w:before="65" w:afterLines="20" w:after="65" w:line="288" w:lineRule="auto"/>
              <w:jc w:val="both"/>
            </w:pPr>
            <w:r>
              <w:rPr>
                <w:rFonts w:hint="eastAsia"/>
              </w:rPr>
              <w:t>8. if S is empty</w:t>
            </w:r>
            <w:r w:rsidR="00467A92">
              <w:rPr>
                <w:rFonts w:hint="eastAsia"/>
              </w:rPr>
              <w:t xml:space="preserve"> return</w:t>
            </w:r>
            <w:r>
              <w:rPr>
                <w:rFonts w:hint="eastAsia"/>
              </w:rPr>
              <w:t>;</w:t>
            </w:r>
          </w:p>
          <w:p w:rsidR="00F4018F" w:rsidRPr="00F30E09" w:rsidRDefault="00F4018F" w:rsidP="005000A5">
            <w:pPr>
              <w:tabs>
                <w:tab w:val="left" w:pos="1200"/>
              </w:tabs>
              <w:spacing w:beforeLines="20" w:before="65" w:afterLines="20" w:after="65" w:line="288" w:lineRule="auto"/>
              <w:jc w:val="both"/>
            </w:pPr>
            <w:r w:rsidRPr="005A12A7">
              <w:rPr>
                <w:rFonts w:hint="eastAsia"/>
                <w:b/>
              </w:rPr>
              <w:t>输出</w:t>
            </w:r>
            <w:r>
              <w:rPr>
                <w:rFonts w:hint="eastAsia"/>
              </w:rPr>
              <w:t>：</w:t>
            </w:r>
            <w:r w:rsidR="00C05F76">
              <w:rPr>
                <w:rFonts w:hint="eastAsia"/>
              </w:rPr>
              <w:t>构造树</w:t>
            </w:r>
            <w:r w:rsidR="00C05F76">
              <w:rPr>
                <w:rFonts w:hint="eastAsia"/>
              </w:rPr>
              <w:t>T</w:t>
            </w:r>
            <w:r w:rsidR="00C05F76" w:rsidRPr="00F30E09">
              <w:t xml:space="preserve"> </w:t>
            </w:r>
          </w:p>
        </w:tc>
      </w:tr>
    </w:tbl>
    <w:p w:rsidR="004C241A" w:rsidRDefault="004C241A" w:rsidP="009D3592">
      <w:pPr>
        <w:pStyle w:val="a3"/>
        <w:spacing w:line="288" w:lineRule="auto"/>
        <w:ind w:firstLine="468"/>
      </w:pPr>
      <w:r>
        <w:rPr>
          <w:rFonts w:hint="eastAsia"/>
        </w:rPr>
        <w:t>如图</w:t>
      </w:r>
      <w:r w:rsidR="00F6707F">
        <w:rPr>
          <w:rFonts w:hint="eastAsia"/>
        </w:rPr>
        <w:t>3-2</w:t>
      </w:r>
      <w:r>
        <w:rPr>
          <w:rFonts w:hint="eastAsia"/>
        </w:rPr>
        <w:t>所示，为图</w:t>
      </w:r>
      <w:r w:rsidR="00C96289">
        <w:rPr>
          <w:rFonts w:hint="eastAsia"/>
        </w:rPr>
        <w:t>2-</w:t>
      </w:r>
      <w:r w:rsidR="006153E3">
        <w:rPr>
          <w:rFonts w:hint="eastAsia"/>
        </w:rPr>
        <w:t>3</w:t>
      </w:r>
      <w:r>
        <w:rPr>
          <w:rFonts w:hint="eastAsia"/>
        </w:rPr>
        <w:t>中不确定图</w:t>
      </w:r>
      <w:r>
        <w:rPr>
          <w:rFonts w:hint="eastAsia"/>
        </w:rPr>
        <w:t>G</w:t>
      </w:r>
      <w:r>
        <w:rPr>
          <w:rFonts w:hint="eastAsia"/>
        </w:rPr>
        <w:t>的状态划分过程，其中斜体下划线的状态为未知状态，需要继续划分，加粗字体的子图区间为满足最大流的状态区间，而其他的区间为</w:t>
      </w:r>
    </w:p>
    <w:p w:rsidR="004C241A" w:rsidRDefault="004C241A" w:rsidP="009D3592">
      <w:pPr>
        <w:pStyle w:val="a3"/>
        <w:spacing w:line="288" w:lineRule="auto"/>
        <w:ind w:firstLine="492"/>
        <w:jc w:val="center"/>
      </w:pPr>
      <w:r>
        <w:object w:dxaOrig="4576" w:dyaOrig="1912">
          <v:shape id="_x0000_i1038" type="#_x0000_t75" style="width:228pt;height:96pt" o:ole="">
            <v:imagedata r:id="rId49" o:title=""/>
          </v:shape>
          <o:OLEObject Type="Embed" ProgID="Visio.Drawing.11" ShapeID="_x0000_i1038" DrawAspect="Content" ObjectID="_1523445989" r:id="rId50"/>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6566BB" w:rsidRPr="009D3592">
        <w:rPr>
          <w:rFonts w:hint="eastAsia"/>
          <w:sz w:val="21"/>
        </w:rPr>
        <w:t>3-2</w:t>
      </w:r>
      <w:r w:rsidRPr="009D3592">
        <w:rPr>
          <w:rFonts w:hint="eastAsia"/>
          <w:sz w:val="21"/>
        </w:rPr>
        <w:t xml:space="preserve"> </w:t>
      </w:r>
      <w:r w:rsidRPr="009D3592">
        <w:rPr>
          <w:rFonts w:hint="eastAsia"/>
          <w:sz w:val="21"/>
        </w:rPr>
        <w:t>完全状态划分树</w:t>
      </w:r>
      <w:r w:rsidRPr="009D3592">
        <w:rPr>
          <w:rFonts w:hint="eastAsia"/>
          <w:sz w:val="21"/>
        </w:rPr>
        <w:t>State-Tree</w:t>
      </w:r>
    </w:p>
    <w:p w:rsidR="004C241A" w:rsidRPr="002F621F" w:rsidRDefault="004C241A" w:rsidP="009D3592">
      <w:pPr>
        <w:pStyle w:val="a3"/>
        <w:spacing w:line="288" w:lineRule="auto"/>
        <w:ind w:firstLine="468"/>
      </w:pPr>
      <w:r>
        <w:rPr>
          <w:rFonts w:hint="eastAsia"/>
        </w:rPr>
        <w:t>对于</w:t>
      </w:r>
      <w:r>
        <w:rPr>
          <w:rFonts w:hint="eastAsia"/>
        </w:rPr>
        <w:t>A</w:t>
      </w:r>
      <w:r>
        <w:rPr>
          <w:rFonts w:hint="eastAsia"/>
        </w:rPr>
        <w:t>类边，由</w:t>
      </w:r>
      <w:r w:rsidR="00E26537">
        <w:rPr>
          <w:rFonts w:hint="eastAsia"/>
        </w:rPr>
        <w:t>推论</w:t>
      </w:r>
      <w:r w:rsidR="00E26537">
        <w:rPr>
          <w:rFonts w:hint="eastAsia"/>
        </w:rPr>
        <w:t>3-</w:t>
      </w:r>
      <w:r>
        <w:rPr>
          <w:rFonts w:hint="eastAsia"/>
        </w:rPr>
        <w:t>1</w:t>
      </w:r>
      <w:r>
        <w:rPr>
          <w:rFonts w:hint="eastAsia"/>
        </w:rPr>
        <w:t>可知，其断掉会使流量减少，即不能达到原有的最大流，此时原有最大流的网络可靠性和流分布的可靠性都为下降为</w:t>
      </w:r>
      <w:r>
        <w:rPr>
          <w:rFonts w:hint="eastAsia"/>
        </w:rPr>
        <w:t>0</w:t>
      </w:r>
      <w:r>
        <w:rPr>
          <w:rFonts w:hint="eastAsia"/>
        </w:rPr>
        <w:t>，理论上新的最大流相关的计算需要重新计算。但是可以根据该边对原有的完全状态划分树</w:t>
      </w:r>
      <w:r>
        <w:rPr>
          <w:rFonts w:hint="eastAsia"/>
        </w:rPr>
        <w:t>State-Tree</w:t>
      </w:r>
      <w:r>
        <w:rPr>
          <w:rFonts w:hint="eastAsia"/>
        </w:rPr>
        <w:t>进行处理，将原有的</w:t>
      </w:r>
      <w:r>
        <w:rPr>
          <w:rFonts w:hint="eastAsia"/>
        </w:rPr>
        <w:t>A</w:t>
      </w:r>
      <w:r>
        <w:rPr>
          <w:rFonts w:hint="eastAsia"/>
        </w:rPr>
        <w:t>边位置为</w:t>
      </w:r>
      <w:r>
        <w:rPr>
          <w:rFonts w:hint="eastAsia"/>
        </w:rPr>
        <w:t>1</w:t>
      </w:r>
      <w:r>
        <w:rPr>
          <w:rFonts w:hint="eastAsia"/>
        </w:rPr>
        <w:t>状态的去除，那么留下来的状态划分树的区间是移除</w:t>
      </w:r>
      <w:r>
        <w:rPr>
          <w:rFonts w:hint="eastAsia"/>
        </w:rPr>
        <w:t>A</w:t>
      </w:r>
      <w:r>
        <w:rPr>
          <w:rFonts w:hint="eastAsia"/>
        </w:rPr>
        <w:t>边之后的所有子图，在搜索子图区间树的过程中，使用割集中的边，对</w:t>
      </w:r>
      <w:r>
        <w:rPr>
          <w:rFonts w:hint="eastAsia"/>
        </w:rPr>
        <w:t>State-Tree</w:t>
      </w:r>
      <w:r>
        <w:rPr>
          <w:rFonts w:hint="eastAsia"/>
        </w:rPr>
        <w:t>剪枝，可以有效的减少待搜索区间个数。</w:t>
      </w:r>
    </w:p>
    <w:p w:rsidR="004C241A" w:rsidRDefault="00EF044C" w:rsidP="009D3592">
      <w:pPr>
        <w:pStyle w:val="a3"/>
        <w:spacing w:line="288" w:lineRule="auto"/>
        <w:ind w:firstLine="470"/>
      </w:pPr>
      <w:r>
        <w:rPr>
          <w:rFonts w:hint="eastAsia"/>
          <w:b/>
        </w:rPr>
        <w:t>实例</w:t>
      </w:r>
      <w:r>
        <w:rPr>
          <w:rFonts w:hint="eastAsia"/>
          <w:b/>
        </w:rPr>
        <w:t>3-</w:t>
      </w:r>
      <w:r w:rsidR="00534227">
        <w:rPr>
          <w:rFonts w:hint="eastAsia"/>
          <w:b/>
        </w:rPr>
        <w:t>5</w:t>
      </w:r>
      <w:r w:rsidR="00C84157">
        <w:rPr>
          <w:rFonts w:hint="eastAsia"/>
          <w:b/>
        </w:rPr>
        <w:t xml:space="preserve">. </w:t>
      </w:r>
      <w:r w:rsidR="004C241A">
        <w:rPr>
          <w:rFonts w:hint="eastAsia"/>
        </w:rPr>
        <w:t>图</w:t>
      </w:r>
      <w:r w:rsidR="004C241A">
        <w:rPr>
          <w:rFonts w:hint="eastAsia"/>
        </w:rPr>
        <w:t>7</w:t>
      </w:r>
      <w:r w:rsidR="004C241A">
        <w:rPr>
          <w:rFonts w:hint="eastAsia"/>
        </w:rPr>
        <w:t>为不确定图</w:t>
      </w:r>
      <w:r w:rsidR="004C241A">
        <w:rPr>
          <w:rFonts w:hint="eastAsia"/>
        </w:rPr>
        <w:t>G</w:t>
      </w:r>
      <w:r w:rsidR="004C241A">
        <w:rPr>
          <w:rFonts w:hint="eastAsia"/>
        </w:rPr>
        <w:t>的完全状态划分树，对于不确定图</w:t>
      </w:r>
      <w:r w:rsidR="004C241A">
        <w:rPr>
          <w:rFonts w:hint="eastAsia"/>
        </w:rPr>
        <w:t>G</w:t>
      </w:r>
      <w:r w:rsidR="004C241A">
        <w:rPr>
          <w:rFonts w:hint="eastAsia"/>
        </w:rPr>
        <w:t>的</w:t>
      </w:r>
      <w:r w:rsidR="004C241A">
        <w:rPr>
          <w:rFonts w:hint="eastAsia"/>
        </w:rPr>
        <w:t>A</w:t>
      </w:r>
      <w:r w:rsidR="004C241A">
        <w:rPr>
          <w:rFonts w:hint="eastAsia"/>
        </w:rPr>
        <w:t>边</w:t>
      </w:r>
      <w:r w:rsidR="004C241A">
        <w:rPr>
          <w:rFonts w:hint="eastAsia"/>
        </w:rPr>
        <w:t>e</w:t>
      </w:r>
      <w:r w:rsidR="004C241A" w:rsidRPr="00071235">
        <w:rPr>
          <w:rFonts w:hint="eastAsia"/>
          <w:vertAlign w:val="subscript"/>
        </w:rPr>
        <w:t>5</w:t>
      </w:r>
      <w:r w:rsidR="004C241A">
        <w:rPr>
          <w:rFonts w:hint="eastAsia"/>
        </w:rPr>
        <w:t>，移除之后按照以上的处理方式，获取的状态树如下图</w:t>
      </w:r>
      <w:r w:rsidR="00F42A19">
        <w:rPr>
          <w:rFonts w:hint="eastAsia"/>
        </w:rPr>
        <w:t>3-3</w:t>
      </w:r>
      <w:r w:rsidR="004C241A">
        <w:rPr>
          <w:rFonts w:hint="eastAsia"/>
        </w:rPr>
        <w:t>所示，所有的叶子节点为移除</w:t>
      </w:r>
      <w:r w:rsidR="004C241A">
        <w:rPr>
          <w:rFonts w:hint="eastAsia"/>
        </w:rPr>
        <w:t>e</w:t>
      </w:r>
      <w:r w:rsidR="004C241A" w:rsidRPr="00D46632">
        <w:rPr>
          <w:rFonts w:hint="eastAsia"/>
          <w:vertAlign w:val="subscript"/>
        </w:rPr>
        <w:t>5</w:t>
      </w:r>
      <w:r w:rsidR="004C241A">
        <w:rPr>
          <w:rFonts w:hint="eastAsia"/>
        </w:rPr>
        <w:t>之后的子图空间的划分。</w:t>
      </w:r>
    </w:p>
    <w:p w:rsidR="004C241A" w:rsidRDefault="004C241A" w:rsidP="009D3592">
      <w:pPr>
        <w:pStyle w:val="a3"/>
        <w:spacing w:line="288" w:lineRule="auto"/>
        <w:ind w:firstLine="492"/>
        <w:jc w:val="center"/>
      </w:pPr>
      <w:r>
        <w:object w:dxaOrig="3598" w:dyaOrig="1912">
          <v:shape id="_x0000_i1039" type="#_x0000_t75" style="width:178.5pt;height:96pt" o:ole="">
            <v:imagedata r:id="rId51" o:title=""/>
          </v:shape>
          <o:OLEObject Type="Embed" ProgID="Visio.Drawing.11" ShapeID="_x0000_i1039" DrawAspect="Content" ObjectID="_1523445990" r:id="rId52"/>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7E0E7F" w:rsidRPr="009D3592">
        <w:rPr>
          <w:rFonts w:hint="eastAsia"/>
          <w:sz w:val="21"/>
        </w:rPr>
        <w:t>3-3</w:t>
      </w:r>
      <w:r w:rsidRPr="009D3592">
        <w:rPr>
          <w:rFonts w:hint="eastAsia"/>
          <w:sz w:val="21"/>
        </w:rPr>
        <w:t xml:space="preserve"> </w:t>
      </w:r>
      <w:r w:rsidRPr="009D3592">
        <w:rPr>
          <w:rFonts w:hint="eastAsia"/>
          <w:sz w:val="21"/>
        </w:rPr>
        <w:t>移除</w:t>
      </w:r>
      <w:r w:rsidRPr="009D3592">
        <w:rPr>
          <w:rFonts w:hint="eastAsia"/>
          <w:sz w:val="21"/>
        </w:rPr>
        <w:t>e5</w:t>
      </w:r>
      <w:r w:rsidRPr="009D3592">
        <w:rPr>
          <w:rFonts w:hint="eastAsia"/>
          <w:sz w:val="21"/>
        </w:rPr>
        <w:t>之后的状态区间树</w:t>
      </w:r>
    </w:p>
    <w:p w:rsidR="004C241A" w:rsidRDefault="004C241A" w:rsidP="009D3592">
      <w:pPr>
        <w:pStyle w:val="a3"/>
        <w:spacing w:line="288" w:lineRule="auto"/>
        <w:ind w:firstLine="468"/>
      </w:pPr>
      <w:r>
        <w:rPr>
          <w:rFonts w:hint="eastAsia"/>
        </w:rPr>
        <w:t>A</w:t>
      </w:r>
      <w:r>
        <w:rPr>
          <w:rFonts w:hint="eastAsia"/>
        </w:rPr>
        <w:t>类边根据搜索树的规则，对于每一个区间改边位置都设置为</w:t>
      </w:r>
      <w:r>
        <w:rPr>
          <w:rFonts w:hint="eastAsia"/>
        </w:rPr>
        <w:t>0</w:t>
      </w:r>
      <w:r>
        <w:rPr>
          <w:rFonts w:hint="eastAsia"/>
        </w:rPr>
        <w:t>，目的是获取不想交的的区间。对于新构成的一个子图树，本</w:t>
      </w:r>
      <w:r w:rsidR="00B86BAA">
        <w:rPr>
          <w:rFonts w:hint="eastAsia"/>
        </w:rPr>
        <w:t>节</w:t>
      </w:r>
      <w:r>
        <w:rPr>
          <w:rFonts w:hint="eastAsia"/>
        </w:rPr>
        <w:t>提出一种基于割集的状态树剪枝算法</w:t>
      </w:r>
      <w:r w:rsidR="00252DA0" w:rsidRPr="003A1E7F">
        <w:rPr>
          <w:rFonts w:hint="eastAsia"/>
        </w:rPr>
        <w:t>STPA_</w:t>
      </w:r>
      <w:r w:rsidR="00252DA0">
        <w:rPr>
          <w:rFonts w:hint="eastAsia"/>
        </w:rPr>
        <w:t>FCP</w:t>
      </w:r>
      <w:r>
        <w:rPr>
          <w:rFonts w:hint="eastAsia"/>
        </w:rPr>
        <w:t>（</w:t>
      </w:r>
      <w:r w:rsidR="00414688">
        <w:rPr>
          <w:rFonts w:hint="eastAsia"/>
        </w:rPr>
        <w:t>S</w:t>
      </w:r>
      <w:r w:rsidR="00414688">
        <w:t xml:space="preserve">tate </w:t>
      </w:r>
      <w:r w:rsidR="00414688">
        <w:rPr>
          <w:rFonts w:hint="eastAsia"/>
        </w:rPr>
        <w:t>T</w:t>
      </w:r>
      <w:r w:rsidR="00414688" w:rsidRPr="009A7294">
        <w:t xml:space="preserve">ree </w:t>
      </w:r>
      <w:r w:rsidR="00414688">
        <w:rPr>
          <w:rFonts w:hint="eastAsia"/>
        </w:rPr>
        <w:t>P</w:t>
      </w:r>
      <w:r w:rsidR="00414688">
        <w:t xml:space="preserve">runing </w:t>
      </w:r>
      <w:r w:rsidR="00414688">
        <w:rPr>
          <w:rFonts w:hint="eastAsia"/>
        </w:rPr>
        <w:t>A</w:t>
      </w:r>
      <w:r w:rsidR="00414688" w:rsidRPr="009A7294">
        <w:t>lgorithm</w:t>
      </w:r>
      <w:r w:rsidR="00414688">
        <w:rPr>
          <w:rFonts w:hint="eastAsia"/>
        </w:rPr>
        <w:t xml:space="preserve"> with Flow and Content P</w:t>
      </w:r>
      <w:r w:rsidR="00414688" w:rsidRPr="00DF33EC">
        <w:t>robability</w:t>
      </w:r>
      <w:r>
        <w:rPr>
          <w:rFonts w:hint="eastAsia"/>
        </w:rPr>
        <w:t>），</w:t>
      </w:r>
      <w:r w:rsidR="00B86BAA">
        <w:rPr>
          <w:rFonts w:hint="eastAsia"/>
        </w:rPr>
        <w:t>该算法</w:t>
      </w:r>
      <w:r>
        <w:rPr>
          <w:rFonts w:hint="eastAsia"/>
        </w:rPr>
        <w:t>的主要是利用了割集中的边必定在最大流子图这一性质，通过割集中的边对于子图状态树进行剪枝，以达到减少搜索的目的。因为割集中的边一般在子图树的第二层就能达到剪枝的效果，所有该方法能够有效的减少搜索效果。</w:t>
      </w:r>
    </w:p>
    <w:p w:rsidR="004C241A" w:rsidRDefault="004C241A" w:rsidP="009D3592">
      <w:pPr>
        <w:pStyle w:val="a3"/>
        <w:spacing w:line="288" w:lineRule="auto"/>
        <w:ind w:firstLine="468"/>
      </w:pPr>
      <w:r>
        <w:rPr>
          <w:rFonts w:hint="eastAsia"/>
        </w:rPr>
        <w:t>该算法首先获取根节点，对于其所有子节点，通过割集中的边进行剪枝，因为满足最大流的子图必定包含割集中的边，所以不包含割集中边的中间节点和叶子节点都必须舍去，对于依然保存的子图区间，进行进一步划分即可，即（</w:t>
      </w:r>
      <w:r>
        <w:rPr>
          <w:rFonts w:hint="eastAsia"/>
        </w:rPr>
        <w:t>1</w:t>
      </w:r>
      <w:r>
        <w:rPr>
          <w:rFonts w:hint="eastAsia"/>
        </w:rPr>
        <w:t>）当区间的下界子图满足最大流，则整个区间满足最大流，保留</w:t>
      </w:r>
      <w:r w:rsidR="00B86BAA">
        <w:rPr>
          <w:rFonts w:hint="eastAsia"/>
        </w:rPr>
        <w:t>区间。</w:t>
      </w:r>
      <w:r>
        <w:rPr>
          <w:rFonts w:hint="eastAsia"/>
        </w:rPr>
        <w:t>（</w:t>
      </w:r>
      <w:r>
        <w:rPr>
          <w:rFonts w:hint="eastAsia"/>
        </w:rPr>
        <w:t>2</w:t>
      </w:r>
      <w:r>
        <w:rPr>
          <w:rFonts w:hint="eastAsia"/>
        </w:rPr>
        <w:t>）当区间上界不满足最大流，则整个区间不满足最大流，舍弃</w:t>
      </w:r>
      <w:r w:rsidR="008D3E25">
        <w:rPr>
          <w:rFonts w:hint="eastAsia"/>
        </w:rPr>
        <w:t>区间。</w:t>
      </w:r>
      <w:r>
        <w:rPr>
          <w:rFonts w:hint="eastAsia"/>
        </w:rPr>
        <w:t>（</w:t>
      </w:r>
      <w:r>
        <w:rPr>
          <w:rFonts w:hint="eastAsia"/>
        </w:rPr>
        <w:t>3</w:t>
      </w:r>
      <w:r>
        <w:rPr>
          <w:rFonts w:hint="eastAsia"/>
        </w:rPr>
        <w:t>）区间下界不满足最大流，上界满足最大流，则</w:t>
      </w:r>
      <w:r w:rsidR="00C52818">
        <w:rPr>
          <w:rFonts w:hint="eastAsia"/>
        </w:rPr>
        <w:t>需要</w:t>
      </w:r>
      <w:r>
        <w:rPr>
          <w:rFonts w:hint="eastAsia"/>
        </w:rPr>
        <w:t>二次划分</w:t>
      </w:r>
      <w:r w:rsidR="00C52818">
        <w:rPr>
          <w:rFonts w:hint="eastAsia"/>
        </w:rPr>
        <w:t>区间</w:t>
      </w:r>
      <w:r>
        <w:rPr>
          <w:rFonts w:hint="eastAsia"/>
        </w:rPr>
        <w:t>。通过这样的方式便可以有效的获取移除</w:t>
      </w:r>
      <w:r w:rsidR="00E268A5">
        <w:rPr>
          <w:rFonts w:hint="eastAsia"/>
        </w:rPr>
        <w:t>边</w:t>
      </w:r>
      <w:r w:rsidR="00E268A5">
        <w:rPr>
          <w:rFonts w:hint="eastAsia"/>
        </w:rPr>
        <w:t>e</w:t>
      </w:r>
      <w:r>
        <w:rPr>
          <w:rFonts w:hint="eastAsia"/>
        </w:rPr>
        <w:t>之后所有满足最大流的区间子图，进而计算</w:t>
      </w:r>
      <w:r w:rsidR="006607BC">
        <w:rPr>
          <w:rFonts w:hint="eastAsia"/>
        </w:rPr>
        <w:t>移除</w:t>
      </w:r>
      <w:r w:rsidR="006607BC">
        <w:rPr>
          <w:rFonts w:hint="eastAsia"/>
        </w:rPr>
        <w:t>e</w:t>
      </w:r>
      <w:r w:rsidR="006607BC">
        <w:rPr>
          <w:rFonts w:hint="eastAsia"/>
        </w:rPr>
        <w:t>之后不确定图的</w:t>
      </w:r>
      <w:r>
        <w:rPr>
          <w:rFonts w:hint="eastAsia"/>
        </w:rPr>
        <w:t>容量可靠性。</w:t>
      </w:r>
    </w:p>
    <w:p w:rsidR="004C241A" w:rsidRDefault="00AD1330" w:rsidP="009D3592">
      <w:pPr>
        <w:pStyle w:val="a3"/>
        <w:spacing w:line="288" w:lineRule="auto"/>
        <w:ind w:firstLine="470"/>
      </w:pPr>
      <w:r>
        <w:rPr>
          <w:rFonts w:hint="eastAsia"/>
          <w:b/>
        </w:rPr>
        <w:t>实例</w:t>
      </w:r>
      <w:r>
        <w:rPr>
          <w:rFonts w:hint="eastAsia"/>
          <w:b/>
        </w:rPr>
        <w:t xml:space="preserve">3-6. </w:t>
      </w:r>
      <w:r w:rsidR="004C241A">
        <w:rPr>
          <w:rFonts w:hint="eastAsia"/>
        </w:rPr>
        <w:t>如图</w:t>
      </w:r>
      <w:r w:rsidR="003C2AFC">
        <w:rPr>
          <w:rFonts w:hint="eastAsia"/>
        </w:rPr>
        <w:t>3-4</w:t>
      </w:r>
      <w:r w:rsidR="004C241A">
        <w:rPr>
          <w:rFonts w:hint="eastAsia"/>
        </w:rPr>
        <w:t>是经过割集剪枝之后的子图树。其中有背景的圆部分及其子树都被剪枝掉</w:t>
      </w:r>
      <w:r w:rsidR="00400FCA">
        <w:rPr>
          <w:rFonts w:hint="eastAsia"/>
        </w:rPr>
        <w:t>。</w:t>
      </w:r>
    </w:p>
    <w:p w:rsidR="004C241A" w:rsidRDefault="004C241A" w:rsidP="009D3592">
      <w:pPr>
        <w:pStyle w:val="a3"/>
        <w:spacing w:line="288" w:lineRule="auto"/>
        <w:ind w:firstLine="492"/>
      </w:pPr>
      <w:r>
        <w:object w:dxaOrig="3870" w:dyaOrig="1926">
          <v:shape id="_x0000_i1040" type="#_x0000_t75" style="width:192pt;height:96pt" o:ole="">
            <v:imagedata r:id="rId53" o:title=""/>
          </v:shape>
          <o:OLEObject Type="Embed" ProgID="Visio.Drawing.11" ShapeID="_x0000_i1040" DrawAspect="Content" ObjectID="_1523445991" r:id="rId54"/>
        </w:object>
      </w:r>
      <w:r w:rsidRPr="00B452CD">
        <w:t xml:space="preserve"> </w:t>
      </w:r>
      <w:r>
        <w:rPr>
          <w:rFonts w:hint="eastAsia"/>
        </w:rPr>
        <w:t xml:space="preserve">  </w:t>
      </w:r>
      <w:r>
        <w:object w:dxaOrig="480" w:dyaOrig="338">
          <v:shape id="_x0000_i1041" type="#_x0000_t75" style="width:24pt;height:16.5pt" o:ole="">
            <v:imagedata r:id="rId55" o:title=""/>
          </v:shape>
          <o:OLEObject Type="Embed" ProgID="Visio.Drawing.11" ShapeID="_x0000_i1041" DrawAspect="Content" ObjectID="_1523445992" r:id="rId56"/>
        </w:object>
      </w:r>
      <w:r>
        <w:rPr>
          <w:rFonts w:hint="eastAsia"/>
        </w:rPr>
        <w:t xml:space="preserve">   </w:t>
      </w:r>
      <w:r>
        <w:object w:dxaOrig="2961" w:dyaOrig="1224">
          <v:shape id="_x0000_i1042" type="#_x0000_t75" style="width:148.5pt;height:61.5pt" o:ole="">
            <v:imagedata r:id="rId57" o:title=""/>
          </v:shape>
          <o:OLEObject Type="Embed" ProgID="Visio.Drawing.11" ShapeID="_x0000_i1042" DrawAspect="Content" ObjectID="_1523445993" r:id="rId58"/>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3C2AFC" w:rsidRPr="009D3592">
        <w:rPr>
          <w:rFonts w:hint="eastAsia"/>
          <w:sz w:val="21"/>
        </w:rPr>
        <w:t>3-4</w:t>
      </w:r>
      <w:r w:rsidRPr="009D3592">
        <w:rPr>
          <w:rFonts w:hint="eastAsia"/>
          <w:sz w:val="21"/>
        </w:rPr>
        <w:t xml:space="preserve"> </w:t>
      </w:r>
      <w:r w:rsidRPr="009D3592">
        <w:rPr>
          <w:rFonts w:hint="eastAsia"/>
          <w:sz w:val="21"/>
        </w:rPr>
        <w:t>经过剪枝后的子图树</w:t>
      </w:r>
    </w:p>
    <w:p w:rsidR="0043772B" w:rsidRDefault="00987BFD" w:rsidP="009D3592">
      <w:pPr>
        <w:pStyle w:val="a3"/>
        <w:spacing w:line="288" w:lineRule="auto"/>
        <w:ind w:firstLine="468"/>
      </w:pPr>
      <w:r>
        <w:rPr>
          <w:rFonts w:hint="eastAsia"/>
        </w:rPr>
        <w:t>综上所述，</w:t>
      </w:r>
      <w:r w:rsidRPr="003A1E7F">
        <w:rPr>
          <w:rFonts w:hint="eastAsia"/>
        </w:rPr>
        <w:t>STPA_</w:t>
      </w:r>
      <w:r>
        <w:rPr>
          <w:rFonts w:hint="eastAsia"/>
        </w:rPr>
        <w:t>FCP</w:t>
      </w:r>
      <w:r>
        <w:rPr>
          <w:rFonts w:hint="eastAsia"/>
        </w:rPr>
        <w:t>算法的伪代码可以表示如下：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4D3828" w:rsidRPr="005A05F9">
        <w:tc>
          <w:tcPr>
            <w:tcW w:w="8522" w:type="dxa"/>
            <w:shd w:val="clear" w:color="auto" w:fill="D9D9D9"/>
            <w:vAlign w:val="center"/>
          </w:tcPr>
          <w:p w:rsidR="004D3828" w:rsidRPr="00327708" w:rsidRDefault="004D3828" w:rsidP="009D3592">
            <w:pPr>
              <w:spacing w:line="288" w:lineRule="auto"/>
              <w:jc w:val="both"/>
              <w:rPr>
                <w:rFonts w:ascii="宋体" w:hAnsi="宋体"/>
                <w:b/>
              </w:rPr>
            </w:pPr>
            <w:r w:rsidRPr="00327708">
              <w:rPr>
                <w:rFonts w:ascii="宋体" w:hAnsi="宋体" w:hint="eastAsia"/>
                <w:b/>
              </w:rPr>
              <w:t>算法3-</w:t>
            </w:r>
            <w:r w:rsidR="006E0DFE">
              <w:rPr>
                <w:rFonts w:ascii="宋体" w:hAnsi="宋体" w:hint="eastAsia"/>
                <w:b/>
              </w:rPr>
              <w:t>3</w:t>
            </w:r>
            <w:r w:rsidRPr="00327708">
              <w:rPr>
                <w:rFonts w:ascii="宋体" w:hAnsi="宋体" w:hint="eastAsia"/>
                <w:b/>
              </w:rPr>
              <w:t xml:space="preserve">. </w:t>
            </w:r>
            <w:r w:rsidR="008F248D" w:rsidRPr="008F248D">
              <w:rPr>
                <w:rFonts w:ascii="宋体" w:hAnsi="宋体" w:hint="eastAsia"/>
              </w:rPr>
              <w:t>基于割集的状态树剪枝算法STPA_FCP</w:t>
            </w:r>
          </w:p>
        </w:tc>
      </w:tr>
      <w:tr w:rsidR="004D3828" w:rsidRPr="005A05F9">
        <w:tc>
          <w:tcPr>
            <w:tcW w:w="8522" w:type="dxa"/>
            <w:vAlign w:val="center"/>
          </w:tcPr>
          <w:p w:rsidR="004D3828" w:rsidRDefault="004D3828" w:rsidP="009D3592">
            <w:pPr>
              <w:tabs>
                <w:tab w:val="left" w:pos="1200"/>
              </w:tabs>
              <w:spacing w:beforeLines="20" w:before="65" w:afterLines="20" w:after="65" w:line="288" w:lineRule="auto"/>
              <w:jc w:val="both"/>
            </w:pPr>
            <w:r w:rsidRPr="005A12A7">
              <w:rPr>
                <w:rFonts w:hint="eastAsia"/>
                <w:b/>
              </w:rPr>
              <w:t>输入</w:t>
            </w:r>
            <w:r>
              <w:rPr>
                <w:rFonts w:hint="eastAsia"/>
              </w:rPr>
              <w:t>：</w:t>
            </w:r>
            <w:r w:rsidR="00033DDE" w:rsidRPr="00033DDE">
              <w:rPr>
                <w:rFonts w:hint="eastAsia"/>
              </w:rPr>
              <w:t>割集边</w:t>
            </w:r>
            <w:r w:rsidR="00033DDE" w:rsidRPr="00033DDE">
              <w:rPr>
                <w:rFonts w:hint="eastAsia"/>
              </w:rPr>
              <w:t>CutSet</w:t>
            </w:r>
            <w:r w:rsidR="00033DDE" w:rsidRPr="00033DDE">
              <w:rPr>
                <w:rFonts w:hint="eastAsia"/>
              </w:rPr>
              <w:t>，子图区间树</w:t>
            </w:r>
            <w:r w:rsidR="00033DDE" w:rsidRPr="00033DDE">
              <w:rPr>
                <w:rFonts w:hint="eastAsia"/>
              </w:rPr>
              <w:t>root</w:t>
            </w:r>
            <w:r w:rsidR="00033DDE" w:rsidRPr="00033DDE">
              <w:rPr>
                <w:rFonts w:hint="eastAsia"/>
              </w:rPr>
              <w:t>，不确定图</w:t>
            </w:r>
            <w:r w:rsidR="00033DDE" w:rsidRPr="00033DDE">
              <w:rPr>
                <w:rFonts w:hint="eastAsia"/>
              </w:rPr>
              <w:t>G</w:t>
            </w:r>
            <w:r w:rsidR="00033DDE" w:rsidRPr="00033DDE">
              <w:rPr>
                <w:rFonts w:hint="eastAsia"/>
              </w:rPr>
              <w:t>，源点</w:t>
            </w:r>
            <w:r w:rsidR="00033DDE" w:rsidRPr="00033DDE">
              <w:rPr>
                <w:rFonts w:hint="eastAsia"/>
              </w:rPr>
              <w:t>source</w:t>
            </w:r>
            <w:r w:rsidR="00033DDE" w:rsidRPr="00033DDE">
              <w:rPr>
                <w:rFonts w:hint="eastAsia"/>
              </w:rPr>
              <w:t>，汇点</w:t>
            </w:r>
            <w:r w:rsidR="00033DDE" w:rsidRPr="00033DDE">
              <w:rPr>
                <w:rFonts w:hint="eastAsia"/>
              </w:rPr>
              <w:t>sink</w:t>
            </w:r>
            <w:r w:rsidR="00033DDE" w:rsidRPr="00033DDE">
              <w:rPr>
                <w:rFonts w:hint="eastAsia"/>
              </w:rPr>
              <w:t>，移除边</w:t>
            </w:r>
            <w:r w:rsidR="00033DDE" w:rsidRPr="00033DDE">
              <w:rPr>
                <w:rFonts w:hint="eastAsia"/>
              </w:rPr>
              <w:t>e</w:t>
            </w:r>
          </w:p>
          <w:p w:rsidR="007A628E" w:rsidRDefault="007A628E" w:rsidP="009D3592">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2. push root in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4.     if the cut edge</w:t>
            </w:r>
            <w:r>
              <w:rPr>
                <w:rFonts w:hint="eastAsia"/>
              </w:rPr>
              <w:t>’</w:t>
            </w:r>
            <w:r>
              <w:rPr>
                <w:rFonts w:hint="eastAsia"/>
              </w:rPr>
              <w:t>s position is 0 then move out C</w:t>
            </w:r>
            <w:r>
              <w:rPr>
                <w:rFonts w:hint="eastAsia"/>
              </w:rPr>
              <w:t>；</w:t>
            </w:r>
          </w:p>
          <w:p w:rsidR="007A628E" w:rsidRDefault="007A628E" w:rsidP="009D3592">
            <w:pPr>
              <w:tabs>
                <w:tab w:val="left" w:pos="1200"/>
              </w:tabs>
              <w:spacing w:beforeLines="20" w:before="65" w:afterLines="20" w:after="65" w:line="288" w:lineRule="auto"/>
              <w:jc w:val="both"/>
            </w:pPr>
            <w:r>
              <w:t>5.     Else if C’s lower bound graph satisfy Fmax then keep C</w:t>
            </w:r>
          </w:p>
          <w:p w:rsidR="007A628E" w:rsidRDefault="007A628E" w:rsidP="009D3592">
            <w:pPr>
              <w:tabs>
                <w:tab w:val="left" w:pos="1200"/>
              </w:tabs>
              <w:spacing w:beforeLines="20" w:before="65" w:afterLines="20" w:after="65" w:line="288" w:lineRule="auto"/>
              <w:ind w:firstLine="468"/>
              <w:jc w:val="both"/>
            </w:pPr>
            <w:r>
              <w:rPr>
                <w:rFonts w:hint="eastAsia"/>
              </w:rPr>
              <w:lastRenderedPageBreak/>
              <w:t>6.     If C</w:t>
            </w:r>
            <w:r>
              <w:rPr>
                <w:rFonts w:hint="eastAsia"/>
              </w:rPr>
              <w:t>’</w:t>
            </w:r>
            <w:r>
              <w:rPr>
                <w:rFonts w:hint="eastAsia"/>
              </w:rPr>
              <w:t>s upper bound graph not satisfy Fmax then move out C</w:t>
            </w:r>
            <w:r>
              <w:rPr>
                <w:rFonts w:hint="eastAsia"/>
              </w:rPr>
              <w:t>；</w:t>
            </w:r>
          </w:p>
          <w:p w:rsidR="007A628E" w:rsidRDefault="007A628E" w:rsidP="009D3592">
            <w:pPr>
              <w:tabs>
                <w:tab w:val="left" w:pos="1200"/>
              </w:tabs>
              <w:spacing w:beforeLines="20" w:before="65" w:afterLines="20" w:after="65" w:line="288" w:lineRule="auto"/>
              <w:ind w:firstLine="468"/>
              <w:jc w:val="both"/>
            </w:pPr>
            <w:r>
              <w:rPr>
                <w:rFonts w:hint="eastAsia"/>
              </w:rPr>
              <w:t>7.     If C</w:t>
            </w:r>
            <w:r>
              <w:rPr>
                <w:rFonts w:hint="eastAsia"/>
              </w:rPr>
              <w:t>’</w:t>
            </w:r>
            <w:r>
              <w:rPr>
                <w:rFonts w:hint="eastAsia"/>
              </w:rPr>
              <w:t>s lower bound graph not satisfy Fmax</w:t>
            </w:r>
            <w:r>
              <w:rPr>
                <w:rFonts w:hint="eastAsia"/>
              </w:rPr>
              <w:t>，</w:t>
            </w:r>
            <w:r>
              <w:rPr>
                <w:rFonts w:hint="eastAsia"/>
              </w:rPr>
              <w:t>but upper bound graph satisfy Fmax then divide C</w:t>
            </w:r>
          </w:p>
          <w:p w:rsidR="007A628E" w:rsidRPr="00947414" w:rsidRDefault="007A628E" w:rsidP="009D3592">
            <w:pPr>
              <w:tabs>
                <w:tab w:val="left" w:pos="1200"/>
              </w:tabs>
              <w:spacing w:beforeLines="20" w:before="65" w:afterLines="20" w:after="65" w:line="288" w:lineRule="auto"/>
              <w:ind w:firstLine="468"/>
              <w:jc w:val="both"/>
            </w:pPr>
            <w:r>
              <w:t>8. Return all graph that satisfy Fmax after G move edge e</w:t>
            </w:r>
          </w:p>
          <w:p w:rsidR="004D3828" w:rsidRPr="00F30E09" w:rsidRDefault="004D3828" w:rsidP="009D3592">
            <w:pPr>
              <w:tabs>
                <w:tab w:val="left" w:pos="1200"/>
              </w:tabs>
              <w:spacing w:beforeLines="20" w:before="65" w:afterLines="20" w:after="65" w:line="288" w:lineRule="auto"/>
              <w:ind w:firstLine="470"/>
              <w:jc w:val="both"/>
            </w:pPr>
            <w:r w:rsidRPr="005A12A7">
              <w:rPr>
                <w:rFonts w:hint="eastAsia"/>
                <w:b/>
              </w:rPr>
              <w:t>输出</w:t>
            </w:r>
            <w:r>
              <w:rPr>
                <w:rFonts w:hint="eastAsia"/>
              </w:rPr>
              <w:t>：</w:t>
            </w:r>
            <w:r w:rsidR="007A628E" w:rsidRPr="007A628E">
              <w:rPr>
                <w:rFonts w:hint="eastAsia"/>
              </w:rPr>
              <w:t>不确定图</w:t>
            </w:r>
            <w:r w:rsidR="007A628E" w:rsidRPr="007A628E">
              <w:rPr>
                <w:rFonts w:hint="eastAsia"/>
              </w:rPr>
              <w:t>G</w:t>
            </w:r>
            <w:r w:rsidR="007A628E" w:rsidRPr="007A628E">
              <w:rPr>
                <w:rFonts w:hint="eastAsia"/>
              </w:rPr>
              <w:t>在移除边</w:t>
            </w:r>
            <w:r w:rsidR="007A628E" w:rsidRPr="007A628E">
              <w:rPr>
                <w:rFonts w:hint="eastAsia"/>
              </w:rPr>
              <w:t>e</w:t>
            </w:r>
            <w:r w:rsidR="007A628E" w:rsidRPr="007A628E">
              <w:rPr>
                <w:rFonts w:hint="eastAsia"/>
              </w:rPr>
              <w:t>之后所有能够满足最大流的子图集合</w:t>
            </w:r>
            <w:r w:rsidR="007A628E" w:rsidRPr="007A628E">
              <w:rPr>
                <w:rFonts w:hint="eastAsia"/>
              </w:rPr>
              <w:t>set</w:t>
            </w:r>
            <w:r w:rsidRPr="00F30E09">
              <w:t xml:space="preserve"> </w:t>
            </w:r>
          </w:p>
        </w:tc>
      </w:tr>
    </w:tbl>
    <w:p w:rsidR="004C241A" w:rsidRDefault="00986F09" w:rsidP="003610BD">
      <w:pPr>
        <w:pStyle w:val="31"/>
      </w:pPr>
      <w:bookmarkStart w:id="73" w:name="_Toc449617160"/>
      <w:r>
        <w:rPr>
          <w:rFonts w:hint="eastAsia"/>
        </w:rPr>
        <w:lastRenderedPageBreak/>
        <w:t xml:space="preserve">3.3.3 </w:t>
      </w:r>
      <w:r w:rsidR="004C241A" w:rsidRPr="00237FB3">
        <w:rPr>
          <w:rFonts w:hint="eastAsia"/>
        </w:rPr>
        <w:t>B</w:t>
      </w:r>
      <w:r w:rsidR="004C241A" w:rsidRPr="00237FB3">
        <w:rPr>
          <w:rFonts w:hint="eastAsia"/>
        </w:rPr>
        <w:t>类边</w:t>
      </w:r>
      <w:r w:rsidR="00DF2F4F">
        <w:rPr>
          <w:rFonts w:hint="eastAsia"/>
        </w:rPr>
        <w:t>搜索算法</w:t>
      </w:r>
      <w:r w:rsidR="00766853">
        <w:rPr>
          <w:rFonts w:hint="eastAsia"/>
        </w:rPr>
        <w:t>B</w:t>
      </w:r>
      <w:r w:rsidR="00766853" w:rsidRPr="003A1E7F">
        <w:rPr>
          <w:rFonts w:hint="eastAsia"/>
        </w:rPr>
        <w:t>SA</w:t>
      </w:r>
      <w:r w:rsidR="00766853">
        <w:rPr>
          <w:rFonts w:hint="eastAsia"/>
        </w:rPr>
        <w:t>_FCP</w:t>
      </w:r>
      <w:bookmarkEnd w:id="73"/>
    </w:p>
    <w:p w:rsidR="004C241A" w:rsidRDefault="004C241A" w:rsidP="005000A5">
      <w:pPr>
        <w:pStyle w:val="a3"/>
        <w:spacing w:line="288" w:lineRule="auto"/>
        <w:ind w:firstLine="468"/>
      </w:pPr>
      <w:r>
        <w:rPr>
          <w:rFonts w:hint="eastAsia"/>
        </w:rPr>
        <w:t>对于</w:t>
      </w:r>
      <w:r>
        <w:rPr>
          <w:rFonts w:hint="eastAsia"/>
        </w:rPr>
        <w:t>B</w:t>
      </w:r>
      <w:r>
        <w:rPr>
          <w:rFonts w:hint="eastAsia"/>
        </w:rPr>
        <w:t>类边，同样由推论</w:t>
      </w:r>
      <w:r w:rsidR="00574066">
        <w:rPr>
          <w:rFonts w:hint="eastAsia"/>
        </w:rPr>
        <w:t>3-</w:t>
      </w:r>
      <w:r w:rsidR="008B6C7B">
        <w:rPr>
          <w:rFonts w:hint="eastAsia"/>
        </w:rPr>
        <w:t>2</w:t>
      </w:r>
      <w:r>
        <w:rPr>
          <w:rFonts w:hint="eastAsia"/>
        </w:rPr>
        <w:t>可以知道，断掉</w:t>
      </w:r>
      <w:r>
        <w:rPr>
          <w:rFonts w:hint="eastAsia"/>
        </w:rPr>
        <w:t>B</w:t>
      </w:r>
      <w:r w:rsidR="00A91EE5">
        <w:rPr>
          <w:rFonts w:hint="eastAsia"/>
        </w:rPr>
        <w:t>类边，流量不会减少，此时的重点在于计算剩余的不确定图的</w:t>
      </w:r>
      <w:r>
        <w:rPr>
          <w:rFonts w:hint="eastAsia"/>
        </w:rPr>
        <w:t>容量可靠性。为了计算移除</w:t>
      </w:r>
      <w:r>
        <w:rPr>
          <w:rFonts w:hint="eastAsia"/>
        </w:rPr>
        <w:t>B</w:t>
      </w:r>
      <w:r>
        <w:rPr>
          <w:rFonts w:hint="eastAsia"/>
        </w:rPr>
        <w:t>边之后的容量可靠性，主要是计算移除</w:t>
      </w:r>
      <w:r>
        <w:rPr>
          <w:rFonts w:hint="eastAsia"/>
        </w:rPr>
        <w:t>B</w:t>
      </w:r>
      <w:r>
        <w:rPr>
          <w:rFonts w:hint="eastAsia"/>
        </w:rPr>
        <w:t>边，原有</w:t>
      </w:r>
      <w:r w:rsidRPr="00944FB2">
        <w:rPr>
          <w:rFonts w:hint="eastAsia"/>
        </w:rPr>
        <w:t>只满足最大流的状态划分树</w:t>
      </w:r>
      <w:r w:rsidRPr="00944FB2">
        <w:rPr>
          <w:rFonts w:hint="eastAsia"/>
        </w:rPr>
        <w:t>MaxFlow-State-Tree</w:t>
      </w:r>
      <w:r>
        <w:rPr>
          <w:rFonts w:hint="eastAsia"/>
        </w:rPr>
        <w:t>中还剩哪些满足最大流的子图</w:t>
      </w:r>
      <w:r w:rsidR="00D471D5">
        <w:rPr>
          <w:rFonts w:hint="eastAsia"/>
        </w:rPr>
        <w:t>，换言之，就是要移除不能满足最大流子图，且不能存在重复的子图。本章</w:t>
      </w:r>
      <w:r>
        <w:rPr>
          <w:rFonts w:hint="eastAsia"/>
        </w:rPr>
        <w:t>提出算法</w:t>
      </w:r>
      <w:r w:rsidR="00630A2E">
        <w:rPr>
          <w:rFonts w:hint="eastAsia"/>
        </w:rPr>
        <w:t>B</w:t>
      </w:r>
      <w:r w:rsidR="00630A2E" w:rsidRPr="003A1E7F">
        <w:rPr>
          <w:rFonts w:hint="eastAsia"/>
        </w:rPr>
        <w:t>SA</w:t>
      </w:r>
      <w:r w:rsidR="00630A2E">
        <w:rPr>
          <w:rFonts w:hint="eastAsia"/>
        </w:rPr>
        <w:t>_FCP</w:t>
      </w:r>
      <w:r>
        <w:rPr>
          <w:rFonts w:hint="eastAsia"/>
        </w:rPr>
        <w:t>（</w:t>
      </w:r>
      <w:r w:rsidR="00860697">
        <w:rPr>
          <w:rFonts w:hint="eastAsia"/>
        </w:rPr>
        <w:t>B Class Edge S</w:t>
      </w:r>
      <w:r w:rsidR="00860697" w:rsidRPr="005F72D8">
        <w:t>earch</w:t>
      </w:r>
      <w:r w:rsidR="00860697">
        <w:rPr>
          <w:rFonts w:hint="eastAsia"/>
        </w:rPr>
        <w:t xml:space="preserve"> A</w:t>
      </w:r>
      <w:r w:rsidR="00860697" w:rsidRPr="00355F97">
        <w:t>lgorithm</w:t>
      </w:r>
      <w:r w:rsidR="00860697">
        <w:rPr>
          <w:rFonts w:hint="eastAsia"/>
        </w:rPr>
        <w:t xml:space="preserve"> with Flow and Content P</w:t>
      </w:r>
      <w:r w:rsidR="00860697" w:rsidRPr="00DF33EC">
        <w:t>robability</w:t>
      </w:r>
      <w:r>
        <w:rPr>
          <w:rFonts w:hint="eastAsia"/>
        </w:rPr>
        <w:t>），用于计算获取</w:t>
      </w:r>
      <w:r>
        <w:rPr>
          <w:rFonts w:hint="eastAsia"/>
        </w:rPr>
        <w:t>B</w:t>
      </w:r>
      <w:r>
        <w:rPr>
          <w:rFonts w:hint="eastAsia"/>
        </w:rPr>
        <w:t>边移除之后，依然能够满足最大流的所有子图。该算法步骤如下：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D4515" w:rsidRPr="005A05F9">
        <w:tc>
          <w:tcPr>
            <w:tcW w:w="8522" w:type="dxa"/>
            <w:shd w:val="clear" w:color="auto" w:fill="D9D9D9"/>
            <w:vAlign w:val="center"/>
          </w:tcPr>
          <w:p w:rsidR="00AD4515" w:rsidRPr="00327708" w:rsidRDefault="00AD4515" w:rsidP="005000A5">
            <w:pPr>
              <w:spacing w:line="288" w:lineRule="auto"/>
              <w:jc w:val="both"/>
              <w:rPr>
                <w:rFonts w:ascii="宋体" w:hAnsi="宋体"/>
                <w:b/>
              </w:rPr>
            </w:pPr>
            <w:r w:rsidRPr="00327708">
              <w:rPr>
                <w:rFonts w:ascii="宋体" w:hAnsi="宋体" w:hint="eastAsia"/>
                <w:b/>
              </w:rPr>
              <w:t>算法3-</w:t>
            </w:r>
            <w:r w:rsidR="000308DA">
              <w:rPr>
                <w:rFonts w:ascii="宋体" w:hAnsi="宋体" w:hint="eastAsia"/>
                <w:b/>
              </w:rPr>
              <w:t>4</w:t>
            </w:r>
            <w:r w:rsidRPr="00327708">
              <w:rPr>
                <w:rFonts w:ascii="宋体" w:hAnsi="宋体" w:hint="eastAsia"/>
                <w:b/>
              </w:rPr>
              <w:t xml:space="preserve">. </w:t>
            </w:r>
            <w:r w:rsidR="00604FBF" w:rsidRPr="00604FBF">
              <w:rPr>
                <w:rFonts w:ascii="宋体" w:hAnsi="宋体" w:hint="eastAsia"/>
              </w:rPr>
              <w:t>B类边搜索算法BSA_FCP</w:t>
            </w:r>
          </w:p>
        </w:tc>
      </w:tr>
      <w:tr w:rsidR="00AD4515" w:rsidRPr="005A05F9">
        <w:tc>
          <w:tcPr>
            <w:tcW w:w="8522" w:type="dxa"/>
            <w:vAlign w:val="center"/>
          </w:tcPr>
          <w:p w:rsidR="00AD4515" w:rsidRDefault="00AD4515" w:rsidP="005000A5">
            <w:pPr>
              <w:tabs>
                <w:tab w:val="left" w:pos="1200"/>
              </w:tabs>
              <w:spacing w:beforeLines="20" w:before="65" w:afterLines="20" w:after="65" w:line="288" w:lineRule="auto"/>
              <w:jc w:val="both"/>
            </w:pPr>
            <w:r w:rsidRPr="005A12A7">
              <w:rPr>
                <w:rFonts w:hint="eastAsia"/>
                <w:b/>
              </w:rPr>
              <w:t>输入</w:t>
            </w:r>
            <w:r>
              <w:rPr>
                <w:rFonts w:hint="eastAsia"/>
              </w:rPr>
              <w:t>：</w:t>
            </w:r>
            <w:r w:rsidR="00486AB1" w:rsidRPr="00486AB1">
              <w:rPr>
                <w:rFonts w:hint="eastAsia"/>
              </w:rPr>
              <w:t>满足最大流的状态划分树</w:t>
            </w:r>
            <w:r w:rsidR="00486AB1" w:rsidRPr="00486AB1">
              <w:rPr>
                <w:rFonts w:hint="eastAsia"/>
              </w:rPr>
              <w:t>MaxFlow-State-Tree</w:t>
            </w:r>
            <w:r w:rsidR="00486AB1" w:rsidRPr="00486AB1">
              <w:rPr>
                <w:rFonts w:hint="eastAsia"/>
              </w:rPr>
              <w:t>，移除边</w:t>
            </w:r>
            <w:r w:rsidR="00486AB1" w:rsidRPr="00486AB1">
              <w:rPr>
                <w:rFonts w:hint="eastAsia"/>
              </w:rPr>
              <w:t>e</w:t>
            </w:r>
          </w:p>
          <w:p w:rsidR="001F6252" w:rsidRDefault="001F6252" w:rsidP="005000A5">
            <w:pPr>
              <w:tabs>
                <w:tab w:val="left" w:pos="1200"/>
              </w:tabs>
              <w:spacing w:beforeLines="20" w:before="65" w:afterLines="20" w:after="65" w:line="288" w:lineRule="auto"/>
              <w:jc w:val="both"/>
            </w:pPr>
            <w:r>
              <w:t>1. For all leaf node in MaxFlow-State-Tree as C</w:t>
            </w:r>
          </w:p>
          <w:p w:rsidR="001F6252" w:rsidRDefault="001F6252" w:rsidP="005000A5">
            <w:pPr>
              <w:tabs>
                <w:tab w:val="left" w:pos="1200"/>
              </w:tabs>
              <w:spacing w:beforeLines="20" w:before="65" w:afterLines="20" w:after="65" w:line="288" w:lineRule="auto"/>
              <w:jc w:val="both"/>
            </w:pPr>
            <w:r>
              <w:rPr>
                <w:rFonts w:hint="eastAsia"/>
              </w:rPr>
              <w:t xml:space="preserve">2.     If the </w:t>
            </w:r>
            <w:bookmarkStart w:id="74" w:name="OLE_LINK14"/>
            <w:bookmarkStart w:id="75" w:name="OLE_LINK15"/>
            <w:r>
              <w:rPr>
                <w:rFonts w:hint="eastAsia"/>
              </w:rPr>
              <w:t>position</w:t>
            </w:r>
            <w:r w:rsidR="00B94945">
              <w:rPr>
                <w:rFonts w:hint="eastAsia"/>
              </w:rPr>
              <w:t xml:space="preserve"> of e</w:t>
            </w:r>
            <w:r>
              <w:rPr>
                <w:rFonts w:hint="eastAsia"/>
              </w:rPr>
              <w:t xml:space="preserve"> </w:t>
            </w:r>
            <w:bookmarkEnd w:id="74"/>
            <w:bookmarkEnd w:id="75"/>
            <w:r>
              <w:rPr>
                <w:rFonts w:hint="eastAsia"/>
              </w:rPr>
              <w:t>in C is 1</w:t>
            </w:r>
            <w:r>
              <w:rPr>
                <w:rFonts w:hint="eastAsia"/>
              </w:rPr>
              <w:t>，</w:t>
            </w:r>
            <w:r>
              <w:rPr>
                <w:rFonts w:hint="eastAsia"/>
              </w:rPr>
              <w:t>then move out C</w:t>
            </w:r>
            <w:r>
              <w:rPr>
                <w:rFonts w:hint="eastAsia"/>
              </w:rPr>
              <w:t>；</w:t>
            </w:r>
          </w:p>
          <w:p w:rsidR="001F6252" w:rsidRDefault="001F6252" w:rsidP="005000A5">
            <w:pPr>
              <w:tabs>
                <w:tab w:val="left" w:pos="1200"/>
              </w:tabs>
              <w:spacing w:beforeLines="20" w:before="65" w:afterLines="20" w:after="65" w:line="288" w:lineRule="auto"/>
              <w:jc w:val="both"/>
            </w:pPr>
            <w:r>
              <w:rPr>
                <w:rFonts w:hint="eastAsia"/>
              </w:rPr>
              <w:t xml:space="preserve">3.     If the </w:t>
            </w:r>
            <w:r w:rsidR="00EF6438">
              <w:rPr>
                <w:rFonts w:hint="eastAsia"/>
              </w:rPr>
              <w:t xml:space="preserve">position of e </w:t>
            </w:r>
            <w:r>
              <w:rPr>
                <w:rFonts w:hint="eastAsia"/>
              </w:rPr>
              <w:t>position in C is 0</w:t>
            </w:r>
            <w:r>
              <w:rPr>
                <w:rFonts w:hint="eastAsia"/>
              </w:rPr>
              <w:t>，</w:t>
            </w:r>
            <w:r>
              <w:rPr>
                <w:rFonts w:hint="eastAsia"/>
              </w:rPr>
              <w:t>then push C in set</w:t>
            </w:r>
            <w:r>
              <w:rPr>
                <w:rFonts w:hint="eastAsia"/>
              </w:rPr>
              <w:t>；</w:t>
            </w:r>
          </w:p>
          <w:p w:rsidR="001F6252" w:rsidRDefault="001F6252" w:rsidP="005000A5">
            <w:pPr>
              <w:tabs>
                <w:tab w:val="left" w:pos="1200"/>
              </w:tabs>
              <w:spacing w:beforeLines="20" w:before="65" w:afterLines="20" w:after="65" w:line="288" w:lineRule="auto"/>
              <w:jc w:val="both"/>
            </w:pPr>
            <w:r>
              <w:rPr>
                <w:rFonts w:hint="eastAsia"/>
              </w:rPr>
              <w:t xml:space="preserve">4.     If the </w:t>
            </w:r>
            <w:r w:rsidR="00EF6438">
              <w:rPr>
                <w:rFonts w:hint="eastAsia"/>
              </w:rPr>
              <w:t xml:space="preserve">position of e </w:t>
            </w:r>
            <w:r>
              <w:rPr>
                <w:rFonts w:hint="eastAsia"/>
              </w:rPr>
              <w:t>in C is X</w:t>
            </w:r>
            <w:r>
              <w:rPr>
                <w:rFonts w:hint="eastAsia"/>
              </w:rPr>
              <w:t>，</w:t>
            </w:r>
            <w:r>
              <w:rPr>
                <w:rFonts w:hint="eastAsia"/>
              </w:rPr>
              <w:t xml:space="preserve">then divide C to Ce=1 and Ce=0 and goto step </w:t>
            </w:r>
            <w:r>
              <w:rPr>
                <w:rFonts w:hint="eastAsia"/>
              </w:rPr>
              <w:t>（</w:t>
            </w:r>
            <w:r>
              <w:rPr>
                <w:rFonts w:hint="eastAsia"/>
              </w:rPr>
              <w:t>2</w:t>
            </w:r>
            <w:r>
              <w:rPr>
                <w:rFonts w:hint="eastAsia"/>
              </w:rPr>
              <w:t>）（</w:t>
            </w:r>
            <w:r>
              <w:rPr>
                <w:rFonts w:hint="eastAsia"/>
              </w:rPr>
              <w:t>3</w:t>
            </w:r>
            <w:r>
              <w:rPr>
                <w:rFonts w:hint="eastAsia"/>
              </w:rPr>
              <w:t>）；</w:t>
            </w:r>
          </w:p>
          <w:p w:rsidR="001F6252" w:rsidRDefault="001F6252" w:rsidP="005000A5">
            <w:pPr>
              <w:tabs>
                <w:tab w:val="left" w:pos="1200"/>
              </w:tabs>
              <w:spacing w:beforeLines="20" w:before="65" w:afterLines="20" w:after="65" w:line="288" w:lineRule="auto"/>
              <w:jc w:val="both"/>
            </w:pPr>
            <w:r>
              <w:rPr>
                <w:rFonts w:hint="eastAsia"/>
              </w:rPr>
              <w:t>5. Until MaxFlow-State-Tree is all be searched</w:t>
            </w:r>
            <w:r>
              <w:rPr>
                <w:rFonts w:hint="eastAsia"/>
              </w:rPr>
              <w:t>，</w:t>
            </w:r>
            <w:r>
              <w:rPr>
                <w:rFonts w:hint="eastAsia"/>
              </w:rPr>
              <w:t>then return set.</w:t>
            </w:r>
          </w:p>
          <w:p w:rsidR="00AD4515" w:rsidRPr="00F30E09" w:rsidRDefault="00AD4515" w:rsidP="005000A5">
            <w:pPr>
              <w:tabs>
                <w:tab w:val="left" w:pos="1200"/>
              </w:tabs>
              <w:spacing w:beforeLines="20" w:before="65" w:afterLines="20" w:after="65" w:line="288" w:lineRule="auto"/>
              <w:jc w:val="both"/>
            </w:pPr>
            <w:r w:rsidRPr="005A12A7">
              <w:rPr>
                <w:rFonts w:hint="eastAsia"/>
                <w:b/>
              </w:rPr>
              <w:t>输出</w:t>
            </w:r>
            <w:r>
              <w:rPr>
                <w:rFonts w:hint="eastAsia"/>
              </w:rPr>
              <w:t>：</w:t>
            </w:r>
            <w:r w:rsidR="00E7419D" w:rsidRPr="00E7419D">
              <w:rPr>
                <w:rFonts w:hint="eastAsia"/>
              </w:rPr>
              <w:t>移除</w:t>
            </w:r>
            <w:r w:rsidR="00E7419D" w:rsidRPr="00E7419D">
              <w:rPr>
                <w:rFonts w:hint="eastAsia"/>
              </w:rPr>
              <w:t>e</w:t>
            </w:r>
            <w:r w:rsidR="00E7419D" w:rsidRPr="00E7419D">
              <w:rPr>
                <w:rFonts w:hint="eastAsia"/>
              </w:rPr>
              <w:t>之后，不确定图依然满足最大流的所有子图集合</w:t>
            </w:r>
            <w:r w:rsidR="00E7419D" w:rsidRPr="00E7419D">
              <w:rPr>
                <w:rFonts w:hint="eastAsia"/>
              </w:rPr>
              <w:t>set</w:t>
            </w:r>
            <w:r w:rsidRPr="00F30E09">
              <w:t xml:space="preserve"> </w:t>
            </w:r>
          </w:p>
        </w:tc>
      </w:tr>
    </w:tbl>
    <w:p w:rsidR="004C241A" w:rsidRDefault="004C241A" w:rsidP="005000A5">
      <w:pPr>
        <w:pStyle w:val="a3"/>
        <w:spacing w:line="288" w:lineRule="auto"/>
        <w:ind w:firstLine="470"/>
      </w:pPr>
      <w:r w:rsidRPr="000B4490">
        <w:rPr>
          <w:rFonts w:hint="eastAsia"/>
          <w:b/>
        </w:rPr>
        <w:t>证明</w:t>
      </w:r>
      <w:r w:rsidR="00131750">
        <w:rPr>
          <w:rFonts w:hint="eastAsia"/>
          <w:b/>
        </w:rPr>
        <w:t>3</w:t>
      </w:r>
      <w:r w:rsidR="00240D3B">
        <w:rPr>
          <w:rFonts w:hint="eastAsia"/>
          <w:b/>
        </w:rPr>
        <w:t>-4</w:t>
      </w:r>
      <w:r w:rsidR="00C159FA">
        <w:rPr>
          <w:rFonts w:hint="eastAsia"/>
        </w:rPr>
        <w:t>.</w:t>
      </w:r>
      <w:r w:rsidR="00E35FDE">
        <w:rPr>
          <w:rFonts w:hint="eastAsia"/>
        </w:rPr>
        <w:t xml:space="preserve"> </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r>
        <w:rPr>
          <w:rFonts w:hint="eastAsia"/>
        </w:rPr>
        <w:t>类边定义，存在一个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4C241A" w:rsidRDefault="004C241A" w:rsidP="005000A5">
      <w:pPr>
        <w:pStyle w:val="a3"/>
        <w:spacing w:line="288" w:lineRule="auto"/>
        <w:ind w:firstLine="46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4C241A" w:rsidRDefault="004C241A" w:rsidP="005000A5">
      <w:pPr>
        <w:pStyle w:val="a3"/>
        <w:spacing w:line="288" w:lineRule="auto"/>
        <w:ind w:firstLine="46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4C241A" w:rsidRPr="00672FF8" w:rsidRDefault="004C241A" w:rsidP="005000A5">
      <w:pPr>
        <w:pStyle w:val="a3"/>
        <w:spacing w:line="288" w:lineRule="auto"/>
        <w:ind w:firstLine="46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，则必存在一个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4C241A" w:rsidRDefault="004C241A" w:rsidP="005000A5">
      <w:pPr>
        <w:pStyle w:val="a3"/>
        <w:spacing w:line="288" w:lineRule="auto"/>
        <w:ind w:firstLine="468"/>
      </w:pPr>
      <w:r>
        <w:rPr>
          <w:rFonts w:hint="eastAsia"/>
        </w:rPr>
        <w:lastRenderedPageBreak/>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4C241A" w:rsidRDefault="004C241A" w:rsidP="005000A5">
      <w:pPr>
        <w:pStyle w:val="a3"/>
        <w:spacing w:line="288" w:lineRule="auto"/>
        <w:ind w:firstLine="468"/>
      </w:pPr>
      <w:r>
        <w:rPr>
          <w:rFonts w:hint="eastAsia"/>
        </w:rPr>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4C241A" w:rsidRDefault="004C241A" w:rsidP="005000A5">
      <w:pPr>
        <w:pStyle w:val="a3"/>
        <w:spacing w:line="288" w:lineRule="auto"/>
        <w:ind w:firstLine="468"/>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4C241A" w:rsidRPr="007441F5" w:rsidRDefault="004C241A" w:rsidP="005000A5">
      <w:pPr>
        <w:pStyle w:val="a3"/>
        <w:spacing w:line="288" w:lineRule="auto"/>
        <w:ind w:firstLine="468"/>
      </w:pPr>
      <w:r>
        <w:rPr>
          <w:rFonts w:hint="eastAsia"/>
        </w:rPr>
        <w:t>的证。</w:t>
      </w:r>
    </w:p>
    <w:p w:rsidR="004C241A" w:rsidRDefault="005F4FC4" w:rsidP="005000A5">
      <w:pPr>
        <w:pStyle w:val="a3"/>
        <w:spacing w:line="288" w:lineRule="auto"/>
        <w:ind w:firstLine="470"/>
      </w:pPr>
      <w:r>
        <w:rPr>
          <w:rFonts w:hint="eastAsia"/>
          <w:b/>
        </w:rPr>
        <w:t>实例</w:t>
      </w:r>
      <w:r>
        <w:rPr>
          <w:rFonts w:hint="eastAsia"/>
          <w:b/>
        </w:rPr>
        <w:t xml:space="preserve">3-7. </w:t>
      </w:r>
      <w:r w:rsidR="00E22CDF" w:rsidRPr="00E22CDF">
        <w:rPr>
          <w:rFonts w:hint="eastAsia"/>
        </w:rPr>
        <w:t>对于</w:t>
      </w:r>
      <w:r w:rsidR="004C241A">
        <w:rPr>
          <w:rFonts w:hint="eastAsia"/>
        </w:rPr>
        <w:t>如图</w:t>
      </w:r>
      <w:r w:rsidR="00E22CDF">
        <w:rPr>
          <w:rFonts w:hint="eastAsia"/>
        </w:rPr>
        <w:t>2-</w:t>
      </w:r>
      <w:r w:rsidR="006153E3">
        <w:rPr>
          <w:rFonts w:hint="eastAsia"/>
        </w:rPr>
        <w:t>3</w:t>
      </w:r>
      <w:r w:rsidR="004C241A">
        <w:rPr>
          <w:rFonts w:hint="eastAsia"/>
        </w:rPr>
        <w:t>中的不确定图</w:t>
      </w:r>
      <w:r w:rsidR="004C241A">
        <w:rPr>
          <w:rFonts w:hint="eastAsia"/>
        </w:rPr>
        <w:t>G</w:t>
      </w:r>
      <w:r w:rsidR="004C241A">
        <w:rPr>
          <w:rFonts w:hint="eastAsia"/>
        </w:rPr>
        <w:t>，经过状态划分获取满足最大流的子图区间有两个，分别是</w:t>
      </w:r>
      <w:r w:rsidR="004C241A">
        <w:rPr>
          <w:rFonts w:hint="eastAsia"/>
        </w:rPr>
        <w:t>11x11</w:t>
      </w:r>
      <w:r w:rsidR="004C241A">
        <w:rPr>
          <w:rFonts w:hint="eastAsia"/>
        </w:rPr>
        <w:t>和</w:t>
      </w:r>
      <w:r w:rsidR="004C241A">
        <w:rPr>
          <w:rFonts w:hint="eastAsia"/>
        </w:rPr>
        <w:t>11101</w:t>
      </w:r>
      <w:r w:rsidR="004C241A">
        <w:rPr>
          <w:rFonts w:hint="eastAsia"/>
        </w:rPr>
        <w:t>，</w:t>
      </w:r>
      <w:r w:rsidR="004C241A">
        <w:rPr>
          <w:rFonts w:hint="eastAsia"/>
        </w:rPr>
        <w:t>e</w:t>
      </w:r>
      <w:r w:rsidR="004C241A" w:rsidRPr="00560204">
        <w:rPr>
          <w:rFonts w:hint="eastAsia"/>
          <w:vertAlign w:val="subscript"/>
        </w:rPr>
        <w:t>3</w:t>
      </w:r>
      <w:r w:rsidR="004C241A">
        <w:rPr>
          <w:rFonts w:hint="eastAsia"/>
        </w:rPr>
        <w:t>是一个</w:t>
      </w:r>
      <w:r w:rsidR="004C241A">
        <w:rPr>
          <w:rFonts w:hint="eastAsia"/>
        </w:rPr>
        <w:t>B</w:t>
      </w:r>
      <w:r w:rsidR="004C241A">
        <w:rPr>
          <w:rFonts w:hint="eastAsia"/>
        </w:rPr>
        <w:t>边，根据以上规则，</w:t>
      </w:r>
      <w:r w:rsidR="004C241A">
        <w:rPr>
          <w:rFonts w:hint="eastAsia"/>
        </w:rPr>
        <w:t>11x11</w:t>
      </w:r>
      <w:r w:rsidR="004C241A">
        <w:rPr>
          <w:rFonts w:hint="eastAsia"/>
        </w:rPr>
        <w:t>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x</w:t>
      </w:r>
      <w:r w:rsidR="004C241A">
        <w:rPr>
          <w:rFonts w:hint="eastAsia"/>
        </w:rPr>
        <w:t>，可以分为</w:t>
      </w:r>
      <w:r w:rsidR="004C241A">
        <w:rPr>
          <w:rFonts w:hint="eastAsia"/>
        </w:rPr>
        <w:t>11111</w:t>
      </w:r>
      <w:r w:rsidR="004C241A">
        <w:rPr>
          <w:rFonts w:hint="eastAsia"/>
        </w:rPr>
        <w:t>和</w:t>
      </w:r>
      <w:r w:rsidR="004C241A">
        <w:rPr>
          <w:rFonts w:hint="eastAsia"/>
        </w:rPr>
        <w:t>11011</w:t>
      </w:r>
      <w:r w:rsidR="004C241A">
        <w:rPr>
          <w:rFonts w:hint="eastAsia"/>
        </w:rPr>
        <w:t>两个区间，因为</w:t>
      </w:r>
      <w:r w:rsidR="004C241A">
        <w:rPr>
          <w:rFonts w:hint="eastAsia"/>
        </w:rPr>
        <w:t>11111</w:t>
      </w:r>
      <w:r w:rsidR="004C241A">
        <w:rPr>
          <w:rFonts w:hint="eastAsia"/>
        </w:rPr>
        <w:t>和</w:t>
      </w:r>
      <w:r w:rsidR="004C241A">
        <w:rPr>
          <w:rFonts w:hint="eastAsia"/>
        </w:rPr>
        <w:t>11101</w:t>
      </w:r>
      <w:r w:rsidR="004C241A">
        <w:rPr>
          <w:rFonts w:hint="eastAsia"/>
        </w:rPr>
        <w:t>两个区间在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1</w:t>
      </w:r>
      <w:r w:rsidR="004C241A">
        <w:rPr>
          <w:rFonts w:hint="eastAsia"/>
        </w:rPr>
        <w:t>，所以舍去，而只保留区间</w:t>
      </w:r>
      <w:r w:rsidR="004C241A">
        <w:rPr>
          <w:rFonts w:hint="eastAsia"/>
        </w:rPr>
        <w:t>11011</w:t>
      </w:r>
      <w:r w:rsidR="004C241A">
        <w:rPr>
          <w:rFonts w:hint="eastAsia"/>
        </w:rPr>
        <w:t>。所以最终移除</w:t>
      </w:r>
      <w:r w:rsidR="004C241A">
        <w:rPr>
          <w:rFonts w:hint="eastAsia"/>
        </w:rPr>
        <w:t>e</w:t>
      </w:r>
      <w:r w:rsidR="004C241A" w:rsidRPr="006C0BD4">
        <w:rPr>
          <w:rFonts w:hint="eastAsia"/>
          <w:vertAlign w:val="subscript"/>
        </w:rPr>
        <w:t>3</w:t>
      </w:r>
      <w:r w:rsidR="004C241A">
        <w:rPr>
          <w:rFonts w:hint="eastAsia"/>
        </w:rPr>
        <w:t>之后，依然满足最大流的子图区间是</w:t>
      </w:r>
      <w:r w:rsidR="004C241A">
        <w:rPr>
          <w:rFonts w:hint="eastAsia"/>
        </w:rPr>
        <w:t>11011</w:t>
      </w:r>
      <w:r w:rsidR="004C241A">
        <w:rPr>
          <w:rFonts w:hint="eastAsia"/>
        </w:rPr>
        <w:t>。</w:t>
      </w:r>
    </w:p>
    <w:p w:rsidR="007A21C0" w:rsidRPr="004C241A" w:rsidRDefault="004C241A" w:rsidP="005000A5">
      <w:pPr>
        <w:pStyle w:val="a3"/>
        <w:spacing w:line="288" w:lineRule="auto"/>
        <w:ind w:firstLine="468"/>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00B82514">
        <w:rPr>
          <w:rFonts w:hint="eastAsia"/>
        </w:rPr>
        <w:t>3-3</w:t>
      </w:r>
      <w:r>
        <w:rPr>
          <w:rFonts w:hint="eastAsia"/>
        </w:rPr>
        <w:t>，</w:t>
      </w:r>
      <w:r w:rsidRPr="00927386">
        <w:rPr>
          <w:rFonts w:hint="eastAsia"/>
        </w:rPr>
        <w:t>其断掉不会影响</w:t>
      </w:r>
      <w:r w:rsidR="00491417">
        <w:rPr>
          <w:rFonts w:hint="eastAsia"/>
        </w:rPr>
        <w:t>不确定图的最大流和容量可靠性</w:t>
      </w:r>
      <w:r>
        <w:rPr>
          <w:rFonts w:hint="eastAsia"/>
        </w:rPr>
        <w:t>，</w:t>
      </w:r>
      <w:r w:rsidRPr="00927386">
        <w:rPr>
          <w:rFonts w:hint="eastAsia"/>
        </w:rPr>
        <w:t>也就是说</w:t>
      </w:r>
      <w:r w:rsidRPr="00927386">
        <w:rPr>
          <w:rFonts w:hint="eastAsia"/>
        </w:rPr>
        <w:t>C</w:t>
      </w:r>
      <w:r w:rsidRPr="00927386">
        <w:rPr>
          <w:rFonts w:hint="eastAsia"/>
        </w:rPr>
        <w:t>类边断掉不会对不确定图的状态照成任何的影响</w:t>
      </w:r>
      <w:r w:rsidR="00B13715">
        <w:rPr>
          <w:rFonts w:hint="eastAsia"/>
        </w:rPr>
        <w:t>，因此不需要计算。</w:t>
      </w:r>
    </w:p>
    <w:p w:rsidR="00B5662D" w:rsidRDefault="00986F09" w:rsidP="003610BD">
      <w:pPr>
        <w:pStyle w:val="31"/>
      </w:pPr>
      <w:bookmarkStart w:id="76" w:name="_Toc449617161"/>
      <w:r>
        <w:rPr>
          <w:rFonts w:hint="eastAsia"/>
        </w:rPr>
        <w:t xml:space="preserve">3.3.4 </w:t>
      </w:r>
      <w:r w:rsidR="00F80F4D">
        <w:rPr>
          <w:rFonts w:hint="eastAsia"/>
        </w:rPr>
        <w:t>算法</w:t>
      </w:r>
      <w:r w:rsidR="00B5662D">
        <w:rPr>
          <w:rFonts w:hint="eastAsia"/>
        </w:rPr>
        <w:t>复杂度分析</w:t>
      </w:r>
      <w:bookmarkEnd w:id="76"/>
    </w:p>
    <w:p w:rsidR="004C241A" w:rsidRDefault="00A60E02" w:rsidP="005000A5">
      <w:pPr>
        <w:pStyle w:val="a3"/>
        <w:spacing w:line="288" w:lineRule="auto"/>
        <w:ind w:firstLine="468"/>
      </w:pPr>
      <w:r>
        <w:rPr>
          <w:rFonts w:hint="eastAsia"/>
        </w:rPr>
        <w:t>根据推论</w:t>
      </w:r>
      <w:r>
        <w:rPr>
          <w:rFonts w:hint="eastAsia"/>
        </w:rPr>
        <w:t>3-3</w:t>
      </w:r>
      <w:r w:rsidR="004C241A">
        <w:rPr>
          <w:rFonts w:hint="eastAsia"/>
        </w:rPr>
        <w:t>，</w:t>
      </w:r>
      <w:r w:rsidR="004C241A">
        <w:rPr>
          <w:rFonts w:hint="eastAsia"/>
        </w:rPr>
        <w:t>C</w:t>
      </w:r>
      <w:r w:rsidR="004C241A">
        <w:rPr>
          <w:rFonts w:hint="eastAsia"/>
        </w:rPr>
        <w:t>类边移除之后不需要计算，直接使用原有</w:t>
      </w:r>
      <w:r w:rsidR="00D45941">
        <w:rPr>
          <w:rFonts w:hint="eastAsia"/>
        </w:rPr>
        <w:t>不确定图的最大流</w:t>
      </w:r>
      <w:r w:rsidR="004C241A">
        <w:rPr>
          <w:rFonts w:hint="eastAsia"/>
        </w:rPr>
        <w:t>和容量可靠性</w:t>
      </w:r>
      <w:r w:rsidR="008B1B9F">
        <w:rPr>
          <w:rFonts w:hint="eastAsia"/>
        </w:rPr>
        <w:t>即可</w:t>
      </w:r>
      <w:r w:rsidR="004C241A">
        <w:rPr>
          <w:rFonts w:hint="eastAsia"/>
        </w:rPr>
        <w:t>。</w:t>
      </w:r>
    </w:p>
    <w:p w:rsidR="004C241A" w:rsidRDefault="004C241A" w:rsidP="005000A5">
      <w:pPr>
        <w:pStyle w:val="a3"/>
        <w:spacing w:line="288" w:lineRule="auto"/>
        <w:ind w:firstLine="468"/>
      </w:pPr>
      <w:r>
        <w:rPr>
          <w:rFonts w:hint="eastAsia"/>
        </w:rPr>
        <w:t>基于以上处理方式，</w:t>
      </w:r>
      <w:r>
        <w:rPr>
          <w:rFonts w:hint="eastAsia"/>
        </w:rPr>
        <w:t>ICA</w:t>
      </w:r>
      <w:r w:rsidR="00E11B7B">
        <w:rPr>
          <w:rFonts w:hint="eastAsia"/>
        </w:rPr>
        <w:t>_FCP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C40EC6" w:rsidRPr="005A05F9">
        <w:tc>
          <w:tcPr>
            <w:tcW w:w="8522" w:type="dxa"/>
            <w:shd w:val="clear" w:color="auto" w:fill="D9D9D9"/>
            <w:vAlign w:val="center"/>
          </w:tcPr>
          <w:p w:rsidR="00C40EC6" w:rsidRPr="00327708" w:rsidRDefault="00C40EC6" w:rsidP="005000A5">
            <w:pPr>
              <w:spacing w:line="288" w:lineRule="auto"/>
              <w:jc w:val="both"/>
              <w:rPr>
                <w:rFonts w:ascii="宋体" w:hAnsi="宋体"/>
                <w:b/>
              </w:rPr>
            </w:pPr>
            <w:r w:rsidRPr="00327708">
              <w:rPr>
                <w:rFonts w:ascii="宋体" w:hAnsi="宋体" w:hint="eastAsia"/>
                <w:b/>
              </w:rPr>
              <w:t>算法3-</w:t>
            </w:r>
            <w:r w:rsidR="00865DB2">
              <w:rPr>
                <w:rFonts w:ascii="宋体" w:hAnsi="宋体" w:hint="eastAsia"/>
                <w:b/>
              </w:rPr>
              <w:t>5</w:t>
            </w:r>
            <w:r w:rsidRPr="00327708">
              <w:rPr>
                <w:rFonts w:ascii="宋体" w:hAnsi="宋体" w:hint="eastAsia"/>
                <w:b/>
              </w:rPr>
              <w:t xml:space="preserve">. </w:t>
            </w:r>
            <w:r w:rsidR="00D639A8">
              <w:rPr>
                <w:rFonts w:hint="eastAsia"/>
              </w:rPr>
              <w:t>基于流量和容量可靠性的不确定图关键边增量算法</w:t>
            </w:r>
            <w:r w:rsidR="00D639A8">
              <w:rPr>
                <w:rFonts w:hint="eastAsia"/>
              </w:rPr>
              <w:t>ICA_FCP</w:t>
            </w:r>
          </w:p>
        </w:tc>
      </w:tr>
      <w:tr w:rsidR="00C40EC6" w:rsidRPr="005A05F9">
        <w:tc>
          <w:tcPr>
            <w:tcW w:w="8522" w:type="dxa"/>
            <w:vAlign w:val="center"/>
          </w:tcPr>
          <w:p w:rsidR="00C40EC6" w:rsidRDefault="00C40EC6" w:rsidP="005000A5">
            <w:pPr>
              <w:tabs>
                <w:tab w:val="left" w:pos="1200"/>
              </w:tabs>
              <w:spacing w:beforeLines="20" w:before="65" w:afterLines="20" w:after="65" w:line="288" w:lineRule="auto"/>
              <w:jc w:val="both"/>
            </w:pPr>
            <w:r w:rsidRPr="005A12A7">
              <w:rPr>
                <w:rFonts w:hint="eastAsia"/>
                <w:b/>
              </w:rPr>
              <w:t>输入</w:t>
            </w:r>
            <w:r>
              <w:rPr>
                <w:rFonts w:hint="eastAsia"/>
              </w:rPr>
              <w:t>：</w:t>
            </w:r>
            <w:r w:rsidR="004F3BFE" w:rsidRPr="00F40560">
              <w:rPr>
                <w:rFonts w:hint="eastAsia"/>
              </w:rPr>
              <w:t>不确定图</w:t>
            </w:r>
            <w:r w:rsidR="004F3BFE" w:rsidRPr="00F40560">
              <w:rPr>
                <w:rFonts w:hint="eastAsia"/>
              </w:rPr>
              <w:t>G</w:t>
            </w:r>
            <w:r w:rsidR="004F3BFE" w:rsidRPr="00F40560">
              <w:rPr>
                <w:rFonts w:hint="eastAsia"/>
              </w:rPr>
              <w:t>，源点</w:t>
            </w:r>
            <w:r w:rsidR="004F3BFE" w:rsidRPr="00F40560">
              <w:t>source</w:t>
            </w:r>
            <w:r w:rsidR="004F3BFE" w:rsidRPr="00F40560">
              <w:rPr>
                <w:rFonts w:hint="eastAsia"/>
              </w:rPr>
              <w:t>，汇点</w:t>
            </w:r>
            <w:r w:rsidR="004F3BFE" w:rsidRPr="00F40560">
              <w:t>sink</w:t>
            </w:r>
          </w:p>
          <w:p w:rsidR="00FD069A" w:rsidRDefault="00FD069A" w:rsidP="005000A5">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FD069A" w:rsidRDefault="00FD069A" w:rsidP="005000A5">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4.  Sort keyedge by ALLEdgeFlowDecrease[|E|]</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5.  Classify ABC edge by StateMtrix</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FD069A" w:rsidRDefault="00FD069A" w:rsidP="005000A5">
            <w:pPr>
              <w:tabs>
                <w:tab w:val="left" w:pos="1200"/>
              </w:tabs>
              <w:spacing w:beforeLines="20" w:before="65" w:afterLines="20" w:after="65" w:line="288" w:lineRule="auto"/>
              <w:jc w:val="both"/>
            </w:pPr>
            <w:r>
              <w:rPr>
                <w:rFonts w:hint="eastAsia"/>
              </w:rPr>
              <w:t>7.      If ei is A class edge then use algorithm STPA_</w:t>
            </w:r>
            <w:r w:rsidR="0037359E">
              <w:rPr>
                <w:rFonts w:hint="eastAsia"/>
              </w:rPr>
              <w:t>FCP</w:t>
            </w:r>
            <w:r>
              <w:rPr>
                <w:rFonts w:hint="eastAsia"/>
              </w:rPr>
              <w:t xml:space="preserve"> to get pc</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8.      If ei is B class edge then use algorithm B</w:t>
            </w:r>
            <w:r w:rsidR="00286557">
              <w:rPr>
                <w:rFonts w:hint="eastAsia"/>
              </w:rPr>
              <w:t>SA_FCP</w:t>
            </w:r>
            <w:r>
              <w:rPr>
                <w:rFonts w:hint="eastAsia"/>
              </w:rPr>
              <w:t xml:space="preserve"> to get pc</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lastRenderedPageBreak/>
              <w:t>9.      If ei is C class edge then pc is same as before ei be moved</w:t>
            </w:r>
            <w:r>
              <w:rPr>
                <w:rFonts w:hint="eastAsia"/>
              </w:rPr>
              <w:t>。</w:t>
            </w:r>
          </w:p>
          <w:p w:rsidR="00FD069A" w:rsidRDefault="0049627A" w:rsidP="005000A5">
            <w:pPr>
              <w:tabs>
                <w:tab w:val="left" w:pos="1200"/>
              </w:tabs>
              <w:spacing w:beforeLines="20" w:before="65" w:afterLines="20" w:after="65" w:line="288" w:lineRule="auto"/>
              <w:jc w:val="both"/>
            </w:pPr>
            <w:r>
              <w:rPr>
                <w:rFonts w:hint="eastAsia"/>
              </w:rPr>
              <w:t xml:space="preserve">10. Soet KeyEdge by </w:t>
            </w:r>
            <w:r w:rsidR="00FD069A">
              <w:rPr>
                <w:rFonts w:hint="eastAsia"/>
              </w:rPr>
              <w:t>pc</w:t>
            </w:r>
            <w:r w:rsidR="00FD069A">
              <w:rPr>
                <w:rFonts w:hint="eastAsia"/>
              </w:rPr>
              <w:t>；</w:t>
            </w:r>
          </w:p>
          <w:p w:rsidR="00C771BB" w:rsidRDefault="00FD069A" w:rsidP="005000A5">
            <w:pPr>
              <w:tabs>
                <w:tab w:val="left" w:pos="1200"/>
              </w:tabs>
              <w:spacing w:beforeLines="20" w:before="65" w:afterLines="20" w:after="65" w:line="288" w:lineRule="auto"/>
              <w:jc w:val="both"/>
            </w:pPr>
            <w:r>
              <w:rPr>
                <w:rFonts w:hint="eastAsia"/>
              </w:rPr>
              <w:t>11. Return sorted key_edge_set</w:t>
            </w:r>
            <w:r>
              <w:rPr>
                <w:rFonts w:hint="eastAsia"/>
              </w:rPr>
              <w:t>；</w:t>
            </w:r>
          </w:p>
          <w:p w:rsidR="00C40EC6" w:rsidRPr="00F30E09" w:rsidRDefault="00C40EC6" w:rsidP="005000A5">
            <w:pPr>
              <w:tabs>
                <w:tab w:val="left" w:pos="1200"/>
              </w:tabs>
              <w:spacing w:beforeLines="20" w:before="65" w:afterLines="20" w:after="65" w:line="288" w:lineRule="auto"/>
              <w:jc w:val="both"/>
            </w:pPr>
            <w:r w:rsidRPr="005A12A7">
              <w:rPr>
                <w:rFonts w:hint="eastAsia"/>
                <w:b/>
              </w:rPr>
              <w:t>输出</w:t>
            </w:r>
            <w:r>
              <w:rPr>
                <w:rFonts w:hint="eastAsia"/>
              </w:rPr>
              <w:t>：</w:t>
            </w:r>
            <w:r w:rsidR="00313223" w:rsidRPr="00F40560">
              <w:rPr>
                <w:rFonts w:hint="eastAsia"/>
              </w:rPr>
              <w:t>根据关键程度排序好的</w:t>
            </w:r>
            <w:r w:rsidR="00313223" w:rsidRPr="00F40560">
              <w:rPr>
                <w:rFonts w:hint="eastAsia"/>
              </w:rPr>
              <w:t>keyEdgeSet</w:t>
            </w:r>
            <w:r w:rsidRPr="00F30E09">
              <w:t xml:space="preserve"> </w:t>
            </w:r>
          </w:p>
        </w:tc>
      </w:tr>
    </w:tbl>
    <w:p w:rsidR="004C241A" w:rsidRDefault="004C241A" w:rsidP="005000A5">
      <w:pPr>
        <w:pStyle w:val="a3"/>
        <w:spacing w:line="288" w:lineRule="auto"/>
        <w:ind w:firstLine="468"/>
      </w:pPr>
      <w:r>
        <w:rPr>
          <w:rFonts w:hint="eastAsia"/>
        </w:rPr>
        <w:lastRenderedPageBreak/>
        <w:t>基于状态划分树的增量算法</w:t>
      </w:r>
      <w:bookmarkStart w:id="77" w:name="OLE_LINK18"/>
      <w:r w:rsidR="00A313C5">
        <w:rPr>
          <w:rFonts w:hint="eastAsia"/>
        </w:rPr>
        <w:t>ICA_FCP</w:t>
      </w:r>
      <w:bookmarkEnd w:id="77"/>
      <w:r w:rsidR="00AE6DAC">
        <w:rPr>
          <w:rFonts w:hint="eastAsia"/>
        </w:rPr>
        <w:t>首先</w:t>
      </w:r>
      <w:r>
        <w:rPr>
          <w:rFonts w:hint="eastAsia"/>
        </w:rPr>
        <w:t>需要使用</w:t>
      </w:r>
      <w:r w:rsidRPr="00961505">
        <w:t>getALLEdgeFlowDecrease</w:t>
      </w:r>
      <w:r>
        <w:rPr>
          <w:rFonts w:hint="eastAsia"/>
        </w:rPr>
        <w:t>函数获取所有边发生故障之后能够满足的最大流，然后使用</w:t>
      </w:r>
      <w:r w:rsidRPr="00993FE4">
        <w:rPr>
          <w:rFonts w:hint="eastAsia"/>
        </w:rPr>
        <w:t>soetKeyEdge_by_flow</w:t>
      </w:r>
      <w:r w:rsidRPr="00993FE4">
        <w:rPr>
          <w:rFonts w:hint="eastAsia"/>
        </w:rPr>
        <w:t>函数对计算的流量进行排序</w:t>
      </w:r>
      <w:r>
        <w:rPr>
          <w:rFonts w:hint="eastAsia"/>
        </w:rPr>
        <w:t>，</w:t>
      </w:r>
      <w:r w:rsidRPr="00993FE4">
        <w:rPr>
          <w:rFonts w:hint="eastAsia"/>
        </w:rPr>
        <w:t>当前后两条边断掉之后获得的流量不相等时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，只有当两条边移除之后最大流一致的情况下，会使用状态划分树的增量算法计算，该部分的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）。然后将不确定图的边分为</w:t>
      </w:r>
      <w:r>
        <w:rPr>
          <w:rFonts w:hint="eastAsia"/>
        </w:rPr>
        <w:t>ABC</w:t>
      </w:r>
      <w:r>
        <w:rPr>
          <w:rFonts w:hint="eastAsia"/>
        </w:rPr>
        <w:t>三类边，然后根据三类边的不同性质对于不同性质的边选择不同的算法，从而简化计算过程。</w:t>
      </w:r>
    </w:p>
    <w:p w:rsidR="004C241A" w:rsidRPr="002C2D8F" w:rsidRDefault="004C241A" w:rsidP="005000A5">
      <w:pPr>
        <w:pStyle w:val="a3"/>
        <w:spacing w:line="288" w:lineRule="auto"/>
        <w:ind w:firstLine="46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w:t>
      </w:r>
      <w:r w:rsidR="00E47007">
        <w:rPr>
          <w:rFonts w:hint="eastAsia"/>
        </w:rPr>
        <w:t>只需要保留原有的最大流和容量可靠性</w:t>
      </w:r>
      <w:r w:rsidR="002A058F">
        <w:rPr>
          <w:rFonts w:hint="eastAsia"/>
        </w:rPr>
        <w:t>，</w:t>
      </w:r>
      <w:r>
        <w:rPr>
          <w:rFonts w:hint="eastAsia"/>
        </w:rPr>
        <w:t>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w:t>
      </w:r>
      <w:r w:rsidR="00580A12">
        <w:rPr>
          <w:rFonts w:hint="eastAsia"/>
        </w:rPr>
        <w:t>_FCP</w:t>
      </w:r>
      <w:r>
        <w:rPr>
          <w:rFonts w:hint="eastAsia"/>
        </w:rPr>
        <w:t>在最坏的情况下，复杂度和</w:t>
      </w:r>
      <w:r>
        <w:rPr>
          <w:rFonts w:hint="eastAsia"/>
        </w:rPr>
        <w:t>BASE</w:t>
      </w:r>
      <w:r w:rsidR="00506198">
        <w:rPr>
          <w:rFonts w:hint="eastAsia"/>
        </w:rPr>
        <w:t>_FCP</w:t>
      </w:r>
      <w:r>
        <w:rPr>
          <w:rFonts w:hint="eastAsia"/>
        </w:rPr>
        <w:t>算法的复杂度一致。</w:t>
      </w:r>
    </w:p>
    <w:p w:rsidR="00B5662D" w:rsidRDefault="00986F09" w:rsidP="00DB5271">
      <w:pPr>
        <w:pStyle w:val="21"/>
      </w:pPr>
      <w:bookmarkStart w:id="78" w:name="_Toc449617162"/>
      <w:r>
        <w:rPr>
          <w:rFonts w:hint="eastAsia"/>
        </w:rPr>
        <w:t>3.</w:t>
      </w:r>
      <w:r w:rsidR="00DD4BA9">
        <w:rPr>
          <w:rFonts w:hint="eastAsia"/>
        </w:rPr>
        <w:t>4</w:t>
      </w:r>
      <w:r>
        <w:rPr>
          <w:rFonts w:hint="eastAsia"/>
        </w:rPr>
        <w:t xml:space="preserve"> </w:t>
      </w:r>
      <w:r w:rsidR="00B5662D">
        <w:rPr>
          <w:rFonts w:hint="eastAsia"/>
        </w:rPr>
        <w:t>实验</w:t>
      </w:r>
      <w:r w:rsidR="00435AA3">
        <w:rPr>
          <w:rFonts w:hint="eastAsia"/>
        </w:rPr>
        <w:t>及</w:t>
      </w:r>
      <w:r w:rsidR="00AE6ACD">
        <w:rPr>
          <w:rFonts w:hint="eastAsia"/>
        </w:rPr>
        <w:t>分析</w:t>
      </w:r>
      <w:bookmarkEnd w:id="78"/>
    </w:p>
    <w:p w:rsidR="00BC2D44" w:rsidRDefault="008713FD" w:rsidP="004D2E43">
      <w:pPr>
        <w:pStyle w:val="a3"/>
        <w:spacing w:line="288" w:lineRule="auto"/>
        <w:ind w:firstLine="468"/>
      </w:pPr>
      <w:r>
        <w:rPr>
          <w:rFonts w:hint="eastAsia"/>
        </w:rPr>
        <w:t>为了验证本文所提出算法的运行效率及分析影响算法性能各种因素，本</w:t>
      </w:r>
      <w:r w:rsidR="00341EAD">
        <w:rPr>
          <w:rFonts w:hint="eastAsia"/>
        </w:rPr>
        <w:t>节</w:t>
      </w:r>
      <w:r>
        <w:rPr>
          <w:rFonts w:hint="eastAsia"/>
        </w:rPr>
        <w:t>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BC2D44" w:rsidRDefault="00986F09" w:rsidP="003610BD">
      <w:pPr>
        <w:pStyle w:val="31"/>
      </w:pPr>
      <w:bookmarkStart w:id="79" w:name="_Toc449617163"/>
      <w:r>
        <w:rPr>
          <w:rFonts w:hint="eastAsia"/>
        </w:rPr>
        <w:t>3.</w:t>
      </w:r>
      <w:r w:rsidR="00DD4BA9">
        <w:rPr>
          <w:rFonts w:hint="eastAsia"/>
        </w:rPr>
        <w:t>4</w:t>
      </w:r>
      <w:r>
        <w:rPr>
          <w:rFonts w:hint="eastAsia"/>
        </w:rPr>
        <w:t xml:space="preserve">.1 </w:t>
      </w:r>
      <w:r w:rsidR="00F53CF7">
        <w:rPr>
          <w:rFonts w:hint="eastAsia"/>
        </w:rPr>
        <w:t>实验数据</w:t>
      </w:r>
      <w:bookmarkEnd w:id="79"/>
    </w:p>
    <w:p w:rsidR="00F53CF7" w:rsidRDefault="00C90128" w:rsidP="004D2E43">
      <w:pPr>
        <w:pStyle w:val="a3"/>
        <w:spacing w:line="288" w:lineRule="auto"/>
        <w:ind w:firstLine="468"/>
      </w:pPr>
      <w:r>
        <w:rPr>
          <w:rFonts w:hint="eastAsia"/>
        </w:rPr>
        <w:t>本文采用了与文献</w:t>
      </w:r>
      <w:r w:rsidRPr="00605549">
        <w:rPr>
          <w:rFonts w:hint="eastAsia"/>
          <w:vertAlign w:val="superscript"/>
        </w:rPr>
        <w:t>[10]</w:t>
      </w:r>
      <w:r>
        <w:rPr>
          <w:rFonts w:hint="eastAsia"/>
        </w:rPr>
        <w:t>相同的数据集，使用</w:t>
      </w:r>
      <w:r w:rsidRPr="009D0F57">
        <w:rPr>
          <w:rFonts w:hint="eastAsia"/>
        </w:rPr>
        <w:t>NETGEN</w:t>
      </w:r>
      <w:r w:rsidRPr="009D0F57">
        <w:rPr>
          <w:rFonts w:hint="eastAsia"/>
        </w:rPr>
        <w:t>生成器</w:t>
      </w:r>
      <w:r w:rsidRPr="00B7376A">
        <w:rPr>
          <w:rFonts w:hint="eastAsia"/>
          <w:vertAlign w:val="superscript"/>
        </w:rPr>
        <w:t>[11]</w:t>
      </w:r>
      <w:r w:rsidRPr="009D0F57">
        <w:rPr>
          <w:rFonts w:hint="eastAsia"/>
        </w:rPr>
        <w:t>产生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组不同图规模的二态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r w:rsidRPr="009D0F57">
        <w:rPr>
          <w:rFonts w:hint="eastAsia"/>
        </w:rPr>
        <w:t>个顶点、</w:t>
      </w:r>
      <w:r w:rsidRPr="009D0F57">
        <w:rPr>
          <w:rFonts w:hint="eastAsia"/>
        </w:rPr>
        <w:t>m</w:t>
      </w:r>
      <w:r w:rsidRPr="009D0F57">
        <w:rPr>
          <w:rFonts w:hint="eastAsia"/>
        </w:rPr>
        <w:t>条边组成的图</w:t>
      </w:r>
      <w:r>
        <w:rPr>
          <w:rFonts w:hint="eastAsia"/>
        </w:rPr>
        <w:t>，</w:t>
      </w:r>
      <w:r w:rsidRPr="009D0F57">
        <w:rPr>
          <w:rFonts w:hint="eastAsia"/>
        </w:rPr>
        <w:t>图中边的容量与对应概率满足均匀分布</w:t>
      </w:r>
      <w:r>
        <w:rPr>
          <w:rFonts w:hint="eastAsia"/>
        </w:rPr>
        <w:t>。通过在不同图规模的情况下，比较算法</w:t>
      </w:r>
      <w:r>
        <w:rPr>
          <w:rFonts w:hint="eastAsia"/>
        </w:rPr>
        <w:t>BASE</w:t>
      </w:r>
      <w:r w:rsidR="00DB1B2B">
        <w:rPr>
          <w:rFonts w:hint="eastAsia"/>
        </w:rPr>
        <w:t>_FCP</w:t>
      </w:r>
      <w:r>
        <w:rPr>
          <w:rFonts w:hint="eastAsia"/>
        </w:rPr>
        <w:t>和</w:t>
      </w:r>
      <w:r>
        <w:rPr>
          <w:rFonts w:hint="eastAsia"/>
        </w:rPr>
        <w:t>ICA</w:t>
      </w:r>
      <w:r w:rsidR="00DB1B2B">
        <w:rPr>
          <w:rFonts w:hint="eastAsia"/>
        </w:rPr>
        <w:t>_FCP</w:t>
      </w:r>
      <w:r>
        <w:rPr>
          <w:rFonts w:hint="eastAsia"/>
        </w:rPr>
        <w:t>算法在运行时间及内存消耗放方面的差异。实验中的</w:t>
      </w:r>
      <w:r>
        <w:rPr>
          <w:rFonts w:hint="eastAsia"/>
        </w:rPr>
        <w:t>BASE_ALL</w:t>
      </w:r>
      <w:r>
        <w:rPr>
          <w:rFonts w:hint="eastAsia"/>
        </w:rPr>
        <w:t>算法指代的是完全重复计算的方式。</w:t>
      </w:r>
    </w:p>
    <w:p w:rsidR="00F53CF7" w:rsidRDefault="00986F09" w:rsidP="003610BD">
      <w:pPr>
        <w:pStyle w:val="31"/>
      </w:pPr>
      <w:bookmarkStart w:id="80" w:name="_Toc449617164"/>
      <w:r>
        <w:rPr>
          <w:rFonts w:hint="eastAsia"/>
        </w:rPr>
        <w:t>3.</w:t>
      </w:r>
      <w:r w:rsidR="00DD4BA9">
        <w:rPr>
          <w:rFonts w:hint="eastAsia"/>
        </w:rPr>
        <w:t>4</w:t>
      </w:r>
      <w:r>
        <w:rPr>
          <w:rFonts w:hint="eastAsia"/>
        </w:rPr>
        <w:t xml:space="preserve">.2 </w:t>
      </w:r>
      <w:r w:rsidR="00DA3E60">
        <w:rPr>
          <w:rFonts w:hint="eastAsia"/>
        </w:rPr>
        <w:t>实验结果与分析</w:t>
      </w:r>
      <w:bookmarkEnd w:id="80"/>
    </w:p>
    <w:p w:rsidR="00AE0F0D" w:rsidRDefault="00AE0F0D" w:rsidP="004D2E43">
      <w:pPr>
        <w:pStyle w:val="a3"/>
        <w:spacing w:line="288" w:lineRule="auto"/>
        <w:ind w:firstLine="470"/>
      </w:pPr>
      <w:r w:rsidRPr="007E43E0">
        <w:rPr>
          <w:rFonts w:hint="eastAsia"/>
          <w:b/>
        </w:rPr>
        <w:t>实验</w:t>
      </w:r>
      <w:r w:rsidR="00AE2661">
        <w:rPr>
          <w:rFonts w:hint="eastAsia"/>
          <w:b/>
        </w:rPr>
        <w:t>3-</w:t>
      </w:r>
      <w:r w:rsidRPr="007E43E0">
        <w:rPr>
          <w:rFonts w:hint="eastAsia"/>
          <w:b/>
        </w:rPr>
        <w:t>1</w:t>
      </w:r>
      <w:r>
        <w:rPr>
          <w:rFonts w:hint="eastAsia"/>
          <w:b/>
        </w:rPr>
        <w:t xml:space="preserve">. </w:t>
      </w:r>
      <w:r>
        <w:rPr>
          <w:rFonts w:hint="eastAsia"/>
        </w:rPr>
        <w:t>不同图规模对于算法性能的影响</w:t>
      </w:r>
    </w:p>
    <w:p w:rsidR="0028095F" w:rsidRDefault="0079682D" w:rsidP="008F7848">
      <w:pPr>
        <w:pStyle w:val="a3"/>
        <w:ind w:firstLineChars="0" w:firstLine="0"/>
        <w:jc w:val="center"/>
        <w:rPr>
          <w:noProof/>
          <w:sz w:val="21"/>
        </w:rPr>
      </w:pPr>
      <w:r>
        <w:rPr>
          <w:noProof/>
          <w:sz w:val="21"/>
        </w:rPr>
        <w:lastRenderedPageBreak/>
        <w:drawing>
          <wp:inline distT="0" distB="0" distL="0" distR="0">
            <wp:extent cx="1971675" cy="1352550"/>
            <wp:effectExtent l="0" t="0" r="9525" b="0"/>
            <wp:docPr id="1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71675" cy="1352550"/>
                    </a:xfrm>
                    <a:prstGeom prst="rect">
                      <a:avLst/>
                    </a:prstGeom>
                    <a:noFill/>
                    <a:ln>
                      <a:noFill/>
                    </a:ln>
                  </pic:spPr>
                </pic:pic>
              </a:graphicData>
            </a:graphic>
          </wp:inline>
        </w:drawing>
      </w:r>
      <w:r w:rsidR="008F7848">
        <w:rPr>
          <w:rFonts w:hint="eastAsia"/>
          <w:noProof/>
          <w:sz w:val="21"/>
        </w:rPr>
        <w:t xml:space="preserve">      </w:t>
      </w:r>
      <w:r>
        <w:rPr>
          <w:noProof/>
          <w:sz w:val="21"/>
        </w:rPr>
        <w:drawing>
          <wp:inline distT="0" distB="0" distL="0" distR="0">
            <wp:extent cx="1924050" cy="1352550"/>
            <wp:effectExtent l="0" t="0" r="0" b="0"/>
            <wp:docPr id="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24050" cy="1352550"/>
                    </a:xfrm>
                    <a:prstGeom prst="rect">
                      <a:avLst/>
                    </a:prstGeom>
                    <a:noFill/>
                    <a:ln>
                      <a:noFill/>
                    </a:ln>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E136F1" w:rsidP="004D2E43">
      <w:pPr>
        <w:pStyle w:val="a3"/>
        <w:spacing w:line="288" w:lineRule="auto"/>
        <w:ind w:firstLine="408"/>
        <w:jc w:val="center"/>
        <w:rPr>
          <w:sz w:val="21"/>
        </w:rPr>
      </w:pPr>
      <w:r w:rsidRPr="004D2E43">
        <w:rPr>
          <w:rFonts w:hint="eastAsia"/>
          <w:sz w:val="21"/>
        </w:rPr>
        <w:t>图</w:t>
      </w:r>
      <w:r w:rsidRPr="004D2E43">
        <w:rPr>
          <w:rFonts w:hint="eastAsia"/>
          <w:sz w:val="21"/>
        </w:rPr>
        <w:t xml:space="preserve">3-5 </w:t>
      </w:r>
      <w:r w:rsidR="00AE0F0D" w:rsidRPr="004D2E43">
        <w:rPr>
          <w:rFonts w:hint="eastAsia"/>
          <w:sz w:val="21"/>
        </w:rPr>
        <w:t>不同图规模情况下</w:t>
      </w:r>
      <w:r w:rsidR="00AE0F0D" w:rsidRPr="004D2E43">
        <w:rPr>
          <w:rFonts w:hint="eastAsia"/>
          <w:sz w:val="21"/>
        </w:rPr>
        <w:t>BASE</w:t>
      </w:r>
      <w:r w:rsidR="00785046" w:rsidRPr="004D2E43">
        <w:rPr>
          <w:rFonts w:hint="eastAsia"/>
          <w:sz w:val="21"/>
        </w:rPr>
        <w:t>_FCP</w:t>
      </w:r>
      <w:r w:rsidR="00AE0F0D" w:rsidRPr="004D2E43">
        <w:rPr>
          <w:rFonts w:hint="eastAsia"/>
          <w:sz w:val="21"/>
        </w:rPr>
        <w:t>和</w:t>
      </w:r>
      <w:r w:rsidR="00AE0F0D" w:rsidRPr="004D2E43">
        <w:rPr>
          <w:rFonts w:hint="eastAsia"/>
          <w:sz w:val="21"/>
        </w:rPr>
        <w:t>ICA</w:t>
      </w:r>
      <w:r w:rsidR="00785046" w:rsidRPr="004D2E43">
        <w:rPr>
          <w:rFonts w:hint="eastAsia"/>
          <w:sz w:val="21"/>
        </w:rPr>
        <w:t>_FCP</w:t>
      </w:r>
      <w:r w:rsidR="00AE0F0D" w:rsidRPr="004D2E43">
        <w:rPr>
          <w:rFonts w:hint="eastAsia"/>
          <w:sz w:val="21"/>
        </w:rPr>
        <w:t>算法时间和内存消耗</w:t>
      </w:r>
    </w:p>
    <w:p w:rsidR="00AE0F0D" w:rsidRDefault="00AE0F0D" w:rsidP="004D2E43">
      <w:pPr>
        <w:pStyle w:val="a3"/>
        <w:spacing w:line="288" w:lineRule="auto"/>
        <w:ind w:firstLine="468"/>
      </w:pPr>
      <w:r>
        <w:rPr>
          <w:rFonts w:hint="eastAsia"/>
        </w:rPr>
        <w:t>根据图</w:t>
      </w:r>
      <w:r w:rsidR="00134444">
        <w:rPr>
          <w:rFonts w:hint="eastAsia"/>
        </w:rPr>
        <w:t>3-5</w:t>
      </w:r>
      <w:r w:rsidR="00815CA1">
        <w:rPr>
          <w:rFonts w:hint="eastAsia"/>
        </w:rPr>
        <w:t>所示，</w:t>
      </w:r>
      <w:r>
        <w:rPr>
          <w:rFonts w:hint="eastAsia"/>
        </w:rPr>
        <w:t>BASE_ALL</w:t>
      </w:r>
      <w:r>
        <w:rPr>
          <w:rFonts w:hint="eastAsia"/>
        </w:rPr>
        <w:t>算法是完全重复计算的方式，</w:t>
      </w:r>
      <w:r w:rsidRPr="0096225A">
        <w:rPr>
          <w:rFonts w:hint="eastAsia"/>
        </w:rPr>
        <w:t>BASE</w:t>
      </w:r>
      <w:r w:rsidR="00076640">
        <w:rPr>
          <w:rFonts w:hint="eastAsia"/>
        </w:rPr>
        <w:t>_FCP</w:t>
      </w:r>
      <w:r w:rsidRPr="0096225A">
        <w:rPr>
          <w:rFonts w:hint="eastAsia"/>
        </w:rPr>
        <w:t>算法是在当流量一致的情况下才计算分布可靠性和容量可靠性</w:t>
      </w:r>
      <w:r>
        <w:rPr>
          <w:rFonts w:hint="eastAsia"/>
        </w:rPr>
        <w:t>。如图</w:t>
      </w:r>
      <w:r w:rsidR="00544F7D">
        <w:rPr>
          <w:rFonts w:hint="eastAsia"/>
        </w:rPr>
        <w:t>3-5</w:t>
      </w:r>
      <w:r>
        <w:rPr>
          <w:rFonts w:hint="eastAsia"/>
        </w:rPr>
        <w:t>（</w:t>
      </w:r>
      <w:r>
        <w:rPr>
          <w:rFonts w:hint="eastAsia"/>
        </w:rPr>
        <w:t>a</w:t>
      </w:r>
      <w:r>
        <w:rPr>
          <w:rFonts w:hint="eastAsia"/>
        </w:rPr>
        <w:t>）所示，</w:t>
      </w:r>
      <w:r>
        <w:rPr>
          <w:rFonts w:hint="eastAsia"/>
        </w:rPr>
        <w:t>BASE</w:t>
      </w:r>
      <w:r w:rsidR="00D03B89">
        <w:rPr>
          <w:rFonts w:hint="eastAsia"/>
        </w:rPr>
        <w:t>_FCP</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sidR="001A1AC0">
        <w:rPr>
          <w:rFonts w:hint="eastAsia"/>
        </w:rPr>
        <w:t>ICA_FCP</w:t>
      </w:r>
      <w:r>
        <w:rPr>
          <w:rFonts w:hint="eastAsia"/>
        </w:rPr>
        <w:t>算法在运行时间上有了很大的减少，适应性更好。如图</w:t>
      </w:r>
      <w:r w:rsidR="004C64A7">
        <w:rPr>
          <w:rFonts w:hint="eastAsia"/>
        </w:rPr>
        <w:t>3-5</w:t>
      </w:r>
      <w:r>
        <w:rPr>
          <w:rFonts w:hint="eastAsia"/>
        </w:rPr>
        <w:t>（</w:t>
      </w:r>
      <w:r>
        <w:rPr>
          <w:rFonts w:hint="eastAsia"/>
        </w:rPr>
        <w:t>b</w:t>
      </w:r>
      <w:r>
        <w:rPr>
          <w:rFonts w:hint="eastAsia"/>
        </w:rPr>
        <w:t>）所示，</w:t>
      </w:r>
      <w:r>
        <w:rPr>
          <w:rFonts w:hint="eastAsia"/>
        </w:rPr>
        <w:t>ICA</w:t>
      </w:r>
      <w:r w:rsidR="009D77C3">
        <w:rPr>
          <w:rFonts w:hint="eastAsia"/>
        </w:rPr>
        <w:t>_FCP</w:t>
      </w:r>
      <w:r>
        <w:rPr>
          <w:rFonts w:hint="eastAsia"/>
        </w:rPr>
        <w:t>算法相对于</w:t>
      </w:r>
      <w:r>
        <w:rPr>
          <w:rFonts w:hint="eastAsia"/>
        </w:rPr>
        <w:t>BASE</w:t>
      </w:r>
      <w:r w:rsidR="00DC19EC">
        <w:rPr>
          <w:rFonts w:hint="eastAsia"/>
        </w:rPr>
        <w:t>_FCP</w:t>
      </w:r>
      <w:r>
        <w:rPr>
          <w:rFonts w:hint="eastAsia"/>
        </w:rPr>
        <w:t>算法在空间复杂度上有了一定程度的增加，但是随着图规模的增加，内存的使用并没有增加太多，依然在可以接受的范围内。</w:t>
      </w:r>
    </w:p>
    <w:p w:rsidR="00AE0F0D" w:rsidRDefault="00AE0F0D" w:rsidP="004D2E43">
      <w:pPr>
        <w:pStyle w:val="a3"/>
        <w:spacing w:line="288" w:lineRule="auto"/>
        <w:ind w:firstLine="470"/>
      </w:pPr>
      <w:r w:rsidRPr="007E43E0">
        <w:rPr>
          <w:rFonts w:hint="eastAsia"/>
          <w:b/>
        </w:rPr>
        <w:t>实验</w:t>
      </w:r>
      <w:r w:rsidR="00DC19EC">
        <w:rPr>
          <w:rFonts w:hint="eastAsia"/>
          <w:b/>
        </w:rPr>
        <w:t>3-2</w:t>
      </w:r>
      <w:r>
        <w:rPr>
          <w:rFonts w:hint="eastAsia"/>
          <w:b/>
        </w:rPr>
        <w:t xml:space="preserve">. </w:t>
      </w:r>
      <w:r>
        <w:rPr>
          <w:rFonts w:hint="eastAsia"/>
        </w:rPr>
        <w:t>不同图稠密度对于算法性能的影响</w:t>
      </w:r>
    </w:p>
    <w:p w:rsidR="00AE0F0D" w:rsidRDefault="00AE0F0D" w:rsidP="004D2E43">
      <w:pPr>
        <w:pStyle w:val="a3"/>
        <w:spacing w:line="288" w:lineRule="auto"/>
        <w:ind w:firstLine="468"/>
      </w:pPr>
      <w:r>
        <w:rPr>
          <w:rFonts w:hint="eastAsia"/>
        </w:rPr>
        <w:t>为更好的</w:t>
      </w:r>
      <w:r w:rsidR="00F51021">
        <w:rPr>
          <w:rFonts w:hint="eastAsia"/>
        </w:rPr>
        <w:t>反映</w:t>
      </w:r>
      <w:r>
        <w:rPr>
          <w:rFonts w:hint="eastAsia"/>
        </w:rPr>
        <w:t>算法</w:t>
      </w:r>
      <w:r>
        <w:rPr>
          <w:rFonts w:hint="eastAsia"/>
        </w:rPr>
        <w:t>BASE</w:t>
      </w:r>
      <w:r w:rsidR="008C438B">
        <w:rPr>
          <w:rFonts w:hint="eastAsia"/>
        </w:rPr>
        <w:t>_FCP</w:t>
      </w:r>
      <w:r>
        <w:rPr>
          <w:rFonts w:hint="eastAsia"/>
        </w:rPr>
        <w:t>算法和</w:t>
      </w:r>
      <w:r>
        <w:rPr>
          <w:rFonts w:hint="eastAsia"/>
        </w:rPr>
        <w:t>ICA</w:t>
      </w:r>
      <w:r w:rsidR="008C438B">
        <w:rPr>
          <w:rFonts w:hint="eastAsia"/>
        </w:rPr>
        <w:t>_FCP</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r>
        <w:rPr>
          <w:rFonts w:hint="eastAsia"/>
        </w:rPr>
        <w:t>四种不同稠密度的图，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sidR="00AC57DB">
        <w:rPr>
          <w:rFonts w:hint="eastAsia"/>
        </w:rPr>
        <w:t>BASELINE</w:t>
      </w:r>
      <w:r w:rsidRPr="006C54E8">
        <w:rPr>
          <w:rFonts w:hint="eastAsia"/>
        </w:rPr>
        <w:t>和</w:t>
      </w:r>
      <w:r w:rsidRPr="006C54E8">
        <w:rPr>
          <w:rFonts w:hint="eastAsia"/>
        </w:rPr>
        <w:t>ICA</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AE0F0D" w:rsidRDefault="0079682D" w:rsidP="003B263F">
      <w:pPr>
        <w:pStyle w:val="a3"/>
        <w:ind w:firstLineChars="92" w:firstLine="226"/>
        <w:jc w:val="center"/>
      </w:pPr>
      <w:r>
        <w:rPr>
          <w:noProof/>
        </w:rPr>
        <w:drawing>
          <wp:inline distT="0" distB="0" distL="0" distR="0">
            <wp:extent cx="1952625" cy="1352550"/>
            <wp:effectExtent l="0" t="0" r="9525" b="0"/>
            <wp:docPr id="1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52625" cy="1352550"/>
                    </a:xfrm>
                    <a:prstGeom prst="rect">
                      <a:avLst/>
                    </a:prstGeom>
                    <a:noFill/>
                    <a:ln>
                      <a:noFill/>
                    </a:ln>
                  </pic:spPr>
                </pic:pic>
              </a:graphicData>
            </a:graphic>
          </wp:inline>
        </w:drawing>
      </w:r>
      <w:r w:rsidR="000063C3">
        <w:rPr>
          <w:rFonts w:hint="eastAsia"/>
        </w:rPr>
        <w:t xml:space="preserve">      </w:t>
      </w:r>
      <w:r>
        <w:rPr>
          <w:noProof/>
        </w:rPr>
        <w:drawing>
          <wp:inline distT="0" distB="0" distL="0" distR="0">
            <wp:extent cx="1952625" cy="1352550"/>
            <wp:effectExtent l="0" t="0" r="9525" b="0"/>
            <wp:docPr id="1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52625" cy="1352550"/>
                    </a:xfrm>
                    <a:prstGeom prst="rect">
                      <a:avLst/>
                    </a:prstGeom>
                    <a:noFill/>
                    <a:ln>
                      <a:noFill/>
                    </a:ln>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AE0F0D" w:rsidP="004D2E43">
      <w:pPr>
        <w:pStyle w:val="a3"/>
        <w:tabs>
          <w:tab w:val="clear" w:pos="357"/>
          <w:tab w:val="left" w:pos="177"/>
        </w:tabs>
        <w:spacing w:line="288" w:lineRule="auto"/>
        <w:ind w:firstLineChars="92" w:firstLine="188"/>
        <w:jc w:val="center"/>
        <w:rPr>
          <w:sz w:val="21"/>
        </w:rPr>
      </w:pPr>
      <w:r w:rsidRPr="004D2E43">
        <w:rPr>
          <w:rFonts w:hint="eastAsia"/>
          <w:sz w:val="21"/>
        </w:rPr>
        <w:t>图</w:t>
      </w:r>
      <w:r w:rsidR="00095D73" w:rsidRPr="004D2E43">
        <w:rPr>
          <w:rFonts w:hint="eastAsia"/>
          <w:sz w:val="21"/>
        </w:rPr>
        <w:t>3-6</w:t>
      </w:r>
      <w:r w:rsidRPr="004D2E43">
        <w:rPr>
          <w:rFonts w:hint="eastAsia"/>
          <w:sz w:val="21"/>
        </w:rPr>
        <w:t xml:space="preserve"> </w:t>
      </w:r>
      <w:r w:rsidRPr="004D2E43">
        <w:rPr>
          <w:rFonts w:hint="eastAsia"/>
          <w:sz w:val="21"/>
        </w:rPr>
        <w:t>图稠密度对</w:t>
      </w:r>
      <w:r w:rsidRPr="004D2E43">
        <w:rPr>
          <w:rFonts w:hint="eastAsia"/>
          <w:sz w:val="21"/>
        </w:rPr>
        <w:t>BASE</w:t>
      </w:r>
      <w:r w:rsidR="00A3060E" w:rsidRPr="004D2E43">
        <w:rPr>
          <w:rFonts w:hint="eastAsia"/>
          <w:sz w:val="21"/>
        </w:rPr>
        <w:t>_FCP</w:t>
      </w:r>
      <w:r w:rsidRPr="004D2E43">
        <w:rPr>
          <w:rFonts w:hint="eastAsia"/>
          <w:sz w:val="21"/>
        </w:rPr>
        <w:t>和</w:t>
      </w:r>
      <w:r w:rsidRPr="004D2E43">
        <w:rPr>
          <w:rFonts w:hint="eastAsia"/>
          <w:sz w:val="21"/>
        </w:rPr>
        <w:t>ICA</w:t>
      </w:r>
      <w:r w:rsidR="00A3060E" w:rsidRPr="004D2E43">
        <w:rPr>
          <w:rFonts w:hint="eastAsia"/>
          <w:sz w:val="21"/>
        </w:rPr>
        <w:t>_FCP</w:t>
      </w:r>
      <w:r w:rsidRPr="004D2E43">
        <w:rPr>
          <w:rFonts w:hint="eastAsia"/>
          <w:sz w:val="21"/>
        </w:rPr>
        <w:t>时间和内存消耗影响</w:t>
      </w:r>
    </w:p>
    <w:p w:rsidR="00AE0F0D" w:rsidRDefault="00AE0F0D" w:rsidP="004D2E43">
      <w:pPr>
        <w:pStyle w:val="a3"/>
        <w:spacing w:line="288" w:lineRule="auto"/>
        <w:ind w:firstLine="468"/>
      </w:pPr>
      <w:r w:rsidRPr="006E6741">
        <w:rPr>
          <w:rFonts w:hint="eastAsia"/>
        </w:rPr>
        <w:t>如图</w:t>
      </w:r>
      <w:r w:rsidR="0016591C">
        <w:rPr>
          <w:rFonts w:hint="eastAsia"/>
        </w:rPr>
        <w:t>3-6</w:t>
      </w:r>
      <w:r w:rsidRPr="006E6741">
        <w:rPr>
          <w:rFonts w:hint="eastAsia"/>
        </w:rPr>
        <w:t>所示，相对于不同稠密度的图，</w:t>
      </w:r>
      <w:r w:rsidRPr="006E6741">
        <w:rPr>
          <w:rFonts w:hint="eastAsia"/>
        </w:rPr>
        <w:t>ICA</w:t>
      </w:r>
      <w:r w:rsidR="001E29C2">
        <w:rPr>
          <w:rFonts w:hint="eastAsia"/>
        </w:rPr>
        <w:t>_</w:t>
      </w:r>
      <w:r w:rsidR="008F0226">
        <w:rPr>
          <w:rFonts w:hint="eastAsia"/>
        </w:rPr>
        <w:t>FCP</w:t>
      </w:r>
      <w:r w:rsidRPr="006E6741">
        <w:rPr>
          <w:rFonts w:hint="eastAsia"/>
        </w:rPr>
        <w:t>算法相对于</w:t>
      </w:r>
      <w:r w:rsidRPr="006E6741">
        <w:rPr>
          <w:rFonts w:hint="eastAsia"/>
        </w:rPr>
        <w:t>BASE</w:t>
      </w:r>
      <w:r w:rsidR="005F7BE6">
        <w:rPr>
          <w:rFonts w:hint="eastAsia"/>
        </w:rPr>
        <w:t>_FCP</w:t>
      </w:r>
      <w:r w:rsidRPr="006E6741">
        <w:rPr>
          <w:rFonts w:hint="eastAsia"/>
        </w:rPr>
        <w:t>算法在空间复杂度上有一定的增加，但是时间复杂度上有较大的优势。</w:t>
      </w:r>
    </w:p>
    <w:p w:rsidR="00AE0F0D" w:rsidRDefault="00EC484D" w:rsidP="004D2E43">
      <w:pPr>
        <w:pStyle w:val="a3"/>
        <w:spacing w:line="288" w:lineRule="auto"/>
        <w:ind w:firstLine="468"/>
      </w:pPr>
      <w:r>
        <w:rPr>
          <w:rFonts w:hint="eastAsia"/>
        </w:rPr>
        <w:t>在实验的过程中，发现对于不确定图使用状态划分</w:t>
      </w:r>
      <w:r w:rsidR="00C53029">
        <w:rPr>
          <w:rFonts w:hint="eastAsia"/>
        </w:rPr>
        <w:t>来求解所有满足最大流的区间子图，来求解不确定图的</w:t>
      </w:r>
      <w:r w:rsidR="007E5186">
        <w:rPr>
          <w:rFonts w:hint="eastAsia"/>
        </w:rPr>
        <w:t>最大流</w:t>
      </w:r>
      <w:r w:rsidR="00C53029">
        <w:rPr>
          <w:rFonts w:hint="eastAsia"/>
        </w:rPr>
        <w:t>容量可靠性，</w:t>
      </w:r>
      <w:r w:rsidR="0040675C">
        <w:rPr>
          <w:rFonts w:hint="eastAsia"/>
        </w:rPr>
        <w:t>这些子图区间划分的个数与大小与</w:t>
      </w:r>
      <w:r w:rsidR="00704BF1">
        <w:rPr>
          <w:rFonts w:hint="eastAsia"/>
        </w:rPr>
        <w:t>使用</w:t>
      </w:r>
      <w:r w:rsidR="00704BF1">
        <w:rPr>
          <w:rFonts w:hint="eastAsia"/>
        </w:rPr>
        <w:t>DINIC</w:t>
      </w:r>
      <w:r w:rsidR="00704BF1">
        <w:rPr>
          <w:rFonts w:hint="eastAsia"/>
        </w:rPr>
        <w:t>算法获取的“分割线”有直接的联系，</w:t>
      </w:r>
      <w:r w:rsidR="002E587F">
        <w:rPr>
          <w:rFonts w:hint="eastAsia"/>
        </w:rPr>
        <w:t>对于一块连续的满足最大流的区间，如果</w:t>
      </w:r>
      <w:r w:rsidR="009C6908">
        <w:rPr>
          <w:rFonts w:hint="eastAsia"/>
        </w:rPr>
        <w:t>“</w:t>
      </w:r>
      <w:r w:rsidR="002E587F">
        <w:rPr>
          <w:rFonts w:hint="eastAsia"/>
        </w:rPr>
        <w:t>划分线</w:t>
      </w:r>
      <w:r w:rsidR="009C6908">
        <w:rPr>
          <w:rFonts w:hint="eastAsia"/>
        </w:rPr>
        <w:t>”</w:t>
      </w:r>
      <w:r w:rsidR="002E587F">
        <w:rPr>
          <w:rFonts w:hint="eastAsia"/>
        </w:rPr>
        <w:t>获取的不是该区间的下界，那么最后</w:t>
      </w:r>
      <w:r w:rsidR="00B23CD2">
        <w:rPr>
          <w:rFonts w:hint="eastAsia"/>
        </w:rPr>
        <w:t>获取的子图区间是有可能合并的。这样使得</w:t>
      </w:r>
      <w:r w:rsidR="009C6908">
        <w:rPr>
          <w:rFonts w:hint="eastAsia"/>
        </w:rPr>
        <w:t>原本是</w:t>
      </w:r>
      <w:r w:rsidR="009C6908">
        <w:rPr>
          <w:rFonts w:hint="eastAsia"/>
        </w:rPr>
        <w:t>C</w:t>
      </w:r>
      <w:r w:rsidR="0087583D">
        <w:rPr>
          <w:rFonts w:hint="eastAsia"/>
        </w:rPr>
        <w:t>类边被归结为</w:t>
      </w:r>
      <w:r w:rsidR="0087583D">
        <w:rPr>
          <w:rFonts w:hint="eastAsia"/>
        </w:rPr>
        <w:t>B</w:t>
      </w:r>
      <w:r w:rsidR="0087583D">
        <w:rPr>
          <w:rFonts w:hint="eastAsia"/>
        </w:rPr>
        <w:t>类边，但是这不影响</w:t>
      </w:r>
      <w:r w:rsidR="00DA6C87">
        <w:rPr>
          <w:rFonts w:hint="eastAsia"/>
        </w:rPr>
        <w:t>算法的正确性，</w:t>
      </w:r>
      <w:r w:rsidR="00EE1ACB">
        <w:rPr>
          <w:rFonts w:hint="eastAsia"/>
        </w:rPr>
        <w:t>因为</w:t>
      </w:r>
      <w:r w:rsidR="00EE1ACB">
        <w:rPr>
          <w:rFonts w:hint="eastAsia"/>
        </w:rPr>
        <w:t>C</w:t>
      </w:r>
      <w:r w:rsidR="00EE1ACB">
        <w:rPr>
          <w:rFonts w:hint="eastAsia"/>
        </w:rPr>
        <w:t>类边不需要计算，这样的结果是的算法的复杂度变高一点，但是由于</w:t>
      </w:r>
      <w:r w:rsidR="00E8200C">
        <w:rPr>
          <w:rFonts w:hint="eastAsia"/>
        </w:rPr>
        <w:t>B</w:t>
      </w:r>
      <w:r w:rsidR="00E8200C" w:rsidRPr="003A1E7F">
        <w:rPr>
          <w:rFonts w:hint="eastAsia"/>
        </w:rPr>
        <w:t>SA</w:t>
      </w:r>
      <w:r w:rsidR="00E8200C">
        <w:rPr>
          <w:rFonts w:hint="eastAsia"/>
        </w:rPr>
        <w:t>_FCP</w:t>
      </w:r>
      <w:r w:rsidR="00E8200C">
        <w:rPr>
          <w:rFonts w:hint="eastAsia"/>
        </w:rPr>
        <w:t>算法复杂度很低，所有依然是可以接受的</w:t>
      </w:r>
      <w:r w:rsidR="00A93D88">
        <w:rPr>
          <w:rFonts w:hint="eastAsia"/>
        </w:rPr>
        <w:t>。</w:t>
      </w:r>
    </w:p>
    <w:p w:rsidR="00510A35" w:rsidRDefault="00986F09" w:rsidP="00DB5271">
      <w:pPr>
        <w:pStyle w:val="21"/>
      </w:pPr>
      <w:bookmarkStart w:id="81" w:name="_Toc449617165"/>
      <w:r>
        <w:rPr>
          <w:rFonts w:hint="eastAsia"/>
        </w:rPr>
        <w:lastRenderedPageBreak/>
        <w:t>3.</w:t>
      </w:r>
      <w:r w:rsidR="00DD4BA9">
        <w:rPr>
          <w:rFonts w:hint="eastAsia"/>
        </w:rPr>
        <w:t>5</w:t>
      </w:r>
      <w:r>
        <w:rPr>
          <w:rFonts w:hint="eastAsia"/>
        </w:rPr>
        <w:t xml:space="preserve"> </w:t>
      </w:r>
      <w:r w:rsidR="00574321">
        <w:rPr>
          <w:rFonts w:hint="eastAsia"/>
        </w:rPr>
        <w:t>本章小结</w:t>
      </w:r>
      <w:bookmarkEnd w:id="81"/>
    </w:p>
    <w:p w:rsidR="0002006D" w:rsidRDefault="00097386" w:rsidP="0016243E">
      <w:pPr>
        <w:pStyle w:val="a3"/>
        <w:spacing w:line="288" w:lineRule="auto"/>
        <w:ind w:firstLine="468"/>
        <w:sectPr w:rsidR="0002006D" w:rsidSect="006272F4">
          <w:headerReference w:type="default" r:id="rId63"/>
          <w:footnotePr>
            <w:numRestart w:val="eachPage"/>
          </w:footnotePr>
          <w:pgSz w:w="11907" w:h="16839" w:code="9"/>
          <w:pgMar w:top="1134" w:right="1418" w:bottom="1134" w:left="1418" w:header="737" w:footer="567" w:gutter="0"/>
          <w:cols w:space="720"/>
          <w:docGrid w:type="linesAndChars" w:linePitch="326" w:charSpace="1229"/>
        </w:sectPr>
      </w:pPr>
      <w:bookmarkStart w:id="82" w:name="OLE_LINK41"/>
      <w:r>
        <w:rPr>
          <w:rFonts w:hint="eastAsia"/>
        </w:rPr>
        <w:t>针对不确定图关键边的衡量，本章节构建了一种基于流量和容量可靠性的关键边衡量模型，</w:t>
      </w:r>
      <w:r w:rsidR="00C21E97">
        <w:rPr>
          <w:rFonts w:hint="eastAsia"/>
        </w:rPr>
        <w:t>使用不确定图中</w:t>
      </w:r>
      <w:r w:rsidR="00C21E97" w:rsidRPr="00C24705">
        <w:rPr>
          <w:rFonts w:hint="eastAsia"/>
        </w:rPr>
        <w:t>边移除</w:t>
      </w:r>
      <w:r w:rsidR="00C21E97">
        <w:rPr>
          <w:rFonts w:hint="eastAsia"/>
        </w:rPr>
        <w:t>（</w:t>
      </w:r>
      <w:r w:rsidR="00C21E97" w:rsidRPr="00C24705">
        <w:rPr>
          <w:rFonts w:hint="eastAsia"/>
        </w:rPr>
        <w:t>故障</w:t>
      </w:r>
      <w:r w:rsidR="00C21E97">
        <w:rPr>
          <w:rFonts w:hint="eastAsia"/>
        </w:rPr>
        <w:t>）</w:t>
      </w:r>
      <w:r w:rsidR="00C21E97" w:rsidRPr="00C24705">
        <w:rPr>
          <w:rFonts w:hint="eastAsia"/>
        </w:rPr>
        <w:t>后对流量和</w:t>
      </w:r>
      <w:r w:rsidR="00C21E97">
        <w:rPr>
          <w:rFonts w:hint="eastAsia"/>
        </w:rPr>
        <w:t>容量</w:t>
      </w:r>
      <w:r w:rsidR="00372549">
        <w:rPr>
          <w:rFonts w:hint="eastAsia"/>
        </w:rPr>
        <w:t>（最大流）</w:t>
      </w:r>
      <w:r w:rsidR="00C21E97" w:rsidRPr="00C24705">
        <w:rPr>
          <w:rFonts w:hint="eastAsia"/>
        </w:rPr>
        <w:t>可靠性产生的相对损失这一角度</w:t>
      </w:r>
      <w:r w:rsidR="00C21E97">
        <w:rPr>
          <w:rFonts w:hint="eastAsia"/>
        </w:rPr>
        <w:t>，</w:t>
      </w:r>
      <w:r w:rsidR="00C21E97" w:rsidRPr="00C24705">
        <w:rPr>
          <w:rFonts w:hint="eastAsia"/>
        </w:rPr>
        <w:t>对边的关键度进行综合评估</w:t>
      </w:r>
      <w:r>
        <w:rPr>
          <w:rFonts w:hint="eastAsia"/>
        </w:rPr>
        <w:t>。对于构建的基于流量和容量可靠性的模型，本章节首先设计了一种基于重复计算的基本算法</w:t>
      </w:r>
      <w:r w:rsidR="00E420C6">
        <w:rPr>
          <w:rFonts w:hint="eastAsia"/>
        </w:rPr>
        <w:t>BASE_FCP</w:t>
      </w:r>
      <w:r>
        <w:rPr>
          <w:rFonts w:hint="eastAsia"/>
        </w:rPr>
        <w:t>。因为</w:t>
      </w:r>
      <w:r w:rsidR="00211679">
        <w:rPr>
          <w:rFonts w:hint="eastAsia"/>
        </w:rPr>
        <w:t>BASE_FCP</w:t>
      </w:r>
      <w:r>
        <w:rPr>
          <w:rFonts w:hint="eastAsia"/>
        </w:rPr>
        <w:t>算法复杂度较高，本章提出一种基于流量和容量可靠性的不确定图关键边增量算法</w:t>
      </w:r>
      <w:r>
        <w:rPr>
          <w:rFonts w:hint="eastAsia"/>
        </w:rPr>
        <w:t>ICA_FCP</w:t>
      </w:r>
      <w:r>
        <w:rPr>
          <w:rFonts w:hint="eastAsia"/>
        </w:rPr>
        <w:t>，并重点介绍了算法的思想与实现，同时对算法进行了正确性证明以及时间复杂度和空间复杂度的分析。最后通过实验分析，比较</w:t>
      </w:r>
      <w:r w:rsidR="00FB07F1">
        <w:rPr>
          <w:rFonts w:hint="eastAsia"/>
        </w:rPr>
        <w:t>BASE_FCP</w:t>
      </w:r>
      <w:r>
        <w:rPr>
          <w:rFonts w:hint="eastAsia"/>
        </w:rPr>
        <w:t>算法和</w:t>
      </w:r>
      <w:r>
        <w:rPr>
          <w:rFonts w:hint="eastAsia"/>
        </w:rPr>
        <w:t>ICA_F</w:t>
      </w:r>
      <w:r w:rsidR="004D4D69">
        <w:rPr>
          <w:rFonts w:hint="eastAsia"/>
        </w:rPr>
        <w:t>CP</w:t>
      </w:r>
      <w:r w:rsidR="00534788">
        <w:rPr>
          <w:rFonts w:hint="eastAsia"/>
        </w:rPr>
        <w:t>算法在空间复杂度和时间复杂度上的差别，</w:t>
      </w:r>
      <w:r w:rsidR="00AC42A3" w:rsidRPr="006751CE">
        <w:rPr>
          <w:rFonts w:hint="eastAsia"/>
        </w:rPr>
        <w:t>实验结果表明</w:t>
      </w:r>
      <w:r w:rsidR="00AC42A3" w:rsidRPr="006751CE">
        <w:rPr>
          <w:rFonts w:hint="eastAsia"/>
        </w:rPr>
        <w:t>ICA</w:t>
      </w:r>
      <w:r w:rsidR="000E2460">
        <w:rPr>
          <w:rFonts w:hint="eastAsia"/>
        </w:rPr>
        <w:t>_FCP</w:t>
      </w:r>
      <w:r w:rsidR="00AC42A3" w:rsidRPr="006751CE">
        <w:rPr>
          <w:rFonts w:hint="eastAsia"/>
        </w:rPr>
        <w:t>算法相对于</w:t>
      </w:r>
      <w:r w:rsidR="00AC42A3" w:rsidRPr="006751CE">
        <w:rPr>
          <w:rFonts w:hint="eastAsia"/>
        </w:rPr>
        <w:t>BASE</w:t>
      </w:r>
      <w:r w:rsidR="004329F0">
        <w:rPr>
          <w:rFonts w:hint="eastAsia"/>
        </w:rPr>
        <w:t>_FCP</w:t>
      </w:r>
      <w:r w:rsidR="00AC42A3" w:rsidRPr="006751CE">
        <w:rPr>
          <w:rFonts w:hint="eastAsia"/>
        </w:rPr>
        <w:t>算法其空间复杂度有一定的增加</w:t>
      </w:r>
      <w:r w:rsidR="00AC42A3">
        <w:rPr>
          <w:rFonts w:hint="eastAsia"/>
        </w:rPr>
        <w:t>，</w:t>
      </w:r>
      <w:r w:rsidR="00AC42A3" w:rsidRPr="006751CE">
        <w:rPr>
          <w:rFonts w:hint="eastAsia"/>
        </w:rPr>
        <w:t>但是时间复杂度方面具有较大的优势</w:t>
      </w:r>
      <w:r w:rsidR="00AC42A3">
        <w:rPr>
          <w:rFonts w:hint="eastAsia"/>
        </w:rPr>
        <w:t>。</w:t>
      </w:r>
    </w:p>
    <w:p w:rsidR="00C55BBF" w:rsidRDefault="00983510" w:rsidP="00983510">
      <w:pPr>
        <w:pStyle w:val="1"/>
        <w:numPr>
          <w:ilvl w:val="0"/>
          <w:numId w:val="0"/>
        </w:numPr>
        <w:ind w:left="420" w:hanging="420"/>
      </w:pPr>
      <w:bookmarkStart w:id="83" w:name="_Toc449617166"/>
      <w:bookmarkEnd w:id="82"/>
      <w:r>
        <w:rPr>
          <w:rFonts w:hint="eastAsia"/>
        </w:rPr>
        <w:lastRenderedPageBreak/>
        <w:t>第</w:t>
      </w:r>
      <w:r>
        <w:rPr>
          <w:rFonts w:hint="eastAsia"/>
        </w:rPr>
        <w:t>4</w:t>
      </w:r>
      <w:r>
        <w:rPr>
          <w:rFonts w:hint="eastAsia"/>
        </w:rPr>
        <w:t>章</w:t>
      </w:r>
      <w:r>
        <w:rPr>
          <w:rFonts w:hint="eastAsia"/>
        </w:rPr>
        <w:t xml:space="preserve"> </w:t>
      </w:r>
      <w:r w:rsidR="00D10E35">
        <w:rPr>
          <w:rFonts w:hint="eastAsia"/>
        </w:rPr>
        <w:t>基于流量和</w:t>
      </w:r>
      <w:r w:rsidR="009D5ACB">
        <w:rPr>
          <w:rFonts w:hint="eastAsia"/>
        </w:rPr>
        <w:t>分布可靠性的</w:t>
      </w:r>
      <w:r w:rsidR="00442815">
        <w:rPr>
          <w:rFonts w:hint="eastAsia"/>
        </w:rPr>
        <w:t>关键边</w:t>
      </w:r>
      <w:r w:rsidR="009D5ACB">
        <w:rPr>
          <w:rFonts w:hint="eastAsia"/>
        </w:rPr>
        <w:t>衡量</w:t>
      </w:r>
      <w:r w:rsidR="00EC7651">
        <w:rPr>
          <w:rFonts w:hint="eastAsia"/>
        </w:rPr>
        <w:t>方法</w:t>
      </w:r>
      <w:bookmarkEnd w:id="83"/>
    </w:p>
    <w:p w:rsidR="002A0EA5" w:rsidRDefault="002B2DD0" w:rsidP="0018613A">
      <w:pPr>
        <w:pStyle w:val="a3"/>
        <w:spacing w:line="288" w:lineRule="auto"/>
        <w:ind w:firstLine="468"/>
      </w:pPr>
      <w:r>
        <w:rPr>
          <w:rFonts w:hint="eastAsia"/>
        </w:rPr>
        <w:t>在</w:t>
      </w:r>
      <w:r w:rsidR="005155CF">
        <w:rPr>
          <w:rFonts w:hint="eastAsia"/>
        </w:rPr>
        <w:t>上一章中，</w:t>
      </w:r>
      <w:r w:rsidR="00E75F17">
        <w:rPr>
          <w:rFonts w:hint="eastAsia"/>
        </w:rPr>
        <w:t>基于</w:t>
      </w:r>
      <w:bookmarkStart w:id="84" w:name="OLE_LINK24"/>
      <w:bookmarkStart w:id="85" w:name="OLE_LINK25"/>
      <w:r w:rsidR="00CD2531">
        <w:rPr>
          <w:rFonts w:hint="eastAsia"/>
        </w:rPr>
        <w:t>流量和</w:t>
      </w:r>
      <w:r w:rsidR="00E75F17">
        <w:rPr>
          <w:rFonts w:hint="eastAsia"/>
        </w:rPr>
        <w:t>容量可靠性的</w:t>
      </w:r>
      <w:r w:rsidR="005155CF">
        <w:rPr>
          <w:rFonts w:hint="eastAsia"/>
        </w:rPr>
        <w:t>不确定图关键评估方法</w:t>
      </w:r>
      <w:bookmarkEnd w:id="84"/>
      <w:bookmarkEnd w:id="85"/>
      <w:r w:rsidR="005155CF">
        <w:rPr>
          <w:rFonts w:hint="eastAsia"/>
        </w:rPr>
        <w:t>使用的是</w:t>
      </w:r>
      <w:r w:rsidR="00E36574">
        <w:rPr>
          <w:rFonts w:hint="eastAsia"/>
        </w:rPr>
        <w:t>移除边之后，相对流量</w:t>
      </w:r>
      <w:r w:rsidR="00765E66">
        <w:rPr>
          <w:rFonts w:hint="eastAsia"/>
        </w:rPr>
        <w:t>和容量可靠性的减少量，</w:t>
      </w:r>
      <w:r w:rsidR="00581EDE">
        <w:rPr>
          <w:rFonts w:hint="eastAsia"/>
        </w:rPr>
        <w:t>然而</w:t>
      </w:r>
      <w:r w:rsidR="00D2725B">
        <w:rPr>
          <w:rFonts w:hint="eastAsia"/>
        </w:rPr>
        <w:t>根据容量可靠性的定义，</w:t>
      </w:r>
      <w:r w:rsidR="00581EDE">
        <w:rPr>
          <w:rFonts w:hint="eastAsia"/>
        </w:rPr>
        <w:t>计算</w:t>
      </w:r>
      <w:r w:rsidR="00226CE5">
        <w:rPr>
          <w:rFonts w:hint="eastAsia"/>
        </w:rPr>
        <w:t>最大流</w:t>
      </w:r>
      <w:r w:rsidR="00581EDE">
        <w:rPr>
          <w:rFonts w:hint="eastAsia"/>
        </w:rPr>
        <w:t>容量可靠性</w:t>
      </w:r>
      <w:r w:rsidR="00B8661F">
        <w:rPr>
          <w:rFonts w:hint="eastAsia"/>
        </w:rPr>
        <w:t>需要获取不确定图所有满足最大流的</w:t>
      </w:r>
      <w:r w:rsidR="002F4852">
        <w:rPr>
          <w:rFonts w:hint="eastAsia"/>
        </w:rPr>
        <w:t>子图</w:t>
      </w:r>
      <w:r w:rsidR="008B29DF">
        <w:rPr>
          <w:rFonts w:hint="eastAsia"/>
        </w:rPr>
        <w:t>，</w:t>
      </w:r>
      <w:r w:rsidR="002944A0">
        <w:rPr>
          <w:rFonts w:hint="eastAsia"/>
        </w:rPr>
        <w:t>也就是说计算容量可靠性本身是一个非常复杂的过程。</w:t>
      </w:r>
      <w:r w:rsidR="00DC2A24">
        <w:rPr>
          <w:rFonts w:hint="eastAsia"/>
        </w:rPr>
        <w:t>为了减少</w:t>
      </w:r>
      <w:r w:rsidR="00E43E7C">
        <w:rPr>
          <w:rFonts w:hint="eastAsia"/>
        </w:rPr>
        <w:t>衡量不确定图关键边的复杂度，本章提出</w:t>
      </w:r>
      <w:r w:rsidR="00CC2175">
        <w:rPr>
          <w:rFonts w:hint="eastAsia"/>
        </w:rPr>
        <w:t>了基于流量和</w:t>
      </w:r>
      <w:r w:rsidR="0018260C">
        <w:rPr>
          <w:rFonts w:hint="eastAsia"/>
        </w:rPr>
        <w:t>分布可靠性的不确定图边关键度衡量方法，</w:t>
      </w:r>
      <w:r w:rsidR="00FB3406">
        <w:rPr>
          <w:rFonts w:hint="eastAsia"/>
        </w:rPr>
        <w:t>与上一节不同的是，该方法</w:t>
      </w:r>
      <w:r w:rsidR="00046385">
        <w:rPr>
          <w:rFonts w:hint="eastAsia"/>
        </w:rPr>
        <w:t>使用流量和分布可靠性（最可靠最大流分布可靠性）作为</w:t>
      </w:r>
      <w:r w:rsidR="00E24F14">
        <w:rPr>
          <w:rFonts w:hint="eastAsia"/>
        </w:rPr>
        <w:t>衡量关键边的指标，针对</w:t>
      </w:r>
      <w:r w:rsidR="00E24F14" w:rsidRPr="00E24F14">
        <w:rPr>
          <w:rFonts w:hint="eastAsia"/>
        </w:rPr>
        <w:t>边移除（故障）后对于不确定图最大流和</w:t>
      </w:r>
      <w:r w:rsidR="00D74213">
        <w:rPr>
          <w:rFonts w:hint="eastAsia"/>
        </w:rPr>
        <w:t>分布</w:t>
      </w:r>
      <w:r w:rsidR="00E24F14" w:rsidRPr="00E24F14">
        <w:rPr>
          <w:rFonts w:hint="eastAsia"/>
        </w:rPr>
        <w:t>可靠性造成</w:t>
      </w:r>
      <w:r w:rsidR="00747C97">
        <w:rPr>
          <w:rFonts w:hint="eastAsia"/>
        </w:rPr>
        <w:t>的相对损失这一角度来评估。</w:t>
      </w:r>
    </w:p>
    <w:p w:rsidR="00753530" w:rsidRDefault="003643D9" w:rsidP="0018613A">
      <w:pPr>
        <w:pStyle w:val="a3"/>
        <w:spacing w:line="288" w:lineRule="auto"/>
        <w:ind w:firstLine="468"/>
      </w:pPr>
      <w:bookmarkStart w:id="86" w:name="OLE_LINK34"/>
      <w:bookmarkStart w:id="87" w:name="OLE_LINK37"/>
      <w:bookmarkStart w:id="88" w:name="OLE_LINK38"/>
      <w:r>
        <w:rPr>
          <w:rFonts w:hint="eastAsia"/>
        </w:rPr>
        <w:t>本章的</w:t>
      </w:r>
      <w:r w:rsidRPr="003643D9">
        <w:rPr>
          <w:rFonts w:hint="eastAsia"/>
        </w:rPr>
        <w:t>组织组织结构如下：</w:t>
      </w:r>
      <w:r w:rsidR="008327A6">
        <w:rPr>
          <w:rFonts w:hint="eastAsia"/>
        </w:rPr>
        <w:t>4</w:t>
      </w:r>
      <w:r w:rsidRPr="003643D9">
        <w:rPr>
          <w:rFonts w:hint="eastAsia"/>
        </w:rPr>
        <w:t>.1</w:t>
      </w:r>
      <w:r w:rsidRPr="003643D9">
        <w:rPr>
          <w:rFonts w:hint="eastAsia"/>
        </w:rPr>
        <w:t>节构建了一种基于流量和</w:t>
      </w:r>
      <w:r w:rsidR="009E76AD">
        <w:rPr>
          <w:rFonts w:hint="eastAsia"/>
        </w:rPr>
        <w:t>分布</w:t>
      </w:r>
      <w:r w:rsidRPr="003643D9">
        <w:rPr>
          <w:rFonts w:hint="eastAsia"/>
        </w:rPr>
        <w:t>可靠性的关键边衡量模型</w:t>
      </w:r>
      <w:r w:rsidR="009E76AD">
        <w:rPr>
          <w:rFonts w:hint="eastAsia"/>
        </w:rPr>
        <w:t>；</w:t>
      </w:r>
      <w:r w:rsidR="008327A6">
        <w:rPr>
          <w:rFonts w:hint="eastAsia"/>
        </w:rPr>
        <w:t>4</w:t>
      </w:r>
      <w:r w:rsidR="007F6B45">
        <w:rPr>
          <w:rFonts w:hint="eastAsia"/>
        </w:rPr>
        <w:t>.2</w:t>
      </w:r>
      <w:r w:rsidR="007F6B45">
        <w:rPr>
          <w:rFonts w:hint="eastAsia"/>
        </w:rPr>
        <w:t>节设计了一种基于重复计算的基本算法</w:t>
      </w:r>
      <w:r w:rsidR="007F6B45">
        <w:rPr>
          <w:rFonts w:hint="eastAsia"/>
        </w:rPr>
        <w:t>BASE_F</w:t>
      </w:r>
      <w:r w:rsidR="00423AC3">
        <w:rPr>
          <w:rFonts w:hint="eastAsia"/>
        </w:rPr>
        <w:t>D</w:t>
      </w:r>
      <w:r w:rsidR="007F6B45">
        <w:rPr>
          <w:rFonts w:hint="eastAsia"/>
        </w:rPr>
        <w:t>P</w:t>
      </w:r>
      <w:r w:rsidR="00753530">
        <w:rPr>
          <w:rFonts w:hint="eastAsia"/>
        </w:rPr>
        <w:t>，并分析了算法复杂度；</w:t>
      </w:r>
      <w:r w:rsidR="00753530">
        <w:rPr>
          <w:rFonts w:hint="eastAsia"/>
        </w:rPr>
        <w:t>4</w:t>
      </w:r>
      <w:r w:rsidR="007F6B45">
        <w:rPr>
          <w:rFonts w:hint="eastAsia"/>
        </w:rPr>
        <w:t>.3</w:t>
      </w:r>
      <w:r w:rsidR="007F6B45">
        <w:rPr>
          <w:rFonts w:hint="eastAsia"/>
        </w:rPr>
        <w:t>节提出一种基于流量和</w:t>
      </w:r>
      <w:r w:rsidR="00945BB5">
        <w:rPr>
          <w:rFonts w:hint="eastAsia"/>
        </w:rPr>
        <w:t>分布</w:t>
      </w:r>
      <w:r w:rsidR="007F6B45">
        <w:rPr>
          <w:rFonts w:hint="eastAsia"/>
        </w:rPr>
        <w:t>可靠性的不确定图关键边增量算法</w:t>
      </w:r>
      <w:r w:rsidR="007F6B45">
        <w:rPr>
          <w:rFonts w:hint="eastAsia"/>
        </w:rPr>
        <w:t>ICA_F</w:t>
      </w:r>
      <w:r w:rsidR="00945BB5">
        <w:rPr>
          <w:rFonts w:hint="eastAsia"/>
        </w:rPr>
        <w:t>D</w:t>
      </w:r>
      <w:r w:rsidR="007F6B45">
        <w:rPr>
          <w:rFonts w:hint="eastAsia"/>
        </w:rPr>
        <w:t>P</w:t>
      </w:r>
      <w:r w:rsidR="007F6B45">
        <w:rPr>
          <w:rFonts w:hint="eastAsia"/>
        </w:rPr>
        <w:t>，并重点介绍了算法的思想与实现，同时对算法进行了正确性证明</w:t>
      </w:r>
      <w:r w:rsidR="00753530">
        <w:rPr>
          <w:rFonts w:hint="eastAsia"/>
        </w:rPr>
        <w:t>以及时间复杂度和空间复杂度的分析；</w:t>
      </w:r>
      <w:r w:rsidR="00753530">
        <w:rPr>
          <w:rFonts w:hint="eastAsia"/>
        </w:rPr>
        <w:t>4</w:t>
      </w:r>
      <w:r w:rsidR="007F6B45">
        <w:rPr>
          <w:rFonts w:hint="eastAsia"/>
        </w:rPr>
        <w:t>.4</w:t>
      </w:r>
      <w:r w:rsidR="007F6B45">
        <w:rPr>
          <w:rFonts w:hint="eastAsia"/>
        </w:rPr>
        <w:t>节</w:t>
      </w:r>
      <w:r w:rsidR="00753530">
        <w:rPr>
          <w:rFonts w:hint="eastAsia"/>
        </w:rPr>
        <w:t>提出了一种对于</w:t>
      </w:r>
      <w:r w:rsidR="00753530">
        <w:rPr>
          <w:rFonts w:hint="eastAsia"/>
        </w:rPr>
        <w:t>A</w:t>
      </w:r>
      <w:r w:rsidR="00753530">
        <w:rPr>
          <w:rFonts w:hint="eastAsia"/>
        </w:rPr>
        <w:t>边的基于增广路径添加的近似算法，并分析了算法复杂度，给出了近似算法和精确算法的相似度度量，并分析了近似算法的下界；</w:t>
      </w:r>
      <w:r w:rsidR="00753530">
        <w:rPr>
          <w:rFonts w:hint="eastAsia"/>
        </w:rPr>
        <w:t>4.</w:t>
      </w:r>
      <w:r w:rsidR="00296F61">
        <w:rPr>
          <w:rFonts w:hint="eastAsia"/>
        </w:rPr>
        <w:t>5</w:t>
      </w:r>
      <w:r w:rsidR="00753530">
        <w:rPr>
          <w:rFonts w:hint="eastAsia"/>
        </w:rPr>
        <w:t>节通过试验分析，</w:t>
      </w:r>
      <w:r w:rsidR="00753530" w:rsidRPr="00476A23">
        <w:rPr>
          <w:rFonts w:hint="eastAsia"/>
        </w:rPr>
        <w:t>比较</w:t>
      </w:r>
      <w:bookmarkStart w:id="89" w:name="OLE_LINK23"/>
      <w:bookmarkStart w:id="90" w:name="OLE_LINK28"/>
      <w:bookmarkStart w:id="91" w:name="OLE_LINK29"/>
      <w:r w:rsidR="00753530" w:rsidRPr="00476A23">
        <w:rPr>
          <w:rFonts w:hint="eastAsia"/>
        </w:rPr>
        <w:t>BASE_F</w:t>
      </w:r>
      <w:r w:rsidR="00753530">
        <w:rPr>
          <w:rFonts w:hint="eastAsia"/>
        </w:rPr>
        <w:t>D</w:t>
      </w:r>
      <w:r w:rsidR="00753530" w:rsidRPr="00476A23">
        <w:rPr>
          <w:rFonts w:hint="eastAsia"/>
        </w:rPr>
        <w:t>P</w:t>
      </w:r>
      <w:bookmarkEnd w:id="89"/>
      <w:bookmarkEnd w:id="90"/>
      <w:bookmarkEnd w:id="91"/>
      <w:r w:rsidR="00753530" w:rsidRPr="00476A23">
        <w:rPr>
          <w:rFonts w:hint="eastAsia"/>
        </w:rPr>
        <w:t>算法和</w:t>
      </w:r>
      <w:bookmarkStart w:id="92" w:name="OLE_LINK30"/>
      <w:bookmarkStart w:id="93" w:name="OLE_LINK31"/>
      <w:bookmarkStart w:id="94" w:name="OLE_LINK32"/>
      <w:bookmarkStart w:id="95" w:name="OLE_LINK33"/>
      <w:r w:rsidR="00753530" w:rsidRPr="00476A23">
        <w:rPr>
          <w:rFonts w:hint="eastAsia"/>
        </w:rPr>
        <w:t>ICA_F</w:t>
      </w:r>
      <w:r w:rsidR="00753530">
        <w:rPr>
          <w:rFonts w:hint="eastAsia"/>
        </w:rPr>
        <w:t>DP</w:t>
      </w:r>
      <w:bookmarkEnd w:id="92"/>
      <w:bookmarkEnd w:id="93"/>
      <w:bookmarkEnd w:id="94"/>
      <w:bookmarkEnd w:id="95"/>
      <w:r w:rsidR="00753530" w:rsidRPr="00476A23">
        <w:rPr>
          <w:rFonts w:hint="eastAsia"/>
        </w:rPr>
        <w:t>算法在空间复杂度和时间复杂度上的差别</w:t>
      </w:r>
      <w:r w:rsidR="00753530">
        <w:rPr>
          <w:rFonts w:hint="eastAsia"/>
        </w:rPr>
        <w:t>，比较</w:t>
      </w:r>
      <w:r w:rsidR="00454318" w:rsidRPr="00476A23">
        <w:rPr>
          <w:rFonts w:hint="eastAsia"/>
        </w:rPr>
        <w:t>ICA_F</w:t>
      </w:r>
      <w:r w:rsidR="00454318">
        <w:rPr>
          <w:rFonts w:hint="eastAsia"/>
        </w:rPr>
        <w:t>DP</w:t>
      </w:r>
      <w:r w:rsidR="00753530">
        <w:rPr>
          <w:rFonts w:hint="eastAsia"/>
        </w:rPr>
        <w:t>相较于</w:t>
      </w:r>
      <w:r w:rsidR="00454318" w:rsidRPr="00476A23">
        <w:rPr>
          <w:rFonts w:hint="eastAsia"/>
        </w:rPr>
        <w:t>ICA_F</w:t>
      </w:r>
      <w:r w:rsidR="00454318">
        <w:rPr>
          <w:rFonts w:hint="eastAsia"/>
        </w:rPr>
        <w:t>CP</w:t>
      </w:r>
      <w:r w:rsidR="00454318">
        <w:rPr>
          <w:rFonts w:hint="eastAsia"/>
        </w:rPr>
        <w:t>算法的优势，并分析了近似算法的波动性。</w:t>
      </w:r>
      <w:bookmarkEnd w:id="86"/>
      <w:bookmarkEnd w:id="87"/>
      <w:bookmarkEnd w:id="88"/>
    </w:p>
    <w:p w:rsidR="005F6F8E" w:rsidRDefault="006D75D3" w:rsidP="00DB5271">
      <w:pPr>
        <w:pStyle w:val="21"/>
      </w:pPr>
      <w:bookmarkStart w:id="96" w:name="_Toc449617167"/>
      <w:r>
        <w:rPr>
          <w:rFonts w:hint="eastAsia"/>
        </w:rPr>
        <w:t xml:space="preserve">4.1 </w:t>
      </w:r>
      <w:r w:rsidR="00590DD7">
        <w:rPr>
          <w:rFonts w:hint="eastAsia"/>
        </w:rPr>
        <w:t>基于流量和分布可靠性的不确定图边关键度衡量模型</w:t>
      </w:r>
      <w:bookmarkEnd w:id="96"/>
    </w:p>
    <w:p w:rsidR="000158D7" w:rsidRDefault="001F2389" w:rsidP="0018613A">
      <w:pPr>
        <w:pStyle w:val="a3"/>
        <w:spacing w:line="288" w:lineRule="auto"/>
        <w:ind w:firstLine="468"/>
      </w:pPr>
      <w:r>
        <w:rPr>
          <w:rFonts w:hint="eastAsia"/>
        </w:rPr>
        <w:t>本课题第三章研究的是基于</w:t>
      </w:r>
      <w:r w:rsidR="0042132B">
        <w:rPr>
          <w:rFonts w:hint="eastAsia"/>
        </w:rPr>
        <w:t>流量和容量可靠性的不确定图关键评估方法，</w:t>
      </w:r>
      <w:r w:rsidR="00D725E7">
        <w:rPr>
          <w:rFonts w:hint="eastAsia"/>
        </w:rPr>
        <w:t>然而计</w:t>
      </w:r>
      <w:r w:rsidR="003F52AD">
        <w:rPr>
          <w:rFonts w:hint="eastAsia"/>
        </w:rPr>
        <w:t>算不确定图的容量可靠性复杂度很高，</w:t>
      </w:r>
      <w:r w:rsidR="0011681B">
        <w:rPr>
          <w:rFonts w:hint="eastAsia"/>
        </w:rPr>
        <w:t>该</w:t>
      </w:r>
      <w:r w:rsidR="003F52AD">
        <w:rPr>
          <w:rFonts w:hint="eastAsia"/>
        </w:rPr>
        <w:t>算法只能适应较小规模的图。</w:t>
      </w:r>
      <w:r w:rsidR="005535C3">
        <w:rPr>
          <w:rFonts w:hint="eastAsia"/>
        </w:rPr>
        <w:t>因此本章提出一种基于流量和分布可靠性（最可靠最大流分布可靠性）</w:t>
      </w:r>
      <w:r w:rsidR="00965995">
        <w:rPr>
          <w:rFonts w:hint="eastAsia"/>
        </w:rPr>
        <w:t>的不确定图</w:t>
      </w:r>
      <w:r w:rsidR="00F74D36">
        <w:rPr>
          <w:rFonts w:hint="eastAsia"/>
        </w:rPr>
        <w:t>关键边衡量模型。该模型针对不确定图中边移除（故障）后对流量</w:t>
      </w:r>
      <w:r w:rsidR="00E30B3F">
        <w:rPr>
          <w:rFonts w:hint="eastAsia"/>
        </w:rPr>
        <w:t>和分布</w:t>
      </w:r>
      <w:r w:rsidR="00F74D36">
        <w:rPr>
          <w:rFonts w:hint="eastAsia"/>
        </w:rPr>
        <w:t>可靠性产生的相对损失，来评估关键边。</w:t>
      </w:r>
      <w:r w:rsidR="00F00233">
        <w:rPr>
          <w:rFonts w:hint="eastAsia"/>
        </w:rPr>
        <w:t>该模型将流量作为衡量关键边的最重要因素，当流量一致时，比较</w:t>
      </w:r>
      <w:r w:rsidR="00E12FA6">
        <w:rPr>
          <w:rFonts w:hint="eastAsia"/>
        </w:rPr>
        <w:t>最可靠最大流分布的</w:t>
      </w:r>
      <w:r w:rsidR="00F00233">
        <w:rPr>
          <w:rFonts w:hint="eastAsia"/>
        </w:rPr>
        <w:t>可靠性。</w:t>
      </w:r>
      <w:r w:rsidR="003C08EE">
        <w:rPr>
          <w:rFonts w:hint="eastAsia"/>
        </w:rPr>
        <w:t>假设</w:t>
      </w:r>
      <w:r w:rsidR="003C08EE">
        <w:rPr>
          <w:rFonts w:hint="eastAsia"/>
        </w:rPr>
        <w:t>f</w:t>
      </w:r>
      <w:r w:rsidR="003C08EE">
        <w:rPr>
          <w:rFonts w:hint="eastAsia"/>
        </w:rPr>
        <w:t>，</w:t>
      </w:r>
      <w:r w:rsidR="003C08EE">
        <w:rPr>
          <w:rFonts w:hint="eastAsia"/>
        </w:rPr>
        <w:t>p</w:t>
      </w:r>
      <w:r w:rsidR="00E20533">
        <w:rPr>
          <w:rFonts w:hint="eastAsia"/>
          <w:vertAlign w:val="subscript"/>
        </w:rPr>
        <w:t>d</w:t>
      </w:r>
      <w:r w:rsidR="003C08EE">
        <w:rPr>
          <w:rFonts w:hint="eastAsia"/>
        </w:rPr>
        <w:t>分别表示不确定图边移除之后剩余不确定图能够达到的最大流和最大流容量可靠性，</w:t>
      </w:r>
      <w:r w:rsidR="003C08EE">
        <w:rPr>
          <w:rFonts w:hint="eastAsia"/>
        </w:rPr>
        <w:t>K</w:t>
      </w:r>
      <w:r w:rsidR="003C08EE" w:rsidRPr="00397C8E">
        <w:rPr>
          <w:rFonts w:hint="eastAsia"/>
          <w:vertAlign w:val="subscript"/>
        </w:rPr>
        <w:t>f</w:t>
      </w:r>
      <w:r w:rsidR="003C08EE">
        <w:rPr>
          <w:rFonts w:hint="eastAsia"/>
        </w:rPr>
        <w:t>，</w:t>
      </w:r>
      <w:r w:rsidR="003C08EE">
        <w:rPr>
          <w:rFonts w:hint="eastAsia"/>
        </w:rPr>
        <w:t>K</w:t>
      </w:r>
      <w:r w:rsidR="003C08EE" w:rsidRPr="00397C8E">
        <w:rPr>
          <w:rFonts w:hint="eastAsia"/>
          <w:vertAlign w:val="subscript"/>
        </w:rPr>
        <w:t>p</w:t>
      </w:r>
      <w:r w:rsidR="00E20533">
        <w:rPr>
          <w:rFonts w:hint="eastAsia"/>
          <w:vertAlign w:val="subscript"/>
        </w:rPr>
        <w:t>d</w:t>
      </w:r>
      <w:r w:rsidR="003C08EE">
        <w:rPr>
          <w:rFonts w:hint="eastAsia"/>
        </w:rPr>
        <w:t>分别表示为流量和容量可靠性的关键系数，那么模型中的指标关键程度可以表示为</w:t>
      </w:r>
      <w:r w:rsidR="003C08EE">
        <w:rPr>
          <w:rFonts w:hint="eastAsia"/>
        </w:rPr>
        <w:t>K</w:t>
      </w:r>
      <w:r w:rsidR="003C08EE" w:rsidRPr="00397C8E">
        <w:rPr>
          <w:rFonts w:hint="eastAsia"/>
          <w:vertAlign w:val="subscript"/>
        </w:rPr>
        <w:t>f</w:t>
      </w:r>
      <w:r w:rsidR="003C08EE">
        <w:rPr>
          <w:rFonts w:hint="eastAsia"/>
        </w:rPr>
        <w:t>&gt;K</w:t>
      </w:r>
      <w:r w:rsidR="003C08EE" w:rsidRPr="00397C8E">
        <w:rPr>
          <w:rFonts w:hint="eastAsia"/>
          <w:vertAlign w:val="subscript"/>
        </w:rPr>
        <w:t>p</w:t>
      </w:r>
      <w:r w:rsidR="00E20533">
        <w:rPr>
          <w:rFonts w:hint="eastAsia"/>
          <w:vertAlign w:val="subscript"/>
        </w:rPr>
        <w:t>d</w:t>
      </w:r>
      <w:r w:rsidR="003C08EE">
        <w:rPr>
          <w:rFonts w:hint="eastAsia"/>
        </w:rPr>
        <w:t>。</w:t>
      </w:r>
    </w:p>
    <w:p w:rsidR="00C54604" w:rsidRPr="00E20533" w:rsidRDefault="00505AF2" w:rsidP="0018613A">
      <w:pPr>
        <w:pStyle w:val="a3"/>
        <w:spacing w:line="288" w:lineRule="auto"/>
        <w:ind w:firstLine="468"/>
      </w:pPr>
      <w:r>
        <w:rPr>
          <w:rFonts w:hint="eastAsia"/>
        </w:rPr>
        <w:t>因为计算不确定图的（最大流）容量可靠性</w:t>
      </w:r>
      <w:r w:rsidR="00D45EE2">
        <w:rPr>
          <w:rFonts w:hint="eastAsia"/>
        </w:rPr>
        <w:t>，需要将不确定图所有满足最大流的子图都获取，</w:t>
      </w:r>
      <w:r w:rsidR="00DF3A00">
        <w:rPr>
          <w:rFonts w:hint="eastAsia"/>
        </w:rPr>
        <w:t>然后计算所有子图的概率之</w:t>
      </w:r>
      <w:r w:rsidR="009C3E1E">
        <w:rPr>
          <w:rFonts w:hint="eastAsia"/>
        </w:rPr>
        <w:t>和，</w:t>
      </w:r>
      <w:r w:rsidR="00B0788A">
        <w:rPr>
          <w:rFonts w:hint="eastAsia"/>
        </w:rPr>
        <w:t>而相对于此，计算不确定图的分布可靠性就简单很多，同样也需要状态划分算法，但是</w:t>
      </w:r>
      <w:r w:rsidR="0092332C">
        <w:rPr>
          <w:rFonts w:hint="eastAsia"/>
        </w:rPr>
        <w:t>根据极小子图理论</w:t>
      </w:r>
      <w:r w:rsidR="006153E3">
        <w:rPr>
          <w:rFonts w:hint="eastAsia"/>
        </w:rPr>
        <w:t>[28]</w:t>
      </w:r>
      <w:r w:rsidR="00F94D37">
        <w:rPr>
          <w:rFonts w:hint="eastAsia"/>
        </w:rPr>
        <w:t>，只需要获取极小子图即可。但是</w:t>
      </w:r>
      <w:r w:rsidR="00F220BD">
        <w:rPr>
          <w:rFonts w:hint="eastAsia"/>
        </w:rPr>
        <w:t>不确定图两条边断掉之后，分布可靠性是一样的时候，容量可靠性有可能不同，因此使用不确定</w:t>
      </w:r>
      <w:r w:rsidR="0072759F">
        <w:rPr>
          <w:rFonts w:hint="eastAsia"/>
        </w:rPr>
        <w:t>使用</w:t>
      </w:r>
      <w:r w:rsidR="00B218A8">
        <w:rPr>
          <w:rFonts w:hint="eastAsia"/>
        </w:rPr>
        <w:t>流量和分布可靠性作为指标的关键边衡量模型的区分度</w:t>
      </w:r>
      <w:r w:rsidR="00F73271">
        <w:rPr>
          <w:rFonts w:hint="eastAsia"/>
        </w:rPr>
        <w:t>没有第三章的模型好，但是算法复杂度降低了许多。</w:t>
      </w:r>
    </w:p>
    <w:p w:rsidR="005144BE" w:rsidRDefault="00D544F1" w:rsidP="0018613A">
      <w:pPr>
        <w:pStyle w:val="a3"/>
        <w:spacing w:line="288" w:lineRule="auto"/>
        <w:ind w:firstLine="468"/>
      </w:pPr>
      <w:r>
        <w:rPr>
          <w:rFonts w:hint="eastAsia"/>
        </w:rPr>
        <w:t>同样，</w:t>
      </w:r>
      <w:r w:rsidR="00840352">
        <w:rPr>
          <w:rFonts w:hint="eastAsia"/>
        </w:rPr>
        <w:t>根据流量和（最可靠最大流）分布可靠性</w:t>
      </w:r>
      <w:r w:rsidR="005144BE">
        <w:rPr>
          <w:rFonts w:hint="eastAsia"/>
        </w:rPr>
        <w:t>，可以将不确定图的边分为三类，即边发生故障之后剩余不确定图和原不确定图进行对比：</w:t>
      </w:r>
    </w:p>
    <w:p w:rsidR="005144BE" w:rsidRDefault="005144BE" w:rsidP="0018613A">
      <w:pPr>
        <w:pStyle w:val="a3"/>
        <w:spacing w:line="288" w:lineRule="auto"/>
        <w:ind w:firstLine="468"/>
      </w:pPr>
      <w:r>
        <w:rPr>
          <w:rFonts w:hint="eastAsia"/>
        </w:rPr>
        <w:t>（</w:t>
      </w:r>
      <w:r>
        <w:rPr>
          <w:rFonts w:hint="eastAsia"/>
        </w:rPr>
        <w:t>1</w:t>
      </w:r>
      <w:r>
        <w:rPr>
          <w:rFonts w:hint="eastAsia"/>
        </w:rPr>
        <w:t>）流量和</w:t>
      </w:r>
      <w:r w:rsidR="0092677E">
        <w:rPr>
          <w:rFonts w:hint="eastAsia"/>
        </w:rPr>
        <w:t>分布</w:t>
      </w:r>
      <w:r>
        <w:rPr>
          <w:rFonts w:hint="eastAsia"/>
        </w:rPr>
        <w:t>可靠性都减少，作为</w:t>
      </w:r>
      <w:r>
        <w:rPr>
          <w:rFonts w:hint="eastAsia"/>
        </w:rPr>
        <w:t>A</w:t>
      </w:r>
      <w:r>
        <w:rPr>
          <w:rFonts w:hint="eastAsia"/>
        </w:rPr>
        <w:t>类边；</w:t>
      </w:r>
    </w:p>
    <w:p w:rsidR="005144BE" w:rsidRDefault="005144BE" w:rsidP="0018613A">
      <w:pPr>
        <w:pStyle w:val="a3"/>
        <w:spacing w:line="288" w:lineRule="auto"/>
        <w:ind w:firstLine="468"/>
      </w:pPr>
      <w:r>
        <w:rPr>
          <w:rFonts w:hint="eastAsia"/>
        </w:rPr>
        <w:lastRenderedPageBreak/>
        <w:t>（</w:t>
      </w:r>
      <w:r>
        <w:rPr>
          <w:rFonts w:hint="eastAsia"/>
        </w:rPr>
        <w:t>2</w:t>
      </w:r>
      <w:r w:rsidR="00D82AA3">
        <w:rPr>
          <w:rFonts w:hint="eastAsia"/>
        </w:rPr>
        <w:t>）流量不变，分布</w:t>
      </w:r>
      <w:r>
        <w:rPr>
          <w:rFonts w:hint="eastAsia"/>
        </w:rPr>
        <w:t>可靠性减少，作为</w:t>
      </w:r>
      <w:r>
        <w:rPr>
          <w:rFonts w:hint="eastAsia"/>
        </w:rPr>
        <w:t>B</w:t>
      </w:r>
      <w:r>
        <w:rPr>
          <w:rFonts w:hint="eastAsia"/>
        </w:rPr>
        <w:t>类边；</w:t>
      </w:r>
    </w:p>
    <w:p w:rsidR="005144BE" w:rsidRPr="00F64B33" w:rsidRDefault="005144BE" w:rsidP="0018613A">
      <w:pPr>
        <w:pStyle w:val="a3"/>
        <w:spacing w:line="288" w:lineRule="auto"/>
        <w:ind w:firstLine="468"/>
      </w:pPr>
      <w:r>
        <w:rPr>
          <w:rFonts w:hint="eastAsia"/>
        </w:rPr>
        <w:t>（</w:t>
      </w:r>
      <w:r>
        <w:rPr>
          <w:rFonts w:hint="eastAsia"/>
        </w:rPr>
        <w:t>3</w:t>
      </w:r>
      <w:r>
        <w:rPr>
          <w:rFonts w:hint="eastAsia"/>
        </w:rPr>
        <w:t>）流量和</w:t>
      </w:r>
      <w:r w:rsidR="00C4484A">
        <w:rPr>
          <w:rFonts w:hint="eastAsia"/>
        </w:rPr>
        <w:t>分布</w:t>
      </w:r>
      <w:r>
        <w:rPr>
          <w:rFonts w:hint="eastAsia"/>
        </w:rPr>
        <w:t>可靠性都不边，作为</w:t>
      </w:r>
      <w:r>
        <w:rPr>
          <w:rFonts w:hint="eastAsia"/>
        </w:rPr>
        <w:t>C</w:t>
      </w:r>
      <w:r>
        <w:rPr>
          <w:rFonts w:hint="eastAsia"/>
        </w:rPr>
        <w:t>类边。</w:t>
      </w:r>
    </w:p>
    <w:p w:rsidR="005144BE" w:rsidRDefault="005144BE" w:rsidP="0018613A">
      <w:pPr>
        <w:pStyle w:val="a3"/>
        <w:spacing w:line="288" w:lineRule="auto"/>
        <w:ind w:firstLine="468"/>
      </w:pPr>
      <w:r>
        <w:rPr>
          <w:rFonts w:hint="eastAsia"/>
        </w:rPr>
        <w:t>根据这两个指标的关键程度</w:t>
      </w:r>
      <w:r>
        <w:rPr>
          <w:rFonts w:hint="eastAsia"/>
        </w:rPr>
        <w:t>K</w:t>
      </w:r>
      <w:r w:rsidRPr="00397C8E">
        <w:rPr>
          <w:rFonts w:hint="eastAsia"/>
          <w:vertAlign w:val="subscript"/>
        </w:rPr>
        <w:t>f</w:t>
      </w:r>
      <w:r>
        <w:rPr>
          <w:rFonts w:hint="eastAsia"/>
        </w:rPr>
        <w:t>&gt;K</w:t>
      </w:r>
      <w:r w:rsidRPr="00397C8E">
        <w:rPr>
          <w:rFonts w:hint="eastAsia"/>
          <w:vertAlign w:val="subscript"/>
        </w:rPr>
        <w:t>p</w:t>
      </w:r>
      <w:r w:rsidR="00780331">
        <w:rPr>
          <w:rFonts w:hint="eastAsia"/>
          <w:vertAlign w:val="subscript"/>
        </w:rPr>
        <w:t>d</w:t>
      </w:r>
      <w:r>
        <w:rPr>
          <w:rFonts w:hint="eastAsia"/>
        </w:rPr>
        <w:t>，易得出</w:t>
      </w:r>
      <w:r>
        <w:rPr>
          <w:rFonts w:hint="eastAsia"/>
        </w:rPr>
        <w:t>ABC</w:t>
      </w:r>
      <w:r>
        <w:rPr>
          <w:rFonts w:hint="eastAsia"/>
        </w:rPr>
        <w:t>三类边的关键程度依次减少。</w:t>
      </w:r>
    </w:p>
    <w:p w:rsidR="005144BE" w:rsidRDefault="005144BE" w:rsidP="0018613A">
      <w:pPr>
        <w:pStyle w:val="a3"/>
        <w:spacing w:line="288" w:lineRule="auto"/>
        <w:ind w:firstLine="468"/>
      </w:pPr>
      <w:r>
        <w:rPr>
          <w:rFonts w:hint="eastAsia"/>
        </w:rPr>
        <w:t>在不确定图求解最可靠最大流分布的过程中，通过状态划分规则</w:t>
      </w:r>
      <w:r w:rsidRPr="00CC2B2B">
        <w:rPr>
          <w:rFonts w:hint="eastAsia"/>
        </w:rPr>
        <w:t>可以求解不确定图满足最大流的所有子图区间</w:t>
      </w:r>
      <w:r>
        <w:rPr>
          <w:rFonts w:hint="eastAsia"/>
        </w:rPr>
        <w:t>，</w:t>
      </w:r>
      <w:r w:rsidRPr="00A338C8">
        <w:rPr>
          <w:rFonts w:hint="eastAsia"/>
        </w:rPr>
        <w:t>根据边能够被满足最大流的子图的个数可对边进行分类</w:t>
      </w:r>
      <w:r>
        <w:rPr>
          <w:rFonts w:hint="eastAsia"/>
        </w:rPr>
        <w:t>。</w:t>
      </w:r>
      <w:r w:rsidRPr="00862071">
        <w:rPr>
          <w:rFonts w:hint="eastAsia"/>
        </w:rPr>
        <w:t>根据不确定图子图的向量表示法以及向量的偏序关系，本文在获取的子图区间的基础上定义边在所有满足最大流子图的存在率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5144BE" w:rsidRDefault="005144BE" w:rsidP="0018613A">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如下：</w:t>
      </w:r>
    </w:p>
    <w:p w:rsidR="00CF32F9" w:rsidRDefault="0079682D" w:rsidP="004678AB">
      <w:pPr>
        <w:pStyle w:val="a3"/>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18613A">
        <w:rPr>
          <w:rFonts w:hint="eastAsia"/>
        </w:rPr>
        <w:t xml:space="preserve">                  </w:t>
      </w:r>
      <w:r w:rsidR="00CF32F9">
        <w:rPr>
          <w:rFonts w:hint="eastAsia"/>
        </w:rPr>
        <w:t xml:space="preserve">             </w:t>
      </w:r>
      <w:r w:rsidR="00CF32F9">
        <w:rPr>
          <w:rFonts w:hint="eastAsia"/>
        </w:rPr>
        <w:t>（</w:t>
      </w:r>
      <w:r w:rsidR="00CF32F9">
        <w:rPr>
          <w:rFonts w:hint="eastAsia"/>
        </w:rPr>
        <w:t>4-1</w:t>
      </w:r>
      <w:r w:rsidR="00CF32F9">
        <w:rPr>
          <w:rFonts w:hint="eastAsia"/>
        </w:rPr>
        <w:t>）</w:t>
      </w:r>
    </w:p>
    <w:p w:rsidR="005144BE" w:rsidRPr="002B32D6" w:rsidRDefault="005144BE" w:rsidP="0018613A">
      <w:pPr>
        <w:pStyle w:val="a3"/>
        <w:spacing w:line="288" w:lineRule="auto"/>
        <w:ind w:firstLine="468"/>
      </w:pPr>
      <w:r>
        <w:rPr>
          <w:rFonts w:hint="eastAsia"/>
        </w:rPr>
        <w:t>其中</w:t>
      </w:r>
      <w:r>
        <w:t>i</w:t>
      </w:r>
      <w:r>
        <w:rPr>
          <w:rFonts w:hint="eastAsia"/>
        </w:rPr>
        <w:t>表示边的序号，</w:t>
      </w:r>
      <w:r>
        <w:t>j</w:t>
      </w:r>
      <w:r>
        <w:rPr>
          <w:rFonts w:hint="eastAsia"/>
        </w:rPr>
        <w:t>表示子图区间的序号。</w:t>
      </w:r>
    </w:p>
    <w:p w:rsidR="005144BE" w:rsidRDefault="005144BE" w:rsidP="0018613A">
      <w:pPr>
        <w:pStyle w:val="a3"/>
        <w:spacing w:line="288" w:lineRule="auto"/>
        <w:ind w:firstLine="468"/>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，定义如下</w:t>
      </w:r>
    </w:p>
    <w:p w:rsidR="00765339" w:rsidRDefault="0079682D" w:rsidP="004678AB">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765339">
        <w:rPr>
          <w:rFonts w:hint="eastAsia"/>
        </w:rPr>
        <w:t xml:space="preserve"> </w:t>
      </w:r>
      <w:r w:rsidR="0018613A">
        <w:rPr>
          <w:rFonts w:hint="eastAsia"/>
        </w:rPr>
        <w:t xml:space="preserve">                     </w:t>
      </w:r>
      <w:r w:rsidR="00765339">
        <w:rPr>
          <w:rFonts w:hint="eastAsia"/>
        </w:rPr>
        <w:t xml:space="preserve">         </w:t>
      </w:r>
      <w:r w:rsidR="00765339">
        <w:rPr>
          <w:rFonts w:hint="eastAsia"/>
        </w:rPr>
        <w:t>（</w:t>
      </w:r>
      <w:r w:rsidR="00762B78">
        <w:rPr>
          <w:rFonts w:hint="eastAsia"/>
        </w:rPr>
        <w:t>4</w:t>
      </w:r>
      <w:r w:rsidR="00765339">
        <w:rPr>
          <w:rFonts w:hint="eastAsia"/>
        </w:rPr>
        <w:t>-2</w:t>
      </w:r>
      <w:r w:rsidR="00765339">
        <w:rPr>
          <w:rFonts w:hint="eastAsia"/>
        </w:rPr>
        <w:t>）</w:t>
      </w:r>
    </w:p>
    <w:p w:rsidR="005144BE" w:rsidRDefault="005144BE" w:rsidP="0018613A">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5144BE" w:rsidRDefault="00EF2193" w:rsidP="0018613A">
      <w:pPr>
        <w:pStyle w:val="a3"/>
        <w:spacing w:line="288" w:lineRule="auto"/>
        <w:ind w:firstLine="468"/>
      </w:pPr>
      <w:r>
        <w:rPr>
          <w:rFonts w:hint="eastAsia"/>
        </w:rPr>
        <w:t>根据定义可知，</w:t>
      </w:r>
      <w:r>
        <w:t>S</w:t>
      </w:r>
      <w:r w:rsidRPr="00270E57">
        <w:rPr>
          <w:vertAlign w:val="subscript"/>
        </w:rPr>
        <w:t>i</w:t>
      </w:r>
      <w:r>
        <w:rPr>
          <w:rFonts w:hint="eastAsia"/>
        </w:rPr>
        <w:t>有性质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Pr>
          <w:rFonts w:hint="eastAsia"/>
        </w:rPr>
        <w:t>，</w:t>
      </w:r>
      <w:r w:rsidRPr="009E39AB">
        <w:rPr>
          <w:rFonts w:hint="eastAsia"/>
        </w:rPr>
        <w:t>其中</w:t>
      </w:r>
      <w:r>
        <w:rPr>
          <w:i/>
        </w:rPr>
        <w:sym w:font="Symbol" w:char="F074"/>
      </w:r>
      <w:r w:rsidRPr="009E39AB">
        <w:rPr>
          <w:rFonts w:hint="eastAsia"/>
        </w:rPr>
        <w:t>为使用状态划分区间算法获得的最大流区间的个数</w:t>
      </w:r>
      <w:r>
        <w:rPr>
          <w:rFonts w:hint="eastAsia"/>
        </w:rPr>
        <w:t>。</w:t>
      </w:r>
    </w:p>
    <w:p w:rsidR="00673989" w:rsidRPr="00F43805" w:rsidRDefault="00032401" w:rsidP="0018613A">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，那边边</w:t>
      </w:r>
      <w:r>
        <w:t>e</w:t>
      </w:r>
      <w:r w:rsidRPr="00B323F2">
        <w:rPr>
          <w:vertAlign w:val="subscript"/>
        </w:rPr>
        <w:t>i</w:t>
      </w:r>
      <w:r>
        <w:rPr>
          <w:rFonts w:hint="eastAsia"/>
        </w:rPr>
        <w:t>存在于所有的满足最大流子图中，因此当</w:t>
      </w:r>
      <w:r>
        <w:rPr>
          <w:rFonts w:hint="eastAsia"/>
        </w:rPr>
        <w:t>ei</w:t>
      </w:r>
      <w:r>
        <w:rPr>
          <w:rFonts w:hint="eastAsia"/>
        </w:rPr>
        <w:t>发生故障时，所有满足最大流的子图都遭到破坏而不能满足最大流，从而相应的最大流容量可靠性也发生改变，因此当对于边</w:t>
      </w:r>
      <w:r>
        <w:rPr>
          <w:rFonts w:hint="eastAsia"/>
        </w:rPr>
        <w:t>e</w:t>
      </w:r>
      <w:r w:rsidRPr="00D610F0">
        <w:rPr>
          <w:rFonts w:hint="eastAsia"/>
          <w:vertAlign w:val="subscript"/>
        </w:rPr>
        <w:t>i</w:t>
      </w:r>
      <w:r>
        <w:rPr>
          <w:rFonts w:hint="eastAsia"/>
        </w:rPr>
        <w:t>，如果</w:t>
      </w:r>
      <w:r>
        <w:t>S</w:t>
      </w:r>
      <w:r w:rsidRPr="003A69C8">
        <w:rPr>
          <w:vertAlign w:val="subscript"/>
        </w:rPr>
        <w:t>i</w:t>
      </w:r>
      <w:r>
        <w:t>=</w:t>
      </w:r>
      <w:r>
        <w:rPr>
          <w:i/>
        </w:rPr>
        <w:sym w:font="Symbol" w:char="F074"/>
      </w:r>
      <w:r>
        <w:rPr>
          <w:rFonts w:hint="eastAsia"/>
        </w:rPr>
        <w:t>，那么</w:t>
      </w:r>
      <w:r>
        <w:rPr>
          <w:rFonts w:hint="eastAsia"/>
        </w:rPr>
        <w:t>e</w:t>
      </w:r>
      <w:r w:rsidRPr="00E46FA6">
        <w:rPr>
          <w:rFonts w:hint="eastAsia"/>
          <w:vertAlign w:val="subscript"/>
        </w:rPr>
        <w:t>i</w:t>
      </w:r>
      <w:r>
        <w:rPr>
          <w:rFonts w:hint="eastAsia"/>
        </w:rPr>
        <w:t>为</w:t>
      </w:r>
      <w:r>
        <w:rPr>
          <w:rFonts w:hint="eastAsia"/>
        </w:rPr>
        <w:t>A</w:t>
      </w:r>
      <w:r>
        <w:rPr>
          <w:rFonts w:hint="eastAsia"/>
        </w:rPr>
        <w:t>类边；</w:t>
      </w:r>
      <w:r w:rsidR="00673989">
        <w:rPr>
          <w:rFonts w:hint="eastAsia"/>
        </w:rPr>
        <w:t>如果</w:t>
      </w:r>
      <w:r w:rsidR="00673989">
        <w:t>0</w:t>
      </w:r>
      <w:r w:rsidR="00673989">
        <w:rPr>
          <w:rFonts w:hint="eastAsia"/>
        </w:rPr>
        <w:t>＜</w:t>
      </w:r>
      <w:r w:rsidR="00673989">
        <w:t>S</w:t>
      </w:r>
      <w:r w:rsidR="00673989" w:rsidRPr="00AA1058">
        <w:rPr>
          <w:vertAlign w:val="subscript"/>
        </w:rPr>
        <w:t>i</w:t>
      </w:r>
      <w:r w:rsidR="00673989">
        <w:rPr>
          <w:rFonts w:hint="eastAsia"/>
        </w:rPr>
        <w:t>＜</w:t>
      </w:r>
      <w:r w:rsidR="00673989">
        <w:rPr>
          <w:i/>
        </w:rPr>
        <w:sym w:font="Symbol" w:char="F074"/>
      </w:r>
      <w:r w:rsidR="00673989">
        <w:rPr>
          <w:rFonts w:hint="eastAsia"/>
        </w:rPr>
        <w:t>，</w:t>
      </w:r>
      <w:r w:rsidR="0013640F">
        <w:rPr>
          <w:rFonts w:hint="eastAsia"/>
        </w:rPr>
        <w:t>且边</w:t>
      </w:r>
      <w:r w:rsidR="0013640F">
        <w:t>e</w:t>
      </w:r>
      <w:r w:rsidR="0013640F" w:rsidRPr="00D05C35">
        <w:rPr>
          <w:vertAlign w:val="subscript"/>
        </w:rPr>
        <w:t>i</w:t>
      </w:r>
      <w:r w:rsidR="0013640F">
        <w:rPr>
          <w:rFonts w:hint="eastAsia"/>
        </w:rPr>
        <w:t>存在于</w:t>
      </w:r>
      <w:r w:rsidR="0013640F">
        <w:rPr>
          <w:rFonts w:hint="eastAsia"/>
        </w:rPr>
        <w:t>G</w:t>
      </w:r>
      <w:r w:rsidR="0013640F">
        <w:rPr>
          <w:rFonts w:hint="eastAsia"/>
        </w:rPr>
        <w:t>的极小子图</w:t>
      </w:r>
      <w:r w:rsidR="0013640F">
        <w:rPr>
          <w:rFonts w:hint="eastAsia"/>
        </w:rPr>
        <w:t>g</w:t>
      </w:r>
      <w:r w:rsidR="0013640F">
        <w:rPr>
          <w:rFonts w:hint="eastAsia"/>
        </w:rPr>
        <w:t>中，</w:t>
      </w:r>
      <w:r w:rsidR="00F43805">
        <w:rPr>
          <w:rFonts w:hint="eastAsia"/>
        </w:rPr>
        <w:t>那么边</w:t>
      </w:r>
      <w:r w:rsidR="00F43805">
        <w:t>e</w:t>
      </w:r>
      <w:r w:rsidR="00F43805" w:rsidRPr="00D05C35">
        <w:rPr>
          <w:vertAlign w:val="subscript"/>
        </w:rPr>
        <w:t>i</w:t>
      </w:r>
      <w:r w:rsidR="00F43805">
        <w:rPr>
          <w:rFonts w:hint="eastAsia"/>
        </w:rPr>
        <w:t>发生故障之后，依然可以使用</w:t>
      </w:r>
      <w:r w:rsidR="00724827">
        <w:rPr>
          <w:rFonts w:hint="eastAsia"/>
        </w:rPr>
        <w:t>其他不包含该边的子图传递最大流，但是因为极小子图被破坏，所以</w:t>
      </w:r>
      <w:r w:rsidR="00B35732">
        <w:rPr>
          <w:rFonts w:hint="eastAsia"/>
        </w:rPr>
        <w:t>最大流分布的可靠性下降，这样的边为</w:t>
      </w:r>
      <w:r w:rsidR="00B35732">
        <w:rPr>
          <w:rFonts w:hint="eastAsia"/>
        </w:rPr>
        <w:t>B</w:t>
      </w:r>
      <w:r w:rsidR="00B35732">
        <w:rPr>
          <w:rFonts w:hint="eastAsia"/>
        </w:rPr>
        <w:t>类边；</w:t>
      </w:r>
      <w:r w:rsidR="00F5359D">
        <w:rPr>
          <w:rFonts w:hint="eastAsia"/>
        </w:rPr>
        <w:t>同理，</w:t>
      </w:r>
      <w:r w:rsidR="0099147E">
        <w:rPr>
          <w:rFonts w:hint="eastAsia"/>
        </w:rPr>
        <w:t>如果</w:t>
      </w:r>
      <w:r w:rsidR="0099147E">
        <w:t>0</w:t>
      </w:r>
      <w:r w:rsidR="006923C6">
        <w:rPr>
          <w:rFonts w:hint="eastAsia"/>
        </w:rPr>
        <w:t>≤</w:t>
      </w:r>
      <w:r w:rsidR="0099147E">
        <w:t>S</w:t>
      </w:r>
      <w:r w:rsidR="0099147E" w:rsidRPr="00AA1058">
        <w:rPr>
          <w:vertAlign w:val="subscript"/>
        </w:rPr>
        <w:t>i</w:t>
      </w:r>
      <w:r w:rsidR="0099147E">
        <w:rPr>
          <w:rFonts w:hint="eastAsia"/>
        </w:rPr>
        <w:t>＜</w:t>
      </w:r>
      <w:r w:rsidR="0099147E">
        <w:rPr>
          <w:i/>
        </w:rPr>
        <w:sym w:font="Symbol" w:char="F074"/>
      </w:r>
      <w:r w:rsidR="0099147E">
        <w:rPr>
          <w:rFonts w:hint="eastAsia"/>
        </w:rPr>
        <w:t>，且边</w:t>
      </w:r>
      <w:r w:rsidR="0099147E">
        <w:t>e</w:t>
      </w:r>
      <w:r w:rsidR="0099147E" w:rsidRPr="00D05C35">
        <w:rPr>
          <w:vertAlign w:val="subscript"/>
        </w:rPr>
        <w:t>i</w:t>
      </w:r>
      <w:r w:rsidR="009A2C82">
        <w:rPr>
          <w:rFonts w:hint="eastAsia"/>
        </w:rPr>
        <w:t>不</w:t>
      </w:r>
      <w:r w:rsidR="0099147E">
        <w:rPr>
          <w:rFonts w:hint="eastAsia"/>
        </w:rPr>
        <w:t>存在于</w:t>
      </w:r>
      <w:r w:rsidR="0099147E">
        <w:rPr>
          <w:rFonts w:hint="eastAsia"/>
        </w:rPr>
        <w:t>G</w:t>
      </w:r>
      <w:r w:rsidR="0099147E">
        <w:rPr>
          <w:rFonts w:hint="eastAsia"/>
        </w:rPr>
        <w:t>的极小子图</w:t>
      </w:r>
      <w:r w:rsidR="0099147E">
        <w:rPr>
          <w:rFonts w:hint="eastAsia"/>
        </w:rPr>
        <w:t>g</w:t>
      </w:r>
      <w:r w:rsidR="0099147E">
        <w:rPr>
          <w:rFonts w:hint="eastAsia"/>
        </w:rPr>
        <w:t>中，那么边</w:t>
      </w:r>
      <w:r w:rsidR="0099147E">
        <w:t>e</w:t>
      </w:r>
      <w:r w:rsidR="0099147E" w:rsidRPr="00D05C35">
        <w:rPr>
          <w:vertAlign w:val="subscript"/>
        </w:rPr>
        <w:t>i</w:t>
      </w:r>
      <w:r w:rsidR="0099147E">
        <w:rPr>
          <w:rFonts w:hint="eastAsia"/>
        </w:rPr>
        <w:t>发生故障之后，依然可以使用</w:t>
      </w:r>
      <w:r w:rsidR="009A2C82">
        <w:rPr>
          <w:rFonts w:hint="eastAsia"/>
        </w:rPr>
        <w:t>其他不包含该边的子图传递最大流，同时</w:t>
      </w:r>
      <w:r w:rsidR="0099147E">
        <w:rPr>
          <w:rFonts w:hint="eastAsia"/>
        </w:rPr>
        <w:t>极小子图</w:t>
      </w:r>
      <w:r w:rsidR="009A2C82">
        <w:rPr>
          <w:rFonts w:hint="eastAsia"/>
        </w:rPr>
        <w:t>没有</w:t>
      </w:r>
      <w:r w:rsidR="0099147E">
        <w:rPr>
          <w:rFonts w:hint="eastAsia"/>
        </w:rPr>
        <w:t>被破坏，所以</w:t>
      </w:r>
      <w:r w:rsidR="009A2C82">
        <w:rPr>
          <w:rFonts w:hint="eastAsia"/>
        </w:rPr>
        <w:t>最大流分布的可靠性不变</w:t>
      </w:r>
      <w:r w:rsidR="0099147E">
        <w:rPr>
          <w:rFonts w:hint="eastAsia"/>
        </w:rPr>
        <w:t>，这样的边为</w:t>
      </w:r>
      <w:r w:rsidR="009A2C82">
        <w:rPr>
          <w:rFonts w:hint="eastAsia"/>
        </w:rPr>
        <w:t>C</w:t>
      </w:r>
      <w:r w:rsidR="0099147E">
        <w:rPr>
          <w:rFonts w:hint="eastAsia"/>
        </w:rPr>
        <w:t>类边</w:t>
      </w:r>
      <w:r w:rsidR="006E1EA6">
        <w:rPr>
          <w:rFonts w:hint="eastAsia"/>
        </w:rPr>
        <w:t>，不需要重新计算。</w:t>
      </w:r>
    </w:p>
    <w:p w:rsidR="001119AE" w:rsidRPr="00A94F26" w:rsidRDefault="00BB7EF3" w:rsidP="0018613A">
      <w:pPr>
        <w:pStyle w:val="a3"/>
        <w:spacing w:line="288" w:lineRule="auto"/>
        <w:ind w:firstLine="470"/>
      </w:pPr>
      <w:r w:rsidRPr="009C5253">
        <w:rPr>
          <w:rFonts w:hint="eastAsia"/>
          <w:b/>
        </w:rPr>
        <w:t>实例</w:t>
      </w:r>
      <w:r w:rsidR="000F5368">
        <w:rPr>
          <w:rFonts w:hint="eastAsia"/>
          <w:b/>
        </w:rPr>
        <w:t>4</w:t>
      </w:r>
      <w:r w:rsidRPr="009C5253">
        <w:rPr>
          <w:rFonts w:hint="eastAsia"/>
          <w:b/>
        </w:rPr>
        <w:t>-1.</w:t>
      </w:r>
      <w:r>
        <w:rPr>
          <w:rFonts w:hint="eastAsia"/>
        </w:rPr>
        <w:t xml:space="preserve"> </w:t>
      </w:r>
      <w:r>
        <w:rPr>
          <w:rFonts w:hint="eastAsia"/>
        </w:rPr>
        <w:t>对于图</w:t>
      </w:r>
      <w:r>
        <w:rPr>
          <w:rFonts w:hint="eastAsia"/>
        </w:rPr>
        <w:t>2-</w:t>
      </w:r>
      <w:r w:rsidR="006153E3">
        <w:rPr>
          <w:rFonts w:hint="eastAsia"/>
        </w:rPr>
        <w:t>3</w:t>
      </w:r>
      <w:r>
        <w:rPr>
          <w:rFonts w:hint="eastAsia"/>
        </w:rPr>
        <w:t>中的不确定图</w:t>
      </w:r>
      <w:r>
        <w:rPr>
          <w:rFonts w:hint="eastAsia"/>
        </w:rPr>
        <w:t>G</w:t>
      </w:r>
      <w:r>
        <w:rPr>
          <w:rFonts w:hint="eastAsia"/>
        </w:rPr>
        <w:t>，其经过状态划分算法获取所有满足最大流的区间表示如表</w:t>
      </w:r>
      <w:r>
        <w:rPr>
          <w:rFonts w:hint="eastAsia"/>
        </w:rPr>
        <w:t>3-1</w:t>
      </w:r>
      <w:r>
        <w:rPr>
          <w:rFonts w:hint="eastAsia"/>
        </w:rPr>
        <w:t>所示，</w:t>
      </w:r>
      <w:r w:rsidR="00B52489">
        <w:rPr>
          <w:rFonts w:hint="eastAsia"/>
        </w:rPr>
        <w:t>其中极小子图为</w:t>
      </w:r>
      <w:r w:rsidR="00B52489">
        <w:rPr>
          <w:rFonts w:hint="eastAsia"/>
        </w:rPr>
        <w:t>11011</w:t>
      </w:r>
      <w:r w:rsidR="00B52489">
        <w:rPr>
          <w:rFonts w:hint="eastAsia"/>
        </w:rPr>
        <w:t>，</w:t>
      </w:r>
      <w:r>
        <w:rPr>
          <w:rFonts w:hint="eastAsia"/>
        </w:rPr>
        <w:t>根据公式</w:t>
      </w:r>
      <w:r w:rsidR="00B52489">
        <w:rPr>
          <w:rFonts w:hint="eastAsia"/>
        </w:rPr>
        <w:t>4</w:t>
      </w:r>
      <w:r>
        <w:rPr>
          <w:rFonts w:hint="eastAsia"/>
        </w:rPr>
        <w:t>-1</w:t>
      </w:r>
      <w:r>
        <w:rPr>
          <w:rFonts w:hint="eastAsia"/>
        </w:rPr>
        <w:t>，可知对于边</w:t>
      </w:r>
      <w:r>
        <w:rPr>
          <w:rFonts w:hint="eastAsia"/>
        </w:rPr>
        <w:t>e</w:t>
      </w:r>
      <w:r w:rsidRPr="00BB4610">
        <w:rPr>
          <w:rFonts w:hint="eastAsia"/>
          <w:vertAlign w:val="subscript"/>
        </w:rPr>
        <w:t>1</w:t>
      </w:r>
      <w:r>
        <w:rPr>
          <w:rFonts w:hint="eastAsia"/>
        </w:rPr>
        <w:t>，有</w:t>
      </w:r>
      <w:r>
        <w:rPr>
          <w:rFonts w:hint="eastAsia"/>
        </w:rPr>
        <w:t>s</w:t>
      </w:r>
      <w:r w:rsidRPr="00BB4610">
        <w:rPr>
          <w:rFonts w:hint="eastAsia"/>
          <w:vertAlign w:val="subscript"/>
        </w:rPr>
        <w:t>11</w:t>
      </w:r>
      <w:r>
        <w:rPr>
          <w:rFonts w:hint="eastAsia"/>
        </w:rPr>
        <w:t>=1</w:t>
      </w:r>
      <w:r>
        <w:rPr>
          <w:rFonts w:hint="eastAsia"/>
        </w:rPr>
        <w:t>，</w:t>
      </w:r>
      <w:r>
        <w:rPr>
          <w:rFonts w:hint="eastAsia"/>
        </w:rPr>
        <w:t>s</w:t>
      </w:r>
      <w:r w:rsidRPr="00BB4610">
        <w:rPr>
          <w:rFonts w:hint="eastAsia"/>
          <w:vertAlign w:val="subscript"/>
        </w:rPr>
        <w:t>12</w:t>
      </w:r>
      <w:r>
        <w:rPr>
          <w:rFonts w:hint="eastAsia"/>
        </w:rPr>
        <w:t>=1</w:t>
      </w:r>
      <w:r>
        <w:rPr>
          <w:rFonts w:hint="eastAsia"/>
        </w:rPr>
        <w:t>，根据公式</w:t>
      </w:r>
      <w:r w:rsidR="00B52489">
        <w:rPr>
          <w:rFonts w:hint="eastAsia"/>
        </w:rPr>
        <w:t>4</w:t>
      </w:r>
      <w:r>
        <w:rPr>
          <w:rFonts w:hint="eastAsia"/>
        </w:rPr>
        <w:t>-2</w:t>
      </w:r>
      <w:r>
        <w:rPr>
          <w:rFonts w:hint="eastAsia"/>
        </w:rPr>
        <w:t>可知，对于边</w:t>
      </w:r>
      <w:r>
        <w:rPr>
          <w:rFonts w:hint="eastAsia"/>
        </w:rPr>
        <w:t>e</w:t>
      </w:r>
      <w:r w:rsidRPr="00F42E7E">
        <w:rPr>
          <w:rFonts w:hint="eastAsia"/>
          <w:vertAlign w:val="subscript"/>
        </w:rPr>
        <w:t>1</w:t>
      </w:r>
      <w:r>
        <w:rPr>
          <w:rFonts w:hint="eastAsia"/>
        </w:rPr>
        <w:t>的边存在率</w:t>
      </w:r>
      <w:r>
        <w:rPr>
          <w:rFonts w:hint="eastAsia"/>
        </w:rPr>
        <w:t>S</w:t>
      </w:r>
      <w:r w:rsidRPr="00F42E7E">
        <w:rPr>
          <w:rFonts w:hint="eastAsia"/>
          <w:vertAlign w:val="subscript"/>
        </w:rPr>
        <w:t>1</w:t>
      </w:r>
      <w:r>
        <w:rPr>
          <w:rFonts w:hint="eastAsia"/>
        </w:rPr>
        <w:t>=s</w:t>
      </w:r>
      <w:r w:rsidRPr="00F42E7E">
        <w:rPr>
          <w:rFonts w:hint="eastAsia"/>
          <w:vertAlign w:val="subscript"/>
        </w:rPr>
        <w:t>11</w:t>
      </w:r>
      <w:r>
        <w:rPr>
          <w:rFonts w:hint="eastAsia"/>
        </w:rPr>
        <w:t>+s</w:t>
      </w:r>
      <w:r w:rsidRPr="00F42E7E">
        <w:rPr>
          <w:rFonts w:hint="eastAsia"/>
          <w:vertAlign w:val="subscript"/>
        </w:rPr>
        <w:t>12</w:t>
      </w:r>
      <w:r>
        <w:rPr>
          <w:rFonts w:hint="eastAsia"/>
        </w:rPr>
        <w:t>=2=</w:t>
      </w:r>
      <w:r>
        <w:rPr>
          <w:i/>
        </w:rPr>
        <w:sym w:font="Symbol" w:char="F074"/>
      </w:r>
      <w:r>
        <w:rPr>
          <w:rFonts w:hint="eastAsia"/>
        </w:rPr>
        <w:t>，所以对于不确定图</w:t>
      </w:r>
      <w:r>
        <w:rPr>
          <w:rFonts w:hint="eastAsia"/>
        </w:rPr>
        <w:t>G</w:t>
      </w:r>
      <w:r>
        <w:rPr>
          <w:rFonts w:hint="eastAsia"/>
        </w:rPr>
        <w:t>而言，边</w:t>
      </w:r>
      <w:r>
        <w:rPr>
          <w:rFonts w:hint="eastAsia"/>
        </w:rPr>
        <w:t>e</w:t>
      </w:r>
      <w:r w:rsidRPr="004F576A">
        <w:rPr>
          <w:rFonts w:hint="eastAsia"/>
          <w:vertAlign w:val="subscript"/>
        </w:rPr>
        <w:t>1</w:t>
      </w:r>
      <w:r>
        <w:rPr>
          <w:rFonts w:hint="eastAsia"/>
        </w:rPr>
        <w:t>是一个</w:t>
      </w:r>
      <w:r>
        <w:rPr>
          <w:rFonts w:hint="eastAsia"/>
        </w:rPr>
        <w:t>A</w:t>
      </w:r>
      <w:r>
        <w:rPr>
          <w:rFonts w:hint="eastAsia"/>
        </w:rPr>
        <w:t>类边</w:t>
      </w:r>
      <w:r w:rsidR="001119AE">
        <w:rPr>
          <w:rFonts w:hint="eastAsia"/>
        </w:rPr>
        <w:t>，</w:t>
      </w:r>
      <w:r>
        <w:rPr>
          <w:rFonts w:hint="eastAsia"/>
        </w:rPr>
        <w:t>同理可以知道边</w:t>
      </w:r>
      <w:r>
        <w:rPr>
          <w:rFonts w:hint="eastAsia"/>
        </w:rPr>
        <w:t>e</w:t>
      </w:r>
      <w:r w:rsidRPr="00F42E7E">
        <w:rPr>
          <w:rFonts w:hint="eastAsia"/>
          <w:vertAlign w:val="subscript"/>
        </w:rPr>
        <w:t>1</w:t>
      </w:r>
      <w:r>
        <w:rPr>
          <w:rFonts w:hint="eastAsia"/>
        </w:rPr>
        <w:t>，</w:t>
      </w:r>
      <w:r>
        <w:rPr>
          <w:rFonts w:hint="eastAsia"/>
        </w:rPr>
        <w:t>e</w:t>
      </w:r>
      <w:r>
        <w:rPr>
          <w:rFonts w:hint="eastAsia"/>
          <w:vertAlign w:val="subscript"/>
        </w:rPr>
        <w:t>2</w:t>
      </w:r>
      <w:r>
        <w:rPr>
          <w:rFonts w:hint="eastAsia"/>
        </w:rPr>
        <w:t>和</w:t>
      </w:r>
      <w:r>
        <w:rPr>
          <w:rFonts w:hint="eastAsia"/>
        </w:rPr>
        <w:t>e</w:t>
      </w:r>
      <w:r>
        <w:rPr>
          <w:rFonts w:hint="eastAsia"/>
          <w:vertAlign w:val="subscript"/>
        </w:rPr>
        <w:t>5</w:t>
      </w:r>
      <w:r>
        <w:rPr>
          <w:rFonts w:hint="eastAsia"/>
        </w:rPr>
        <w:t>为</w:t>
      </w:r>
      <w:r>
        <w:rPr>
          <w:rFonts w:hint="eastAsia"/>
        </w:rPr>
        <w:t>A</w:t>
      </w:r>
      <w:r w:rsidR="001119AE">
        <w:rPr>
          <w:rFonts w:hint="eastAsia"/>
        </w:rPr>
        <w:t>类边；但是对于</w:t>
      </w:r>
      <w:r w:rsidR="001119AE">
        <w:rPr>
          <w:rFonts w:hint="eastAsia"/>
        </w:rPr>
        <w:t>e</w:t>
      </w:r>
      <w:r w:rsidR="001119AE">
        <w:rPr>
          <w:rFonts w:hint="eastAsia"/>
          <w:vertAlign w:val="subscript"/>
        </w:rPr>
        <w:t>4</w:t>
      </w:r>
      <w:r w:rsidR="001119AE">
        <w:rPr>
          <w:rFonts w:hint="eastAsia"/>
        </w:rPr>
        <w:t>而言，</w:t>
      </w:r>
      <w:r w:rsidR="001119AE">
        <w:rPr>
          <w:rFonts w:hint="eastAsia"/>
        </w:rPr>
        <w:t>S</w:t>
      </w:r>
      <w:r w:rsidR="00A94F26">
        <w:rPr>
          <w:rFonts w:hint="eastAsia"/>
          <w:vertAlign w:val="subscript"/>
        </w:rPr>
        <w:t>4</w:t>
      </w:r>
      <w:r w:rsidR="001119AE">
        <w:rPr>
          <w:rFonts w:hint="eastAsia"/>
        </w:rPr>
        <w:t>=</w:t>
      </w:r>
      <w:r w:rsidR="00A94F26">
        <w:rPr>
          <w:rFonts w:hint="eastAsia"/>
        </w:rPr>
        <w:t>1&lt;</w:t>
      </w:r>
      <w:r w:rsidR="001119AE">
        <w:rPr>
          <w:rFonts w:hint="eastAsia"/>
        </w:rPr>
        <w:t>2=</w:t>
      </w:r>
      <w:r w:rsidR="001119AE">
        <w:rPr>
          <w:i/>
        </w:rPr>
        <w:sym w:font="Symbol" w:char="F074"/>
      </w:r>
      <w:r w:rsidR="00A94F26">
        <w:rPr>
          <w:rFonts w:hint="eastAsia"/>
        </w:rPr>
        <w:t>，且</w:t>
      </w:r>
      <w:r w:rsidR="00A94F26">
        <w:rPr>
          <w:rFonts w:hint="eastAsia"/>
        </w:rPr>
        <w:t>e</w:t>
      </w:r>
      <w:r w:rsidR="00A94F26">
        <w:rPr>
          <w:rFonts w:hint="eastAsia"/>
          <w:vertAlign w:val="subscript"/>
        </w:rPr>
        <w:t>4</w:t>
      </w:r>
      <w:r w:rsidR="00A94F26">
        <w:rPr>
          <w:rFonts w:hint="eastAsia"/>
        </w:rPr>
        <w:t>在极小子图上，所以</w:t>
      </w:r>
      <w:r w:rsidR="00A94F26">
        <w:rPr>
          <w:rFonts w:hint="eastAsia"/>
        </w:rPr>
        <w:t>e</w:t>
      </w:r>
      <w:r w:rsidR="00A94F26">
        <w:rPr>
          <w:rFonts w:hint="eastAsia"/>
          <w:vertAlign w:val="subscript"/>
        </w:rPr>
        <w:t>4</w:t>
      </w:r>
      <w:r w:rsidR="00A94F26">
        <w:rPr>
          <w:rFonts w:hint="eastAsia"/>
        </w:rPr>
        <w:t>为</w:t>
      </w:r>
      <w:r w:rsidR="00A94F26">
        <w:rPr>
          <w:rFonts w:hint="eastAsia"/>
        </w:rPr>
        <w:t>B</w:t>
      </w:r>
      <w:r w:rsidR="00A94F26">
        <w:rPr>
          <w:rFonts w:hint="eastAsia"/>
        </w:rPr>
        <w:t>类边，移除</w:t>
      </w:r>
      <w:r w:rsidR="00A94F26">
        <w:rPr>
          <w:rFonts w:hint="eastAsia"/>
        </w:rPr>
        <w:t>e</w:t>
      </w:r>
      <w:r w:rsidR="00A94F26">
        <w:rPr>
          <w:rFonts w:hint="eastAsia"/>
          <w:vertAlign w:val="subscript"/>
        </w:rPr>
        <w:t>4</w:t>
      </w:r>
      <w:r w:rsidR="00A94F26">
        <w:rPr>
          <w:rFonts w:hint="eastAsia"/>
        </w:rPr>
        <w:t>之后，依然可以使用子图</w:t>
      </w:r>
      <w:r w:rsidR="00A94F26">
        <w:rPr>
          <w:rFonts w:hint="eastAsia"/>
        </w:rPr>
        <w:t>11101</w:t>
      </w:r>
      <w:r w:rsidR="00A94F26">
        <w:rPr>
          <w:rFonts w:hint="eastAsia"/>
        </w:rPr>
        <w:t>满足最大流，但是因为极小子图</w:t>
      </w:r>
      <w:r w:rsidR="00A94F26">
        <w:rPr>
          <w:rFonts w:hint="eastAsia"/>
        </w:rPr>
        <w:t>11011</w:t>
      </w:r>
      <w:r w:rsidR="00A94F26">
        <w:rPr>
          <w:rFonts w:hint="eastAsia"/>
        </w:rPr>
        <w:t>被破坏，所以最可靠最大流分布可靠性下降；对于</w:t>
      </w:r>
      <w:r w:rsidR="00A94F26">
        <w:rPr>
          <w:rFonts w:hint="eastAsia"/>
        </w:rPr>
        <w:t>e</w:t>
      </w:r>
      <w:r w:rsidR="00A94F26">
        <w:rPr>
          <w:rFonts w:hint="eastAsia"/>
          <w:vertAlign w:val="subscript"/>
        </w:rPr>
        <w:t>3</w:t>
      </w:r>
      <w:r w:rsidR="00A94F26">
        <w:rPr>
          <w:rFonts w:hint="eastAsia"/>
        </w:rPr>
        <w:t>而言，同样有</w:t>
      </w:r>
      <w:r w:rsidR="00A94F26">
        <w:rPr>
          <w:rFonts w:hint="eastAsia"/>
        </w:rPr>
        <w:t>S</w:t>
      </w:r>
      <w:r w:rsidR="00A94F26">
        <w:rPr>
          <w:rFonts w:hint="eastAsia"/>
          <w:vertAlign w:val="subscript"/>
        </w:rPr>
        <w:t>3</w:t>
      </w:r>
      <w:r w:rsidR="00A94F26">
        <w:rPr>
          <w:rFonts w:hint="eastAsia"/>
        </w:rPr>
        <w:t>=1&lt;2=</w:t>
      </w:r>
      <w:r w:rsidR="00A94F26">
        <w:rPr>
          <w:i/>
        </w:rPr>
        <w:sym w:font="Symbol" w:char="F074"/>
      </w:r>
      <w:r w:rsidR="00A94F26">
        <w:rPr>
          <w:rFonts w:hint="eastAsia"/>
        </w:rPr>
        <w:t>，但是</w:t>
      </w:r>
      <w:r w:rsidR="00A94F26">
        <w:rPr>
          <w:rFonts w:hint="eastAsia"/>
        </w:rPr>
        <w:t>e</w:t>
      </w:r>
      <w:r w:rsidR="00A94F26">
        <w:rPr>
          <w:rFonts w:hint="eastAsia"/>
          <w:vertAlign w:val="subscript"/>
        </w:rPr>
        <w:t>3</w:t>
      </w:r>
      <w:r w:rsidR="00A94F26">
        <w:rPr>
          <w:rFonts w:hint="eastAsia"/>
        </w:rPr>
        <w:t>不在极小子图</w:t>
      </w:r>
      <w:r w:rsidR="00A94F26">
        <w:rPr>
          <w:rFonts w:hint="eastAsia"/>
        </w:rPr>
        <w:t>11011</w:t>
      </w:r>
      <w:r w:rsidR="00A94F26">
        <w:rPr>
          <w:rFonts w:hint="eastAsia"/>
        </w:rPr>
        <w:t>上，因此</w:t>
      </w:r>
      <w:r w:rsidR="00A94F26">
        <w:rPr>
          <w:rFonts w:hint="eastAsia"/>
        </w:rPr>
        <w:t>e</w:t>
      </w:r>
      <w:r w:rsidR="00A94F26">
        <w:rPr>
          <w:rFonts w:hint="eastAsia"/>
          <w:vertAlign w:val="subscript"/>
        </w:rPr>
        <w:t>3</w:t>
      </w:r>
      <w:r w:rsidR="00A94F26">
        <w:rPr>
          <w:rFonts w:hint="eastAsia"/>
        </w:rPr>
        <w:t>移除之后，极小子图没有被破坏，所以最可靠最大流分布可靠性也不变。</w:t>
      </w:r>
    </w:p>
    <w:p w:rsidR="00BB7EF3" w:rsidRDefault="00BB7EF3" w:rsidP="0018613A">
      <w:pPr>
        <w:pStyle w:val="a3"/>
        <w:spacing w:line="288" w:lineRule="auto"/>
        <w:ind w:firstLine="468"/>
      </w:pPr>
      <w:r>
        <w:rPr>
          <w:rFonts w:hint="eastAsia"/>
        </w:rPr>
        <w:t>综上所述，</w:t>
      </w:r>
      <w:r w:rsidRPr="009E39AB">
        <w:rPr>
          <w:rFonts w:hint="eastAsia"/>
        </w:rPr>
        <w:t>根据边存在率</w:t>
      </w:r>
      <w:r w:rsidRPr="009E39AB">
        <w:t>S</w:t>
      </w:r>
      <w:r w:rsidRPr="00273BB8">
        <w:rPr>
          <w:vertAlign w:val="subscript"/>
        </w:rPr>
        <w:t>i</w:t>
      </w:r>
      <w:r>
        <w:rPr>
          <w:rFonts w:hint="eastAsia"/>
        </w:rPr>
        <w:t>，</w:t>
      </w:r>
      <w:r w:rsidRPr="009E39AB">
        <w:rPr>
          <w:rFonts w:hint="eastAsia"/>
        </w:rPr>
        <w:t>对边进行定性的分类如下</w:t>
      </w:r>
      <w:r>
        <w:rPr>
          <w:rFonts w:hint="eastAsia"/>
        </w:rPr>
        <w:t>：</w:t>
      </w:r>
    </w:p>
    <w:p w:rsidR="005144BE" w:rsidRDefault="005144BE" w:rsidP="0018613A">
      <w:pPr>
        <w:pStyle w:val="a3"/>
        <w:spacing w:line="288" w:lineRule="auto"/>
        <w:ind w:firstLine="468"/>
      </w:pPr>
      <w:r>
        <w:lastRenderedPageBreak/>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5144BE" w:rsidRDefault="005144BE" w:rsidP="0018613A">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sidR="006923C6">
        <w:rPr>
          <w:rFonts w:hint="eastAsia"/>
        </w:rPr>
        <w:t>且</w:t>
      </w:r>
      <w:r w:rsidR="006923C6">
        <w:t>e</w:t>
      </w:r>
      <w:r w:rsidR="006923C6" w:rsidRPr="008A45BE">
        <w:rPr>
          <w:vertAlign w:val="subscript"/>
        </w:rPr>
        <w:t>i</w:t>
      </w:r>
      <w:r w:rsidR="006923C6">
        <w:rPr>
          <w:rFonts w:hint="eastAsia"/>
        </w:rPr>
        <w:t>存在于极小子图，</w:t>
      </w:r>
      <w:r>
        <w:rPr>
          <w:rFonts w:hint="eastAsia"/>
        </w:rPr>
        <w:t>那么</w:t>
      </w:r>
      <w:r>
        <w:t>e</w:t>
      </w:r>
      <w:r w:rsidRPr="008A45BE">
        <w:rPr>
          <w:vertAlign w:val="subscript"/>
        </w:rPr>
        <w:t>i</w:t>
      </w:r>
      <w:r>
        <w:rPr>
          <w:rFonts w:hint="eastAsia"/>
        </w:rPr>
        <w:t>为</w:t>
      </w:r>
      <w:r>
        <w:t>B</w:t>
      </w:r>
      <w:r>
        <w:rPr>
          <w:rFonts w:hint="eastAsia"/>
        </w:rPr>
        <w:t>类边；</w:t>
      </w:r>
    </w:p>
    <w:p w:rsidR="005144BE" w:rsidRPr="00283310" w:rsidRDefault="005144BE" w:rsidP="0018613A">
      <w:pPr>
        <w:pStyle w:val="a3"/>
        <w:spacing w:line="288" w:lineRule="auto"/>
        <w:ind w:firstLine="468"/>
      </w:pPr>
      <w:r>
        <w:rPr>
          <w:rFonts w:hint="eastAsia"/>
        </w:rPr>
        <w:t>3</w:t>
      </w:r>
      <w:r>
        <w:rPr>
          <w:rFonts w:hint="eastAsia"/>
        </w:rPr>
        <w:t>、</w:t>
      </w:r>
      <w:r w:rsidR="006923C6">
        <w:t>0</w:t>
      </w:r>
      <w:r w:rsidR="00EB120F">
        <w:rPr>
          <w:rFonts w:hint="eastAsia"/>
        </w:rPr>
        <w:t>≤</w:t>
      </w:r>
      <w:r w:rsidR="006923C6">
        <w:t>S</w:t>
      </w:r>
      <w:r w:rsidR="006923C6" w:rsidRPr="008A45BE">
        <w:rPr>
          <w:vertAlign w:val="subscript"/>
        </w:rPr>
        <w:t>i</w:t>
      </w:r>
      <w:r w:rsidR="006923C6">
        <w:rPr>
          <w:rFonts w:hint="eastAsia"/>
        </w:rPr>
        <w:t>＜</w:t>
      </w:r>
      <w:r w:rsidR="006923C6">
        <w:rPr>
          <w:i/>
        </w:rPr>
        <w:sym w:font="Symbol" w:char="F074"/>
      </w:r>
      <w:r w:rsidR="006923C6">
        <w:rPr>
          <w:rFonts w:hint="eastAsia"/>
        </w:rPr>
        <w:t>且</w:t>
      </w:r>
      <w:r w:rsidR="006923C6">
        <w:t>e</w:t>
      </w:r>
      <w:r w:rsidR="006923C6" w:rsidRPr="008A45BE">
        <w:rPr>
          <w:vertAlign w:val="subscript"/>
        </w:rPr>
        <w:t>i</w:t>
      </w:r>
      <w:r w:rsidR="00E1685D">
        <w:rPr>
          <w:rFonts w:hint="eastAsia"/>
        </w:rPr>
        <w:t>不</w:t>
      </w:r>
      <w:r w:rsidR="006923C6">
        <w:rPr>
          <w:rFonts w:hint="eastAsia"/>
        </w:rPr>
        <w:t>存在于极小子图</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5144BE" w:rsidRDefault="005144BE" w:rsidP="0018613A">
      <w:pPr>
        <w:pStyle w:val="a3"/>
        <w:spacing w:line="288" w:lineRule="auto"/>
        <w:ind w:firstLine="468"/>
      </w:pPr>
      <w:r>
        <w:rPr>
          <w:rFonts w:hint="eastAsia"/>
        </w:rPr>
        <w:t>根据以上的定性分析，可以得到如下的一系列的性质。</w:t>
      </w:r>
    </w:p>
    <w:p w:rsidR="005144BE" w:rsidRPr="007E5300" w:rsidRDefault="00356C2D" w:rsidP="0018613A">
      <w:pPr>
        <w:pStyle w:val="a3"/>
        <w:spacing w:line="288" w:lineRule="auto"/>
        <w:ind w:firstLine="470"/>
        <w:rPr>
          <w:b/>
          <w:color w:val="FF0000"/>
        </w:rPr>
      </w:pPr>
      <w:r>
        <w:rPr>
          <w:rFonts w:hint="eastAsia"/>
          <w:b/>
        </w:rPr>
        <w:t>推论</w:t>
      </w:r>
      <w:r>
        <w:rPr>
          <w:rFonts w:hint="eastAsia"/>
          <w:b/>
        </w:rPr>
        <w:t>4-</w:t>
      </w:r>
      <w:r w:rsidR="00D84434">
        <w:rPr>
          <w:rFonts w:hint="eastAsia"/>
          <w:b/>
        </w:rPr>
        <w:t>1</w:t>
      </w:r>
      <w:r w:rsidR="005144BE">
        <w:rPr>
          <w:rFonts w:hint="eastAsia"/>
          <w:b/>
        </w:rPr>
        <w:t xml:space="preserve">. </w:t>
      </w:r>
      <w:r w:rsidR="005144BE" w:rsidRPr="00933A0D">
        <w:rPr>
          <w:rFonts w:hint="eastAsia"/>
        </w:rPr>
        <w:t>对于不确定图中的一</w:t>
      </w:r>
      <w:r w:rsidR="005144BE" w:rsidRPr="004678AB">
        <w:rPr>
          <w:rFonts w:hint="eastAsia"/>
          <w:color w:val="000000"/>
        </w:rPr>
        <w:t>条边</w:t>
      </w:r>
      <w:r w:rsidR="005144BE" w:rsidRPr="004678AB">
        <w:rPr>
          <w:color w:val="000000"/>
        </w:rPr>
        <w:t>e</w:t>
      </w:r>
      <w:r w:rsidR="005144BE" w:rsidRPr="004678AB">
        <w:rPr>
          <w:color w:val="000000"/>
          <w:vertAlign w:val="subscript"/>
        </w:rPr>
        <w:t>i</w:t>
      </w:r>
      <w:r w:rsidR="005144BE" w:rsidRPr="004678AB">
        <w:rPr>
          <w:rFonts w:hint="eastAsia"/>
          <w:color w:val="000000"/>
        </w:rPr>
        <w:t>，如果边</w:t>
      </w:r>
      <w:r w:rsidR="005144BE" w:rsidRPr="004678AB">
        <w:rPr>
          <w:color w:val="000000"/>
        </w:rPr>
        <w:t>e</w:t>
      </w:r>
      <w:r w:rsidR="005144BE" w:rsidRPr="004678AB">
        <w:rPr>
          <w:color w:val="000000"/>
          <w:vertAlign w:val="subscript"/>
        </w:rPr>
        <w:t>i</w:t>
      </w:r>
      <w:r w:rsidR="005144BE" w:rsidRPr="004678AB">
        <w:rPr>
          <w:rFonts w:hint="eastAsia"/>
          <w:color w:val="000000"/>
        </w:rPr>
        <w:t>是</w:t>
      </w:r>
      <w:r w:rsidR="005144BE" w:rsidRPr="004678AB">
        <w:rPr>
          <w:color w:val="000000"/>
        </w:rPr>
        <w:t>B</w:t>
      </w:r>
      <w:r w:rsidR="005144BE" w:rsidRPr="004678AB">
        <w:rPr>
          <w:rFonts w:hint="eastAsia"/>
          <w:color w:val="000000"/>
        </w:rPr>
        <w:t>类边，那么移除</w:t>
      </w:r>
      <w:r w:rsidR="005144BE" w:rsidRPr="004678AB">
        <w:rPr>
          <w:color w:val="000000"/>
        </w:rPr>
        <w:t>ei</w:t>
      </w:r>
      <w:r w:rsidR="005144BE" w:rsidRPr="004678AB">
        <w:rPr>
          <w:rFonts w:hint="eastAsia"/>
          <w:color w:val="000000"/>
        </w:rPr>
        <w:t>，不确定图依然可以达到最大流</w:t>
      </w:r>
      <w:r w:rsidR="00933A0D" w:rsidRPr="004678AB">
        <w:rPr>
          <w:rFonts w:hint="eastAsia"/>
          <w:color w:val="000000"/>
        </w:rPr>
        <w:t>，但分布可靠性下降</w:t>
      </w:r>
      <w:r w:rsidR="005144BE" w:rsidRPr="004678AB">
        <w:rPr>
          <w:rFonts w:hint="eastAsia"/>
          <w:color w:val="000000"/>
        </w:rPr>
        <w:t>。</w:t>
      </w:r>
    </w:p>
    <w:p w:rsidR="007A3EEC" w:rsidRDefault="005144BE" w:rsidP="0018613A">
      <w:pPr>
        <w:pStyle w:val="a3"/>
        <w:spacing w:line="288" w:lineRule="auto"/>
        <w:ind w:firstLine="470"/>
      </w:pPr>
      <w:r w:rsidRPr="00BC7BE4">
        <w:rPr>
          <w:rFonts w:hint="eastAsia"/>
          <w:b/>
        </w:rPr>
        <w:t>证明</w:t>
      </w:r>
      <w:r w:rsidR="00866F91" w:rsidRPr="00BC7BE4">
        <w:rPr>
          <w:rFonts w:hint="eastAsia"/>
          <w:b/>
        </w:rPr>
        <w:t>4-</w:t>
      </w:r>
      <w:r w:rsidR="00BC7BE4" w:rsidRPr="00BC7BE4">
        <w:rPr>
          <w:rFonts w:hint="eastAsia"/>
          <w:b/>
        </w:rPr>
        <w:t>1</w:t>
      </w:r>
      <w:r w:rsidR="00866F91" w:rsidRPr="00BC7BE4">
        <w:rPr>
          <w:rFonts w:hint="eastAsia"/>
          <w:b/>
        </w:rPr>
        <w:t>.</w:t>
      </w:r>
      <w:r w:rsidR="00866F91">
        <w:rPr>
          <w:rFonts w:hint="eastAsia"/>
        </w:rPr>
        <w:t xml:space="preserve">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sidR="00F73637">
        <w:rPr>
          <w:rFonts w:hint="eastAsia"/>
        </w:rPr>
        <w:t>且</w:t>
      </w:r>
      <w:r w:rsidR="00F73637">
        <w:t>e</w:t>
      </w:r>
      <w:r w:rsidR="00F73637" w:rsidRPr="008A45BE">
        <w:rPr>
          <w:vertAlign w:val="subscript"/>
        </w:rPr>
        <w:t>i</w:t>
      </w:r>
      <w:r w:rsidR="00F73637">
        <w:rPr>
          <w:rFonts w:hint="eastAsia"/>
        </w:rPr>
        <w:t>存在于极小子图</w:t>
      </w:r>
      <w:r>
        <w:rPr>
          <w:rFonts w:hint="eastAsia"/>
        </w:rPr>
        <w:t>，</w:t>
      </w:r>
      <w:r w:rsidR="007A3EEC">
        <w:rPr>
          <w:rFonts w:hint="eastAsia"/>
        </w:rPr>
        <w:t>下面将分两步证明（</w:t>
      </w:r>
      <w:r w:rsidR="007A3EEC">
        <w:rPr>
          <w:rFonts w:hint="eastAsia"/>
        </w:rPr>
        <w:t>1</w:t>
      </w:r>
      <w:r w:rsidR="007A3EEC">
        <w:rPr>
          <w:rFonts w:hint="eastAsia"/>
        </w:rPr>
        <w:t>）移除</w:t>
      </w:r>
      <w:r w:rsidR="007A3EEC">
        <w:rPr>
          <w:rFonts w:hint="eastAsia"/>
        </w:rPr>
        <w:t>B</w:t>
      </w:r>
      <w:r w:rsidR="007A3EEC">
        <w:rPr>
          <w:rFonts w:hint="eastAsia"/>
        </w:rPr>
        <w:t>边，不确定图最大流不变（</w:t>
      </w:r>
      <w:r w:rsidR="007A3EEC">
        <w:rPr>
          <w:rFonts w:hint="eastAsia"/>
        </w:rPr>
        <w:t>2</w:t>
      </w:r>
      <w:r w:rsidR="007A3EEC">
        <w:rPr>
          <w:rFonts w:hint="eastAsia"/>
        </w:rPr>
        <w:t>）移除</w:t>
      </w:r>
      <w:r w:rsidR="007A3EEC">
        <w:rPr>
          <w:rFonts w:hint="eastAsia"/>
        </w:rPr>
        <w:t>B</w:t>
      </w:r>
      <w:r w:rsidR="007A3EEC">
        <w:rPr>
          <w:rFonts w:hint="eastAsia"/>
        </w:rPr>
        <w:t>边。最可靠最大流分布可靠性下降。</w:t>
      </w:r>
    </w:p>
    <w:p w:rsidR="007A3EEC" w:rsidRPr="0028455D" w:rsidRDefault="00D64584" w:rsidP="0018613A">
      <w:pPr>
        <w:pStyle w:val="a3"/>
        <w:spacing w:line="288" w:lineRule="auto"/>
        <w:ind w:firstLine="468"/>
      </w:pPr>
      <w:r>
        <w:rPr>
          <w:rFonts w:hint="eastAsia"/>
        </w:rPr>
        <w:t>（</w:t>
      </w:r>
      <w:r>
        <w:rPr>
          <w:rFonts w:hint="eastAsia"/>
        </w:rPr>
        <w:t>1</w:t>
      </w:r>
      <w:r>
        <w:rPr>
          <w:rFonts w:hint="eastAsia"/>
        </w:rPr>
        <w:t>）假设</w:t>
      </w:r>
      <w:r w:rsidR="00BC489B">
        <w:rPr>
          <w:rFonts w:hint="eastAsia"/>
        </w:rPr>
        <w:t>经过划分算保存下来的所有闭合子图空间集为</w:t>
      </w:r>
      <w:r w:rsidR="00BC489B">
        <w:t>{</w:t>
      </w:r>
      <w:r w:rsidR="00BC489B">
        <w:rPr>
          <w:i/>
        </w:rPr>
        <w:t>C</w:t>
      </w:r>
      <w:r w:rsidR="00BC489B">
        <w:rPr>
          <w:vertAlign w:val="subscript"/>
        </w:rPr>
        <w:t>1</w:t>
      </w:r>
      <w:r w:rsidR="00BC489B">
        <w:t>，</w:t>
      </w:r>
      <w:r w:rsidR="00BC489B">
        <w:rPr>
          <w:i/>
        </w:rPr>
        <w:t>C</w:t>
      </w:r>
      <w:r w:rsidR="00BC489B">
        <w:rPr>
          <w:vertAlign w:val="subscript"/>
        </w:rPr>
        <w:t>2</w:t>
      </w:r>
      <w:r w:rsidR="00BC489B">
        <w:t>，</w:t>
      </w:r>
      <w:r w:rsidR="00BC489B">
        <w:t>…</w:t>
      </w:r>
      <w:r w:rsidR="00BC489B">
        <w:t>，</w:t>
      </w:r>
      <w:r w:rsidR="00BC489B">
        <w:rPr>
          <w:i/>
        </w:rPr>
        <w:t>C</w:t>
      </w:r>
      <w:r w:rsidR="00BC489B">
        <w:rPr>
          <w:i/>
          <w:vertAlign w:val="subscript"/>
        </w:rPr>
        <w:sym w:font="Symbol" w:char="F074"/>
      </w:r>
      <w:r w:rsidR="00BC489B">
        <w:rPr>
          <w:i/>
          <w:vertAlign w:val="subscript"/>
        </w:rPr>
        <w:t xml:space="preserve"> </w:t>
      </w:r>
      <w:r w:rsidR="00BC489B">
        <w:t>}</w:t>
      </w:r>
      <w:r w:rsidR="00BC489B">
        <w:t>，</w:t>
      </w:r>
      <w:r w:rsidR="00BC489B">
        <w:rPr>
          <w:rFonts w:hint="eastAsia"/>
        </w:rPr>
        <w:t>满足</w:t>
      </w:r>
      <w:r w:rsidR="00BC489B">
        <w:rPr>
          <w:i/>
        </w:rPr>
        <w:t>C</w:t>
      </w:r>
      <w:r w:rsidR="00BC489B">
        <w:rPr>
          <w:i/>
          <w:vertAlign w:val="subscript"/>
        </w:rPr>
        <w:t>i</w:t>
      </w:r>
      <w:r w:rsidR="00BC489B">
        <w:t xml:space="preserve"> </w:t>
      </w:r>
      <w:r w:rsidR="00BC489B">
        <w:sym w:font="Symbol" w:char="F0C7"/>
      </w:r>
      <w:r w:rsidR="00BC489B">
        <w:t xml:space="preserve"> </w:t>
      </w:r>
      <w:r w:rsidR="00BC489B">
        <w:rPr>
          <w:i/>
        </w:rPr>
        <w:t>C</w:t>
      </w:r>
      <w:r w:rsidR="00BC489B">
        <w:rPr>
          <w:i/>
          <w:vertAlign w:val="subscript"/>
        </w:rPr>
        <w:t xml:space="preserve">j </w:t>
      </w:r>
      <w:r w:rsidR="00BC489B">
        <w:rPr>
          <w:i/>
        </w:rPr>
        <w:t>=</w:t>
      </w:r>
      <w:r w:rsidR="00BC489B">
        <w:t xml:space="preserve"> </w:t>
      </w:r>
      <w:r w:rsidR="00BC489B">
        <w:sym w:font="Symbol" w:char="F0C6"/>
      </w:r>
      <w:r w:rsidR="00BC489B">
        <w:t>，</w:t>
      </w:r>
      <w:r w:rsidR="00BC489B">
        <w:rPr>
          <w:i/>
        </w:rPr>
        <w:t>C</w:t>
      </w:r>
      <w:r w:rsidR="00BC489B">
        <w:rPr>
          <w:vertAlign w:val="subscript"/>
        </w:rPr>
        <w:t xml:space="preserve">1 </w:t>
      </w:r>
      <w:r w:rsidR="00BC489B">
        <w:sym w:font="Symbol" w:char="F0C8"/>
      </w:r>
      <w:r w:rsidR="00BC489B">
        <w:t xml:space="preserve"> </w:t>
      </w:r>
      <w:r w:rsidR="00BC489B">
        <w:rPr>
          <w:i/>
        </w:rPr>
        <w:t>C</w:t>
      </w:r>
      <w:r w:rsidR="00BC489B">
        <w:rPr>
          <w:vertAlign w:val="subscript"/>
        </w:rPr>
        <w:t xml:space="preserve">2 </w:t>
      </w:r>
      <w:r w:rsidR="00BC489B">
        <w:sym w:font="Symbol" w:char="F0C8"/>
      </w:r>
      <w:r w:rsidR="00BC489B">
        <w:t xml:space="preserve"> … </w:t>
      </w:r>
      <w:r w:rsidR="00BC489B">
        <w:sym w:font="Symbol" w:char="F0C8"/>
      </w:r>
      <w:r w:rsidR="00BC489B">
        <w:t xml:space="preserve"> </w:t>
      </w:r>
      <w:r w:rsidR="00BC489B">
        <w:rPr>
          <w:i/>
        </w:rPr>
        <w:t>C</w:t>
      </w:r>
      <w:r w:rsidR="00BC489B">
        <w:rPr>
          <w:i/>
          <w:vertAlign w:val="subscript"/>
        </w:rPr>
        <w:sym w:font="Symbol" w:char="F074"/>
      </w:r>
      <w:r w:rsidR="00BC489B">
        <w:rPr>
          <w:i/>
          <w:vertAlign w:val="subscript"/>
        </w:rPr>
        <w:t xml:space="preserve"> </w:t>
      </w:r>
      <w:r w:rsidR="00BC489B">
        <w:t>=</w:t>
      </w:r>
      <w:r w:rsidR="00BC489B" w:rsidRPr="001E4B79">
        <w:t xml:space="preserve"> </w:t>
      </w:r>
      <w:r w:rsidR="001E4B79" w:rsidRPr="001E4B79">
        <w:rPr>
          <w:rFonts w:hint="eastAsia"/>
        </w:rPr>
        <w:t>SET</w:t>
      </w:r>
      <w:r w:rsidR="00BC489B">
        <w:t>，</w:t>
      </w:r>
      <w:r w:rsidR="00BC489B">
        <w:rPr>
          <w:rFonts w:hint="eastAsia"/>
        </w:rPr>
        <w:t>其中</w:t>
      </w:r>
      <w:r w:rsidR="00BC489B">
        <w:sym w:font="Symbol" w:char="F074"/>
      </w:r>
      <w:r w:rsidR="00BC489B">
        <w:t xml:space="preserve"> </w:t>
      </w:r>
      <w:r w:rsidR="00BC489B">
        <w:rPr>
          <w:rFonts w:hint="eastAsia"/>
        </w:rPr>
        <w:t>为满足最大流的子图区间的个数</w:t>
      </w:r>
      <w:r w:rsidR="00BC489B">
        <w:t>，</w:t>
      </w:r>
      <w:r w:rsidR="00BC489B">
        <w:rPr>
          <w:rFonts w:hint="eastAsia"/>
        </w:rPr>
        <w:t>因为</w:t>
      </w:r>
      <w:r w:rsidR="00BC489B">
        <w:t>0&lt;S</w:t>
      </w:r>
      <w:r w:rsidR="00BC489B" w:rsidRPr="00D925B1">
        <w:rPr>
          <w:vertAlign w:val="subscript"/>
        </w:rPr>
        <w:t>i</w:t>
      </w:r>
      <w:r w:rsidR="00BC489B">
        <w:rPr>
          <w:rFonts w:hint="eastAsia"/>
        </w:rPr>
        <w:t>＜</w:t>
      </w:r>
      <w:r w:rsidR="00BC489B">
        <w:rPr>
          <w:i/>
        </w:rPr>
        <w:sym w:font="Symbol" w:char="F074"/>
      </w:r>
      <w:r w:rsidR="00BC489B">
        <w:rPr>
          <w:i/>
        </w:rPr>
        <w:t xml:space="preserve"> </w:t>
      </w:r>
      <w:r w:rsidR="00BC489B">
        <w:rPr>
          <w:rFonts w:hint="eastAsia"/>
        </w:rPr>
        <w:t>，</w:t>
      </w:r>
      <w:r w:rsidR="00285819">
        <w:rPr>
          <w:rFonts w:hint="eastAsia"/>
        </w:rPr>
        <w:t>因此</w:t>
      </w:r>
      <w:r w:rsidR="00EB1543">
        <w:rPr>
          <w:rFonts w:hint="eastAsia"/>
        </w:rPr>
        <w:t>必存在一个子图</w:t>
      </w:r>
      <m:oMath>
        <m:r>
          <m:rPr>
            <m:sty m:val="p"/>
          </m:rPr>
          <w:rPr>
            <w:rFonts w:ascii="Cambria Math" w:hAnsi="Cambria Math"/>
          </w:rPr>
          <m:t>g∈SET</m:t>
        </m:r>
      </m:oMath>
      <w:r w:rsidR="00051982">
        <w:rPr>
          <w:rFonts w:hint="eastAsia"/>
        </w:rPr>
        <w:t>，且</w:t>
      </w:r>
      <w:r w:rsidR="003D4E22">
        <w:rPr>
          <w:rFonts w:hint="eastAsia"/>
        </w:rPr>
        <w:t>g</w:t>
      </w:r>
      <w:r w:rsidR="003D4E22">
        <w:rPr>
          <w:rFonts w:hint="eastAsia"/>
        </w:rPr>
        <w:t>的</w:t>
      </w:r>
      <w:r w:rsidR="0084196B">
        <w:t>e</w:t>
      </w:r>
      <w:r w:rsidR="0084196B" w:rsidRPr="008A73EC">
        <w:rPr>
          <w:vertAlign w:val="subscript"/>
        </w:rPr>
        <w:t>i</w:t>
      </w:r>
      <w:r w:rsidR="0028455D">
        <w:rPr>
          <w:rFonts w:hint="eastAsia"/>
        </w:rPr>
        <w:t>位置为</w:t>
      </w:r>
      <w:r w:rsidR="0028455D">
        <w:rPr>
          <w:rFonts w:hint="eastAsia"/>
        </w:rPr>
        <w:t>0</w:t>
      </w:r>
      <w:r w:rsidR="0028455D">
        <w:rPr>
          <w:rFonts w:hint="eastAsia"/>
        </w:rPr>
        <w:t>，即移除</w:t>
      </w:r>
      <w:r w:rsidR="0028455D">
        <w:t>e</w:t>
      </w:r>
      <w:r w:rsidR="0028455D" w:rsidRPr="008A73EC">
        <w:rPr>
          <w:vertAlign w:val="subscript"/>
        </w:rPr>
        <w:t>i</w:t>
      </w:r>
      <w:r w:rsidR="0028455D">
        <w:rPr>
          <w:rFonts w:hint="eastAsia"/>
        </w:rPr>
        <w:t>不会对子图</w:t>
      </w:r>
      <w:r w:rsidR="0028455D">
        <w:rPr>
          <w:rFonts w:hint="eastAsia"/>
        </w:rPr>
        <w:t>g</w:t>
      </w:r>
      <w:r w:rsidR="0028455D">
        <w:rPr>
          <w:rFonts w:hint="eastAsia"/>
        </w:rPr>
        <w:t>造成影响，又因为</w:t>
      </w:r>
      <w:r w:rsidR="0028455D">
        <w:rPr>
          <w:rFonts w:hint="eastAsia"/>
        </w:rPr>
        <w:t>g</w:t>
      </w:r>
      <w:r w:rsidR="0028455D">
        <w:rPr>
          <w:rFonts w:hint="eastAsia"/>
        </w:rPr>
        <w:t>能满足最大流，所以移除</w:t>
      </w:r>
      <w:r w:rsidR="0028455D">
        <w:t>e</w:t>
      </w:r>
      <w:r w:rsidR="0028455D" w:rsidRPr="008A73EC">
        <w:rPr>
          <w:vertAlign w:val="subscript"/>
        </w:rPr>
        <w:t>i</w:t>
      </w:r>
      <w:r w:rsidR="0028455D">
        <w:rPr>
          <w:rFonts w:hint="eastAsia"/>
        </w:rPr>
        <w:t>不会对不确定图的最大流造成影响。</w:t>
      </w:r>
    </w:p>
    <w:p w:rsidR="00CD6C34" w:rsidRPr="0076317F" w:rsidRDefault="00C76B05" w:rsidP="0018613A">
      <w:pPr>
        <w:pStyle w:val="a3"/>
        <w:spacing w:line="288" w:lineRule="auto"/>
        <w:ind w:firstLine="468"/>
      </w:pPr>
      <w:r>
        <w:rPr>
          <w:rFonts w:hint="eastAsia"/>
        </w:rPr>
        <w:t>（</w:t>
      </w:r>
      <w:r>
        <w:rPr>
          <w:rFonts w:hint="eastAsia"/>
        </w:rPr>
        <w:t>2</w:t>
      </w:r>
      <w:r>
        <w:rPr>
          <w:rFonts w:hint="eastAsia"/>
        </w:rPr>
        <w:t>）</w:t>
      </w:r>
      <w:r w:rsidR="0076317F">
        <w:rPr>
          <w:rFonts w:hint="eastAsia"/>
        </w:rPr>
        <w:t>因为</w:t>
      </w:r>
      <w:r w:rsidR="0076317F">
        <w:t>e</w:t>
      </w:r>
      <w:r w:rsidR="0076317F" w:rsidRPr="008A45BE">
        <w:rPr>
          <w:vertAlign w:val="subscript"/>
        </w:rPr>
        <w:t>i</w:t>
      </w:r>
      <w:r w:rsidR="0076317F">
        <w:rPr>
          <w:rFonts w:hint="eastAsia"/>
        </w:rPr>
        <w:t>存在于极小子图，所以移除</w:t>
      </w:r>
      <w:r w:rsidR="0076317F">
        <w:t>e</w:t>
      </w:r>
      <w:r w:rsidR="0076317F" w:rsidRPr="008A45BE">
        <w:rPr>
          <w:vertAlign w:val="subscript"/>
        </w:rPr>
        <w:t>i</w:t>
      </w:r>
      <w:r w:rsidR="0076317F">
        <w:rPr>
          <w:rFonts w:hint="eastAsia"/>
        </w:rPr>
        <w:t>会使得不确定图的极小子图被破坏，那么</w:t>
      </w:r>
      <w:r w:rsidR="002401E3">
        <w:rPr>
          <w:rFonts w:hint="eastAsia"/>
        </w:rPr>
        <w:t>不能满足原有的最可靠最大流分布可靠性。</w:t>
      </w:r>
    </w:p>
    <w:p w:rsidR="005144BE" w:rsidRDefault="005144BE" w:rsidP="0018613A">
      <w:pPr>
        <w:pStyle w:val="a3"/>
        <w:spacing w:line="288" w:lineRule="auto"/>
        <w:ind w:firstLine="468"/>
      </w:pPr>
      <w:r>
        <w:rPr>
          <w:rFonts w:hint="eastAsia"/>
        </w:rPr>
        <w:t>的证。</w:t>
      </w:r>
    </w:p>
    <w:p w:rsidR="005144BE" w:rsidRPr="00147003" w:rsidRDefault="00A82E1F" w:rsidP="0018613A">
      <w:pPr>
        <w:pStyle w:val="a3"/>
        <w:spacing w:line="288" w:lineRule="auto"/>
        <w:ind w:firstLine="470"/>
      </w:pPr>
      <w:r>
        <w:rPr>
          <w:rFonts w:hint="eastAsia"/>
          <w:b/>
        </w:rPr>
        <w:t>推论</w:t>
      </w:r>
      <w:r>
        <w:rPr>
          <w:rFonts w:hint="eastAsia"/>
          <w:b/>
        </w:rPr>
        <w:t>4-2</w:t>
      </w:r>
      <w:r w:rsidR="005144BE">
        <w:rPr>
          <w:rFonts w:hint="eastAsia"/>
          <w:b/>
        </w:rPr>
        <w:t xml:space="preserve">. </w:t>
      </w:r>
      <w:r w:rsidR="005144BE" w:rsidRPr="00147003">
        <w:rPr>
          <w:rFonts w:hint="eastAsia"/>
        </w:rPr>
        <w:t>对于不确定图中的一条边</w:t>
      </w:r>
      <w:r w:rsidR="005144BE" w:rsidRPr="00147003">
        <w:rPr>
          <w:rFonts w:hint="eastAsia"/>
        </w:rPr>
        <w:t>e</w:t>
      </w:r>
      <w:r w:rsidR="005144BE" w:rsidRPr="002540DF">
        <w:rPr>
          <w:rFonts w:hint="eastAsia"/>
          <w:vertAlign w:val="subscript"/>
        </w:rPr>
        <w:t>i</w:t>
      </w:r>
      <w:r w:rsidR="005144BE" w:rsidRPr="00147003">
        <w:rPr>
          <w:rFonts w:hint="eastAsia"/>
        </w:rPr>
        <w:t>，如果</w:t>
      </w:r>
      <w:r w:rsidR="002540DF" w:rsidRPr="00147003">
        <w:rPr>
          <w:rFonts w:hint="eastAsia"/>
        </w:rPr>
        <w:t>e</w:t>
      </w:r>
      <w:r w:rsidR="002540DF" w:rsidRPr="002540DF">
        <w:rPr>
          <w:rFonts w:hint="eastAsia"/>
          <w:vertAlign w:val="subscript"/>
        </w:rPr>
        <w:t>i</w:t>
      </w:r>
      <w:r w:rsidR="005144BE" w:rsidRPr="00147003">
        <w:rPr>
          <w:rFonts w:hint="eastAsia"/>
        </w:rPr>
        <w:t>是</w:t>
      </w:r>
      <w:r w:rsidR="005144BE" w:rsidRPr="00147003">
        <w:rPr>
          <w:rFonts w:hint="eastAsia"/>
        </w:rPr>
        <w:t>C</w:t>
      </w:r>
      <w:r w:rsidR="005144BE" w:rsidRPr="00147003">
        <w:rPr>
          <w:rFonts w:hint="eastAsia"/>
        </w:rPr>
        <w:t>类边，那么移除边</w:t>
      </w:r>
      <w:r w:rsidR="002540DF" w:rsidRPr="00147003">
        <w:rPr>
          <w:rFonts w:hint="eastAsia"/>
        </w:rPr>
        <w:t>e</w:t>
      </w:r>
      <w:r w:rsidR="002540DF" w:rsidRPr="002540DF">
        <w:rPr>
          <w:rFonts w:hint="eastAsia"/>
          <w:vertAlign w:val="subscript"/>
        </w:rPr>
        <w:t>i</w:t>
      </w:r>
      <w:r w:rsidR="005144BE" w:rsidRPr="00147003">
        <w:rPr>
          <w:rFonts w:hint="eastAsia"/>
        </w:rPr>
        <w:t>，不确定图的最大流，分布可靠性不发生改变。</w:t>
      </w:r>
    </w:p>
    <w:p w:rsidR="00FA719D" w:rsidRDefault="005144BE" w:rsidP="0018613A">
      <w:pPr>
        <w:pStyle w:val="a3"/>
        <w:spacing w:line="288" w:lineRule="auto"/>
        <w:ind w:firstLine="470"/>
      </w:pPr>
      <w:r w:rsidRPr="002540DF">
        <w:rPr>
          <w:rFonts w:hint="eastAsia"/>
          <w:b/>
        </w:rPr>
        <w:t>证明</w:t>
      </w:r>
      <w:r w:rsidR="00012A2C" w:rsidRPr="002540DF">
        <w:rPr>
          <w:rFonts w:hint="eastAsia"/>
          <w:b/>
        </w:rPr>
        <w:t>4-2.</w:t>
      </w:r>
      <w:r w:rsidR="006B7083">
        <w:rPr>
          <w:rFonts w:hint="eastAsia"/>
        </w:rPr>
        <w:t xml:space="preserve"> </w:t>
      </w:r>
      <w:r>
        <w:rPr>
          <w:rFonts w:hint="eastAsia"/>
        </w:rPr>
        <w:t>对于不确定图</w:t>
      </w:r>
      <w:r>
        <w:t>G</w:t>
      </w:r>
      <w:r>
        <w:rPr>
          <w:rFonts w:hint="eastAsia"/>
        </w:rPr>
        <w:t>中的任意一条边</w:t>
      </w:r>
      <w:r>
        <w:t>ei</w:t>
      </w:r>
      <w:r>
        <w:rPr>
          <w:rFonts w:hint="eastAsia"/>
        </w:rPr>
        <w:t>，如果</w:t>
      </w:r>
      <w:r>
        <w:t>ei</w:t>
      </w:r>
      <w:r>
        <w:rPr>
          <w:rFonts w:hint="eastAsia"/>
        </w:rPr>
        <w:t>是</w:t>
      </w:r>
      <w:r>
        <w:t>C</w:t>
      </w:r>
      <w:r>
        <w:rPr>
          <w:rFonts w:hint="eastAsia"/>
        </w:rPr>
        <w:t>类边，</w:t>
      </w:r>
      <w:r w:rsidR="00D80BD4">
        <w:rPr>
          <w:rFonts w:hint="eastAsia"/>
        </w:rPr>
        <w:t>即如果有</w:t>
      </w:r>
      <w:r w:rsidR="00D80BD4">
        <w:t>0&lt;S</w:t>
      </w:r>
      <w:r w:rsidR="00D80BD4" w:rsidRPr="008A73EC">
        <w:rPr>
          <w:rFonts w:hint="eastAsia"/>
          <w:vertAlign w:val="subscript"/>
        </w:rPr>
        <w:t>i</w:t>
      </w:r>
      <w:r w:rsidR="00D80BD4">
        <w:rPr>
          <w:rFonts w:hint="eastAsia"/>
        </w:rPr>
        <w:t>＜</w:t>
      </w:r>
      <w:r w:rsidR="00D80BD4">
        <w:rPr>
          <w:i/>
        </w:rPr>
        <w:sym w:font="Symbol" w:char="F074"/>
      </w:r>
      <w:r w:rsidR="00D80BD4">
        <w:rPr>
          <w:rFonts w:hint="eastAsia"/>
        </w:rPr>
        <w:t>且</w:t>
      </w:r>
      <w:r w:rsidR="00D80BD4">
        <w:t>e</w:t>
      </w:r>
      <w:r w:rsidR="00D80BD4" w:rsidRPr="008A45BE">
        <w:rPr>
          <w:vertAlign w:val="subscript"/>
        </w:rPr>
        <w:t>i</w:t>
      </w:r>
      <w:r w:rsidR="005D79AE">
        <w:rPr>
          <w:rFonts w:hint="eastAsia"/>
        </w:rPr>
        <w:t>不</w:t>
      </w:r>
      <w:r w:rsidR="00D80BD4">
        <w:rPr>
          <w:rFonts w:hint="eastAsia"/>
        </w:rPr>
        <w:t>存在于极小子图</w:t>
      </w:r>
      <w:r>
        <w:rPr>
          <w:rFonts w:hint="eastAsia"/>
        </w:rPr>
        <w:t>，</w:t>
      </w:r>
      <w:r w:rsidR="00FA719D">
        <w:rPr>
          <w:rFonts w:hint="eastAsia"/>
        </w:rPr>
        <w:t>下面分两步证明（</w:t>
      </w:r>
      <w:r w:rsidR="00FA719D">
        <w:rPr>
          <w:rFonts w:hint="eastAsia"/>
        </w:rPr>
        <w:t>1</w:t>
      </w:r>
      <w:r w:rsidR="00FA719D">
        <w:rPr>
          <w:rFonts w:hint="eastAsia"/>
        </w:rPr>
        <w:t>）移除</w:t>
      </w:r>
      <w:r w:rsidR="00FA719D">
        <w:rPr>
          <w:rFonts w:hint="eastAsia"/>
        </w:rPr>
        <w:t>C</w:t>
      </w:r>
      <w:r w:rsidR="00FA719D">
        <w:rPr>
          <w:rFonts w:hint="eastAsia"/>
        </w:rPr>
        <w:t>边，不确定图最大流不变（</w:t>
      </w:r>
      <w:r w:rsidR="00FA719D">
        <w:rPr>
          <w:rFonts w:hint="eastAsia"/>
        </w:rPr>
        <w:t>2</w:t>
      </w:r>
      <w:r w:rsidR="00FA719D">
        <w:rPr>
          <w:rFonts w:hint="eastAsia"/>
        </w:rPr>
        <w:t>）移除</w:t>
      </w:r>
      <w:r w:rsidR="00FA719D">
        <w:rPr>
          <w:rFonts w:hint="eastAsia"/>
        </w:rPr>
        <w:t>C</w:t>
      </w:r>
      <w:r w:rsidR="00FA719D">
        <w:rPr>
          <w:rFonts w:hint="eastAsia"/>
        </w:rPr>
        <w:t>边，最可靠最大流分布可靠性不变。</w:t>
      </w:r>
    </w:p>
    <w:p w:rsidR="00FA719D" w:rsidRDefault="00B77407" w:rsidP="0018613A">
      <w:pPr>
        <w:pStyle w:val="a3"/>
        <w:spacing w:line="288" w:lineRule="auto"/>
        <w:ind w:firstLine="468"/>
      </w:pPr>
      <w:r>
        <w:rPr>
          <w:rFonts w:hint="eastAsia"/>
        </w:rPr>
        <w:t>（</w:t>
      </w:r>
      <w:r>
        <w:rPr>
          <w:rFonts w:hint="eastAsia"/>
        </w:rPr>
        <w:t>1</w:t>
      </w:r>
      <w:r>
        <w:rPr>
          <w:rFonts w:hint="eastAsia"/>
        </w:rPr>
        <w:t>）同证明</w:t>
      </w:r>
      <w:r>
        <w:rPr>
          <w:rFonts w:hint="eastAsia"/>
        </w:rPr>
        <w:t>4-1</w:t>
      </w:r>
      <w:r>
        <w:rPr>
          <w:rFonts w:hint="eastAsia"/>
        </w:rPr>
        <w:t>（</w:t>
      </w:r>
      <w:r>
        <w:rPr>
          <w:rFonts w:hint="eastAsia"/>
        </w:rPr>
        <w:t>1</w:t>
      </w:r>
      <w:r>
        <w:rPr>
          <w:rFonts w:hint="eastAsia"/>
        </w:rPr>
        <w:t>）。</w:t>
      </w:r>
    </w:p>
    <w:p w:rsidR="00B77407" w:rsidRPr="0076317F" w:rsidRDefault="00B77407" w:rsidP="0018613A">
      <w:pPr>
        <w:pStyle w:val="a3"/>
        <w:spacing w:line="288" w:lineRule="auto"/>
        <w:ind w:firstLine="468"/>
      </w:pPr>
      <w:r>
        <w:rPr>
          <w:rFonts w:hint="eastAsia"/>
        </w:rPr>
        <w:t>（</w:t>
      </w:r>
      <w:r>
        <w:rPr>
          <w:rFonts w:hint="eastAsia"/>
        </w:rPr>
        <w:t>2</w:t>
      </w:r>
      <w:r>
        <w:rPr>
          <w:rFonts w:hint="eastAsia"/>
        </w:rPr>
        <w:t>）因为</w:t>
      </w:r>
      <w:r>
        <w:t>e</w:t>
      </w:r>
      <w:r w:rsidRPr="008A45BE">
        <w:rPr>
          <w:vertAlign w:val="subscript"/>
        </w:rPr>
        <w:t>i</w:t>
      </w:r>
      <w:r w:rsidR="00970C89">
        <w:rPr>
          <w:rFonts w:hint="eastAsia"/>
        </w:rPr>
        <w:t>不</w:t>
      </w:r>
      <w:r>
        <w:rPr>
          <w:rFonts w:hint="eastAsia"/>
        </w:rPr>
        <w:t>存在于极小子图，所以移除</w:t>
      </w:r>
      <w:r>
        <w:t>e</w:t>
      </w:r>
      <w:r w:rsidRPr="008A45BE">
        <w:rPr>
          <w:vertAlign w:val="subscript"/>
        </w:rPr>
        <w:t>i</w:t>
      </w:r>
      <w:r w:rsidR="00970C89">
        <w:rPr>
          <w:rFonts w:hint="eastAsia"/>
        </w:rPr>
        <w:t>不会</w:t>
      </w:r>
      <w:r>
        <w:rPr>
          <w:rFonts w:hint="eastAsia"/>
        </w:rPr>
        <w:t>使得不确定图的极小子图被破坏，那么</w:t>
      </w:r>
      <w:r w:rsidR="00970C89">
        <w:rPr>
          <w:rFonts w:hint="eastAsia"/>
        </w:rPr>
        <w:t>依然</w:t>
      </w:r>
      <w:r w:rsidR="00D25ADF">
        <w:rPr>
          <w:rFonts w:hint="eastAsia"/>
        </w:rPr>
        <w:t>能够</w:t>
      </w:r>
      <w:r>
        <w:rPr>
          <w:rFonts w:hint="eastAsia"/>
        </w:rPr>
        <w:t>满足原有的最可靠最大流分布可靠性。</w:t>
      </w:r>
    </w:p>
    <w:p w:rsidR="005144BE" w:rsidRDefault="005144BE" w:rsidP="0018613A">
      <w:pPr>
        <w:pStyle w:val="a3"/>
        <w:spacing w:line="288" w:lineRule="auto"/>
        <w:ind w:firstLine="468"/>
      </w:pPr>
      <w:r>
        <w:rPr>
          <w:rFonts w:hint="eastAsia"/>
        </w:rPr>
        <w:t>的证。</w:t>
      </w:r>
    </w:p>
    <w:p w:rsidR="00454C28" w:rsidRDefault="006D75D3" w:rsidP="00DB5271">
      <w:pPr>
        <w:pStyle w:val="21"/>
      </w:pPr>
      <w:bookmarkStart w:id="97" w:name="_Toc449617168"/>
      <w:r>
        <w:rPr>
          <w:rFonts w:hint="eastAsia"/>
        </w:rPr>
        <w:t xml:space="preserve">4.2 </w:t>
      </w:r>
      <w:r w:rsidR="00067D09">
        <w:rPr>
          <w:rFonts w:hint="eastAsia"/>
        </w:rPr>
        <w:t>基于重复计算的</w:t>
      </w:r>
      <w:r w:rsidR="00FB34EB">
        <w:rPr>
          <w:rFonts w:hint="eastAsia"/>
        </w:rPr>
        <w:t>BASE_FDP</w:t>
      </w:r>
      <w:r w:rsidR="00067D09">
        <w:rPr>
          <w:rFonts w:hint="eastAsia"/>
        </w:rPr>
        <w:t>算法</w:t>
      </w:r>
      <w:bookmarkEnd w:id="97"/>
    </w:p>
    <w:p w:rsidR="00B82082" w:rsidRDefault="00B82082" w:rsidP="0018613A">
      <w:pPr>
        <w:pStyle w:val="a3"/>
        <w:spacing w:line="288" w:lineRule="auto"/>
        <w:ind w:firstLine="468"/>
      </w:pPr>
      <w:r>
        <w:rPr>
          <w:rFonts w:hint="eastAsia"/>
        </w:rPr>
        <w:t>基于重复计算的基础算法（</w:t>
      </w:r>
      <w:r>
        <w:rPr>
          <w:rFonts w:hint="eastAsia"/>
        </w:rPr>
        <w:t xml:space="preserve">BASELINE </w:t>
      </w:r>
      <w:r w:rsidRPr="00AB1E4F">
        <w:t>algorithm</w:t>
      </w:r>
      <w:r w:rsidR="00990418">
        <w:rPr>
          <w:rFonts w:hint="eastAsia"/>
        </w:rPr>
        <w:t xml:space="preserve"> with Flow and </w:t>
      </w:r>
      <w:r w:rsidR="00462D1B">
        <w:rPr>
          <w:rFonts w:hint="eastAsia"/>
        </w:rPr>
        <w:t>D</w:t>
      </w:r>
      <w:r w:rsidR="00462D1B" w:rsidRPr="00462D1B">
        <w:t xml:space="preserve">istribution </w:t>
      </w:r>
      <w:r w:rsidR="00990418">
        <w:rPr>
          <w:rFonts w:hint="eastAsia"/>
        </w:rPr>
        <w:t>P</w:t>
      </w:r>
      <w:r w:rsidR="00990418" w:rsidRPr="00DF33EC">
        <w:t>robability</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w:t>
      </w:r>
      <w:r w:rsidR="00C80B06">
        <w:rPr>
          <w:rFonts w:hint="eastAsia"/>
        </w:rPr>
        <w:t>最可靠最大流分布及其可靠性</w:t>
      </w:r>
      <w:r>
        <w:rPr>
          <w:rFonts w:hint="eastAsia"/>
        </w:rPr>
        <w:t>，</w:t>
      </w:r>
      <w:r w:rsidRPr="001E5097">
        <w:rPr>
          <w:rFonts w:hint="eastAsia"/>
        </w:rPr>
        <w:t>本文将</w:t>
      </w:r>
      <w:r w:rsidR="00EC4EE2">
        <w:rPr>
          <w:rFonts w:hint="eastAsia"/>
        </w:rPr>
        <w:t>BASE_FDP</w:t>
      </w:r>
      <w:r w:rsidRPr="001E5097">
        <w:rPr>
          <w:rFonts w:hint="eastAsia"/>
        </w:rPr>
        <w:t>算法作为</w:t>
      </w:r>
      <w:r w:rsidR="00872603">
        <w:rPr>
          <w:rFonts w:hint="eastAsia"/>
        </w:rPr>
        <w:t>改模型下</w:t>
      </w:r>
      <w:r w:rsidRPr="001E5097">
        <w:rPr>
          <w:rFonts w:hint="eastAsia"/>
        </w:rPr>
        <w:t>衡量关键边的基本算法</w:t>
      </w:r>
      <w:r>
        <w:rPr>
          <w:rFonts w:hint="eastAsia"/>
        </w:rPr>
        <w:t>。</w:t>
      </w:r>
    </w:p>
    <w:p w:rsidR="00B82082" w:rsidRDefault="00B82082" w:rsidP="0018613A">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74E9C" w:rsidRPr="005A05F9">
        <w:tc>
          <w:tcPr>
            <w:tcW w:w="8522" w:type="dxa"/>
            <w:shd w:val="clear" w:color="auto" w:fill="D9D9D9"/>
            <w:vAlign w:val="center"/>
          </w:tcPr>
          <w:p w:rsidR="00F74E9C" w:rsidRPr="00327708" w:rsidRDefault="00F74E9C" w:rsidP="0018613A">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 xml:space="preserve">-1. </w:t>
            </w:r>
            <w:r>
              <w:rPr>
                <w:rFonts w:hint="eastAsia"/>
              </w:rPr>
              <w:t>基于重复计算的</w:t>
            </w:r>
            <w:r>
              <w:rPr>
                <w:rFonts w:hint="eastAsia"/>
              </w:rPr>
              <w:t>BASE_F</w:t>
            </w:r>
            <w:r w:rsidR="000C0AF1">
              <w:rPr>
                <w:rFonts w:hint="eastAsia"/>
              </w:rPr>
              <w:t>D</w:t>
            </w:r>
            <w:r>
              <w:rPr>
                <w:rFonts w:hint="eastAsia"/>
              </w:rPr>
              <w:t>P</w:t>
            </w:r>
            <w:r>
              <w:rPr>
                <w:rFonts w:hint="eastAsia"/>
              </w:rPr>
              <w:t>算法</w:t>
            </w:r>
          </w:p>
        </w:tc>
      </w:tr>
      <w:tr w:rsidR="00F74E9C" w:rsidRPr="005A05F9">
        <w:tc>
          <w:tcPr>
            <w:tcW w:w="8522" w:type="dxa"/>
            <w:vAlign w:val="center"/>
          </w:tcPr>
          <w:p w:rsidR="00F74E9C" w:rsidRDefault="00F74E9C" w:rsidP="0018613A">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74E9C" w:rsidRDefault="00F74E9C" w:rsidP="0018613A">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lastRenderedPageBreak/>
              <w:t xml:space="preserve">2. Fmax </w:t>
            </w:r>
            <w:r w:rsidRPr="00B56215">
              <w:rPr>
                <w:rFonts w:ascii="宋体" w:hAnsi="宋体"/>
              </w:rPr>
              <w:sym w:font="Wingdings" w:char="F0DF"/>
            </w:r>
            <w:r>
              <w:rPr>
                <w:rFonts w:hint="eastAsia"/>
              </w:rPr>
              <w:t xml:space="preserve">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4. Sort keyedge by ALLEdgeFlowDecrease[|E|]</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5. When the flow G-ei equles the flow G-ej then</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6.    reCompute the maxFlow of G-ei</w:t>
            </w:r>
            <w:r>
              <w:rPr>
                <w:rFonts w:hint="eastAsia"/>
              </w:rPr>
              <w:t>，</w:t>
            </w:r>
            <w:r>
              <w:rPr>
                <w:rFonts w:hint="eastAsia"/>
              </w:rPr>
              <w:t>pd using SDBA[10]</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7. Soet KeyEdge by p</w:t>
            </w:r>
            <w:r w:rsidR="00D554F9">
              <w:rPr>
                <w:rFonts w:hint="eastAsia"/>
              </w:rPr>
              <w:t>d</w:t>
            </w:r>
            <w:r>
              <w:rPr>
                <w:rFonts w:hint="eastAsia"/>
              </w:rPr>
              <w:t>；</w:t>
            </w:r>
          </w:p>
          <w:p w:rsidR="00F74E9C" w:rsidRPr="00F30E09" w:rsidRDefault="00F74E9C" w:rsidP="0018613A">
            <w:pPr>
              <w:tabs>
                <w:tab w:val="left" w:pos="1200"/>
              </w:tabs>
              <w:spacing w:beforeLines="20" w:before="65" w:afterLines="20" w:after="65" w:line="288" w:lineRule="auto"/>
              <w:jc w:val="both"/>
            </w:pPr>
            <w:r>
              <w:rPr>
                <w:rFonts w:hint="eastAsia"/>
              </w:rPr>
              <w:t>8. Return sorted key_edge_set</w:t>
            </w:r>
            <w:r>
              <w:rPr>
                <w:rFonts w:hint="eastAsia"/>
              </w:rPr>
              <w:t>；</w:t>
            </w:r>
          </w:p>
          <w:p w:rsidR="00F74E9C" w:rsidRPr="00F30E09" w:rsidRDefault="00F74E9C" w:rsidP="0018613A">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r>
              <w:rPr>
                <w:rFonts w:hint="eastAsia"/>
              </w:rPr>
              <w:t>，以及移除各边之后不确定图对应的最大流和</w:t>
            </w:r>
            <w:r w:rsidR="00D554F9">
              <w:rPr>
                <w:rFonts w:hint="eastAsia"/>
              </w:rPr>
              <w:t>最可靠最大流分布及其</w:t>
            </w:r>
            <w:r>
              <w:rPr>
                <w:rFonts w:hint="eastAsia"/>
              </w:rPr>
              <w:t>可靠性</w:t>
            </w:r>
          </w:p>
        </w:tc>
      </w:tr>
    </w:tbl>
    <w:p w:rsidR="00B82082" w:rsidRPr="00961505" w:rsidRDefault="00B82082" w:rsidP="0018613A">
      <w:pPr>
        <w:pStyle w:val="a3"/>
        <w:spacing w:line="288" w:lineRule="auto"/>
        <w:ind w:firstLine="468"/>
      </w:pPr>
      <w:r>
        <w:rPr>
          <w:rFonts w:hint="eastAsia"/>
        </w:rPr>
        <w:lastRenderedPageBreak/>
        <w:t>算法</w:t>
      </w:r>
      <w:r w:rsidR="006B31F4">
        <w:rPr>
          <w:rFonts w:hint="eastAsia"/>
        </w:rPr>
        <w:t>3-1</w:t>
      </w:r>
      <w:r>
        <w:rPr>
          <w:rFonts w:hint="eastAsia"/>
        </w:rPr>
        <w:t>首先要使用</w:t>
      </w:r>
      <w:r w:rsidRPr="00961505">
        <w:t>getALLEdgeFlowDecrease</w:t>
      </w:r>
      <w:r>
        <w:rPr>
          <w:rFonts w:hint="eastAsia"/>
        </w:rPr>
        <w:t>函数获取所有边发生故障之后能够满足的最大流，然后使用</w:t>
      </w:r>
      <w:r>
        <w:rPr>
          <w:rFonts w:hint="eastAsia"/>
        </w:rPr>
        <w:t>soetKeyEdge_by_flow</w:t>
      </w:r>
      <w:r>
        <w:rPr>
          <w:rFonts w:hint="eastAsia"/>
        </w:rPr>
        <w:t>函数对计算的流量进行排序，当前后两条边断掉之后获得的流量不相等时，根据模型定义，直接就可以比较出两条边的关键程度，而只有当两条边断掉获得流量相等的情况下，无法比较的情形，才会重复计算不确定图的</w:t>
      </w:r>
      <w:r w:rsidR="00220B06">
        <w:rPr>
          <w:rFonts w:hint="eastAsia"/>
        </w:rPr>
        <w:t>最可靠最大流分布及其</w:t>
      </w:r>
      <w:r>
        <w:rPr>
          <w:rFonts w:hint="eastAsia"/>
        </w:rPr>
        <w:t>，使用</w:t>
      </w:r>
      <w:r w:rsidR="00AD790C">
        <w:rPr>
          <w:rFonts w:hint="eastAsia"/>
        </w:rPr>
        <w:t>分布</w:t>
      </w:r>
      <w:r>
        <w:rPr>
          <w:rFonts w:hint="eastAsia"/>
        </w:rPr>
        <w:t>可靠性来区分这两条边的关键程度。</w:t>
      </w:r>
    </w:p>
    <w:p w:rsidR="00B82082" w:rsidRDefault="00B82082" w:rsidP="0018613A">
      <w:pPr>
        <w:pStyle w:val="a3"/>
        <w:spacing w:line="288" w:lineRule="auto"/>
        <w:ind w:firstLine="468"/>
      </w:pPr>
      <w:r>
        <w:rPr>
          <w:rFonts w:hint="eastAsia"/>
        </w:rPr>
        <w:t>基于重复计算的基础算法的运行效率与重复计算的次数紧密相连，在算法的首先需要计算所有边发生故障之后的最大流，本文使用的计算最大流的算法是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r w:rsidRPr="00DA131A">
        <w:rPr>
          <w:rFonts w:hint="eastAsia"/>
          <w:vertAlign w:val="superscript"/>
        </w:rPr>
        <w:t>[10]</w:t>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r>
        <w:rPr>
          <w:rFonts w:hint="eastAsia"/>
        </w:rPr>
        <w:t>≤</w:t>
      </w:r>
      <w:r>
        <w:rPr>
          <w:rFonts w:hint="eastAsia"/>
        </w:rPr>
        <w:t>m</w:t>
      </w:r>
      <w:r>
        <w:rPr>
          <w:rFonts w:hint="eastAsia"/>
        </w:rPr>
        <w:t>≤</w:t>
      </w:r>
      <w:r>
        <w:rPr>
          <w:rFonts w:hint="eastAsia"/>
        </w:rPr>
        <w:t>|E|</w:t>
      </w:r>
      <w:r>
        <w:rPr>
          <w:rFonts w:hint="eastAsia"/>
        </w:rPr>
        <w:t>。</w:t>
      </w:r>
    </w:p>
    <w:p w:rsidR="00554E98" w:rsidRDefault="006D75D3" w:rsidP="00DB5271">
      <w:pPr>
        <w:pStyle w:val="21"/>
      </w:pPr>
      <w:bookmarkStart w:id="98" w:name="_Toc449617169"/>
      <w:r>
        <w:rPr>
          <w:rFonts w:hint="eastAsia"/>
        </w:rPr>
        <w:t xml:space="preserve">4.3 </w:t>
      </w:r>
      <w:r w:rsidR="00F742AB">
        <w:rPr>
          <w:rFonts w:hint="eastAsia"/>
        </w:rPr>
        <w:t>基于流量和分布可靠性的不确定图的关键边增量算法</w:t>
      </w:r>
      <w:r w:rsidR="00F742AB">
        <w:rPr>
          <w:rFonts w:hint="eastAsia"/>
        </w:rPr>
        <w:t>ICA_F</w:t>
      </w:r>
      <w:r w:rsidR="000F7B8A">
        <w:rPr>
          <w:rFonts w:hint="eastAsia"/>
        </w:rPr>
        <w:t>DP</w:t>
      </w:r>
      <w:bookmarkEnd w:id="98"/>
    </w:p>
    <w:p w:rsidR="00782B52" w:rsidRPr="00782B52" w:rsidRDefault="006D75D3" w:rsidP="003610BD">
      <w:pPr>
        <w:pStyle w:val="31"/>
      </w:pPr>
      <w:bookmarkStart w:id="99" w:name="_Toc449617170"/>
      <w:r>
        <w:rPr>
          <w:rFonts w:hint="eastAsia"/>
        </w:rPr>
        <w:t xml:space="preserve">4.3.1 </w:t>
      </w:r>
      <w:r w:rsidR="00782B52">
        <w:rPr>
          <w:rFonts w:hint="eastAsia"/>
        </w:rPr>
        <w:t>算法思想</w:t>
      </w:r>
      <w:bookmarkEnd w:id="99"/>
    </w:p>
    <w:p w:rsidR="002E1CDB" w:rsidRDefault="002E1CDB" w:rsidP="0018613A">
      <w:pPr>
        <w:pStyle w:val="a3"/>
        <w:spacing w:line="288" w:lineRule="auto"/>
        <w:ind w:firstLine="468"/>
      </w:pPr>
      <w:r>
        <w:rPr>
          <w:rFonts w:hint="eastAsia"/>
        </w:rPr>
        <w:t>类似的，由于</w:t>
      </w:r>
      <w:r>
        <w:rPr>
          <w:rFonts w:hint="eastAsia"/>
        </w:rPr>
        <w:t>BASE_FDP</w:t>
      </w:r>
      <w:r>
        <w:rPr>
          <w:rFonts w:hint="eastAsia"/>
        </w:rPr>
        <w:t>算法的复杂度较高，在本章中只是作为一个基础算法作为对比，本节提供</w:t>
      </w:r>
      <w:r w:rsidR="00B82082">
        <w:rPr>
          <w:rFonts w:hint="eastAsia"/>
        </w:rPr>
        <w:t>了一种基于</w:t>
      </w:r>
      <w:r>
        <w:rPr>
          <w:rFonts w:hint="eastAsia"/>
        </w:rPr>
        <w:t>流量和分布可靠性的</w:t>
      </w:r>
      <w:r w:rsidRPr="002E1CDB">
        <w:rPr>
          <w:rFonts w:hint="eastAsia"/>
        </w:rPr>
        <w:t>不确定图的关键边增量算法</w:t>
      </w:r>
      <w:r w:rsidRPr="002E1CDB">
        <w:rPr>
          <w:rFonts w:hint="eastAsia"/>
        </w:rPr>
        <w:t>ICA_FDP</w:t>
      </w:r>
      <w:r w:rsidR="00245D25">
        <w:rPr>
          <w:rFonts w:hint="eastAsia"/>
        </w:rPr>
        <w:t>（</w:t>
      </w:r>
      <w:r w:rsidR="00245D25" w:rsidRPr="002D764F">
        <w:t>Increment Cost Algorithm</w:t>
      </w:r>
      <w:r w:rsidR="00245D25">
        <w:rPr>
          <w:rFonts w:hint="eastAsia"/>
        </w:rPr>
        <w:t xml:space="preserve"> with Flow and D</w:t>
      </w:r>
      <w:r w:rsidR="00245D25" w:rsidRPr="00462D1B">
        <w:t xml:space="preserve">istribution </w:t>
      </w:r>
      <w:r w:rsidR="00245D25">
        <w:rPr>
          <w:rFonts w:hint="eastAsia"/>
        </w:rPr>
        <w:t>P</w:t>
      </w:r>
      <w:r w:rsidR="00245D25" w:rsidRPr="00DF33EC">
        <w:t>robability</w:t>
      </w:r>
      <w:r w:rsidR="00245D25">
        <w:rPr>
          <w:rFonts w:hint="eastAsia"/>
        </w:rPr>
        <w:t>），</w:t>
      </w:r>
      <w:r w:rsidR="00417E03" w:rsidRPr="00DD379F">
        <w:rPr>
          <w:rFonts w:hint="eastAsia"/>
        </w:rPr>
        <w:t>该算法的主要思想是</w:t>
      </w:r>
      <w:r w:rsidR="00417E03">
        <w:rPr>
          <w:rFonts w:hint="eastAsia"/>
        </w:rPr>
        <w:t>根据模型中不同类型的边设置不同的增量算法计算，以减少计算复杂度</w:t>
      </w:r>
      <w:r w:rsidR="00682A64">
        <w:rPr>
          <w:rFonts w:hint="eastAsia"/>
        </w:rPr>
        <w:t>，对于</w:t>
      </w:r>
      <w:r w:rsidR="00682A64">
        <w:rPr>
          <w:rFonts w:hint="eastAsia"/>
        </w:rPr>
        <w:t>ABC</w:t>
      </w:r>
      <w:r w:rsidR="00682A64">
        <w:rPr>
          <w:rFonts w:hint="eastAsia"/>
        </w:rPr>
        <w:t>三类边做不同的处理。</w:t>
      </w:r>
    </w:p>
    <w:p w:rsidR="00B82082" w:rsidRDefault="00B82082" w:rsidP="0018613A">
      <w:pPr>
        <w:pStyle w:val="a3"/>
        <w:spacing w:line="288" w:lineRule="auto"/>
        <w:ind w:firstLine="468"/>
      </w:pPr>
      <w:r>
        <w:rPr>
          <w:rFonts w:hint="eastAsia"/>
        </w:rPr>
        <w:t>基于以上步骤，</w:t>
      </w:r>
      <w:r>
        <w:rPr>
          <w:rFonts w:hint="eastAsia"/>
        </w:rPr>
        <w:t>ICA</w:t>
      </w:r>
      <w:r w:rsidR="00A27F03">
        <w:rPr>
          <w:rFonts w:hint="eastAsia"/>
        </w:rPr>
        <w:t>_FDP</w:t>
      </w:r>
      <w:r>
        <w:rPr>
          <w:rFonts w:hint="eastAsia"/>
        </w:rPr>
        <w:t>算法可以表示为如图</w:t>
      </w:r>
      <w:r w:rsidR="00654AE8">
        <w:rPr>
          <w:rFonts w:hint="eastAsia"/>
        </w:rPr>
        <w:t>4-1</w:t>
      </w:r>
      <w:r>
        <w:rPr>
          <w:rFonts w:hint="eastAsia"/>
        </w:rPr>
        <w:t>步骤：</w:t>
      </w:r>
    </w:p>
    <w:p w:rsidR="00B82082" w:rsidRDefault="0001540C" w:rsidP="003B263F">
      <w:pPr>
        <w:pStyle w:val="a3"/>
        <w:ind w:firstLine="492"/>
        <w:jc w:val="center"/>
      </w:pPr>
      <w:r>
        <w:object w:dxaOrig="4607" w:dyaOrig="3911">
          <v:shape id="_x0000_i1043" type="#_x0000_t75" style="width:147pt;height:124.5pt" o:ole="">
            <v:imagedata r:id="rId64" o:title=""/>
          </v:shape>
          <o:OLEObject Type="Embed" ProgID="Visio.Drawing.11" ShapeID="_x0000_i1043" DrawAspect="Content" ObjectID="_1523445994" r:id="rId65"/>
        </w:object>
      </w:r>
    </w:p>
    <w:p w:rsidR="00B82082" w:rsidRPr="0018613A" w:rsidRDefault="00B82082" w:rsidP="0018613A">
      <w:pPr>
        <w:pStyle w:val="a3"/>
        <w:spacing w:line="288" w:lineRule="auto"/>
        <w:ind w:firstLine="408"/>
        <w:jc w:val="center"/>
        <w:rPr>
          <w:sz w:val="21"/>
        </w:rPr>
      </w:pPr>
      <w:r w:rsidRPr="0018613A">
        <w:rPr>
          <w:rFonts w:hint="eastAsia"/>
          <w:sz w:val="21"/>
        </w:rPr>
        <w:t>图</w:t>
      </w:r>
      <w:r w:rsidR="00056180" w:rsidRPr="0018613A">
        <w:rPr>
          <w:rFonts w:hint="eastAsia"/>
          <w:sz w:val="21"/>
        </w:rPr>
        <w:t>4-1</w:t>
      </w:r>
      <w:r w:rsidRPr="0018613A">
        <w:rPr>
          <w:rFonts w:hint="eastAsia"/>
          <w:sz w:val="21"/>
        </w:rPr>
        <w:t xml:space="preserve"> </w:t>
      </w:r>
      <w:r w:rsidRPr="0018613A">
        <w:rPr>
          <w:rFonts w:hint="eastAsia"/>
          <w:sz w:val="21"/>
        </w:rPr>
        <w:t>算法</w:t>
      </w:r>
      <w:r w:rsidRPr="0018613A">
        <w:rPr>
          <w:rFonts w:hint="eastAsia"/>
          <w:sz w:val="21"/>
        </w:rPr>
        <w:t>ICA</w:t>
      </w:r>
      <w:r w:rsidR="001C2406" w:rsidRPr="0018613A">
        <w:rPr>
          <w:rFonts w:hint="eastAsia"/>
          <w:sz w:val="21"/>
        </w:rPr>
        <w:t>_FDP</w:t>
      </w:r>
      <w:r w:rsidRPr="0018613A">
        <w:rPr>
          <w:rFonts w:hint="eastAsia"/>
          <w:sz w:val="21"/>
        </w:rPr>
        <w:t>流程图</w:t>
      </w:r>
    </w:p>
    <w:p w:rsidR="006D048D" w:rsidRDefault="006D75D3" w:rsidP="003610BD">
      <w:pPr>
        <w:pStyle w:val="31"/>
      </w:pPr>
      <w:bookmarkStart w:id="100" w:name="_Toc449617171"/>
      <w:r>
        <w:rPr>
          <w:rFonts w:hint="eastAsia"/>
        </w:rPr>
        <w:t xml:space="preserve">4.3.2 </w:t>
      </w:r>
      <w:r w:rsidR="00161621">
        <w:rPr>
          <w:rFonts w:hint="eastAsia"/>
        </w:rPr>
        <w:t>A</w:t>
      </w:r>
      <w:r w:rsidR="00161621">
        <w:rPr>
          <w:rFonts w:hint="eastAsia"/>
        </w:rPr>
        <w:t>类边计算</w:t>
      </w:r>
      <w:bookmarkEnd w:id="100"/>
    </w:p>
    <w:p w:rsidR="00580C26" w:rsidRDefault="00580C26" w:rsidP="00211C0D">
      <w:pPr>
        <w:pStyle w:val="a3"/>
        <w:spacing w:line="288" w:lineRule="auto"/>
        <w:ind w:firstLine="468"/>
      </w:pPr>
      <w:r>
        <w:rPr>
          <w:rFonts w:hint="eastAsia"/>
        </w:rPr>
        <w:t>对于不确定图</w:t>
      </w:r>
      <w:r>
        <w:rPr>
          <w:rFonts w:hint="eastAsia"/>
        </w:rPr>
        <w:t>G</w:t>
      </w:r>
      <w:r>
        <w:rPr>
          <w:rFonts w:hint="eastAsia"/>
        </w:rPr>
        <w:t>而言，求解最可靠最大流分布的方式有很多，目前普遍使用的是算法</w:t>
      </w:r>
      <w:r>
        <w:rPr>
          <w:rFonts w:hint="eastAsia"/>
        </w:rPr>
        <w:t>SDBA</w:t>
      </w:r>
      <w:r>
        <w:rPr>
          <w:rFonts w:hint="eastAsia"/>
        </w:rPr>
        <w:t>，</w:t>
      </w:r>
      <w:r>
        <w:rPr>
          <w:rFonts w:hint="eastAsia"/>
        </w:rPr>
        <w:t>SDBA</w:t>
      </w:r>
      <w:r>
        <w:rPr>
          <w:rFonts w:hint="eastAsia"/>
        </w:rPr>
        <w:t>算法中使用到了状态划分算法，在状态划分的过程中，可以生成一个区间状态树，这样的一个区间状态树生成如算法</w:t>
      </w:r>
      <w:r>
        <w:rPr>
          <w:rFonts w:hint="eastAsia"/>
        </w:rPr>
        <w:t>3-2</w:t>
      </w:r>
      <w:r>
        <w:rPr>
          <w:rFonts w:hint="eastAsia"/>
        </w:rPr>
        <w:t>所示</w:t>
      </w:r>
      <w:r w:rsidR="00F82F51">
        <w:rPr>
          <w:rFonts w:hint="eastAsia"/>
        </w:rPr>
        <w:t>。</w:t>
      </w:r>
    </w:p>
    <w:p w:rsidR="00C06EF7" w:rsidRDefault="00C06EF7" w:rsidP="00211C0D">
      <w:pPr>
        <w:pStyle w:val="a3"/>
        <w:spacing w:line="288" w:lineRule="auto"/>
        <w:ind w:firstLine="468"/>
      </w:pPr>
      <w:r>
        <w:rPr>
          <w:rFonts w:hint="eastAsia"/>
        </w:rPr>
        <w:t>A</w:t>
      </w:r>
      <w:r>
        <w:rPr>
          <w:rFonts w:hint="eastAsia"/>
        </w:rPr>
        <w:t>类边根据搜索树的规则，对于每一个区间改边位置都设置为</w:t>
      </w:r>
      <w:r>
        <w:rPr>
          <w:rFonts w:hint="eastAsia"/>
        </w:rPr>
        <w:t>0</w:t>
      </w:r>
      <w:r>
        <w:rPr>
          <w:rFonts w:hint="eastAsia"/>
        </w:rPr>
        <w:t>，目的是获取不想交的的区间。对于新构成的一个子图树，本文提出一种基于</w:t>
      </w:r>
      <w:r w:rsidR="00630C47">
        <w:rPr>
          <w:rFonts w:hint="eastAsia"/>
        </w:rPr>
        <w:t>流量和分布可靠性的割集</w:t>
      </w:r>
      <w:r>
        <w:rPr>
          <w:rFonts w:hint="eastAsia"/>
        </w:rPr>
        <w:t>状态树剪枝算法</w:t>
      </w:r>
      <w:r w:rsidR="00AA702C" w:rsidRPr="003A1E7F">
        <w:rPr>
          <w:rFonts w:hint="eastAsia"/>
        </w:rPr>
        <w:t>STPA_</w:t>
      </w:r>
      <w:r w:rsidR="00AA702C">
        <w:rPr>
          <w:rFonts w:hint="eastAsia"/>
        </w:rPr>
        <w:t>FCP</w:t>
      </w:r>
      <w:r>
        <w:rPr>
          <w:rFonts w:hint="eastAsia"/>
        </w:rPr>
        <w:t>（</w:t>
      </w:r>
      <w:r>
        <w:rPr>
          <w:rFonts w:hint="eastAsia"/>
        </w:rPr>
        <w:t>S</w:t>
      </w:r>
      <w:r>
        <w:t xml:space="preserve">tate </w:t>
      </w:r>
      <w:r>
        <w:rPr>
          <w:rFonts w:hint="eastAsia"/>
        </w:rPr>
        <w:t>T</w:t>
      </w:r>
      <w:r w:rsidRPr="009A7294">
        <w:t xml:space="preserve">ree </w:t>
      </w:r>
      <w:r>
        <w:rPr>
          <w:rFonts w:hint="eastAsia"/>
        </w:rPr>
        <w:t>P</w:t>
      </w:r>
      <w:r>
        <w:t xml:space="preserve">runing </w:t>
      </w:r>
      <w:r>
        <w:rPr>
          <w:rFonts w:hint="eastAsia"/>
        </w:rPr>
        <w:t>A</w:t>
      </w:r>
      <w:r w:rsidRPr="009A7294">
        <w:t>lgorithm</w:t>
      </w:r>
      <w:r>
        <w:rPr>
          <w:rFonts w:hint="eastAsia"/>
        </w:rPr>
        <w:t xml:space="preserve"> </w:t>
      </w:r>
      <w:r w:rsidR="00630C47">
        <w:rPr>
          <w:rFonts w:hint="eastAsia"/>
        </w:rPr>
        <w:t>with Flow and D</w:t>
      </w:r>
      <w:r w:rsidR="00630C47" w:rsidRPr="00462D1B">
        <w:t xml:space="preserve">istribution </w:t>
      </w:r>
      <w:r w:rsidR="00630C47">
        <w:rPr>
          <w:rFonts w:hint="eastAsia"/>
        </w:rPr>
        <w:t>P</w:t>
      </w:r>
      <w:r w:rsidR="00630C47" w:rsidRPr="00DF33EC">
        <w:t>robability</w:t>
      </w:r>
      <w:r>
        <w:rPr>
          <w:rFonts w:hint="eastAsia"/>
        </w:rPr>
        <w:t>），</w:t>
      </w:r>
      <w:r w:rsidR="00071625">
        <w:rPr>
          <w:rFonts w:hint="eastAsia"/>
        </w:rPr>
        <w:t>该算法</w:t>
      </w:r>
      <w:r>
        <w:rPr>
          <w:rFonts w:hint="eastAsia"/>
        </w:rPr>
        <w:t>的主要是利用了割集中的边必定在最大流子图这一性质，通过割集中的边对于子图状态树进行剪枝，以达到减少搜索的目的。因为割集中的边一般在子图树的第二层就能达到剪枝的效果，所有该方法能够有效的减少搜索效果。</w:t>
      </w:r>
    </w:p>
    <w:p w:rsidR="00842577" w:rsidRDefault="003F31F8" w:rsidP="00211C0D">
      <w:pPr>
        <w:pStyle w:val="a3"/>
        <w:spacing w:line="288" w:lineRule="auto"/>
        <w:ind w:firstLine="468"/>
      </w:pPr>
      <w:r>
        <w:rPr>
          <w:rFonts w:hint="eastAsia"/>
        </w:rPr>
        <w:t>该算法首先获取根节点，对于其所有子节点，通过割集中的边进行剪枝，因为</w:t>
      </w:r>
      <w:r w:rsidR="00842577">
        <w:rPr>
          <w:rFonts w:hint="eastAsia"/>
        </w:rPr>
        <w:t>极小子图满足最大流，所以割集中的边必包含于极小子图，所以不包含割集中边的中间节点和叶子节点都必须舍去，对于依然保存的子图区间，进行进一步划分即可</w:t>
      </w:r>
      <w:r w:rsidR="0071652D">
        <w:rPr>
          <w:rFonts w:hint="eastAsia"/>
        </w:rPr>
        <w:t>，指导获取极小子图。即（</w:t>
      </w:r>
      <w:r w:rsidR="0071652D">
        <w:rPr>
          <w:rFonts w:hint="eastAsia"/>
        </w:rPr>
        <w:t>1</w:t>
      </w:r>
      <w:r w:rsidR="0071652D">
        <w:rPr>
          <w:rFonts w:hint="eastAsia"/>
        </w:rPr>
        <w:t>）当区间的下界子图满足最大流，则整个区间满足最大流，保留</w:t>
      </w:r>
      <w:r w:rsidR="00B07520">
        <w:rPr>
          <w:rFonts w:hint="eastAsia"/>
        </w:rPr>
        <w:t>下界子图，并计算下界子图概率并与原有极小子图比较</w:t>
      </w:r>
      <w:r w:rsidR="0071652D">
        <w:rPr>
          <w:rFonts w:hint="eastAsia"/>
        </w:rPr>
        <w:t>。（</w:t>
      </w:r>
      <w:r w:rsidR="0071652D">
        <w:rPr>
          <w:rFonts w:hint="eastAsia"/>
        </w:rPr>
        <w:t>2</w:t>
      </w:r>
      <w:r w:rsidR="0071652D">
        <w:rPr>
          <w:rFonts w:hint="eastAsia"/>
        </w:rPr>
        <w:t>）当区间上界不满足最大流，则整个区间不满足最大流，舍弃区间。（</w:t>
      </w:r>
      <w:r w:rsidR="0071652D">
        <w:rPr>
          <w:rFonts w:hint="eastAsia"/>
        </w:rPr>
        <w:t>3</w:t>
      </w:r>
      <w:r w:rsidR="0071652D">
        <w:rPr>
          <w:rFonts w:hint="eastAsia"/>
        </w:rPr>
        <w:t>）区间下界不满足最大流，上界满足最大流，则需要二次划分区间。</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B07520" w:rsidRPr="00327708">
        <w:tc>
          <w:tcPr>
            <w:tcW w:w="8522" w:type="dxa"/>
            <w:shd w:val="clear" w:color="auto" w:fill="D9D9D9"/>
            <w:vAlign w:val="center"/>
          </w:tcPr>
          <w:p w:rsidR="00B07520" w:rsidRPr="00327708" w:rsidRDefault="00B07520" w:rsidP="00211C0D">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2</w:t>
            </w:r>
            <w:r w:rsidRPr="00327708">
              <w:rPr>
                <w:rFonts w:ascii="宋体" w:hAnsi="宋体" w:hint="eastAsia"/>
                <w:b/>
              </w:rPr>
              <w:t xml:space="preserve">. </w:t>
            </w:r>
            <w:r w:rsidRPr="008F248D">
              <w:rPr>
                <w:rFonts w:ascii="宋体" w:hAnsi="宋体" w:hint="eastAsia"/>
              </w:rPr>
              <w:t>基于割集的状态树剪枝算法STPA_F</w:t>
            </w:r>
            <w:r w:rsidR="00FA735B">
              <w:rPr>
                <w:rFonts w:ascii="宋体" w:hAnsi="宋体" w:hint="eastAsia"/>
              </w:rPr>
              <w:t>D</w:t>
            </w:r>
            <w:r w:rsidRPr="008F248D">
              <w:rPr>
                <w:rFonts w:ascii="宋体" w:hAnsi="宋体" w:hint="eastAsia"/>
              </w:rPr>
              <w:t>P</w:t>
            </w:r>
          </w:p>
        </w:tc>
      </w:tr>
      <w:tr w:rsidR="00B07520" w:rsidRPr="00F30E09">
        <w:tc>
          <w:tcPr>
            <w:tcW w:w="8522" w:type="dxa"/>
            <w:vAlign w:val="center"/>
          </w:tcPr>
          <w:p w:rsidR="00B07520" w:rsidRDefault="00B07520" w:rsidP="00211C0D">
            <w:pPr>
              <w:tabs>
                <w:tab w:val="left" w:pos="1200"/>
              </w:tabs>
              <w:spacing w:beforeLines="20" w:before="65" w:afterLines="20" w:after="65" w:line="288" w:lineRule="auto"/>
              <w:jc w:val="both"/>
            </w:pPr>
            <w:r w:rsidRPr="005A12A7">
              <w:rPr>
                <w:rFonts w:hint="eastAsia"/>
                <w:b/>
              </w:rPr>
              <w:t>输入</w:t>
            </w:r>
            <w:r>
              <w:rPr>
                <w:rFonts w:hint="eastAsia"/>
              </w:rPr>
              <w:t>：</w:t>
            </w:r>
            <w:r w:rsidRPr="00033DDE">
              <w:rPr>
                <w:rFonts w:hint="eastAsia"/>
              </w:rPr>
              <w:t>割集边</w:t>
            </w:r>
            <w:r w:rsidRPr="00033DDE">
              <w:rPr>
                <w:rFonts w:hint="eastAsia"/>
              </w:rPr>
              <w:t>CutSet</w:t>
            </w:r>
            <w:r w:rsidRPr="00033DDE">
              <w:rPr>
                <w:rFonts w:hint="eastAsia"/>
              </w:rPr>
              <w:t>，子图区间树</w:t>
            </w:r>
            <w:r w:rsidRPr="00033DDE">
              <w:rPr>
                <w:rFonts w:hint="eastAsia"/>
              </w:rPr>
              <w:t>root</w:t>
            </w:r>
            <w:r w:rsidRPr="00033DDE">
              <w:rPr>
                <w:rFonts w:hint="eastAsia"/>
              </w:rPr>
              <w:t>，不确定图</w:t>
            </w:r>
            <w:r w:rsidRPr="00033DDE">
              <w:rPr>
                <w:rFonts w:hint="eastAsia"/>
              </w:rPr>
              <w:t>G</w:t>
            </w:r>
            <w:r w:rsidRPr="00033DDE">
              <w:rPr>
                <w:rFonts w:hint="eastAsia"/>
              </w:rPr>
              <w:t>，源点</w:t>
            </w:r>
            <w:r w:rsidRPr="00033DDE">
              <w:rPr>
                <w:rFonts w:hint="eastAsia"/>
              </w:rPr>
              <w:t>source</w:t>
            </w:r>
            <w:r w:rsidRPr="00033DDE">
              <w:rPr>
                <w:rFonts w:hint="eastAsia"/>
              </w:rPr>
              <w:t>，汇点</w:t>
            </w:r>
            <w:r w:rsidRPr="00033DDE">
              <w:rPr>
                <w:rFonts w:hint="eastAsia"/>
              </w:rPr>
              <w:t>sink</w:t>
            </w:r>
            <w:r w:rsidRPr="00033DDE">
              <w:rPr>
                <w:rFonts w:hint="eastAsia"/>
              </w:rPr>
              <w:t>，移除边</w:t>
            </w:r>
            <w:r w:rsidRPr="00033DDE">
              <w:rPr>
                <w:rFonts w:hint="eastAsia"/>
              </w:rPr>
              <w:t>e</w:t>
            </w:r>
          </w:p>
          <w:p w:rsidR="00B07520" w:rsidRDefault="00B07520" w:rsidP="00211C0D">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2. push root in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4.     if the cut edge</w:t>
            </w:r>
            <w:r>
              <w:rPr>
                <w:rFonts w:hint="eastAsia"/>
              </w:rPr>
              <w:t>’</w:t>
            </w:r>
            <w:r>
              <w:rPr>
                <w:rFonts w:hint="eastAsia"/>
              </w:rPr>
              <w:t>s position is 0 then move out C</w:t>
            </w:r>
            <w:r>
              <w:rPr>
                <w:rFonts w:hint="eastAsia"/>
              </w:rPr>
              <w:t>；</w:t>
            </w:r>
          </w:p>
          <w:p w:rsidR="00B07520" w:rsidRDefault="00B07520" w:rsidP="00211C0D">
            <w:pPr>
              <w:tabs>
                <w:tab w:val="left" w:pos="1200"/>
              </w:tabs>
              <w:spacing w:beforeLines="20" w:before="65" w:afterLines="20" w:after="65" w:line="288" w:lineRule="auto"/>
              <w:jc w:val="both"/>
            </w:pPr>
            <w:r>
              <w:t>5.     Else if C’s lower bound graph satisfy Fmax then keep C</w:t>
            </w:r>
          </w:p>
          <w:p w:rsidR="00B07520" w:rsidRDefault="00B07520" w:rsidP="00211C0D">
            <w:pPr>
              <w:tabs>
                <w:tab w:val="left" w:pos="1200"/>
              </w:tabs>
              <w:spacing w:beforeLines="20" w:before="65" w:afterLines="20" w:after="65" w:line="288" w:lineRule="auto"/>
              <w:jc w:val="both"/>
            </w:pPr>
            <w:r>
              <w:rPr>
                <w:rFonts w:hint="eastAsia"/>
              </w:rPr>
              <w:t>6.     If C</w:t>
            </w:r>
            <w:r>
              <w:rPr>
                <w:rFonts w:hint="eastAsia"/>
              </w:rPr>
              <w:t>’</w:t>
            </w:r>
            <w:r>
              <w:rPr>
                <w:rFonts w:hint="eastAsia"/>
              </w:rPr>
              <w:t>s upper bound graph not satisfy Fmax then move out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7.     If C</w:t>
            </w:r>
            <w:r>
              <w:rPr>
                <w:rFonts w:hint="eastAsia"/>
              </w:rPr>
              <w:t>’</w:t>
            </w:r>
            <w:r>
              <w:rPr>
                <w:rFonts w:hint="eastAsia"/>
              </w:rPr>
              <w:t>s lower bound graph not satisfy Fmax</w:t>
            </w:r>
            <w:r>
              <w:rPr>
                <w:rFonts w:hint="eastAsia"/>
              </w:rPr>
              <w:t>，</w:t>
            </w:r>
            <w:r>
              <w:rPr>
                <w:rFonts w:hint="eastAsia"/>
              </w:rPr>
              <w:t>but upper bound graph satisfy Fmax then divide C</w:t>
            </w:r>
          </w:p>
          <w:p w:rsidR="00B07520" w:rsidRPr="00947414" w:rsidRDefault="00B07520" w:rsidP="00211C0D">
            <w:pPr>
              <w:tabs>
                <w:tab w:val="left" w:pos="1200"/>
              </w:tabs>
              <w:spacing w:beforeLines="20" w:before="65" w:afterLines="20" w:after="65" w:line="288" w:lineRule="auto"/>
              <w:jc w:val="both"/>
            </w:pPr>
            <w:r>
              <w:lastRenderedPageBreak/>
              <w:t>8. Return all graph that satisfy Fmax after G move edge e</w:t>
            </w:r>
          </w:p>
          <w:p w:rsidR="00B07520" w:rsidRPr="00F30E09" w:rsidRDefault="00B07520" w:rsidP="00211C0D">
            <w:pPr>
              <w:tabs>
                <w:tab w:val="left" w:pos="1200"/>
              </w:tabs>
              <w:spacing w:beforeLines="20" w:before="65" w:afterLines="20" w:after="65" w:line="288" w:lineRule="auto"/>
              <w:jc w:val="both"/>
            </w:pPr>
            <w:r w:rsidRPr="005A12A7">
              <w:rPr>
                <w:rFonts w:hint="eastAsia"/>
                <w:b/>
              </w:rPr>
              <w:t>输出</w:t>
            </w:r>
            <w:r>
              <w:rPr>
                <w:rFonts w:hint="eastAsia"/>
              </w:rPr>
              <w:t>：</w:t>
            </w:r>
            <w:r w:rsidRPr="007A628E">
              <w:rPr>
                <w:rFonts w:hint="eastAsia"/>
              </w:rPr>
              <w:t>不确定图</w:t>
            </w:r>
            <w:r w:rsidRPr="007A628E">
              <w:rPr>
                <w:rFonts w:hint="eastAsia"/>
              </w:rPr>
              <w:t>G</w:t>
            </w:r>
            <w:r w:rsidRPr="007A628E">
              <w:rPr>
                <w:rFonts w:hint="eastAsia"/>
              </w:rPr>
              <w:t>在移除边</w:t>
            </w:r>
            <w:r w:rsidRPr="007A628E">
              <w:rPr>
                <w:rFonts w:hint="eastAsia"/>
              </w:rPr>
              <w:t>e</w:t>
            </w:r>
            <w:r w:rsidRPr="007A628E">
              <w:rPr>
                <w:rFonts w:hint="eastAsia"/>
              </w:rPr>
              <w:t>之后所有能够满足最大流的子图集合</w:t>
            </w:r>
            <w:r w:rsidRPr="007A628E">
              <w:rPr>
                <w:rFonts w:hint="eastAsia"/>
              </w:rPr>
              <w:t>set</w:t>
            </w:r>
            <w:r w:rsidRPr="00F30E09">
              <w:t xml:space="preserve"> </w:t>
            </w:r>
          </w:p>
        </w:tc>
      </w:tr>
    </w:tbl>
    <w:p w:rsidR="00161621" w:rsidRDefault="006D75D3" w:rsidP="003610BD">
      <w:pPr>
        <w:pStyle w:val="31"/>
      </w:pPr>
      <w:bookmarkStart w:id="101" w:name="_Toc449617172"/>
      <w:r>
        <w:rPr>
          <w:rFonts w:hint="eastAsia"/>
        </w:rPr>
        <w:lastRenderedPageBreak/>
        <w:t xml:space="preserve">4.3.3 </w:t>
      </w:r>
      <w:r w:rsidR="00161621">
        <w:rPr>
          <w:rFonts w:hint="eastAsia"/>
        </w:rPr>
        <w:t>B</w:t>
      </w:r>
      <w:r w:rsidR="00161621">
        <w:rPr>
          <w:rFonts w:hint="eastAsia"/>
        </w:rPr>
        <w:t>类边计算</w:t>
      </w:r>
      <w:bookmarkEnd w:id="101"/>
    </w:p>
    <w:p w:rsidR="00C06EF7" w:rsidRDefault="00C06EF7" w:rsidP="00211C0D">
      <w:pPr>
        <w:pStyle w:val="a3"/>
        <w:spacing w:line="288" w:lineRule="auto"/>
        <w:ind w:firstLine="468"/>
      </w:pPr>
      <w:r>
        <w:rPr>
          <w:rFonts w:hint="eastAsia"/>
        </w:rPr>
        <w:t>对于</w:t>
      </w:r>
      <w:r>
        <w:rPr>
          <w:rFonts w:hint="eastAsia"/>
        </w:rPr>
        <w:t>B</w:t>
      </w:r>
      <w:r>
        <w:rPr>
          <w:rFonts w:hint="eastAsia"/>
        </w:rPr>
        <w:t>类边，同样由推论</w:t>
      </w:r>
      <w:r w:rsidR="009B67EF">
        <w:rPr>
          <w:rFonts w:hint="eastAsia"/>
        </w:rPr>
        <w:t>4-1</w:t>
      </w:r>
      <w:r>
        <w:rPr>
          <w:rFonts w:hint="eastAsia"/>
        </w:rPr>
        <w:t>可以知道，断掉</w:t>
      </w:r>
      <w:r>
        <w:rPr>
          <w:rFonts w:hint="eastAsia"/>
        </w:rPr>
        <w:t>B</w:t>
      </w:r>
      <w:r>
        <w:rPr>
          <w:rFonts w:hint="eastAsia"/>
        </w:rPr>
        <w:t>类边，流量不</w:t>
      </w:r>
      <w:r w:rsidR="00A119D5">
        <w:rPr>
          <w:rFonts w:hint="eastAsia"/>
        </w:rPr>
        <w:t>会减少，此时的重点在于计算剩余的不确定图的分布可靠性</w:t>
      </w:r>
      <w:r>
        <w:rPr>
          <w:rFonts w:hint="eastAsia"/>
        </w:rPr>
        <w:t>。为了计算移除</w:t>
      </w:r>
      <w:r>
        <w:rPr>
          <w:rFonts w:hint="eastAsia"/>
        </w:rPr>
        <w:t>B</w:t>
      </w:r>
      <w:r>
        <w:rPr>
          <w:rFonts w:hint="eastAsia"/>
        </w:rPr>
        <w:t>边之后的分布可靠性，主要是计算移除</w:t>
      </w:r>
      <w:r>
        <w:rPr>
          <w:rFonts w:hint="eastAsia"/>
        </w:rPr>
        <w:t>B</w:t>
      </w:r>
      <w:r>
        <w:rPr>
          <w:rFonts w:hint="eastAsia"/>
        </w:rPr>
        <w:t>边，原有</w:t>
      </w:r>
      <w:r w:rsidRPr="00944FB2">
        <w:rPr>
          <w:rFonts w:hint="eastAsia"/>
        </w:rPr>
        <w:t>只满足最大流的状态划分树</w:t>
      </w:r>
      <w:r w:rsidRPr="00944FB2">
        <w:rPr>
          <w:rFonts w:hint="eastAsia"/>
        </w:rPr>
        <w:t>MaxFlow-State-Tree</w:t>
      </w:r>
      <w:r>
        <w:rPr>
          <w:rFonts w:hint="eastAsia"/>
        </w:rPr>
        <w:t>，</w:t>
      </w:r>
      <w:r w:rsidR="009B4FE4">
        <w:rPr>
          <w:rFonts w:hint="eastAsia"/>
        </w:rPr>
        <w:t>找到新的极小子图即可，</w:t>
      </w:r>
      <w:r>
        <w:rPr>
          <w:rFonts w:hint="eastAsia"/>
        </w:rPr>
        <w:t>换言之，就是要移除不能满足最大流子图，且不能存在重复的子图。本</w:t>
      </w:r>
      <w:r w:rsidR="00061EEC">
        <w:rPr>
          <w:rFonts w:hint="eastAsia"/>
        </w:rPr>
        <w:t>章</w:t>
      </w:r>
      <w:r>
        <w:rPr>
          <w:rFonts w:hint="eastAsia"/>
        </w:rPr>
        <w:t>提出算法</w:t>
      </w:r>
      <w:r w:rsidR="00D82BB2">
        <w:rPr>
          <w:rFonts w:hint="eastAsia"/>
        </w:rPr>
        <w:t>B</w:t>
      </w:r>
      <w:r>
        <w:rPr>
          <w:rFonts w:hint="eastAsia"/>
        </w:rPr>
        <w:t>SA</w:t>
      </w:r>
      <w:r w:rsidR="00D82BB2">
        <w:rPr>
          <w:rFonts w:hint="eastAsia"/>
        </w:rPr>
        <w:t>_FDP</w:t>
      </w:r>
      <w:r>
        <w:rPr>
          <w:rFonts w:hint="eastAsia"/>
        </w:rPr>
        <w:t>（</w:t>
      </w:r>
      <w:r w:rsidR="008E40D3">
        <w:rPr>
          <w:rFonts w:hint="eastAsia"/>
        </w:rPr>
        <w:t>B Class Edge S</w:t>
      </w:r>
      <w:r w:rsidR="008E40D3" w:rsidRPr="005F72D8">
        <w:t>earch</w:t>
      </w:r>
      <w:r w:rsidR="008E40D3">
        <w:rPr>
          <w:rFonts w:hint="eastAsia"/>
        </w:rPr>
        <w:t xml:space="preserve"> A</w:t>
      </w:r>
      <w:r w:rsidR="008E40D3" w:rsidRPr="00355F97">
        <w:t>lgorithm</w:t>
      </w:r>
      <w:r w:rsidR="008E40D3">
        <w:rPr>
          <w:rFonts w:hint="eastAsia"/>
        </w:rPr>
        <w:t xml:space="preserve"> with Flow and </w:t>
      </w:r>
      <w:r w:rsidR="007316D2">
        <w:rPr>
          <w:rFonts w:hint="eastAsia"/>
        </w:rPr>
        <w:t>D</w:t>
      </w:r>
      <w:r w:rsidR="007316D2" w:rsidRPr="00462D1B">
        <w:t xml:space="preserve">istribution </w:t>
      </w:r>
      <w:r w:rsidR="008E40D3">
        <w:rPr>
          <w:rFonts w:hint="eastAsia"/>
        </w:rPr>
        <w:t>P</w:t>
      </w:r>
      <w:r w:rsidR="008E40D3" w:rsidRPr="00DF33EC">
        <w:t>robability</w:t>
      </w:r>
      <w:r>
        <w:rPr>
          <w:rFonts w:hint="eastAsia"/>
        </w:rPr>
        <w:t>），用于计算获取</w:t>
      </w:r>
      <w:r>
        <w:rPr>
          <w:rFonts w:hint="eastAsia"/>
        </w:rPr>
        <w:t>B</w:t>
      </w:r>
      <w:r>
        <w:rPr>
          <w:rFonts w:hint="eastAsia"/>
        </w:rPr>
        <w:t>边移除之后，</w:t>
      </w:r>
      <w:r w:rsidR="00A235CD">
        <w:rPr>
          <w:rFonts w:hint="eastAsia"/>
        </w:rPr>
        <w:t>新的极小子图</w:t>
      </w:r>
      <w:r>
        <w:rPr>
          <w:rFonts w:hint="eastAsia"/>
        </w:rPr>
        <w:t>。该算法步骤如下：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C0322" w:rsidRPr="005A05F9">
        <w:tc>
          <w:tcPr>
            <w:tcW w:w="8522" w:type="dxa"/>
            <w:shd w:val="clear" w:color="auto" w:fill="D9D9D9"/>
            <w:vAlign w:val="center"/>
          </w:tcPr>
          <w:p w:rsidR="00AC0322" w:rsidRPr="00327708" w:rsidRDefault="00AC0322" w:rsidP="00211C0D">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3</w:t>
            </w:r>
            <w:r w:rsidRPr="00327708">
              <w:rPr>
                <w:rFonts w:ascii="宋体" w:hAnsi="宋体" w:hint="eastAsia"/>
                <w:b/>
              </w:rPr>
              <w:t xml:space="preserve">. </w:t>
            </w:r>
            <w:r w:rsidRPr="00604FBF">
              <w:rPr>
                <w:rFonts w:ascii="宋体" w:hAnsi="宋体" w:hint="eastAsia"/>
              </w:rPr>
              <w:t>B类边搜索算法BSA_FCP</w:t>
            </w:r>
          </w:p>
        </w:tc>
      </w:tr>
      <w:tr w:rsidR="00AC0322" w:rsidRPr="005A05F9">
        <w:tc>
          <w:tcPr>
            <w:tcW w:w="8522" w:type="dxa"/>
            <w:vAlign w:val="center"/>
          </w:tcPr>
          <w:p w:rsidR="00AC0322" w:rsidRDefault="00AC0322" w:rsidP="00211C0D">
            <w:pPr>
              <w:tabs>
                <w:tab w:val="left" w:pos="1200"/>
              </w:tabs>
              <w:spacing w:beforeLines="20" w:before="65" w:afterLines="20" w:after="65" w:line="288" w:lineRule="auto"/>
              <w:jc w:val="both"/>
            </w:pPr>
            <w:r w:rsidRPr="005A12A7">
              <w:rPr>
                <w:rFonts w:hint="eastAsia"/>
                <w:b/>
              </w:rPr>
              <w:t>输入</w:t>
            </w:r>
            <w:r>
              <w:rPr>
                <w:rFonts w:hint="eastAsia"/>
              </w:rPr>
              <w:t>：</w:t>
            </w:r>
            <w:r w:rsidRPr="00486AB1">
              <w:rPr>
                <w:rFonts w:hint="eastAsia"/>
              </w:rPr>
              <w:t>满足最大流的状态划分树</w:t>
            </w:r>
            <w:r w:rsidRPr="00486AB1">
              <w:rPr>
                <w:rFonts w:hint="eastAsia"/>
              </w:rPr>
              <w:t>MaxFlow-State-Tree</w:t>
            </w:r>
            <w:r w:rsidRPr="00486AB1">
              <w:rPr>
                <w:rFonts w:hint="eastAsia"/>
              </w:rPr>
              <w:t>，移除边</w:t>
            </w:r>
            <w:r w:rsidRPr="00486AB1">
              <w:rPr>
                <w:rFonts w:hint="eastAsia"/>
              </w:rPr>
              <w:t>e</w:t>
            </w:r>
          </w:p>
          <w:p w:rsidR="00AC0322" w:rsidRDefault="00AC0322" w:rsidP="00211C0D">
            <w:pPr>
              <w:tabs>
                <w:tab w:val="left" w:pos="1200"/>
              </w:tabs>
              <w:spacing w:beforeLines="20" w:before="65" w:afterLines="20" w:after="65" w:line="288" w:lineRule="auto"/>
              <w:jc w:val="both"/>
            </w:pPr>
            <w:r>
              <w:t>1. For all leaf node in MaxFlow-State-Tree as C</w:t>
            </w:r>
          </w:p>
          <w:p w:rsidR="00AC0322" w:rsidRDefault="00AC0322" w:rsidP="00211C0D">
            <w:pPr>
              <w:tabs>
                <w:tab w:val="left" w:pos="1200"/>
              </w:tabs>
              <w:spacing w:beforeLines="20" w:before="65" w:afterLines="20" w:after="65" w:line="288" w:lineRule="auto"/>
              <w:jc w:val="both"/>
            </w:pPr>
            <w:r>
              <w:rPr>
                <w:rFonts w:hint="eastAsia"/>
              </w:rPr>
              <w:t>2.     If the position of e in C is 1</w:t>
            </w:r>
            <w:r>
              <w:rPr>
                <w:rFonts w:hint="eastAsia"/>
              </w:rPr>
              <w:t>，</w:t>
            </w:r>
            <w:r>
              <w:rPr>
                <w:rFonts w:hint="eastAsia"/>
              </w:rPr>
              <w:t>then move out C</w:t>
            </w:r>
            <w:r>
              <w:rPr>
                <w:rFonts w:hint="eastAsia"/>
              </w:rPr>
              <w:t>；</w:t>
            </w:r>
          </w:p>
          <w:p w:rsidR="00AC0322" w:rsidRDefault="00AC0322" w:rsidP="00211C0D">
            <w:pPr>
              <w:tabs>
                <w:tab w:val="left" w:pos="1200"/>
              </w:tabs>
              <w:spacing w:beforeLines="20" w:before="65" w:afterLines="20" w:after="65" w:line="288" w:lineRule="auto"/>
              <w:jc w:val="both"/>
            </w:pPr>
            <w:r>
              <w:rPr>
                <w:rFonts w:hint="eastAsia"/>
              </w:rPr>
              <w:t>3.     If the position of e position in C is 0</w:t>
            </w:r>
            <w:r>
              <w:rPr>
                <w:rFonts w:hint="eastAsia"/>
              </w:rPr>
              <w:t>，</w:t>
            </w:r>
            <w:r>
              <w:rPr>
                <w:rFonts w:hint="eastAsia"/>
              </w:rPr>
              <w:t>then push C in set</w:t>
            </w:r>
            <w:r>
              <w:rPr>
                <w:rFonts w:hint="eastAsia"/>
              </w:rPr>
              <w:t>；</w:t>
            </w:r>
          </w:p>
          <w:p w:rsidR="00AC0322" w:rsidRDefault="00AC0322" w:rsidP="00211C0D">
            <w:pPr>
              <w:tabs>
                <w:tab w:val="left" w:pos="1200"/>
              </w:tabs>
              <w:spacing w:beforeLines="20" w:before="65" w:afterLines="20" w:after="65" w:line="288" w:lineRule="auto"/>
              <w:jc w:val="both"/>
            </w:pPr>
            <w:r>
              <w:rPr>
                <w:rFonts w:hint="eastAsia"/>
              </w:rPr>
              <w:t>4.     If the position of e in C is X</w:t>
            </w:r>
            <w:r>
              <w:rPr>
                <w:rFonts w:hint="eastAsia"/>
              </w:rPr>
              <w:t>，</w:t>
            </w:r>
            <w:r>
              <w:rPr>
                <w:rFonts w:hint="eastAsia"/>
              </w:rPr>
              <w:t xml:space="preserve">then divide C to Ce=1 and Ce=0 and goto step </w:t>
            </w:r>
            <w:r>
              <w:rPr>
                <w:rFonts w:hint="eastAsia"/>
              </w:rPr>
              <w:t>（</w:t>
            </w:r>
            <w:r>
              <w:rPr>
                <w:rFonts w:hint="eastAsia"/>
              </w:rPr>
              <w:t>2</w:t>
            </w:r>
            <w:r>
              <w:rPr>
                <w:rFonts w:hint="eastAsia"/>
              </w:rPr>
              <w:t>）（</w:t>
            </w:r>
            <w:r>
              <w:rPr>
                <w:rFonts w:hint="eastAsia"/>
              </w:rPr>
              <w:t>3</w:t>
            </w:r>
            <w:r>
              <w:rPr>
                <w:rFonts w:hint="eastAsia"/>
              </w:rPr>
              <w:t>）；</w:t>
            </w:r>
          </w:p>
          <w:p w:rsidR="00AC0322" w:rsidRDefault="00AC0322" w:rsidP="00211C0D">
            <w:pPr>
              <w:tabs>
                <w:tab w:val="left" w:pos="1200"/>
              </w:tabs>
              <w:spacing w:beforeLines="20" w:before="65" w:afterLines="20" w:after="65" w:line="288" w:lineRule="auto"/>
              <w:jc w:val="both"/>
            </w:pPr>
            <w:r>
              <w:rPr>
                <w:rFonts w:hint="eastAsia"/>
              </w:rPr>
              <w:t>5. Until MaxFlow-State-Tree is all be searched</w:t>
            </w:r>
            <w:r>
              <w:rPr>
                <w:rFonts w:hint="eastAsia"/>
              </w:rPr>
              <w:t>，</w:t>
            </w:r>
            <w:r>
              <w:rPr>
                <w:rFonts w:hint="eastAsia"/>
              </w:rPr>
              <w:t>then return set.</w:t>
            </w:r>
          </w:p>
          <w:p w:rsidR="00AC0322" w:rsidRPr="00F30E09" w:rsidRDefault="00AC0322" w:rsidP="00211C0D">
            <w:pPr>
              <w:tabs>
                <w:tab w:val="left" w:pos="1200"/>
              </w:tabs>
              <w:spacing w:beforeLines="20" w:before="65" w:afterLines="20" w:after="65" w:line="288" w:lineRule="auto"/>
              <w:jc w:val="both"/>
            </w:pPr>
            <w:r w:rsidRPr="005A12A7">
              <w:rPr>
                <w:rFonts w:hint="eastAsia"/>
                <w:b/>
              </w:rPr>
              <w:t>输出</w:t>
            </w:r>
            <w:r>
              <w:rPr>
                <w:rFonts w:hint="eastAsia"/>
              </w:rPr>
              <w:t>：</w:t>
            </w:r>
            <w:r w:rsidRPr="00E7419D">
              <w:rPr>
                <w:rFonts w:hint="eastAsia"/>
              </w:rPr>
              <w:t>移除</w:t>
            </w:r>
            <w:r w:rsidRPr="00E7419D">
              <w:rPr>
                <w:rFonts w:hint="eastAsia"/>
              </w:rPr>
              <w:t>e</w:t>
            </w:r>
            <w:r w:rsidRPr="00E7419D">
              <w:rPr>
                <w:rFonts w:hint="eastAsia"/>
              </w:rPr>
              <w:t>之后，不确定图依然满足最大流的所有子图集合</w:t>
            </w:r>
            <w:r w:rsidRPr="00E7419D">
              <w:rPr>
                <w:rFonts w:hint="eastAsia"/>
              </w:rPr>
              <w:t>set</w:t>
            </w:r>
            <w:r w:rsidRPr="00F30E09">
              <w:t xml:space="preserve"> </w:t>
            </w:r>
          </w:p>
        </w:tc>
      </w:tr>
    </w:tbl>
    <w:p w:rsidR="003269BA" w:rsidRDefault="003269BA" w:rsidP="00211C0D">
      <w:pPr>
        <w:pStyle w:val="a3"/>
        <w:spacing w:line="288" w:lineRule="auto"/>
        <w:ind w:firstLine="470"/>
      </w:pPr>
      <w:r w:rsidRPr="000B4490">
        <w:rPr>
          <w:rFonts w:hint="eastAsia"/>
          <w:b/>
        </w:rPr>
        <w:t>证明</w:t>
      </w:r>
      <w:r w:rsidR="00F63B91">
        <w:rPr>
          <w:rFonts w:hint="eastAsia"/>
          <w:b/>
        </w:rPr>
        <w:t>4</w:t>
      </w:r>
      <w:r>
        <w:rPr>
          <w:rFonts w:hint="eastAsia"/>
          <w:b/>
        </w:rPr>
        <w:t>-</w:t>
      </w:r>
      <w:r w:rsidR="00F63B91">
        <w:rPr>
          <w:rFonts w:hint="eastAsia"/>
          <w:b/>
        </w:rPr>
        <w:t>3</w:t>
      </w:r>
      <w:r>
        <w:rPr>
          <w:rFonts w:hint="eastAsia"/>
        </w:rPr>
        <w:t xml:space="preserve">. </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r>
        <w:rPr>
          <w:rFonts w:hint="eastAsia"/>
        </w:rPr>
        <w:t>类边定义，存在一个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3269BA" w:rsidRDefault="003269BA" w:rsidP="00211C0D">
      <w:pPr>
        <w:pStyle w:val="a3"/>
        <w:spacing w:line="288" w:lineRule="auto"/>
        <w:ind w:firstLine="46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3269BA" w:rsidRDefault="003269BA" w:rsidP="00211C0D">
      <w:pPr>
        <w:pStyle w:val="a3"/>
        <w:spacing w:line="288" w:lineRule="auto"/>
        <w:ind w:firstLine="46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3269BA" w:rsidRPr="00672FF8" w:rsidRDefault="003269BA" w:rsidP="00211C0D">
      <w:pPr>
        <w:pStyle w:val="a3"/>
        <w:spacing w:line="288" w:lineRule="auto"/>
        <w:ind w:firstLine="46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，则必存在一个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3269BA" w:rsidRDefault="003269BA" w:rsidP="00211C0D">
      <w:pPr>
        <w:pStyle w:val="a3"/>
        <w:spacing w:line="288" w:lineRule="auto"/>
        <w:ind w:firstLine="46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3269BA" w:rsidRDefault="003269BA" w:rsidP="00211C0D">
      <w:pPr>
        <w:pStyle w:val="a3"/>
        <w:spacing w:line="288" w:lineRule="auto"/>
        <w:ind w:firstLine="468"/>
      </w:pPr>
      <w:r>
        <w:rPr>
          <w:rFonts w:hint="eastAsia"/>
        </w:rPr>
        <w:lastRenderedPageBreak/>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3269BA" w:rsidRDefault="003269BA" w:rsidP="00211C0D">
      <w:pPr>
        <w:pStyle w:val="a3"/>
        <w:spacing w:line="288" w:lineRule="auto"/>
        <w:ind w:firstLine="468"/>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3269BA" w:rsidRPr="007441F5" w:rsidRDefault="003269BA" w:rsidP="00211C0D">
      <w:pPr>
        <w:pStyle w:val="a3"/>
        <w:spacing w:line="288" w:lineRule="auto"/>
        <w:ind w:firstLine="468"/>
      </w:pPr>
      <w:r>
        <w:rPr>
          <w:rFonts w:hint="eastAsia"/>
        </w:rPr>
        <w:t>的证。</w:t>
      </w:r>
    </w:p>
    <w:p w:rsidR="00516000" w:rsidRDefault="00F63B91" w:rsidP="00211C0D">
      <w:pPr>
        <w:pStyle w:val="a3"/>
        <w:spacing w:line="288" w:lineRule="auto"/>
        <w:ind w:firstLine="470"/>
      </w:pPr>
      <w:r>
        <w:rPr>
          <w:rFonts w:hint="eastAsia"/>
          <w:b/>
        </w:rPr>
        <w:t>实例</w:t>
      </w:r>
      <w:r>
        <w:rPr>
          <w:rFonts w:hint="eastAsia"/>
          <w:b/>
        </w:rPr>
        <w:t>4-2.</w:t>
      </w:r>
      <w:r w:rsidR="00685A70">
        <w:rPr>
          <w:rFonts w:hint="eastAsia"/>
          <w:b/>
        </w:rPr>
        <w:t xml:space="preserve"> </w:t>
      </w:r>
      <w:r w:rsidR="00516000" w:rsidRPr="00E22CDF">
        <w:rPr>
          <w:rFonts w:hint="eastAsia"/>
        </w:rPr>
        <w:t>对于</w:t>
      </w:r>
      <w:r w:rsidR="00516000">
        <w:rPr>
          <w:rFonts w:hint="eastAsia"/>
        </w:rPr>
        <w:t>如图</w:t>
      </w:r>
      <w:r w:rsidR="00516000">
        <w:rPr>
          <w:rFonts w:hint="eastAsia"/>
        </w:rPr>
        <w:t>2-</w:t>
      </w:r>
      <w:r w:rsidR="006153E3">
        <w:rPr>
          <w:rFonts w:hint="eastAsia"/>
        </w:rPr>
        <w:t>3</w:t>
      </w:r>
      <w:r w:rsidR="00516000">
        <w:rPr>
          <w:rFonts w:hint="eastAsia"/>
        </w:rPr>
        <w:t>中的不确定图</w:t>
      </w:r>
      <w:r w:rsidR="00516000">
        <w:rPr>
          <w:rFonts w:hint="eastAsia"/>
        </w:rPr>
        <w:t>G</w:t>
      </w:r>
      <w:r w:rsidR="00516000">
        <w:rPr>
          <w:rFonts w:hint="eastAsia"/>
        </w:rPr>
        <w:t>，经过状态划分获取满足最大流的子图区间有两个，分别是</w:t>
      </w:r>
      <w:r w:rsidR="00516000">
        <w:rPr>
          <w:rFonts w:hint="eastAsia"/>
        </w:rPr>
        <w:t>11x11</w:t>
      </w:r>
      <w:r w:rsidR="00516000">
        <w:rPr>
          <w:rFonts w:hint="eastAsia"/>
        </w:rPr>
        <w:t>和</w:t>
      </w:r>
      <w:r w:rsidR="00516000">
        <w:rPr>
          <w:rFonts w:hint="eastAsia"/>
        </w:rPr>
        <w:t>11101</w:t>
      </w:r>
      <w:r w:rsidR="00516000">
        <w:rPr>
          <w:rFonts w:hint="eastAsia"/>
        </w:rPr>
        <w:t>，</w:t>
      </w:r>
      <w:r w:rsidR="00516000">
        <w:rPr>
          <w:rFonts w:hint="eastAsia"/>
        </w:rPr>
        <w:t>e</w:t>
      </w:r>
      <w:r w:rsidR="00516000" w:rsidRPr="00560204">
        <w:rPr>
          <w:rFonts w:hint="eastAsia"/>
          <w:vertAlign w:val="subscript"/>
        </w:rPr>
        <w:t>3</w:t>
      </w:r>
      <w:r w:rsidR="00516000">
        <w:rPr>
          <w:rFonts w:hint="eastAsia"/>
        </w:rPr>
        <w:t>是一个</w:t>
      </w:r>
      <w:r w:rsidR="00516000">
        <w:rPr>
          <w:rFonts w:hint="eastAsia"/>
        </w:rPr>
        <w:t>B</w:t>
      </w:r>
      <w:r w:rsidR="00516000">
        <w:rPr>
          <w:rFonts w:hint="eastAsia"/>
        </w:rPr>
        <w:t>边，根据以上规则，</w:t>
      </w:r>
      <w:r w:rsidR="00516000">
        <w:rPr>
          <w:rFonts w:hint="eastAsia"/>
        </w:rPr>
        <w:t>11x11</w:t>
      </w:r>
      <w:r w:rsidR="00516000">
        <w:rPr>
          <w:rFonts w:hint="eastAsia"/>
        </w:rPr>
        <w:t>区间在</w:t>
      </w:r>
      <w:r w:rsidR="00516000">
        <w:rPr>
          <w:rFonts w:hint="eastAsia"/>
        </w:rPr>
        <w:t>e</w:t>
      </w:r>
      <w:r w:rsidR="00516000" w:rsidRPr="00560204">
        <w:rPr>
          <w:rFonts w:hint="eastAsia"/>
          <w:vertAlign w:val="subscript"/>
        </w:rPr>
        <w:t>3</w:t>
      </w:r>
      <w:r w:rsidR="00516000">
        <w:rPr>
          <w:rFonts w:hint="eastAsia"/>
        </w:rPr>
        <w:t>位置上的状态是</w:t>
      </w:r>
      <w:r w:rsidR="00516000">
        <w:rPr>
          <w:rFonts w:hint="eastAsia"/>
        </w:rPr>
        <w:t>x</w:t>
      </w:r>
      <w:r w:rsidR="00516000">
        <w:rPr>
          <w:rFonts w:hint="eastAsia"/>
        </w:rPr>
        <w:t>，可以分为</w:t>
      </w:r>
      <w:r w:rsidR="00516000">
        <w:rPr>
          <w:rFonts w:hint="eastAsia"/>
        </w:rPr>
        <w:t>11111</w:t>
      </w:r>
      <w:r w:rsidR="00516000">
        <w:rPr>
          <w:rFonts w:hint="eastAsia"/>
        </w:rPr>
        <w:t>和</w:t>
      </w:r>
      <w:r w:rsidR="00516000">
        <w:rPr>
          <w:rFonts w:hint="eastAsia"/>
        </w:rPr>
        <w:t>11011</w:t>
      </w:r>
      <w:r w:rsidR="00516000">
        <w:rPr>
          <w:rFonts w:hint="eastAsia"/>
        </w:rPr>
        <w:t>两个区间，因为</w:t>
      </w:r>
      <w:r w:rsidR="00516000">
        <w:rPr>
          <w:rFonts w:hint="eastAsia"/>
        </w:rPr>
        <w:t>11111</w:t>
      </w:r>
      <w:r w:rsidR="00516000">
        <w:rPr>
          <w:rFonts w:hint="eastAsia"/>
        </w:rPr>
        <w:t>和</w:t>
      </w:r>
      <w:r w:rsidR="00516000">
        <w:rPr>
          <w:rFonts w:hint="eastAsia"/>
        </w:rPr>
        <w:t>11101</w:t>
      </w:r>
      <w:r w:rsidR="00516000">
        <w:rPr>
          <w:rFonts w:hint="eastAsia"/>
        </w:rPr>
        <w:t>两个区间在</w:t>
      </w:r>
      <w:r w:rsidR="00516000">
        <w:rPr>
          <w:rFonts w:hint="eastAsia"/>
        </w:rPr>
        <w:t>e</w:t>
      </w:r>
      <w:r w:rsidR="00516000" w:rsidRPr="00560204">
        <w:rPr>
          <w:rFonts w:hint="eastAsia"/>
          <w:vertAlign w:val="subscript"/>
        </w:rPr>
        <w:t>3</w:t>
      </w:r>
      <w:r w:rsidR="00516000">
        <w:rPr>
          <w:rFonts w:hint="eastAsia"/>
        </w:rPr>
        <w:t>位置上的状态是</w:t>
      </w:r>
      <w:r w:rsidR="00516000">
        <w:rPr>
          <w:rFonts w:hint="eastAsia"/>
        </w:rPr>
        <w:t>1</w:t>
      </w:r>
      <w:r w:rsidR="00516000">
        <w:rPr>
          <w:rFonts w:hint="eastAsia"/>
        </w:rPr>
        <w:t>，所以舍去，而只保留区间</w:t>
      </w:r>
      <w:r w:rsidR="00516000">
        <w:rPr>
          <w:rFonts w:hint="eastAsia"/>
        </w:rPr>
        <w:t>11011</w:t>
      </w:r>
      <w:r w:rsidR="00516000">
        <w:rPr>
          <w:rFonts w:hint="eastAsia"/>
        </w:rPr>
        <w:t>。所以最终移除</w:t>
      </w:r>
      <w:r w:rsidR="00516000">
        <w:rPr>
          <w:rFonts w:hint="eastAsia"/>
        </w:rPr>
        <w:t>e</w:t>
      </w:r>
      <w:r w:rsidR="00516000" w:rsidRPr="006C0BD4">
        <w:rPr>
          <w:rFonts w:hint="eastAsia"/>
          <w:vertAlign w:val="subscript"/>
        </w:rPr>
        <w:t>3</w:t>
      </w:r>
      <w:r w:rsidR="00516000">
        <w:rPr>
          <w:rFonts w:hint="eastAsia"/>
        </w:rPr>
        <w:t>之后，依然满足最大流的子图区间是</w:t>
      </w:r>
      <w:r w:rsidR="00516000">
        <w:rPr>
          <w:rFonts w:hint="eastAsia"/>
        </w:rPr>
        <w:t>11011</w:t>
      </w:r>
      <w:r w:rsidR="00516000">
        <w:rPr>
          <w:rFonts w:hint="eastAsia"/>
        </w:rPr>
        <w:t>。</w:t>
      </w:r>
    </w:p>
    <w:p w:rsidR="00516000" w:rsidRPr="004C241A" w:rsidRDefault="00516000" w:rsidP="00211C0D">
      <w:pPr>
        <w:pStyle w:val="a3"/>
        <w:spacing w:line="288" w:lineRule="auto"/>
        <w:ind w:firstLine="468"/>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00245BB1">
        <w:rPr>
          <w:rFonts w:hint="eastAsia"/>
        </w:rPr>
        <w:t>4</w:t>
      </w:r>
      <w:r>
        <w:rPr>
          <w:rFonts w:hint="eastAsia"/>
        </w:rPr>
        <w:t>-</w:t>
      </w:r>
      <w:r w:rsidR="00245BB1">
        <w:rPr>
          <w:rFonts w:hint="eastAsia"/>
        </w:rPr>
        <w:t>2</w:t>
      </w:r>
      <w:r>
        <w:rPr>
          <w:rFonts w:hint="eastAsia"/>
        </w:rPr>
        <w:t>，</w:t>
      </w:r>
      <w:r w:rsidRPr="00927386">
        <w:rPr>
          <w:rFonts w:hint="eastAsia"/>
        </w:rPr>
        <w:t>其断掉不会影响</w:t>
      </w:r>
      <w:r>
        <w:rPr>
          <w:rFonts w:hint="eastAsia"/>
        </w:rPr>
        <w:t>不确定图的最大流和</w:t>
      </w:r>
      <w:r w:rsidR="00E06664">
        <w:rPr>
          <w:rFonts w:hint="eastAsia"/>
        </w:rPr>
        <w:t>分布</w:t>
      </w:r>
      <w:r>
        <w:rPr>
          <w:rFonts w:hint="eastAsia"/>
        </w:rPr>
        <w:t>可靠性，</w:t>
      </w:r>
      <w:r w:rsidRPr="00927386">
        <w:rPr>
          <w:rFonts w:hint="eastAsia"/>
        </w:rPr>
        <w:t>也就是说</w:t>
      </w:r>
      <w:r w:rsidRPr="00927386">
        <w:rPr>
          <w:rFonts w:hint="eastAsia"/>
        </w:rPr>
        <w:t>C</w:t>
      </w:r>
      <w:r w:rsidRPr="00927386">
        <w:rPr>
          <w:rFonts w:hint="eastAsia"/>
        </w:rPr>
        <w:t>类边断掉不会对不确定图的状态照成任何的影响</w:t>
      </w:r>
      <w:r>
        <w:rPr>
          <w:rFonts w:hint="eastAsia"/>
        </w:rPr>
        <w:t>，因此不需要计算。</w:t>
      </w:r>
    </w:p>
    <w:p w:rsidR="004E6DF8" w:rsidRDefault="006D75D3" w:rsidP="003610BD">
      <w:pPr>
        <w:pStyle w:val="31"/>
      </w:pPr>
      <w:bookmarkStart w:id="102" w:name="_Toc449617173"/>
      <w:r>
        <w:rPr>
          <w:rFonts w:hint="eastAsia"/>
        </w:rPr>
        <w:t xml:space="preserve">4.3.4 </w:t>
      </w:r>
      <w:r w:rsidR="004E6DF8">
        <w:rPr>
          <w:rFonts w:hint="eastAsia"/>
        </w:rPr>
        <w:t>算法复杂度分析</w:t>
      </w:r>
      <w:bookmarkEnd w:id="102"/>
    </w:p>
    <w:p w:rsidR="00C06EF7" w:rsidRDefault="00C06EF7" w:rsidP="00984F03">
      <w:pPr>
        <w:pStyle w:val="a3"/>
        <w:spacing w:line="288" w:lineRule="auto"/>
        <w:ind w:firstLine="468"/>
      </w:pPr>
      <w:r>
        <w:rPr>
          <w:rFonts w:hint="eastAsia"/>
        </w:rPr>
        <w:t>根据性质</w:t>
      </w:r>
      <w:r w:rsidR="00FF6EC7">
        <w:rPr>
          <w:rFonts w:hint="eastAsia"/>
        </w:rPr>
        <w:t>4-2</w:t>
      </w:r>
      <w:r>
        <w:rPr>
          <w:rFonts w:hint="eastAsia"/>
        </w:rPr>
        <w:t>，</w:t>
      </w:r>
      <w:r>
        <w:rPr>
          <w:rFonts w:hint="eastAsia"/>
        </w:rPr>
        <w:t>C</w:t>
      </w:r>
      <w:r>
        <w:rPr>
          <w:rFonts w:hint="eastAsia"/>
        </w:rPr>
        <w:t>类边移除之后不需要计算，直接使用原有的最大流，分布可靠性和</w:t>
      </w:r>
      <w:r w:rsidR="00FF6EC7">
        <w:rPr>
          <w:rFonts w:hint="eastAsia"/>
        </w:rPr>
        <w:t>分布</w:t>
      </w:r>
      <w:r>
        <w:rPr>
          <w:rFonts w:hint="eastAsia"/>
        </w:rPr>
        <w:t>可靠性。</w:t>
      </w:r>
    </w:p>
    <w:p w:rsidR="00C06EF7" w:rsidRDefault="00C06EF7" w:rsidP="00984F03">
      <w:pPr>
        <w:pStyle w:val="a3"/>
        <w:spacing w:line="288" w:lineRule="auto"/>
        <w:ind w:firstLine="468"/>
      </w:pPr>
      <w:r>
        <w:rPr>
          <w:rFonts w:hint="eastAsia"/>
        </w:rPr>
        <w:t>基于以上处理方式，</w:t>
      </w:r>
      <w:r>
        <w:rPr>
          <w:rFonts w:hint="eastAsia"/>
        </w:rPr>
        <w:t>ICA</w:t>
      </w:r>
      <w:r w:rsidR="00C503E0">
        <w:rPr>
          <w:rFonts w:hint="eastAsia"/>
        </w:rPr>
        <w:t>_FDP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C3D1C" w:rsidRPr="005A05F9">
        <w:tc>
          <w:tcPr>
            <w:tcW w:w="8522" w:type="dxa"/>
            <w:shd w:val="clear" w:color="auto" w:fill="D9D9D9"/>
            <w:vAlign w:val="center"/>
          </w:tcPr>
          <w:p w:rsidR="002C3D1C" w:rsidRPr="00327708" w:rsidRDefault="002C3D1C" w:rsidP="00A83CA2">
            <w:pPr>
              <w:spacing w:line="288" w:lineRule="auto"/>
              <w:jc w:val="both"/>
              <w:rPr>
                <w:rFonts w:ascii="宋体" w:hAnsi="宋体"/>
                <w:b/>
              </w:rPr>
            </w:pPr>
            <w:r w:rsidRPr="00327708">
              <w:rPr>
                <w:rFonts w:ascii="宋体" w:hAnsi="宋体" w:hint="eastAsia"/>
                <w:b/>
              </w:rPr>
              <w:t>算法</w:t>
            </w:r>
            <w:r w:rsidR="00D94637">
              <w:rPr>
                <w:rFonts w:ascii="宋体" w:hAnsi="宋体" w:hint="eastAsia"/>
                <w:b/>
              </w:rPr>
              <w:t>4</w:t>
            </w:r>
            <w:r w:rsidRPr="00327708">
              <w:rPr>
                <w:rFonts w:ascii="宋体" w:hAnsi="宋体" w:hint="eastAsia"/>
                <w:b/>
              </w:rPr>
              <w:t>-</w:t>
            </w:r>
            <w:r>
              <w:rPr>
                <w:rFonts w:ascii="宋体" w:hAnsi="宋体" w:hint="eastAsia"/>
                <w:b/>
              </w:rPr>
              <w:t>4</w:t>
            </w:r>
            <w:r w:rsidRPr="00327708">
              <w:rPr>
                <w:rFonts w:ascii="宋体" w:hAnsi="宋体" w:hint="eastAsia"/>
                <w:b/>
              </w:rPr>
              <w:t xml:space="preserve">. </w:t>
            </w:r>
            <w:r>
              <w:rPr>
                <w:rFonts w:hint="eastAsia"/>
              </w:rPr>
              <w:t>基于流量和容量可靠性的不确定图关键边增量算法</w:t>
            </w:r>
            <w:r>
              <w:rPr>
                <w:rFonts w:hint="eastAsia"/>
              </w:rPr>
              <w:t>ICA_FCP</w:t>
            </w:r>
          </w:p>
        </w:tc>
      </w:tr>
      <w:tr w:rsidR="002C3D1C" w:rsidRPr="005A05F9">
        <w:tc>
          <w:tcPr>
            <w:tcW w:w="8522" w:type="dxa"/>
            <w:vAlign w:val="center"/>
          </w:tcPr>
          <w:p w:rsidR="002C3D1C" w:rsidRDefault="002C3D1C" w:rsidP="00A83CA2">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2C3D1C" w:rsidRDefault="002C3D1C" w:rsidP="00A83CA2">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2C3D1C" w:rsidRDefault="002C3D1C" w:rsidP="00A83CA2">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4.  Sort keyedge by ALLEdgeFlowDecrease[|E|]</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5.  Classify ABC edge by StateMtrix</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2C3D1C" w:rsidRDefault="002C3D1C" w:rsidP="00A83CA2">
            <w:pPr>
              <w:tabs>
                <w:tab w:val="left" w:pos="1200"/>
              </w:tabs>
              <w:spacing w:beforeLines="20" w:before="65" w:afterLines="20" w:after="65" w:line="288" w:lineRule="auto"/>
              <w:jc w:val="both"/>
            </w:pPr>
            <w:r>
              <w:rPr>
                <w:rFonts w:hint="eastAsia"/>
              </w:rPr>
              <w:t>7.      If ei is A class edge then use algorithm STPA_FCP to get pc</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8.      If ei is B class edge then use algorithm BSA_FCP to get pc</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10. Soet KeyEdge by pc</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11. Return sorted key_edge_set</w:t>
            </w:r>
            <w:r>
              <w:rPr>
                <w:rFonts w:hint="eastAsia"/>
              </w:rPr>
              <w:t>；</w:t>
            </w:r>
          </w:p>
          <w:p w:rsidR="002C3D1C" w:rsidRPr="00F30E09" w:rsidRDefault="002C3D1C" w:rsidP="00A83CA2">
            <w:pPr>
              <w:tabs>
                <w:tab w:val="left" w:pos="1200"/>
              </w:tabs>
              <w:spacing w:beforeLines="20" w:before="65" w:afterLines="20" w:after="65" w:line="288" w:lineRule="auto"/>
              <w:jc w:val="both"/>
            </w:pPr>
            <w:r w:rsidRPr="005A12A7">
              <w:rPr>
                <w:rFonts w:hint="eastAsia"/>
                <w:b/>
              </w:rPr>
              <w:lastRenderedPageBreak/>
              <w:t>输出</w:t>
            </w:r>
            <w:r>
              <w:rPr>
                <w:rFonts w:hint="eastAsia"/>
              </w:rPr>
              <w:t>：</w:t>
            </w:r>
            <w:r w:rsidRPr="00F40560">
              <w:rPr>
                <w:rFonts w:hint="eastAsia"/>
              </w:rPr>
              <w:t>根据关键程度排序好的</w:t>
            </w:r>
            <w:r w:rsidRPr="00F40560">
              <w:rPr>
                <w:rFonts w:hint="eastAsia"/>
              </w:rPr>
              <w:t>keyEdgeSet</w:t>
            </w:r>
            <w:r w:rsidRPr="00F30E09">
              <w:t xml:space="preserve"> </w:t>
            </w:r>
          </w:p>
        </w:tc>
      </w:tr>
    </w:tbl>
    <w:p w:rsidR="00C0117A" w:rsidRDefault="00C0117A" w:rsidP="00984F03">
      <w:pPr>
        <w:pStyle w:val="a3"/>
        <w:spacing w:line="288" w:lineRule="auto"/>
        <w:ind w:firstLine="468"/>
      </w:pPr>
      <w:r>
        <w:rPr>
          <w:rFonts w:hint="eastAsia"/>
        </w:rPr>
        <w:lastRenderedPageBreak/>
        <w:t>基于状态划分树的增量算法</w:t>
      </w:r>
      <w:r>
        <w:rPr>
          <w:rFonts w:hint="eastAsia"/>
        </w:rPr>
        <w:t>ICA_F</w:t>
      </w:r>
      <w:r w:rsidR="005246A0">
        <w:rPr>
          <w:rFonts w:hint="eastAsia"/>
        </w:rPr>
        <w:t>D</w:t>
      </w:r>
      <w:r>
        <w:rPr>
          <w:rFonts w:hint="eastAsia"/>
        </w:rPr>
        <w:t>P</w:t>
      </w:r>
      <w:r>
        <w:rPr>
          <w:rFonts w:hint="eastAsia"/>
        </w:rPr>
        <w:t>首先需要使用</w:t>
      </w:r>
      <w:r w:rsidRPr="00961505">
        <w:t>getALLEdgeFlowDecrease</w:t>
      </w:r>
      <w:r>
        <w:rPr>
          <w:rFonts w:hint="eastAsia"/>
        </w:rPr>
        <w:t>函数获取所有边发生故障之后能够满足的最大流，然后使用</w:t>
      </w:r>
      <w:r w:rsidRPr="00993FE4">
        <w:rPr>
          <w:rFonts w:hint="eastAsia"/>
        </w:rPr>
        <w:t>soetKeyEdge_by_flow</w:t>
      </w:r>
      <w:r w:rsidRPr="00993FE4">
        <w:rPr>
          <w:rFonts w:hint="eastAsia"/>
        </w:rPr>
        <w:t>函数对计算的流量进行排序</w:t>
      </w:r>
      <w:r>
        <w:rPr>
          <w:rFonts w:hint="eastAsia"/>
        </w:rPr>
        <w:t>，</w:t>
      </w:r>
      <w:r w:rsidRPr="00993FE4">
        <w:rPr>
          <w:rFonts w:hint="eastAsia"/>
        </w:rPr>
        <w:t>当前后两条边断掉之后获得的流量不相等时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，只有当两条边移除之后最大流一致的情况下，会使用状态划分树的增量算法计算，该部分的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）。然后将不确定图的边分为</w:t>
      </w:r>
      <w:r>
        <w:rPr>
          <w:rFonts w:hint="eastAsia"/>
        </w:rPr>
        <w:t>ABC</w:t>
      </w:r>
      <w:r>
        <w:rPr>
          <w:rFonts w:hint="eastAsia"/>
        </w:rPr>
        <w:t>三类边，然后根据三类边的不同性质对于不同性质的边选择不同的算法，从而简化计算过程。</w:t>
      </w:r>
    </w:p>
    <w:p w:rsidR="00C06EF7" w:rsidRPr="002C2D8F" w:rsidRDefault="00C0117A" w:rsidP="00984F03">
      <w:pPr>
        <w:pStyle w:val="a3"/>
        <w:spacing w:line="288" w:lineRule="auto"/>
        <w:ind w:firstLine="46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边来说，因为不需要计算，只需要保留原有的最大流和容量可靠性，所以复杂度为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ICA_F</w:t>
      </w:r>
      <w:r w:rsidR="005246A0">
        <w:rPr>
          <w:rFonts w:hint="eastAsia"/>
        </w:rPr>
        <w:t>D</w:t>
      </w:r>
      <w:r>
        <w:rPr>
          <w:rFonts w:hint="eastAsia"/>
        </w:rPr>
        <w:t>P</w:t>
      </w:r>
      <w:r>
        <w:rPr>
          <w:rFonts w:hint="eastAsia"/>
        </w:rPr>
        <w:t>在最坏的情况下，复杂度和</w:t>
      </w:r>
      <w:r>
        <w:rPr>
          <w:rFonts w:hint="eastAsia"/>
        </w:rPr>
        <w:t>BASE</w:t>
      </w:r>
      <w:r w:rsidR="005246A0">
        <w:rPr>
          <w:rFonts w:hint="eastAsia"/>
        </w:rPr>
        <w:t>_FDP</w:t>
      </w:r>
      <w:r>
        <w:rPr>
          <w:rFonts w:hint="eastAsia"/>
        </w:rPr>
        <w:t>算法的复杂度一致。</w:t>
      </w:r>
    </w:p>
    <w:p w:rsidR="003E2FF9" w:rsidRDefault="006D75D3" w:rsidP="00DB5271">
      <w:pPr>
        <w:pStyle w:val="21"/>
      </w:pPr>
      <w:bookmarkStart w:id="103" w:name="_Toc449617174"/>
      <w:r>
        <w:rPr>
          <w:rFonts w:hint="eastAsia"/>
        </w:rPr>
        <w:t xml:space="preserve">4.4 </w:t>
      </w:r>
      <w:r w:rsidR="003E2FF9">
        <w:rPr>
          <w:rFonts w:hint="eastAsia"/>
        </w:rPr>
        <w:t>基于增广路径添加的</w:t>
      </w:r>
      <w:r w:rsidR="00A81BD8">
        <w:rPr>
          <w:rFonts w:hint="eastAsia"/>
        </w:rPr>
        <w:t>近似算法</w:t>
      </w:r>
      <w:r w:rsidR="00766614">
        <w:rPr>
          <w:rFonts w:hint="eastAsia"/>
        </w:rPr>
        <w:t>ACES_APA</w:t>
      </w:r>
      <w:bookmarkEnd w:id="103"/>
    </w:p>
    <w:p w:rsidR="00617738" w:rsidRDefault="006D75D3" w:rsidP="003610BD">
      <w:pPr>
        <w:pStyle w:val="31"/>
      </w:pPr>
      <w:bookmarkStart w:id="104" w:name="_Toc449617175"/>
      <w:r>
        <w:rPr>
          <w:rFonts w:hint="eastAsia"/>
        </w:rPr>
        <w:t xml:space="preserve">4.4.1 </w:t>
      </w:r>
      <w:r w:rsidR="00D0430E">
        <w:rPr>
          <w:rFonts w:hint="eastAsia"/>
        </w:rPr>
        <w:t>算法基本</w:t>
      </w:r>
      <w:r w:rsidR="00193488">
        <w:rPr>
          <w:rFonts w:hint="eastAsia"/>
        </w:rPr>
        <w:t>思想</w:t>
      </w:r>
      <w:bookmarkEnd w:id="104"/>
    </w:p>
    <w:p w:rsidR="0007085C" w:rsidRDefault="007A2BD2" w:rsidP="00F70445">
      <w:pPr>
        <w:pStyle w:val="a3"/>
        <w:spacing w:line="288" w:lineRule="auto"/>
        <w:ind w:firstLine="468"/>
      </w:pPr>
      <w:r>
        <w:rPr>
          <w:rFonts w:hint="eastAsia"/>
        </w:rPr>
        <w:t>上节给出了基于流量和</w:t>
      </w:r>
      <w:r w:rsidR="00745F48">
        <w:rPr>
          <w:rFonts w:hint="eastAsia"/>
        </w:rPr>
        <w:t>分布可靠性的关键边算法，</w:t>
      </w:r>
      <w:r w:rsidR="00764CCF">
        <w:rPr>
          <w:rFonts w:hint="eastAsia"/>
        </w:rPr>
        <w:t>虽然较</w:t>
      </w:r>
      <w:r w:rsidR="00764CCF">
        <w:rPr>
          <w:rFonts w:hint="eastAsia"/>
        </w:rPr>
        <w:t>BASE</w:t>
      </w:r>
      <w:r w:rsidR="001616F0">
        <w:rPr>
          <w:rFonts w:hint="eastAsia"/>
        </w:rPr>
        <w:t>_FDP</w:t>
      </w:r>
      <w:r w:rsidR="00764CCF">
        <w:rPr>
          <w:rFonts w:hint="eastAsia"/>
        </w:rPr>
        <w:t>算法有了较大的复杂度改进，但是对于现实</w:t>
      </w:r>
      <w:r w:rsidR="00E73E0A">
        <w:rPr>
          <w:rFonts w:hint="eastAsia"/>
        </w:rPr>
        <w:t>中成千上万条边的网络而言，</w:t>
      </w:r>
      <w:r w:rsidR="009C12AC">
        <w:rPr>
          <w:rFonts w:hint="eastAsia"/>
        </w:rPr>
        <w:t>显然还是不适用的。</w:t>
      </w:r>
      <w:r w:rsidR="0022164B">
        <w:rPr>
          <w:rFonts w:hint="eastAsia"/>
        </w:rPr>
        <w:t>这主要是因为对于模型中的</w:t>
      </w:r>
      <w:r w:rsidR="0022164B">
        <w:rPr>
          <w:rFonts w:hint="eastAsia"/>
        </w:rPr>
        <w:t>A</w:t>
      </w:r>
      <w:r w:rsidR="0022164B">
        <w:rPr>
          <w:rFonts w:hint="eastAsia"/>
        </w:rPr>
        <w:t>类边的计算，依然需要</w:t>
      </w:r>
      <w:r w:rsidR="00523E28">
        <w:rPr>
          <w:rFonts w:hint="eastAsia"/>
        </w:rPr>
        <w:t>对于状态划分树中的部分未知的状态区间进行二次划分，这将耗费很大的复杂度。</w:t>
      </w:r>
    </w:p>
    <w:p w:rsidR="009E79FA" w:rsidRDefault="009E79FA" w:rsidP="00F70445">
      <w:pPr>
        <w:pStyle w:val="a3"/>
        <w:spacing w:line="288" w:lineRule="auto"/>
        <w:ind w:firstLine="468"/>
      </w:pPr>
      <w:r>
        <w:rPr>
          <w:rFonts w:hint="eastAsia"/>
        </w:rPr>
        <w:t>本节针对</w:t>
      </w:r>
      <w:r>
        <w:rPr>
          <w:rFonts w:hint="eastAsia"/>
        </w:rPr>
        <w:t>A</w:t>
      </w:r>
      <w:r>
        <w:rPr>
          <w:rFonts w:hint="eastAsia"/>
        </w:rPr>
        <w:t>边</w:t>
      </w:r>
      <w:r w:rsidR="007267AD">
        <w:rPr>
          <w:rFonts w:hint="eastAsia"/>
        </w:rPr>
        <w:t>故障之后</w:t>
      </w:r>
      <w:r w:rsidR="009A2B04">
        <w:rPr>
          <w:rFonts w:hint="eastAsia"/>
        </w:rPr>
        <w:t>需要二次划分的情况，提出一种</w:t>
      </w:r>
      <w:r w:rsidR="002651A0">
        <w:rPr>
          <w:rFonts w:hint="eastAsia"/>
        </w:rPr>
        <w:t>对于模型中</w:t>
      </w:r>
      <w:r w:rsidR="002651A0">
        <w:rPr>
          <w:rFonts w:hint="eastAsia"/>
        </w:rPr>
        <w:t>A</w:t>
      </w:r>
      <w:r w:rsidR="002651A0">
        <w:rPr>
          <w:rFonts w:hint="eastAsia"/>
        </w:rPr>
        <w:t>类边计算的基于增广路径添加的近似算法</w:t>
      </w:r>
      <w:r w:rsidR="00D7377E">
        <w:rPr>
          <w:rFonts w:hint="eastAsia"/>
        </w:rPr>
        <w:t>ACES</w:t>
      </w:r>
      <w:r w:rsidR="00012088">
        <w:rPr>
          <w:rFonts w:hint="eastAsia"/>
        </w:rPr>
        <w:t>_</w:t>
      </w:r>
      <w:r w:rsidR="00884D02">
        <w:rPr>
          <w:rFonts w:hint="eastAsia"/>
        </w:rPr>
        <w:t>APA</w:t>
      </w:r>
      <w:r w:rsidR="002651A0">
        <w:rPr>
          <w:rFonts w:hint="eastAsia"/>
        </w:rPr>
        <w:t>（</w:t>
      </w:r>
      <w:r w:rsidR="004E7DDB">
        <w:rPr>
          <w:rFonts w:hint="eastAsia"/>
        </w:rPr>
        <w:t xml:space="preserve">A Class Edge Search </w:t>
      </w:r>
      <w:r w:rsidR="00660E6B">
        <w:rPr>
          <w:rFonts w:hint="eastAsia"/>
        </w:rPr>
        <w:t>Base on A</w:t>
      </w:r>
      <w:r w:rsidR="00660E6B">
        <w:t xml:space="preserve">ugmenting </w:t>
      </w:r>
      <w:r w:rsidR="00660E6B">
        <w:rPr>
          <w:rFonts w:hint="eastAsia"/>
        </w:rPr>
        <w:t>P</w:t>
      </w:r>
      <w:r w:rsidR="00660E6B" w:rsidRPr="00660E6B">
        <w:t>ath</w:t>
      </w:r>
      <w:r w:rsidR="00660E6B">
        <w:rPr>
          <w:rFonts w:hint="eastAsia"/>
        </w:rPr>
        <w:t xml:space="preserve"> </w:t>
      </w:r>
      <w:r w:rsidR="00F221E0">
        <w:rPr>
          <w:rFonts w:hint="eastAsia"/>
        </w:rPr>
        <w:t>Add</w:t>
      </w:r>
      <w:r w:rsidR="002651A0">
        <w:rPr>
          <w:rFonts w:hint="eastAsia"/>
        </w:rPr>
        <w:t>）</w:t>
      </w:r>
      <w:r w:rsidR="00DA6F41">
        <w:rPr>
          <w:rFonts w:hint="eastAsia"/>
        </w:rPr>
        <w:t>。该算法的主要思想是</w:t>
      </w:r>
      <w:r w:rsidR="00DE6091">
        <w:rPr>
          <w:rFonts w:hint="eastAsia"/>
        </w:rPr>
        <w:t>利用原不确定图</w:t>
      </w:r>
      <w:r w:rsidR="001B5EB2">
        <w:rPr>
          <w:rFonts w:hint="eastAsia"/>
        </w:rPr>
        <w:t>在计算最可靠最大流分布的过程中的剩余图</w:t>
      </w:r>
      <w:r w:rsidR="000B0F81">
        <w:rPr>
          <w:rFonts w:hint="eastAsia"/>
        </w:rPr>
        <w:t>和简单路径</w:t>
      </w:r>
      <w:r w:rsidR="001B5EB2">
        <w:rPr>
          <w:rFonts w:hint="eastAsia"/>
        </w:rPr>
        <w:t>，</w:t>
      </w:r>
      <w:r w:rsidR="00CA0935">
        <w:rPr>
          <w:rFonts w:hint="eastAsia"/>
        </w:rPr>
        <w:t>如果当模型中的</w:t>
      </w:r>
      <w:r w:rsidR="00CA0935">
        <w:rPr>
          <w:rFonts w:hint="eastAsia"/>
        </w:rPr>
        <w:t>A</w:t>
      </w:r>
      <w:r w:rsidR="00CA0935">
        <w:rPr>
          <w:rFonts w:hint="eastAsia"/>
        </w:rPr>
        <w:t>边发生故障之后，</w:t>
      </w:r>
      <w:r w:rsidR="00495F8D">
        <w:rPr>
          <w:rFonts w:hint="eastAsia"/>
        </w:rPr>
        <w:t>将所有包含该边的简单路径上的流量在剩余图中返还，同时将</w:t>
      </w:r>
      <w:r w:rsidR="00BC7ED5">
        <w:rPr>
          <w:rFonts w:hint="eastAsia"/>
        </w:rPr>
        <w:t>“故障边”在剩余图总移除，</w:t>
      </w:r>
      <w:r w:rsidR="007267AD">
        <w:rPr>
          <w:rFonts w:hint="eastAsia"/>
        </w:rPr>
        <w:t>然后在</w:t>
      </w:r>
      <w:r w:rsidR="00F56575">
        <w:rPr>
          <w:rFonts w:hint="eastAsia"/>
        </w:rPr>
        <w:t>剩余图总查找</w:t>
      </w:r>
      <w:r w:rsidR="00411480">
        <w:rPr>
          <w:rFonts w:hint="eastAsia"/>
        </w:rPr>
        <w:t>所有</w:t>
      </w:r>
      <w:r w:rsidR="00C54538">
        <w:rPr>
          <w:rFonts w:hint="eastAsia"/>
        </w:rPr>
        <w:t>满足</w:t>
      </w:r>
      <w:r w:rsidR="00060999">
        <w:rPr>
          <w:rFonts w:hint="eastAsia"/>
        </w:rPr>
        <w:t>能够联通源点</w:t>
      </w:r>
      <w:r w:rsidR="00060999">
        <w:rPr>
          <w:rFonts w:hint="eastAsia"/>
        </w:rPr>
        <w:t>S</w:t>
      </w:r>
      <w:r w:rsidR="00060999">
        <w:rPr>
          <w:rFonts w:hint="eastAsia"/>
        </w:rPr>
        <w:t>和汇点</w:t>
      </w:r>
      <w:r w:rsidR="00060999">
        <w:rPr>
          <w:rFonts w:hint="eastAsia"/>
        </w:rPr>
        <w:t>T</w:t>
      </w:r>
      <w:r w:rsidR="00C54538">
        <w:rPr>
          <w:rFonts w:hint="eastAsia"/>
        </w:rPr>
        <w:t>的简单路径，</w:t>
      </w:r>
      <w:r w:rsidR="00AE0F73">
        <w:rPr>
          <w:rFonts w:hint="eastAsia"/>
        </w:rPr>
        <w:t>选择一条</w:t>
      </w:r>
      <w:r w:rsidR="00161A2E">
        <w:rPr>
          <w:rFonts w:hint="eastAsia"/>
        </w:rPr>
        <w:t>“可靠性性消耗最小”的一条简单路径，所谓“可靠性消耗最小”指的是这条简单路径需要更少的</w:t>
      </w:r>
      <w:r w:rsidR="003C7060">
        <w:rPr>
          <w:rFonts w:hint="eastAsia"/>
        </w:rPr>
        <w:t>“</w:t>
      </w:r>
      <w:r w:rsidR="006310D2">
        <w:rPr>
          <w:rFonts w:hint="eastAsia"/>
        </w:rPr>
        <w:t>未使用边</w:t>
      </w:r>
      <w:r w:rsidR="003C7060">
        <w:rPr>
          <w:rFonts w:hint="eastAsia"/>
        </w:rPr>
        <w:t>”</w:t>
      </w:r>
      <w:r w:rsidR="006310D2">
        <w:rPr>
          <w:rFonts w:hint="eastAsia"/>
        </w:rPr>
        <w:t>，而尽量使用更多的</w:t>
      </w:r>
      <w:r w:rsidR="003C7060">
        <w:rPr>
          <w:rFonts w:hint="eastAsia"/>
        </w:rPr>
        <w:t>“</w:t>
      </w:r>
      <w:r w:rsidR="006310D2">
        <w:rPr>
          <w:rFonts w:hint="eastAsia"/>
        </w:rPr>
        <w:t>未饱和边</w:t>
      </w:r>
      <w:r w:rsidR="003C7060">
        <w:rPr>
          <w:rFonts w:hint="eastAsia"/>
        </w:rPr>
        <w:t>”。最后重复以上查找简单路径的步骤，知道没有从源点</w:t>
      </w:r>
      <w:r w:rsidR="003C7060">
        <w:rPr>
          <w:rFonts w:hint="eastAsia"/>
        </w:rPr>
        <w:t>S</w:t>
      </w:r>
      <w:r w:rsidR="003C7060">
        <w:rPr>
          <w:rFonts w:hint="eastAsia"/>
        </w:rPr>
        <w:t>到汇点</w:t>
      </w:r>
      <w:r w:rsidR="003C7060">
        <w:rPr>
          <w:rFonts w:hint="eastAsia"/>
        </w:rPr>
        <w:t>T</w:t>
      </w:r>
      <w:r w:rsidR="003C7060">
        <w:rPr>
          <w:rFonts w:hint="eastAsia"/>
        </w:rPr>
        <w:t>的简单路径即可，此时求得的便是移除该边之后，剩余不确定图</w:t>
      </w:r>
      <w:r w:rsidR="00F90E48">
        <w:rPr>
          <w:rFonts w:hint="eastAsia"/>
        </w:rPr>
        <w:t>的最大流，求得的最大流分布是相对</w:t>
      </w:r>
      <w:r w:rsidR="006E5B78">
        <w:rPr>
          <w:rFonts w:hint="eastAsia"/>
        </w:rPr>
        <w:t>可靠的最大流分布。</w:t>
      </w:r>
      <w:r w:rsidR="002A6979">
        <w:rPr>
          <w:rFonts w:hint="eastAsia"/>
        </w:rPr>
        <w:t>本章将使用</w:t>
      </w:r>
      <w:r w:rsidR="003D67C2">
        <w:rPr>
          <w:rFonts w:hint="eastAsia"/>
        </w:rPr>
        <w:t>该方法求得</w:t>
      </w:r>
      <w:r w:rsidR="001E2A43">
        <w:rPr>
          <w:rFonts w:hint="eastAsia"/>
        </w:rPr>
        <w:t>的流分布可靠性</w:t>
      </w:r>
      <w:r w:rsidR="00AE4C64">
        <w:rPr>
          <w:rFonts w:hint="eastAsia"/>
        </w:rPr>
        <w:t>近似的</w:t>
      </w:r>
      <w:r w:rsidR="001E2A43">
        <w:rPr>
          <w:rFonts w:hint="eastAsia"/>
        </w:rPr>
        <w:t>作为</w:t>
      </w:r>
      <w:r w:rsidR="00DD5417">
        <w:rPr>
          <w:rFonts w:hint="eastAsia"/>
        </w:rPr>
        <w:t>衡量关键</w:t>
      </w:r>
      <w:r w:rsidR="00666F55">
        <w:rPr>
          <w:rFonts w:hint="eastAsia"/>
        </w:rPr>
        <w:t>边的指标</w:t>
      </w:r>
      <w:r w:rsidR="00DF74AA">
        <w:rPr>
          <w:rFonts w:hint="eastAsia"/>
        </w:rPr>
        <w:t>。</w:t>
      </w:r>
      <w:r w:rsidR="00573BCF">
        <w:rPr>
          <w:rFonts w:hint="eastAsia"/>
        </w:rPr>
        <w:t>为说明问题，特设置如下实例。</w:t>
      </w:r>
    </w:p>
    <w:p w:rsidR="004A0CEE" w:rsidRPr="001A4AF4" w:rsidRDefault="00CE107C" w:rsidP="00F70445">
      <w:pPr>
        <w:pStyle w:val="a3"/>
        <w:spacing w:line="288" w:lineRule="auto"/>
        <w:ind w:firstLine="470"/>
      </w:pPr>
      <w:r w:rsidRPr="00BD3140">
        <w:rPr>
          <w:rFonts w:hint="eastAsia"/>
          <w:b/>
        </w:rPr>
        <w:lastRenderedPageBreak/>
        <w:t>实例</w:t>
      </w:r>
      <w:r w:rsidR="004317C9">
        <w:rPr>
          <w:rFonts w:hint="eastAsia"/>
          <w:b/>
        </w:rPr>
        <w:t>4-3</w:t>
      </w:r>
      <w:r w:rsidR="00735B51" w:rsidRPr="00BD3140">
        <w:rPr>
          <w:rFonts w:hint="eastAsia"/>
          <w:b/>
        </w:rPr>
        <w:t xml:space="preserve">. </w:t>
      </w:r>
      <w:r w:rsidR="001A4AF4">
        <w:rPr>
          <w:rFonts w:hint="eastAsia"/>
        </w:rPr>
        <w:t>如图</w:t>
      </w:r>
      <w:r w:rsidR="00145967">
        <w:rPr>
          <w:rFonts w:hint="eastAsia"/>
        </w:rPr>
        <w:t>4-</w:t>
      </w:r>
      <w:r w:rsidR="00E177B5">
        <w:rPr>
          <w:rFonts w:hint="eastAsia"/>
        </w:rPr>
        <w:t>2</w:t>
      </w:r>
      <w:r w:rsidR="00082084">
        <w:rPr>
          <w:rFonts w:hint="eastAsia"/>
        </w:rPr>
        <w:t>所示不确定图和它的最可靠最大流分布</w:t>
      </w:r>
      <w:r w:rsidR="00063EEB">
        <w:rPr>
          <w:rFonts w:hint="eastAsia"/>
        </w:rPr>
        <w:t>，</w:t>
      </w:r>
      <w:r w:rsidR="00B86B9E">
        <w:rPr>
          <w:rFonts w:hint="eastAsia"/>
        </w:rPr>
        <w:t>其中边</w:t>
      </w:r>
      <w:r w:rsidR="00B86B9E">
        <w:rPr>
          <w:rFonts w:hint="eastAsia"/>
        </w:rPr>
        <w:t>E</w:t>
      </w:r>
      <w:r w:rsidR="00CC3D38" w:rsidRPr="00C15EEE">
        <w:rPr>
          <w:rFonts w:hint="eastAsia"/>
          <w:vertAlign w:val="subscript"/>
        </w:rPr>
        <w:t>1</w:t>
      </w:r>
      <w:r w:rsidR="00B86B9E">
        <w:rPr>
          <w:rFonts w:hint="eastAsia"/>
        </w:rPr>
        <w:t>，</w:t>
      </w:r>
      <w:r w:rsidR="00B86B9E">
        <w:rPr>
          <w:rFonts w:hint="eastAsia"/>
        </w:rPr>
        <w:t>E</w:t>
      </w:r>
      <w:r w:rsidR="00B86B9E" w:rsidRPr="00C15EEE">
        <w:rPr>
          <w:rFonts w:hint="eastAsia"/>
          <w:vertAlign w:val="subscript"/>
        </w:rPr>
        <w:t>2</w:t>
      </w:r>
      <w:r w:rsidR="00B86B9E">
        <w:rPr>
          <w:rFonts w:hint="eastAsia"/>
        </w:rPr>
        <w:t>，</w:t>
      </w:r>
      <w:r w:rsidR="00B86B9E">
        <w:rPr>
          <w:rFonts w:hint="eastAsia"/>
        </w:rPr>
        <w:t>E</w:t>
      </w:r>
      <w:r w:rsidR="00B86B9E" w:rsidRPr="00C15EEE">
        <w:rPr>
          <w:rFonts w:hint="eastAsia"/>
          <w:vertAlign w:val="subscript"/>
        </w:rPr>
        <w:t>3</w:t>
      </w:r>
      <w:r w:rsidR="00B86B9E">
        <w:rPr>
          <w:rFonts w:hint="eastAsia"/>
        </w:rPr>
        <w:t>，</w:t>
      </w:r>
      <w:r w:rsidR="00AB41E4">
        <w:rPr>
          <w:rFonts w:hint="eastAsia"/>
        </w:rPr>
        <w:t>E</w:t>
      </w:r>
      <w:r w:rsidR="00AB41E4" w:rsidRPr="00C15EEE">
        <w:rPr>
          <w:rFonts w:hint="eastAsia"/>
          <w:vertAlign w:val="subscript"/>
        </w:rPr>
        <w:t>8</w:t>
      </w:r>
      <w:r w:rsidR="00AB41E4">
        <w:rPr>
          <w:rFonts w:hint="eastAsia"/>
        </w:rPr>
        <w:t>，</w:t>
      </w:r>
      <w:r w:rsidR="00AB41E4">
        <w:rPr>
          <w:rFonts w:hint="eastAsia"/>
        </w:rPr>
        <w:t>E</w:t>
      </w:r>
      <w:r w:rsidR="00AB41E4" w:rsidRPr="00C15EEE">
        <w:rPr>
          <w:rFonts w:hint="eastAsia"/>
          <w:vertAlign w:val="subscript"/>
        </w:rPr>
        <w:t>9</w:t>
      </w:r>
      <w:r w:rsidR="00B6123B">
        <w:rPr>
          <w:rFonts w:hint="eastAsia"/>
        </w:rPr>
        <w:t>为</w:t>
      </w:r>
      <w:r w:rsidR="00BD66D5">
        <w:rPr>
          <w:rFonts w:hint="eastAsia"/>
        </w:rPr>
        <w:t>它的</w:t>
      </w:r>
      <w:r w:rsidR="00BD66D5">
        <w:rPr>
          <w:rFonts w:hint="eastAsia"/>
        </w:rPr>
        <w:t>A</w:t>
      </w:r>
      <w:r w:rsidR="00BD66D5">
        <w:rPr>
          <w:rFonts w:hint="eastAsia"/>
        </w:rPr>
        <w:t>边，表</w:t>
      </w:r>
      <w:r w:rsidR="00240D80">
        <w:rPr>
          <w:rFonts w:hint="eastAsia"/>
        </w:rPr>
        <w:t>4-</w:t>
      </w:r>
      <w:r w:rsidR="00BD66D5">
        <w:rPr>
          <w:rFonts w:hint="eastAsia"/>
        </w:rPr>
        <w:t>1</w:t>
      </w:r>
      <w:r w:rsidR="00BD66D5">
        <w:rPr>
          <w:rFonts w:hint="eastAsia"/>
        </w:rPr>
        <w:t>为</w:t>
      </w:r>
      <w:r w:rsidR="00E653D8">
        <w:rPr>
          <w:rFonts w:hint="eastAsia"/>
        </w:rPr>
        <w:t>不确定图</w:t>
      </w:r>
      <w:r w:rsidR="00E653D8">
        <w:rPr>
          <w:rFonts w:hint="eastAsia"/>
        </w:rPr>
        <w:t>G</w:t>
      </w:r>
      <w:r w:rsidR="00E653D8">
        <w:rPr>
          <w:rFonts w:hint="eastAsia"/>
        </w:rPr>
        <w:t>在求得最可靠最大流分布过程中获得的简单路径</w:t>
      </w:r>
      <w:r w:rsidR="00C20EB4">
        <w:rPr>
          <w:rFonts w:hint="eastAsia"/>
        </w:rPr>
        <w:t>，可以知道原有不确定图的最大流</w:t>
      </w:r>
      <w:r w:rsidR="00FE5D8D">
        <w:rPr>
          <w:rFonts w:hint="eastAsia"/>
        </w:rPr>
        <w:t>Fmax=4</w:t>
      </w:r>
      <w:r w:rsidR="008D628A">
        <w:rPr>
          <w:rFonts w:hint="eastAsia"/>
        </w:rPr>
        <w:t>。</w:t>
      </w:r>
    </w:p>
    <w:p w:rsidR="00930D21" w:rsidRDefault="001D2F6D" w:rsidP="003B263F">
      <w:pPr>
        <w:pStyle w:val="a3"/>
        <w:ind w:firstLine="492"/>
        <w:jc w:val="center"/>
      </w:pPr>
      <w:r>
        <w:object w:dxaOrig="4125" w:dyaOrig="1590">
          <v:shape id="_x0000_i1044" type="#_x0000_t75" style="width:169.5pt;height:106.5pt" o:ole="">
            <v:imagedata r:id="rId66" o:title=""/>
          </v:shape>
          <o:OLEObject Type="Embed" ProgID="Visio.Drawing.11" ShapeID="_x0000_i1044" DrawAspect="Content" ObjectID="_1523445995" r:id="rId67"/>
        </w:object>
      </w:r>
      <w:r w:rsidR="004A2002">
        <w:object w:dxaOrig="6065" w:dyaOrig="2344">
          <v:shape id="_x0000_i1045" type="#_x0000_t75" style="width:170.25pt;height:106.5pt" o:ole="">
            <v:imagedata r:id="rId68" o:title=""/>
            <o:lock v:ext="edit" aspectratio="f"/>
          </v:shape>
          <o:OLEObject Type="Embed" ProgID="Visio.Drawing.11" ShapeID="_x0000_i1045" DrawAspect="Content" ObjectID="_1523445996" r:id="rId69"/>
        </w:object>
      </w:r>
    </w:p>
    <w:p w:rsidR="004D5433" w:rsidRPr="0016237D" w:rsidRDefault="004D5433" w:rsidP="0016237D">
      <w:pPr>
        <w:pStyle w:val="a3"/>
        <w:spacing w:line="288" w:lineRule="auto"/>
        <w:ind w:firstLine="408"/>
        <w:jc w:val="center"/>
        <w:rPr>
          <w:sz w:val="21"/>
        </w:rPr>
      </w:pPr>
      <w:r w:rsidRPr="0016237D">
        <w:rPr>
          <w:rFonts w:hint="eastAsia"/>
          <w:sz w:val="21"/>
        </w:rPr>
        <w:t>图</w:t>
      </w:r>
      <w:r w:rsidRPr="0016237D">
        <w:rPr>
          <w:rFonts w:hint="eastAsia"/>
          <w:sz w:val="21"/>
        </w:rPr>
        <w:t>4-</w:t>
      </w:r>
      <w:r w:rsidR="001D2F6D" w:rsidRPr="0016237D">
        <w:rPr>
          <w:rFonts w:hint="eastAsia"/>
          <w:sz w:val="21"/>
        </w:rPr>
        <w:t>2</w:t>
      </w:r>
      <w:r w:rsidRPr="0016237D">
        <w:rPr>
          <w:rFonts w:hint="eastAsia"/>
          <w:sz w:val="21"/>
        </w:rPr>
        <w:t xml:space="preserve"> </w:t>
      </w:r>
      <w:r w:rsidRPr="0016237D">
        <w:rPr>
          <w:rFonts w:hint="eastAsia"/>
          <w:sz w:val="21"/>
        </w:rPr>
        <w:t>不确定图</w:t>
      </w:r>
      <w:r w:rsidRPr="0016237D">
        <w:rPr>
          <w:rFonts w:hint="eastAsia"/>
          <w:sz w:val="21"/>
        </w:rPr>
        <w:t>G</w:t>
      </w:r>
      <w:r w:rsidRPr="0016237D">
        <w:rPr>
          <w:rFonts w:hint="eastAsia"/>
          <w:sz w:val="21"/>
        </w:rPr>
        <w:t>与</w:t>
      </w:r>
      <w:r w:rsidR="0025048C" w:rsidRPr="0016237D">
        <w:rPr>
          <w:rFonts w:hint="eastAsia"/>
          <w:sz w:val="21"/>
        </w:rPr>
        <w:t>它的最可靠最大流分布</w:t>
      </w:r>
    </w:p>
    <w:p w:rsidR="00F27378" w:rsidRDefault="00A04FD1" w:rsidP="0016237D">
      <w:pPr>
        <w:pStyle w:val="a3"/>
        <w:spacing w:line="288" w:lineRule="auto"/>
        <w:ind w:firstLineChars="0" w:firstLine="0"/>
        <w:jc w:val="center"/>
      </w:pPr>
      <w:r w:rsidRPr="0016237D">
        <w:rPr>
          <w:rFonts w:hint="eastAsia"/>
          <w:sz w:val="21"/>
        </w:rPr>
        <w:t>表</w:t>
      </w:r>
      <w:r w:rsidRPr="0016237D">
        <w:rPr>
          <w:rFonts w:hint="eastAsia"/>
          <w:sz w:val="21"/>
        </w:rPr>
        <w:t>4-1</w:t>
      </w:r>
      <w:r w:rsidR="00C57A90" w:rsidRPr="0016237D">
        <w:rPr>
          <w:rFonts w:hint="eastAsia"/>
          <w:sz w:val="21"/>
        </w:rPr>
        <w:t xml:space="preserve"> </w:t>
      </w:r>
      <w:r w:rsidR="00C57A90" w:rsidRPr="0016237D">
        <w:rPr>
          <w:rFonts w:hint="eastAsia"/>
          <w:sz w:val="21"/>
        </w:rPr>
        <w:t>简单路径组合</w:t>
      </w:r>
    </w:p>
    <w:tbl>
      <w:tblPr>
        <w:tblW w:w="3500" w:type="pct"/>
        <w:jc w:val="center"/>
        <w:tblBorders>
          <w:top w:val="single" w:sz="8" w:space="0" w:color="000000"/>
          <w:bottom w:val="single" w:sz="8" w:space="0" w:color="000000"/>
        </w:tblBorders>
        <w:tblLook w:val="04A0" w:firstRow="1" w:lastRow="0" w:firstColumn="1" w:lastColumn="0" w:noHBand="0" w:noVBand="1"/>
      </w:tblPr>
      <w:tblGrid>
        <w:gridCol w:w="1664"/>
        <w:gridCol w:w="3174"/>
        <w:gridCol w:w="1663"/>
      </w:tblGrid>
      <w:tr w:rsidR="001A28BF">
        <w:trPr>
          <w:jc w:val="center"/>
        </w:trPr>
        <w:tc>
          <w:tcPr>
            <w:tcW w:w="1279" w:type="pct"/>
            <w:tcBorders>
              <w:top w:val="single" w:sz="8" w:space="0" w:color="000000"/>
              <w:bottom w:val="single" w:sz="8" w:space="0" w:color="000000"/>
            </w:tcBorders>
            <w:shd w:val="clear" w:color="auto" w:fill="auto"/>
            <w:vAlign w:val="center"/>
          </w:tcPr>
          <w:p w:rsidR="001A28BF" w:rsidRPr="004678AB" w:rsidRDefault="001A28BF" w:rsidP="004678AB">
            <w:pPr>
              <w:pStyle w:val="a3"/>
              <w:spacing w:line="288" w:lineRule="auto"/>
              <w:ind w:firstLineChars="0" w:firstLine="0"/>
              <w:jc w:val="both"/>
              <w:rPr>
                <w:b/>
                <w:bCs/>
                <w:color w:val="000000"/>
              </w:rPr>
            </w:pPr>
            <w:r w:rsidRPr="004678AB">
              <w:rPr>
                <w:rFonts w:hint="eastAsia"/>
                <w:b/>
                <w:bCs/>
                <w:color w:val="000000"/>
              </w:rPr>
              <w:t>编号</w:t>
            </w:r>
          </w:p>
        </w:tc>
        <w:tc>
          <w:tcPr>
            <w:tcW w:w="2441" w:type="pct"/>
            <w:tcBorders>
              <w:top w:val="single" w:sz="8" w:space="0" w:color="000000"/>
              <w:bottom w:val="single" w:sz="8" w:space="0" w:color="000000"/>
            </w:tcBorders>
            <w:shd w:val="clear" w:color="auto" w:fill="auto"/>
            <w:vAlign w:val="center"/>
          </w:tcPr>
          <w:p w:rsidR="001A28BF" w:rsidRPr="004678AB" w:rsidRDefault="001A28BF" w:rsidP="004678AB">
            <w:pPr>
              <w:pStyle w:val="a3"/>
              <w:spacing w:line="288" w:lineRule="auto"/>
              <w:ind w:firstLineChars="0" w:firstLine="0"/>
              <w:jc w:val="both"/>
              <w:rPr>
                <w:b/>
                <w:bCs/>
                <w:color w:val="000000"/>
              </w:rPr>
            </w:pPr>
            <w:r w:rsidRPr="004678AB">
              <w:rPr>
                <w:rFonts w:hint="eastAsia"/>
                <w:b/>
                <w:bCs/>
                <w:color w:val="000000"/>
              </w:rPr>
              <w:t>路径</w:t>
            </w:r>
          </w:p>
        </w:tc>
        <w:tc>
          <w:tcPr>
            <w:tcW w:w="1279" w:type="pct"/>
            <w:tcBorders>
              <w:top w:val="single" w:sz="8" w:space="0" w:color="000000"/>
              <w:bottom w:val="single" w:sz="8" w:space="0" w:color="000000"/>
            </w:tcBorders>
            <w:shd w:val="clear" w:color="auto" w:fill="auto"/>
            <w:vAlign w:val="center"/>
          </w:tcPr>
          <w:p w:rsidR="001A28BF" w:rsidRPr="004678AB" w:rsidRDefault="001A28BF" w:rsidP="004678AB">
            <w:pPr>
              <w:pStyle w:val="a3"/>
              <w:spacing w:line="288" w:lineRule="auto"/>
              <w:ind w:firstLineChars="0" w:firstLine="0"/>
              <w:jc w:val="both"/>
              <w:rPr>
                <w:b/>
                <w:bCs/>
                <w:color w:val="000000"/>
              </w:rPr>
            </w:pPr>
            <w:r w:rsidRPr="004678AB">
              <w:rPr>
                <w:rFonts w:hint="eastAsia"/>
                <w:b/>
                <w:bCs/>
                <w:color w:val="000000"/>
              </w:rPr>
              <w:t>容量</w:t>
            </w:r>
          </w:p>
        </w:tc>
      </w:tr>
      <w:tr w:rsidR="001A28BF">
        <w:trPr>
          <w:jc w:val="center"/>
        </w:trPr>
        <w:tc>
          <w:tcPr>
            <w:tcW w:w="1279" w:type="pct"/>
            <w:tcBorders>
              <w:left w:val="nil"/>
              <w:right w:val="nil"/>
            </w:tcBorders>
            <w:shd w:val="clear" w:color="auto" w:fill="auto"/>
            <w:vAlign w:val="center"/>
          </w:tcPr>
          <w:p w:rsidR="001A28BF" w:rsidRPr="004678AB" w:rsidRDefault="00E53531" w:rsidP="004678AB">
            <w:pPr>
              <w:pStyle w:val="a3"/>
              <w:spacing w:line="288" w:lineRule="auto"/>
              <w:ind w:firstLineChars="0" w:firstLine="0"/>
              <w:jc w:val="both"/>
              <w:rPr>
                <w:b/>
                <w:bCs/>
                <w:color w:val="000000"/>
              </w:rPr>
            </w:pPr>
            <w:r w:rsidRPr="004678AB">
              <w:rPr>
                <w:rFonts w:hint="eastAsia"/>
                <w:b/>
                <w:bCs/>
                <w:color w:val="000000"/>
              </w:rPr>
              <w:t>sp</w:t>
            </w:r>
            <w:r w:rsidR="00291D1F" w:rsidRPr="004678AB">
              <w:rPr>
                <w:rFonts w:hint="eastAsia"/>
                <w:b/>
                <w:bCs/>
                <w:color w:val="000000"/>
              </w:rPr>
              <w:t>1</w:t>
            </w:r>
          </w:p>
        </w:tc>
        <w:tc>
          <w:tcPr>
            <w:tcW w:w="2441" w:type="pct"/>
            <w:tcBorders>
              <w:left w:val="nil"/>
              <w:right w:val="nil"/>
            </w:tcBorders>
            <w:shd w:val="clear" w:color="auto" w:fill="auto"/>
            <w:vAlign w:val="center"/>
          </w:tcPr>
          <w:p w:rsidR="001A28BF" w:rsidRPr="004678AB" w:rsidRDefault="006578BF" w:rsidP="004678AB">
            <w:pPr>
              <w:pStyle w:val="a3"/>
              <w:spacing w:line="288" w:lineRule="auto"/>
              <w:ind w:firstLineChars="0" w:firstLine="0"/>
              <w:jc w:val="both"/>
              <w:rPr>
                <w:color w:val="000000"/>
              </w:rPr>
            </w:pPr>
            <w:r w:rsidRPr="004678AB">
              <w:rPr>
                <w:rFonts w:hint="eastAsia"/>
                <w:color w:val="000000"/>
              </w:rPr>
              <w:t>s</w:t>
            </w:r>
            <w:r w:rsidR="00840D33" w:rsidRPr="004678AB">
              <w:rPr>
                <w:rFonts w:hint="eastAsia"/>
                <w:color w:val="000000"/>
              </w:rPr>
              <w:t>-v2-</w:t>
            </w:r>
            <w:r w:rsidR="00184B11" w:rsidRPr="004678AB">
              <w:rPr>
                <w:rFonts w:hint="eastAsia"/>
                <w:color w:val="000000"/>
              </w:rPr>
              <w:t>v6-t</w:t>
            </w:r>
          </w:p>
        </w:tc>
        <w:tc>
          <w:tcPr>
            <w:tcW w:w="1279" w:type="pct"/>
            <w:tcBorders>
              <w:left w:val="nil"/>
              <w:right w:val="nil"/>
            </w:tcBorders>
            <w:shd w:val="clear" w:color="auto" w:fill="auto"/>
            <w:vAlign w:val="center"/>
          </w:tcPr>
          <w:p w:rsidR="001A28BF" w:rsidRPr="004678AB" w:rsidRDefault="00184B11" w:rsidP="004678AB">
            <w:pPr>
              <w:pStyle w:val="a3"/>
              <w:spacing w:line="288" w:lineRule="auto"/>
              <w:ind w:firstLineChars="0" w:firstLine="0"/>
              <w:jc w:val="both"/>
              <w:rPr>
                <w:color w:val="000000"/>
              </w:rPr>
            </w:pPr>
            <w:r w:rsidRPr="004678AB">
              <w:rPr>
                <w:rFonts w:hint="eastAsia"/>
                <w:color w:val="000000"/>
              </w:rPr>
              <w:t>2</w:t>
            </w:r>
          </w:p>
        </w:tc>
      </w:tr>
      <w:tr w:rsidR="001A28BF">
        <w:trPr>
          <w:jc w:val="center"/>
        </w:trPr>
        <w:tc>
          <w:tcPr>
            <w:tcW w:w="1279" w:type="pct"/>
            <w:shd w:val="clear" w:color="auto" w:fill="auto"/>
            <w:vAlign w:val="center"/>
          </w:tcPr>
          <w:p w:rsidR="001A28BF" w:rsidRPr="004678AB" w:rsidRDefault="00E53531" w:rsidP="004678AB">
            <w:pPr>
              <w:pStyle w:val="a3"/>
              <w:spacing w:line="288" w:lineRule="auto"/>
              <w:ind w:firstLineChars="0" w:firstLine="0"/>
              <w:jc w:val="both"/>
              <w:rPr>
                <w:b/>
                <w:bCs/>
                <w:color w:val="000000"/>
              </w:rPr>
            </w:pPr>
            <w:r w:rsidRPr="004678AB">
              <w:rPr>
                <w:rFonts w:hint="eastAsia"/>
                <w:b/>
                <w:bCs/>
                <w:color w:val="000000"/>
              </w:rPr>
              <w:t>sp</w:t>
            </w:r>
            <w:r w:rsidR="00291D1F" w:rsidRPr="004678AB">
              <w:rPr>
                <w:rFonts w:hint="eastAsia"/>
                <w:b/>
                <w:bCs/>
                <w:color w:val="000000"/>
              </w:rPr>
              <w:t>2</w:t>
            </w:r>
          </w:p>
        </w:tc>
        <w:tc>
          <w:tcPr>
            <w:tcW w:w="2441" w:type="pct"/>
            <w:shd w:val="clear" w:color="auto" w:fill="auto"/>
            <w:vAlign w:val="center"/>
          </w:tcPr>
          <w:p w:rsidR="001A28BF" w:rsidRPr="004678AB" w:rsidRDefault="00184B11" w:rsidP="004678AB">
            <w:pPr>
              <w:pStyle w:val="a3"/>
              <w:spacing w:line="288" w:lineRule="auto"/>
              <w:ind w:firstLineChars="0" w:firstLine="0"/>
              <w:jc w:val="both"/>
              <w:rPr>
                <w:color w:val="000000"/>
              </w:rPr>
            </w:pPr>
            <w:r w:rsidRPr="004678AB">
              <w:rPr>
                <w:rFonts w:hint="eastAsia"/>
                <w:color w:val="000000"/>
              </w:rPr>
              <w:t>s-v1-v2-v6-t</w:t>
            </w:r>
          </w:p>
        </w:tc>
        <w:tc>
          <w:tcPr>
            <w:tcW w:w="1279" w:type="pct"/>
            <w:shd w:val="clear" w:color="auto" w:fill="auto"/>
            <w:vAlign w:val="center"/>
          </w:tcPr>
          <w:p w:rsidR="001A28BF" w:rsidRPr="004678AB" w:rsidRDefault="00184B11" w:rsidP="004678AB">
            <w:pPr>
              <w:pStyle w:val="a3"/>
              <w:spacing w:line="288" w:lineRule="auto"/>
              <w:ind w:firstLineChars="0" w:firstLine="0"/>
              <w:jc w:val="both"/>
              <w:rPr>
                <w:color w:val="000000"/>
              </w:rPr>
            </w:pPr>
            <w:r w:rsidRPr="004678AB">
              <w:rPr>
                <w:rFonts w:hint="eastAsia"/>
                <w:color w:val="000000"/>
              </w:rPr>
              <w:t>1</w:t>
            </w:r>
          </w:p>
        </w:tc>
      </w:tr>
      <w:tr w:rsidR="001A28BF">
        <w:trPr>
          <w:jc w:val="center"/>
        </w:trPr>
        <w:tc>
          <w:tcPr>
            <w:tcW w:w="1279" w:type="pct"/>
            <w:tcBorders>
              <w:left w:val="nil"/>
              <w:right w:val="nil"/>
            </w:tcBorders>
            <w:shd w:val="clear" w:color="auto" w:fill="auto"/>
            <w:vAlign w:val="center"/>
          </w:tcPr>
          <w:p w:rsidR="001A28BF" w:rsidRPr="004678AB" w:rsidRDefault="00E53531" w:rsidP="004678AB">
            <w:pPr>
              <w:pStyle w:val="a3"/>
              <w:spacing w:line="288" w:lineRule="auto"/>
              <w:ind w:firstLineChars="0" w:firstLine="0"/>
              <w:jc w:val="both"/>
              <w:rPr>
                <w:b/>
                <w:bCs/>
                <w:color w:val="000000"/>
              </w:rPr>
            </w:pPr>
            <w:r w:rsidRPr="004678AB">
              <w:rPr>
                <w:rFonts w:hint="eastAsia"/>
                <w:b/>
                <w:bCs/>
                <w:color w:val="000000"/>
              </w:rPr>
              <w:t>sp</w:t>
            </w:r>
            <w:r w:rsidR="00291D1F" w:rsidRPr="004678AB">
              <w:rPr>
                <w:rFonts w:hint="eastAsia"/>
                <w:b/>
                <w:bCs/>
                <w:color w:val="000000"/>
              </w:rPr>
              <w:t>3</w:t>
            </w:r>
          </w:p>
        </w:tc>
        <w:tc>
          <w:tcPr>
            <w:tcW w:w="2441" w:type="pct"/>
            <w:tcBorders>
              <w:left w:val="nil"/>
              <w:right w:val="nil"/>
            </w:tcBorders>
            <w:shd w:val="clear" w:color="auto" w:fill="auto"/>
            <w:vAlign w:val="center"/>
          </w:tcPr>
          <w:p w:rsidR="001A28BF" w:rsidRPr="004678AB" w:rsidRDefault="00184B11" w:rsidP="004678AB">
            <w:pPr>
              <w:pStyle w:val="a3"/>
              <w:spacing w:line="288" w:lineRule="auto"/>
              <w:ind w:firstLineChars="0" w:firstLine="0"/>
              <w:jc w:val="both"/>
              <w:rPr>
                <w:color w:val="000000"/>
              </w:rPr>
            </w:pPr>
            <w:r w:rsidRPr="004678AB">
              <w:rPr>
                <w:rFonts w:hint="eastAsia"/>
                <w:color w:val="000000"/>
              </w:rPr>
              <w:t>s-v1-v2-v4-t</w:t>
            </w:r>
          </w:p>
        </w:tc>
        <w:tc>
          <w:tcPr>
            <w:tcW w:w="1279" w:type="pct"/>
            <w:tcBorders>
              <w:left w:val="nil"/>
              <w:right w:val="nil"/>
            </w:tcBorders>
            <w:shd w:val="clear" w:color="auto" w:fill="auto"/>
            <w:vAlign w:val="center"/>
          </w:tcPr>
          <w:p w:rsidR="001A28BF" w:rsidRPr="004678AB" w:rsidRDefault="00024585" w:rsidP="004678AB">
            <w:pPr>
              <w:pStyle w:val="a3"/>
              <w:spacing w:line="288" w:lineRule="auto"/>
              <w:ind w:firstLineChars="0" w:firstLine="0"/>
              <w:jc w:val="both"/>
              <w:rPr>
                <w:color w:val="000000"/>
              </w:rPr>
            </w:pPr>
            <w:r w:rsidRPr="004678AB">
              <w:rPr>
                <w:rFonts w:hint="eastAsia"/>
                <w:color w:val="000000"/>
              </w:rPr>
              <w:t>1</w:t>
            </w:r>
          </w:p>
        </w:tc>
      </w:tr>
    </w:tbl>
    <w:p w:rsidR="00A04FD1" w:rsidRDefault="00542233" w:rsidP="0016237D">
      <w:pPr>
        <w:pStyle w:val="a3"/>
        <w:spacing w:line="288" w:lineRule="auto"/>
        <w:ind w:firstLine="468"/>
      </w:pPr>
      <w:r>
        <w:rPr>
          <w:rFonts w:hint="eastAsia"/>
        </w:rPr>
        <w:t>当边</w:t>
      </w:r>
      <w:r>
        <w:rPr>
          <w:rFonts w:hint="eastAsia"/>
        </w:rPr>
        <w:t>v2-v6</w:t>
      </w:r>
      <w:r>
        <w:rPr>
          <w:rFonts w:hint="eastAsia"/>
        </w:rPr>
        <w:t>发生故障</w:t>
      </w:r>
      <w:r w:rsidR="008D6493">
        <w:rPr>
          <w:rFonts w:hint="eastAsia"/>
        </w:rPr>
        <w:t>（移除）</w:t>
      </w:r>
      <w:r>
        <w:rPr>
          <w:rFonts w:hint="eastAsia"/>
        </w:rPr>
        <w:t>之后</w:t>
      </w:r>
      <w:r w:rsidR="00115BE7">
        <w:rPr>
          <w:rFonts w:hint="eastAsia"/>
        </w:rPr>
        <w:t>，</w:t>
      </w:r>
      <w:r w:rsidR="0053170A">
        <w:rPr>
          <w:rFonts w:hint="eastAsia"/>
        </w:rPr>
        <w:t>发下表</w:t>
      </w:r>
      <w:r w:rsidR="0057296F">
        <w:rPr>
          <w:rFonts w:hint="eastAsia"/>
        </w:rPr>
        <w:t>4-1</w:t>
      </w:r>
      <w:r w:rsidR="0053170A">
        <w:rPr>
          <w:rFonts w:hint="eastAsia"/>
        </w:rPr>
        <w:t>中的</w:t>
      </w:r>
      <w:r w:rsidR="00E53531">
        <w:rPr>
          <w:rFonts w:hint="eastAsia"/>
        </w:rPr>
        <w:t>简单路径</w:t>
      </w:r>
      <w:r w:rsidR="00E53531">
        <w:rPr>
          <w:rFonts w:hint="eastAsia"/>
        </w:rPr>
        <w:t>sp</w:t>
      </w:r>
      <w:r w:rsidR="00E53531" w:rsidRPr="00A4637C">
        <w:rPr>
          <w:rFonts w:hint="eastAsia"/>
          <w:vertAlign w:val="subscript"/>
        </w:rPr>
        <w:t>1</w:t>
      </w:r>
      <w:r w:rsidR="00E53531">
        <w:rPr>
          <w:rFonts w:hint="eastAsia"/>
        </w:rPr>
        <w:t>和</w:t>
      </w:r>
      <w:r w:rsidR="00E53531">
        <w:rPr>
          <w:rFonts w:hint="eastAsia"/>
        </w:rPr>
        <w:t>sp</w:t>
      </w:r>
      <w:r w:rsidR="00E53531" w:rsidRPr="00A4637C">
        <w:rPr>
          <w:rFonts w:hint="eastAsia"/>
          <w:vertAlign w:val="subscript"/>
        </w:rPr>
        <w:t>2</w:t>
      </w:r>
      <w:r w:rsidR="00E53531">
        <w:rPr>
          <w:rFonts w:hint="eastAsia"/>
        </w:rPr>
        <w:t>都受到影响，</w:t>
      </w:r>
      <w:r w:rsidR="0024677E">
        <w:rPr>
          <w:rFonts w:hint="eastAsia"/>
        </w:rPr>
        <w:t>那么移除</w:t>
      </w:r>
      <w:r w:rsidR="0024677E">
        <w:rPr>
          <w:rFonts w:hint="eastAsia"/>
        </w:rPr>
        <w:t>v2-v6</w:t>
      </w:r>
      <w:r w:rsidR="0024677E">
        <w:rPr>
          <w:rFonts w:hint="eastAsia"/>
        </w:rPr>
        <w:t>之后的</w:t>
      </w:r>
      <w:r w:rsidR="00F01EE6">
        <w:rPr>
          <w:rFonts w:hint="eastAsia"/>
        </w:rPr>
        <w:t>图流分布如图</w:t>
      </w:r>
      <w:r w:rsidR="00F01EE6">
        <w:rPr>
          <w:rFonts w:hint="eastAsia"/>
        </w:rPr>
        <w:t>4-</w:t>
      </w:r>
      <w:r w:rsidR="00102A5D">
        <w:rPr>
          <w:rFonts w:hint="eastAsia"/>
        </w:rPr>
        <w:t>3</w:t>
      </w:r>
      <w:r w:rsidR="00F01EE6">
        <w:rPr>
          <w:rFonts w:hint="eastAsia"/>
        </w:rPr>
        <w:t>所示</w:t>
      </w:r>
      <w:r w:rsidR="0056579C">
        <w:rPr>
          <w:rFonts w:hint="eastAsia"/>
        </w:rPr>
        <w:t>。</w:t>
      </w:r>
    </w:p>
    <w:p w:rsidR="00F27378" w:rsidRDefault="004A2002" w:rsidP="003B263F">
      <w:pPr>
        <w:pStyle w:val="a3"/>
        <w:ind w:firstLine="492"/>
        <w:jc w:val="center"/>
      </w:pPr>
      <w:r>
        <w:object w:dxaOrig="6065" w:dyaOrig="2344">
          <v:shape id="_x0000_i1046" type="#_x0000_t75" style="width:170.25pt;height:106.5pt" o:ole="">
            <v:imagedata r:id="rId70" o:title=""/>
            <o:lock v:ext="edit" aspectratio="f"/>
          </v:shape>
          <o:OLEObject Type="Embed" ProgID="Visio.Drawing.11" ShapeID="_x0000_i1046" DrawAspect="Content" ObjectID="_1523445997" r:id="rId71"/>
        </w:object>
      </w:r>
    </w:p>
    <w:p w:rsidR="00C501C3" w:rsidRPr="00FE6094" w:rsidRDefault="00C501C3" w:rsidP="00FE6094">
      <w:pPr>
        <w:pStyle w:val="a3"/>
        <w:spacing w:line="288" w:lineRule="auto"/>
        <w:ind w:firstLine="408"/>
        <w:jc w:val="center"/>
        <w:rPr>
          <w:sz w:val="21"/>
        </w:rPr>
      </w:pPr>
      <w:r w:rsidRPr="00FE6094">
        <w:rPr>
          <w:rFonts w:hint="eastAsia"/>
          <w:sz w:val="21"/>
        </w:rPr>
        <w:t>图</w:t>
      </w:r>
      <w:r w:rsidRPr="00FE6094">
        <w:rPr>
          <w:rFonts w:hint="eastAsia"/>
          <w:sz w:val="21"/>
        </w:rPr>
        <w:t>4-</w:t>
      </w:r>
      <w:r w:rsidR="00102A5D" w:rsidRPr="00FE6094">
        <w:rPr>
          <w:rFonts w:hint="eastAsia"/>
          <w:sz w:val="21"/>
        </w:rPr>
        <w:t>3</w:t>
      </w:r>
      <w:r w:rsidR="00E13B0F" w:rsidRPr="00FE6094">
        <w:rPr>
          <w:rFonts w:hint="eastAsia"/>
          <w:sz w:val="21"/>
        </w:rPr>
        <w:t xml:space="preserve"> </w:t>
      </w:r>
      <w:r w:rsidR="00E13B0F" w:rsidRPr="00FE6094">
        <w:rPr>
          <w:rFonts w:hint="eastAsia"/>
          <w:sz w:val="21"/>
        </w:rPr>
        <w:t>移除</w:t>
      </w:r>
      <w:r w:rsidR="00E13B0F" w:rsidRPr="00FE6094">
        <w:rPr>
          <w:rFonts w:hint="eastAsia"/>
          <w:sz w:val="21"/>
        </w:rPr>
        <w:t>v2-v6</w:t>
      </w:r>
      <w:r w:rsidR="0056579C" w:rsidRPr="00FE6094">
        <w:rPr>
          <w:rFonts w:hint="eastAsia"/>
          <w:sz w:val="21"/>
        </w:rPr>
        <w:t>后的图流</w:t>
      </w:r>
    </w:p>
    <w:p w:rsidR="00F27378" w:rsidRDefault="006107C9" w:rsidP="00FE6094">
      <w:pPr>
        <w:pStyle w:val="a3"/>
        <w:spacing w:line="288" w:lineRule="auto"/>
        <w:ind w:firstLine="468"/>
      </w:pPr>
      <w:r>
        <w:rPr>
          <w:rFonts w:hint="eastAsia"/>
        </w:rPr>
        <w:t>此时在剩余不确定图中获取所的简单路径，</w:t>
      </w:r>
      <w:r w:rsidR="00D2446B">
        <w:rPr>
          <w:rFonts w:hint="eastAsia"/>
        </w:rPr>
        <w:t>图表</w:t>
      </w:r>
      <w:r w:rsidR="00D2446B">
        <w:rPr>
          <w:rFonts w:hint="eastAsia"/>
        </w:rPr>
        <w:t>4-</w:t>
      </w:r>
      <w:r w:rsidR="00102A5D">
        <w:rPr>
          <w:rFonts w:hint="eastAsia"/>
        </w:rPr>
        <w:t>2</w:t>
      </w:r>
      <w:r w:rsidR="00D2446B">
        <w:rPr>
          <w:rFonts w:hint="eastAsia"/>
        </w:rPr>
        <w:t>所示</w:t>
      </w:r>
      <w:r w:rsidR="003476D8">
        <w:rPr>
          <w:rFonts w:hint="eastAsia"/>
        </w:rPr>
        <w:t>。</w:t>
      </w:r>
    </w:p>
    <w:p w:rsidR="00E058EB" w:rsidRPr="00FE6094" w:rsidRDefault="00E058EB" w:rsidP="00FE6094">
      <w:pPr>
        <w:pStyle w:val="a3"/>
        <w:spacing w:line="288" w:lineRule="auto"/>
        <w:ind w:firstLine="408"/>
        <w:jc w:val="center"/>
        <w:rPr>
          <w:sz w:val="21"/>
        </w:rPr>
      </w:pPr>
      <w:r w:rsidRPr="00FE6094">
        <w:rPr>
          <w:rFonts w:hint="eastAsia"/>
          <w:sz w:val="21"/>
        </w:rPr>
        <w:t>表</w:t>
      </w:r>
      <w:r w:rsidRPr="00FE6094">
        <w:rPr>
          <w:rFonts w:hint="eastAsia"/>
          <w:sz w:val="21"/>
        </w:rPr>
        <w:t xml:space="preserve">4-2 </w:t>
      </w:r>
      <w:r w:rsidRPr="00FE6094">
        <w:rPr>
          <w:rFonts w:hint="eastAsia"/>
          <w:sz w:val="21"/>
        </w:rPr>
        <w:t>移除边</w:t>
      </w:r>
      <w:r w:rsidRPr="00FE6094">
        <w:rPr>
          <w:rFonts w:hint="eastAsia"/>
          <w:sz w:val="21"/>
        </w:rPr>
        <w:t>v2-v6</w:t>
      </w:r>
      <w:r w:rsidRPr="00FE6094">
        <w:rPr>
          <w:rFonts w:hint="eastAsia"/>
          <w:sz w:val="21"/>
        </w:rPr>
        <w:t>之后的所有简单路径</w:t>
      </w:r>
    </w:p>
    <w:tbl>
      <w:tblPr>
        <w:tblW w:w="3500" w:type="pct"/>
        <w:jc w:val="center"/>
        <w:tblBorders>
          <w:top w:val="single" w:sz="8" w:space="0" w:color="000000"/>
          <w:bottom w:val="single" w:sz="8" w:space="0" w:color="000000"/>
        </w:tblBorders>
        <w:tblLook w:val="04A0" w:firstRow="1" w:lastRow="0" w:firstColumn="1" w:lastColumn="0" w:noHBand="0" w:noVBand="1"/>
      </w:tblPr>
      <w:tblGrid>
        <w:gridCol w:w="2167"/>
        <w:gridCol w:w="2167"/>
        <w:gridCol w:w="2167"/>
      </w:tblGrid>
      <w:tr w:rsidR="00AB0AC8">
        <w:trPr>
          <w:jc w:val="center"/>
        </w:trPr>
        <w:tc>
          <w:tcPr>
            <w:tcW w:w="1666" w:type="pct"/>
            <w:tcBorders>
              <w:top w:val="single" w:sz="8" w:space="0" w:color="000000"/>
              <w:bottom w:val="single" w:sz="8" w:space="0" w:color="000000"/>
            </w:tcBorders>
            <w:shd w:val="clear" w:color="auto" w:fill="auto"/>
            <w:vAlign w:val="center"/>
          </w:tcPr>
          <w:p w:rsidR="00AB0AC8" w:rsidRPr="004678AB" w:rsidRDefault="00AB0AC8" w:rsidP="004678AB">
            <w:pPr>
              <w:pStyle w:val="a3"/>
              <w:spacing w:line="288" w:lineRule="auto"/>
              <w:ind w:firstLineChars="0" w:firstLine="0"/>
              <w:jc w:val="both"/>
              <w:rPr>
                <w:b/>
                <w:bCs/>
                <w:color w:val="000000"/>
              </w:rPr>
            </w:pPr>
            <w:r w:rsidRPr="004678AB">
              <w:rPr>
                <w:rFonts w:hint="eastAsia"/>
                <w:b/>
                <w:bCs/>
                <w:color w:val="000000"/>
              </w:rPr>
              <w:t>编号</w:t>
            </w:r>
          </w:p>
        </w:tc>
        <w:tc>
          <w:tcPr>
            <w:tcW w:w="1667" w:type="pct"/>
            <w:tcBorders>
              <w:top w:val="single" w:sz="8" w:space="0" w:color="000000"/>
              <w:bottom w:val="single" w:sz="8" w:space="0" w:color="000000"/>
            </w:tcBorders>
            <w:shd w:val="clear" w:color="auto" w:fill="auto"/>
            <w:vAlign w:val="center"/>
          </w:tcPr>
          <w:p w:rsidR="00AB0AC8" w:rsidRPr="004678AB" w:rsidRDefault="00AB0AC8" w:rsidP="004678AB">
            <w:pPr>
              <w:pStyle w:val="a3"/>
              <w:spacing w:line="288" w:lineRule="auto"/>
              <w:ind w:firstLineChars="0" w:firstLine="0"/>
              <w:jc w:val="both"/>
              <w:rPr>
                <w:b/>
                <w:bCs/>
                <w:color w:val="000000"/>
              </w:rPr>
            </w:pPr>
            <w:r w:rsidRPr="004678AB">
              <w:rPr>
                <w:rFonts w:hint="eastAsia"/>
                <w:b/>
                <w:bCs/>
                <w:color w:val="000000"/>
              </w:rPr>
              <w:t>路径</w:t>
            </w:r>
          </w:p>
        </w:tc>
        <w:tc>
          <w:tcPr>
            <w:tcW w:w="1667" w:type="pct"/>
            <w:tcBorders>
              <w:top w:val="single" w:sz="8" w:space="0" w:color="000000"/>
              <w:bottom w:val="single" w:sz="8" w:space="0" w:color="000000"/>
            </w:tcBorders>
            <w:shd w:val="clear" w:color="auto" w:fill="auto"/>
            <w:vAlign w:val="center"/>
          </w:tcPr>
          <w:p w:rsidR="00AB0AC8" w:rsidRPr="004678AB" w:rsidRDefault="00AB0AC8" w:rsidP="004678AB">
            <w:pPr>
              <w:pStyle w:val="a3"/>
              <w:spacing w:line="288" w:lineRule="auto"/>
              <w:ind w:firstLineChars="0" w:firstLine="0"/>
              <w:jc w:val="both"/>
              <w:rPr>
                <w:b/>
                <w:bCs/>
                <w:color w:val="000000"/>
              </w:rPr>
            </w:pPr>
            <w:r w:rsidRPr="004678AB">
              <w:rPr>
                <w:rFonts w:hint="eastAsia"/>
                <w:b/>
                <w:bCs/>
                <w:color w:val="000000"/>
              </w:rPr>
              <w:t>瓶颈容量</w:t>
            </w:r>
          </w:p>
        </w:tc>
      </w:tr>
      <w:tr w:rsidR="00AB0AC8">
        <w:trPr>
          <w:jc w:val="center"/>
        </w:trPr>
        <w:tc>
          <w:tcPr>
            <w:tcW w:w="1666" w:type="pct"/>
            <w:tcBorders>
              <w:left w:val="nil"/>
              <w:right w:val="nil"/>
            </w:tcBorders>
            <w:shd w:val="clear" w:color="auto" w:fill="auto"/>
            <w:vAlign w:val="center"/>
          </w:tcPr>
          <w:p w:rsidR="00AB0AC8" w:rsidRPr="004678AB" w:rsidRDefault="00ED18C2" w:rsidP="004678AB">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p1</w:t>
            </w:r>
          </w:p>
        </w:tc>
        <w:tc>
          <w:tcPr>
            <w:tcW w:w="1667" w:type="pct"/>
            <w:tcBorders>
              <w:left w:val="nil"/>
              <w:right w:val="nil"/>
            </w:tcBorders>
            <w:shd w:val="clear" w:color="auto" w:fill="auto"/>
            <w:vAlign w:val="center"/>
          </w:tcPr>
          <w:p w:rsidR="00AB0AC8" w:rsidRPr="004678AB" w:rsidRDefault="00EF596D" w:rsidP="004678AB">
            <w:pPr>
              <w:pStyle w:val="a3"/>
              <w:spacing w:line="288" w:lineRule="auto"/>
              <w:ind w:firstLineChars="0" w:firstLine="0"/>
              <w:jc w:val="both"/>
              <w:rPr>
                <w:color w:val="000000"/>
              </w:rPr>
            </w:pPr>
            <w:r w:rsidRPr="004678AB">
              <w:rPr>
                <w:color w:val="000000"/>
              </w:rPr>
              <w:t>S</w:t>
            </w:r>
            <w:r w:rsidRPr="004678AB">
              <w:rPr>
                <w:rFonts w:hint="eastAsia"/>
                <w:color w:val="000000"/>
              </w:rPr>
              <w:t>-v2-v4-t</w:t>
            </w:r>
          </w:p>
        </w:tc>
        <w:tc>
          <w:tcPr>
            <w:tcW w:w="1667" w:type="pct"/>
            <w:tcBorders>
              <w:left w:val="nil"/>
              <w:right w:val="nil"/>
            </w:tcBorders>
            <w:shd w:val="clear" w:color="auto" w:fill="auto"/>
            <w:vAlign w:val="center"/>
          </w:tcPr>
          <w:p w:rsidR="00AB0AC8" w:rsidRPr="004678AB" w:rsidRDefault="00EF596D" w:rsidP="004678AB">
            <w:pPr>
              <w:pStyle w:val="a3"/>
              <w:spacing w:line="288" w:lineRule="auto"/>
              <w:ind w:firstLineChars="0" w:firstLine="0"/>
              <w:jc w:val="both"/>
              <w:rPr>
                <w:color w:val="000000"/>
              </w:rPr>
            </w:pPr>
            <w:r w:rsidRPr="004678AB">
              <w:rPr>
                <w:rFonts w:hint="eastAsia"/>
                <w:color w:val="000000"/>
              </w:rPr>
              <w:t>1</w:t>
            </w:r>
          </w:p>
        </w:tc>
      </w:tr>
      <w:tr w:rsidR="00AB0AC8">
        <w:trPr>
          <w:jc w:val="center"/>
        </w:trPr>
        <w:tc>
          <w:tcPr>
            <w:tcW w:w="1666" w:type="pct"/>
            <w:shd w:val="clear" w:color="auto" w:fill="auto"/>
            <w:vAlign w:val="center"/>
          </w:tcPr>
          <w:p w:rsidR="00AB0AC8" w:rsidRPr="004678AB" w:rsidRDefault="00ED18C2" w:rsidP="004678AB">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p2</w:t>
            </w:r>
          </w:p>
        </w:tc>
        <w:tc>
          <w:tcPr>
            <w:tcW w:w="1667" w:type="pct"/>
            <w:shd w:val="clear" w:color="auto" w:fill="auto"/>
            <w:vAlign w:val="center"/>
          </w:tcPr>
          <w:p w:rsidR="00EF596D" w:rsidRPr="004678AB" w:rsidRDefault="00EF596D" w:rsidP="004678AB">
            <w:pPr>
              <w:pStyle w:val="a3"/>
              <w:spacing w:line="288" w:lineRule="auto"/>
              <w:ind w:firstLineChars="0" w:firstLine="0"/>
              <w:jc w:val="both"/>
              <w:rPr>
                <w:color w:val="000000"/>
              </w:rPr>
            </w:pPr>
            <w:r w:rsidRPr="004678AB">
              <w:rPr>
                <w:rFonts w:hint="eastAsia"/>
                <w:color w:val="000000"/>
              </w:rPr>
              <w:t>s-v2-t</w:t>
            </w:r>
          </w:p>
        </w:tc>
        <w:tc>
          <w:tcPr>
            <w:tcW w:w="1667" w:type="pct"/>
            <w:shd w:val="clear" w:color="auto" w:fill="auto"/>
            <w:vAlign w:val="center"/>
          </w:tcPr>
          <w:p w:rsidR="00AB0AC8" w:rsidRPr="004678AB" w:rsidRDefault="00EF596D" w:rsidP="004678AB">
            <w:pPr>
              <w:pStyle w:val="a3"/>
              <w:spacing w:line="288" w:lineRule="auto"/>
              <w:ind w:firstLineChars="0" w:firstLine="0"/>
              <w:jc w:val="both"/>
              <w:rPr>
                <w:color w:val="000000"/>
              </w:rPr>
            </w:pPr>
            <w:r w:rsidRPr="004678AB">
              <w:rPr>
                <w:rFonts w:hint="eastAsia"/>
                <w:color w:val="000000"/>
              </w:rPr>
              <w:t>1</w:t>
            </w:r>
          </w:p>
        </w:tc>
      </w:tr>
      <w:tr w:rsidR="00AB0AC8">
        <w:trPr>
          <w:jc w:val="center"/>
        </w:trPr>
        <w:tc>
          <w:tcPr>
            <w:tcW w:w="1666" w:type="pct"/>
            <w:tcBorders>
              <w:left w:val="nil"/>
              <w:right w:val="nil"/>
            </w:tcBorders>
            <w:shd w:val="clear" w:color="auto" w:fill="auto"/>
            <w:vAlign w:val="center"/>
          </w:tcPr>
          <w:p w:rsidR="00AB0AC8" w:rsidRPr="004678AB" w:rsidRDefault="00ED18C2" w:rsidP="004678AB">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p3</w:t>
            </w:r>
          </w:p>
        </w:tc>
        <w:tc>
          <w:tcPr>
            <w:tcW w:w="1667" w:type="pct"/>
            <w:tcBorders>
              <w:left w:val="nil"/>
              <w:right w:val="nil"/>
            </w:tcBorders>
            <w:shd w:val="clear" w:color="auto" w:fill="auto"/>
            <w:vAlign w:val="center"/>
          </w:tcPr>
          <w:p w:rsidR="00AB0AC8" w:rsidRPr="004678AB" w:rsidRDefault="00EF596D" w:rsidP="004678AB">
            <w:pPr>
              <w:pStyle w:val="a3"/>
              <w:spacing w:line="288" w:lineRule="auto"/>
              <w:ind w:firstLineChars="0" w:firstLine="0"/>
              <w:jc w:val="both"/>
              <w:rPr>
                <w:color w:val="000000"/>
              </w:rPr>
            </w:pPr>
            <w:r w:rsidRPr="004678AB">
              <w:rPr>
                <w:rFonts w:hint="eastAsia"/>
                <w:color w:val="000000"/>
              </w:rPr>
              <w:t>s-v1-v2-v4-t</w:t>
            </w:r>
          </w:p>
        </w:tc>
        <w:tc>
          <w:tcPr>
            <w:tcW w:w="1667" w:type="pct"/>
            <w:tcBorders>
              <w:left w:val="nil"/>
              <w:right w:val="nil"/>
            </w:tcBorders>
            <w:shd w:val="clear" w:color="auto" w:fill="auto"/>
            <w:vAlign w:val="center"/>
          </w:tcPr>
          <w:p w:rsidR="00AB0AC8" w:rsidRPr="004678AB" w:rsidRDefault="00EF596D" w:rsidP="004678AB">
            <w:pPr>
              <w:pStyle w:val="a3"/>
              <w:spacing w:line="288" w:lineRule="auto"/>
              <w:ind w:firstLineChars="0" w:firstLine="0"/>
              <w:jc w:val="both"/>
              <w:rPr>
                <w:color w:val="000000"/>
              </w:rPr>
            </w:pPr>
            <w:r w:rsidRPr="004678AB">
              <w:rPr>
                <w:rFonts w:hint="eastAsia"/>
                <w:color w:val="000000"/>
              </w:rPr>
              <w:t>1</w:t>
            </w:r>
          </w:p>
        </w:tc>
      </w:tr>
      <w:tr w:rsidR="00AB0AC8">
        <w:trPr>
          <w:jc w:val="center"/>
        </w:trPr>
        <w:tc>
          <w:tcPr>
            <w:tcW w:w="1666" w:type="pct"/>
            <w:shd w:val="clear" w:color="auto" w:fill="auto"/>
            <w:vAlign w:val="center"/>
          </w:tcPr>
          <w:p w:rsidR="00AB0AC8" w:rsidRPr="004678AB" w:rsidRDefault="00ED18C2" w:rsidP="004678AB">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p4</w:t>
            </w:r>
          </w:p>
        </w:tc>
        <w:tc>
          <w:tcPr>
            <w:tcW w:w="1667" w:type="pct"/>
            <w:shd w:val="clear" w:color="auto" w:fill="auto"/>
            <w:vAlign w:val="center"/>
          </w:tcPr>
          <w:p w:rsidR="00AB0AC8" w:rsidRPr="004678AB" w:rsidRDefault="00EF596D" w:rsidP="004678AB">
            <w:pPr>
              <w:pStyle w:val="a3"/>
              <w:spacing w:line="288" w:lineRule="auto"/>
              <w:ind w:firstLineChars="0" w:firstLine="0"/>
              <w:jc w:val="both"/>
              <w:rPr>
                <w:color w:val="000000"/>
              </w:rPr>
            </w:pPr>
            <w:r w:rsidRPr="004678AB">
              <w:rPr>
                <w:rFonts w:hint="eastAsia"/>
                <w:color w:val="000000"/>
              </w:rPr>
              <w:t>s-v1-v2-t</w:t>
            </w:r>
          </w:p>
        </w:tc>
        <w:tc>
          <w:tcPr>
            <w:tcW w:w="1667" w:type="pct"/>
            <w:shd w:val="clear" w:color="auto" w:fill="auto"/>
            <w:vAlign w:val="center"/>
          </w:tcPr>
          <w:p w:rsidR="00AB0AC8" w:rsidRPr="004678AB" w:rsidRDefault="00EF596D" w:rsidP="004678AB">
            <w:pPr>
              <w:pStyle w:val="a3"/>
              <w:spacing w:line="288" w:lineRule="auto"/>
              <w:ind w:firstLineChars="0" w:firstLine="0"/>
              <w:jc w:val="both"/>
              <w:rPr>
                <w:color w:val="000000"/>
              </w:rPr>
            </w:pPr>
            <w:r w:rsidRPr="004678AB">
              <w:rPr>
                <w:rFonts w:hint="eastAsia"/>
                <w:color w:val="000000"/>
              </w:rPr>
              <w:t>1</w:t>
            </w:r>
          </w:p>
        </w:tc>
      </w:tr>
    </w:tbl>
    <w:p w:rsidR="0004400D" w:rsidRDefault="00CD4505" w:rsidP="00FE6094">
      <w:pPr>
        <w:pStyle w:val="a3"/>
        <w:spacing w:line="288" w:lineRule="auto"/>
        <w:ind w:firstLine="468"/>
      </w:pPr>
      <w:r>
        <w:rPr>
          <w:rFonts w:hint="eastAsia"/>
        </w:rPr>
        <w:t>根据算法原理，</w:t>
      </w:r>
      <w:r w:rsidR="00A56798">
        <w:rPr>
          <w:rFonts w:hint="eastAsia"/>
        </w:rPr>
        <w:t>可知</w:t>
      </w:r>
      <w:r w:rsidR="00BB4F3D">
        <w:rPr>
          <w:rFonts w:hint="eastAsia"/>
        </w:rPr>
        <w:t>简单路径</w:t>
      </w:r>
      <w:r w:rsidR="00BB4F3D">
        <w:rPr>
          <w:rFonts w:hint="eastAsia"/>
        </w:rPr>
        <w:t>sp1</w:t>
      </w:r>
      <w:r w:rsidR="00BB4F3D">
        <w:rPr>
          <w:rFonts w:hint="eastAsia"/>
        </w:rPr>
        <w:t>，</w:t>
      </w:r>
      <w:r w:rsidR="00BB4F3D">
        <w:rPr>
          <w:rFonts w:hint="eastAsia"/>
        </w:rPr>
        <w:t>sp2</w:t>
      </w:r>
      <w:r w:rsidR="00BB4F3D">
        <w:rPr>
          <w:rFonts w:hint="eastAsia"/>
        </w:rPr>
        <w:t>，</w:t>
      </w:r>
      <w:r w:rsidR="00BB4F3D">
        <w:rPr>
          <w:rFonts w:hint="eastAsia"/>
        </w:rPr>
        <w:t>sp4</w:t>
      </w:r>
      <w:r w:rsidR="00BB4F3D">
        <w:rPr>
          <w:rFonts w:hint="eastAsia"/>
        </w:rPr>
        <w:t>都使用到了“未使用”边，而</w:t>
      </w:r>
      <w:r w:rsidR="00074A9F">
        <w:rPr>
          <w:rFonts w:hint="eastAsia"/>
        </w:rPr>
        <w:t>简单路径</w:t>
      </w:r>
      <w:r w:rsidR="00074A9F">
        <w:rPr>
          <w:rFonts w:hint="eastAsia"/>
        </w:rPr>
        <w:t>sp3</w:t>
      </w:r>
      <w:r w:rsidR="00074A9F">
        <w:rPr>
          <w:rFonts w:hint="eastAsia"/>
        </w:rPr>
        <w:t>使用的都是</w:t>
      </w:r>
      <w:r w:rsidR="007C1EF4">
        <w:rPr>
          <w:rFonts w:hint="eastAsia"/>
        </w:rPr>
        <w:t>“未饱和边”，所以在这样的情况下，添加</w:t>
      </w:r>
      <w:r w:rsidR="007C1EF4">
        <w:rPr>
          <w:rFonts w:hint="eastAsia"/>
        </w:rPr>
        <w:t>sp3</w:t>
      </w:r>
      <w:r w:rsidR="007C1EF4">
        <w:rPr>
          <w:rFonts w:hint="eastAsia"/>
        </w:rPr>
        <w:t>之后的瓶颈流量之后，并不会是不确定图的</w:t>
      </w:r>
      <w:r w:rsidR="00A114AE">
        <w:rPr>
          <w:rFonts w:hint="eastAsia"/>
        </w:rPr>
        <w:t>流分布可靠性下降。</w:t>
      </w:r>
      <w:r w:rsidR="008258B0">
        <w:rPr>
          <w:rFonts w:hint="eastAsia"/>
        </w:rPr>
        <w:t>在添加</w:t>
      </w:r>
      <w:r w:rsidR="00D51DE3">
        <w:rPr>
          <w:rFonts w:hint="eastAsia"/>
        </w:rPr>
        <w:t>这个简单路径之后，继续以上步骤，直到在剩余图中没有简单路径为止，便获得了一个最大流分布</w:t>
      </w:r>
      <w:r w:rsidR="007C2B75">
        <w:rPr>
          <w:rFonts w:hint="eastAsia"/>
        </w:rPr>
        <w:t>，以为该最大流分布尽量使用了原有分布中的“未饱和边”，而尽量少使用了“未使用边”，因此</w:t>
      </w:r>
      <w:r w:rsidR="00F3099D">
        <w:rPr>
          <w:rFonts w:hint="eastAsia"/>
        </w:rPr>
        <w:t>该最大流分布可以认为是一个较可靠性的最大流分布。</w:t>
      </w:r>
    </w:p>
    <w:p w:rsidR="00930D21" w:rsidRDefault="006D75D3" w:rsidP="003610BD">
      <w:pPr>
        <w:pStyle w:val="31"/>
      </w:pPr>
      <w:bookmarkStart w:id="105" w:name="_Toc449617176"/>
      <w:r>
        <w:rPr>
          <w:rFonts w:hint="eastAsia"/>
        </w:rPr>
        <w:lastRenderedPageBreak/>
        <w:t xml:space="preserve">4.4.2 </w:t>
      </w:r>
      <w:r w:rsidR="00553419">
        <w:rPr>
          <w:rFonts w:hint="eastAsia"/>
        </w:rPr>
        <w:t>算法实现与分析</w:t>
      </w:r>
      <w:bookmarkEnd w:id="105"/>
    </w:p>
    <w:p w:rsidR="00C33B55" w:rsidRDefault="00135F25" w:rsidP="00295CA7">
      <w:pPr>
        <w:pStyle w:val="a3"/>
        <w:spacing w:line="288" w:lineRule="auto"/>
        <w:ind w:firstLine="468"/>
      </w:pPr>
      <w:r>
        <w:rPr>
          <w:rFonts w:hint="eastAsia"/>
        </w:rPr>
        <w:t>根据上述分析，下面给出</w:t>
      </w:r>
      <w:bookmarkStart w:id="106" w:name="OLE_LINK4"/>
      <w:r w:rsidR="00800EDF">
        <w:rPr>
          <w:rFonts w:hint="eastAsia"/>
        </w:rPr>
        <w:t>基于增广路径添加的近似算法</w:t>
      </w:r>
      <w:r w:rsidR="00800EDF">
        <w:rPr>
          <w:rFonts w:hint="eastAsia"/>
        </w:rPr>
        <w:t>ACES_APA</w:t>
      </w:r>
      <w:bookmarkEnd w:id="106"/>
      <w:r w:rsidR="00A35249">
        <w:rPr>
          <w:rFonts w:hint="eastAsia"/>
        </w:rPr>
        <w:t>的伪代码：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F5CBD" w:rsidRPr="005A05F9">
        <w:tc>
          <w:tcPr>
            <w:tcW w:w="8522" w:type="dxa"/>
            <w:shd w:val="clear" w:color="auto" w:fill="D9D9D9"/>
            <w:vAlign w:val="center"/>
          </w:tcPr>
          <w:p w:rsidR="002F5CBD" w:rsidRPr="00327708" w:rsidRDefault="002F5CBD" w:rsidP="006F3B9A">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sidR="00140E0D">
              <w:rPr>
                <w:rFonts w:ascii="宋体" w:hAnsi="宋体" w:hint="eastAsia"/>
                <w:b/>
              </w:rPr>
              <w:t>5</w:t>
            </w:r>
            <w:r w:rsidRPr="00327708">
              <w:rPr>
                <w:rFonts w:ascii="宋体" w:hAnsi="宋体" w:hint="eastAsia"/>
                <w:b/>
              </w:rPr>
              <w:t xml:space="preserve">. </w:t>
            </w:r>
            <w:r w:rsidR="00140E0D" w:rsidRPr="00140E0D">
              <w:rPr>
                <w:rFonts w:hint="eastAsia"/>
              </w:rPr>
              <w:t>基于增广路径添加的近似算法</w:t>
            </w:r>
            <w:r w:rsidR="00140E0D" w:rsidRPr="00140E0D">
              <w:rPr>
                <w:rFonts w:hint="eastAsia"/>
              </w:rPr>
              <w:t>ACES_APA</w:t>
            </w:r>
          </w:p>
        </w:tc>
      </w:tr>
      <w:tr w:rsidR="002F5CBD" w:rsidRPr="005A05F9">
        <w:tc>
          <w:tcPr>
            <w:tcW w:w="8522" w:type="dxa"/>
            <w:vAlign w:val="center"/>
          </w:tcPr>
          <w:p w:rsidR="002F5CBD" w:rsidRDefault="002F5CBD" w:rsidP="006F3B9A">
            <w:pPr>
              <w:tabs>
                <w:tab w:val="left" w:pos="1200"/>
              </w:tabs>
              <w:spacing w:beforeLines="20" w:before="65" w:afterLines="20" w:after="65" w:line="288" w:lineRule="auto"/>
              <w:jc w:val="both"/>
            </w:pPr>
            <w:r w:rsidRPr="005A12A7">
              <w:rPr>
                <w:rFonts w:hint="eastAsia"/>
                <w:b/>
              </w:rPr>
              <w:t>输入</w:t>
            </w:r>
            <w:r>
              <w:rPr>
                <w:rFonts w:hint="eastAsia"/>
              </w:rPr>
              <w:t>：</w:t>
            </w:r>
            <w:r w:rsidR="0083488E">
              <w:rPr>
                <w:rFonts w:hint="eastAsia"/>
              </w:rPr>
              <w:t>input</w:t>
            </w:r>
          </w:p>
          <w:p w:rsidR="00140E0D" w:rsidRDefault="00140E0D" w:rsidP="006F3B9A">
            <w:pPr>
              <w:tabs>
                <w:tab w:val="left" w:pos="1200"/>
              </w:tabs>
              <w:spacing w:beforeLines="20" w:before="65" w:afterLines="20" w:after="65" w:line="288" w:lineRule="auto"/>
              <w:jc w:val="both"/>
            </w:pPr>
            <w:r>
              <w:rPr>
                <w:rFonts w:hint="eastAsia"/>
              </w:rPr>
              <w:t xml:space="preserve">1. </w:t>
            </w:r>
            <w:r>
              <w:rPr>
                <w:rFonts w:hint="eastAsia"/>
              </w:rPr>
              <w:t>确定输入的边</w:t>
            </w:r>
          </w:p>
          <w:p w:rsidR="00140E0D" w:rsidRDefault="00140E0D" w:rsidP="006F3B9A">
            <w:pPr>
              <w:tabs>
                <w:tab w:val="left" w:pos="1200"/>
              </w:tabs>
              <w:spacing w:beforeLines="20" w:before="65" w:afterLines="20" w:after="65" w:line="288" w:lineRule="auto"/>
              <w:jc w:val="both"/>
            </w:pPr>
            <w:r>
              <w:rPr>
                <w:rFonts w:hint="eastAsia"/>
              </w:rPr>
              <w:t xml:space="preserve">2. </w:t>
            </w:r>
            <w:r>
              <w:rPr>
                <w:rFonts w:hint="eastAsia"/>
              </w:rPr>
              <w:t>查看破坏的简单路径</w:t>
            </w:r>
          </w:p>
          <w:p w:rsidR="00140E0D" w:rsidRDefault="00140E0D" w:rsidP="006F3B9A">
            <w:pPr>
              <w:tabs>
                <w:tab w:val="left" w:pos="1200"/>
              </w:tabs>
              <w:spacing w:beforeLines="20" w:before="65" w:afterLines="20" w:after="65" w:line="288" w:lineRule="auto"/>
              <w:jc w:val="both"/>
            </w:pPr>
            <w:r>
              <w:rPr>
                <w:rFonts w:hint="eastAsia"/>
              </w:rPr>
              <w:t xml:space="preserve">3. </w:t>
            </w:r>
            <w:r>
              <w:rPr>
                <w:rFonts w:hint="eastAsia"/>
              </w:rPr>
              <w:t>调整剩余图</w:t>
            </w:r>
          </w:p>
          <w:p w:rsidR="00140E0D" w:rsidRDefault="00140E0D" w:rsidP="006F3B9A">
            <w:pPr>
              <w:tabs>
                <w:tab w:val="left" w:pos="1200"/>
              </w:tabs>
              <w:spacing w:beforeLines="20" w:before="65" w:afterLines="20" w:after="65" w:line="288" w:lineRule="auto"/>
              <w:jc w:val="both"/>
            </w:pPr>
            <w:r>
              <w:rPr>
                <w:rFonts w:hint="eastAsia"/>
              </w:rPr>
              <w:t xml:space="preserve">4. </w:t>
            </w:r>
            <w:r>
              <w:rPr>
                <w:rFonts w:hint="eastAsia"/>
              </w:rPr>
              <w:t>查找可靠性简单路径</w:t>
            </w:r>
          </w:p>
          <w:p w:rsidR="00140E0D" w:rsidRDefault="00140E0D" w:rsidP="006F3B9A">
            <w:pPr>
              <w:tabs>
                <w:tab w:val="left" w:pos="1200"/>
              </w:tabs>
              <w:spacing w:beforeLines="20" w:before="65" w:afterLines="20" w:after="65" w:line="288" w:lineRule="auto"/>
              <w:jc w:val="both"/>
            </w:pPr>
            <w:r>
              <w:rPr>
                <w:rFonts w:hint="eastAsia"/>
              </w:rPr>
              <w:t xml:space="preserve">5. </w:t>
            </w:r>
            <w:r>
              <w:rPr>
                <w:rFonts w:hint="eastAsia"/>
              </w:rPr>
              <w:t>添加流量</w:t>
            </w:r>
          </w:p>
          <w:p w:rsidR="00E10F4C" w:rsidRDefault="00140E0D" w:rsidP="006F3B9A">
            <w:pPr>
              <w:tabs>
                <w:tab w:val="left" w:pos="1200"/>
              </w:tabs>
              <w:spacing w:beforeLines="20" w:before="65" w:afterLines="20" w:after="65" w:line="288" w:lineRule="auto"/>
              <w:jc w:val="both"/>
            </w:pPr>
            <w:r>
              <w:rPr>
                <w:rFonts w:hint="eastAsia"/>
              </w:rPr>
              <w:t xml:space="preserve">6. </w:t>
            </w:r>
            <w:r>
              <w:rPr>
                <w:rFonts w:hint="eastAsia"/>
              </w:rPr>
              <w:t>直到没有简单路径为止</w:t>
            </w:r>
          </w:p>
          <w:p w:rsidR="002F5CBD" w:rsidRPr="00F30E09" w:rsidRDefault="002F5CBD" w:rsidP="006F3B9A">
            <w:pPr>
              <w:tabs>
                <w:tab w:val="left" w:pos="1200"/>
              </w:tabs>
              <w:spacing w:beforeLines="20" w:before="65" w:afterLines="20" w:after="65" w:line="288" w:lineRule="auto"/>
              <w:jc w:val="both"/>
            </w:pPr>
            <w:r w:rsidRPr="005A12A7">
              <w:rPr>
                <w:rFonts w:hint="eastAsia"/>
                <w:b/>
              </w:rPr>
              <w:t>输出</w:t>
            </w:r>
            <w:r>
              <w:rPr>
                <w:rFonts w:hint="eastAsia"/>
              </w:rPr>
              <w:t>：</w:t>
            </w:r>
            <w:r w:rsidRPr="00F30E09">
              <w:t xml:space="preserve"> </w:t>
            </w:r>
            <w:r w:rsidR="0083488E">
              <w:rPr>
                <w:rFonts w:hint="eastAsia"/>
              </w:rPr>
              <w:t>output</w:t>
            </w:r>
          </w:p>
        </w:tc>
      </w:tr>
    </w:tbl>
    <w:p w:rsidR="0094097E" w:rsidRDefault="00544DE2" w:rsidP="00295CA7">
      <w:pPr>
        <w:pStyle w:val="a3"/>
        <w:spacing w:line="288" w:lineRule="auto"/>
        <w:ind w:firstLineChars="0"/>
      </w:pPr>
      <w:r>
        <w:rPr>
          <w:rFonts w:hint="eastAsia"/>
        </w:rPr>
        <w:t>伪代码解释：</w:t>
      </w:r>
    </w:p>
    <w:p w:rsidR="0094097E" w:rsidRDefault="009E1B09" w:rsidP="00295CA7">
      <w:pPr>
        <w:pStyle w:val="a3"/>
        <w:spacing w:line="288" w:lineRule="auto"/>
        <w:ind w:firstLineChars="0"/>
      </w:pPr>
      <w:r>
        <w:rPr>
          <w:rFonts w:hint="eastAsia"/>
        </w:rPr>
        <w:t>算法复杂度分析</w:t>
      </w:r>
    </w:p>
    <w:p w:rsidR="0094097E" w:rsidRDefault="0094097E" w:rsidP="00295CA7">
      <w:pPr>
        <w:pStyle w:val="a3"/>
        <w:spacing w:line="288" w:lineRule="auto"/>
        <w:ind w:firstLineChars="0"/>
      </w:pP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55C5B" w:rsidRPr="005A05F9">
        <w:tc>
          <w:tcPr>
            <w:tcW w:w="8522" w:type="dxa"/>
            <w:shd w:val="clear" w:color="auto" w:fill="D9D9D9"/>
            <w:vAlign w:val="center"/>
          </w:tcPr>
          <w:p w:rsidR="00F55C5B" w:rsidRPr="00327708" w:rsidRDefault="00F55C5B" w:rsidP="006F3B9A">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sidR="00C13466">
              <w:rPr>
                <w:rFonts w:ascii="宋体" w:hAnsi="宋体" w:hint="eastAsia"/>
                <w:b/>
              </w:rPr>
              <w:t>6</w:t>
            </w:r>
            <w:r w:rsidRPr="00327708">
              <w:rPr>
                <w:rFonts w:ascii="宋体" w:hAnsi="宋体" w:hint="eastAsia"/>
                <w:b/>
              </w:rPr>
              <w:t xml:space="preserve">. </w:t>
            </w:r>
            <w:r w:rsidR="00F77F99">
              <w:rPr>
                <w:rFonts w:hint="eastAsia"/>
              </w:rPr>
              <w:t>由基于增广路径添加的近似算法</w:t>
            </w:r>
            <w:r w:rsidR="00F77F99">
              <w:rPr>
                <w:rFonts w:hint="eastAsia"/>
              </w:rPr>
              <w:t>ACES_APA</w:t>
            </w:r>
            <w:r w:rsidR="00F77F99">
              <w:rPr>
                <w:rFonts w:hint="eastAsia"/>
              </w:rPr>
              <w:t>组成的增量算法</w:t>
            </w:r>
          </w:p>
        </w:tc>
      </w:tr>
      <w:tr w:rsidR="00F55C5B" w:rsidRPr="005A05F9">
        <w:tc>
          <w:tcPr>
            <w:tcW w:w="8522" w:type="dxa"/>
            <w:vAlign w:val="center"/>
          </w:tcPr>
          <w:p w:rsidR="00F55C5B" w:rsidRDefault="00F55C5B" w:rsidP="006F3B9A">
            <w:pPr>
              <w:tabs>
                <w:tab w:val="left" w:pos="1200"/>
              </w:tabs>
              <w:spacing w:beforeLines="20" w:before="65" w:afterLines="20" w:after="65" w:line="288" w:lineRule="auto"/>
              <w:jc w:val="both"/>
            </w:pPr>
            <w:r w:rsidRPr="005A12A7">
              <w:rPr>
                <w:rFonts w:hint="eastAsia"/>
                <w:b/>
              </w:rPr>
              <w:t>输入</w:t>
            </w:r>
            <w:r>
              <w:rPr>
                <w:rFonts w:hint="eastAsia"/>
              </w:rPr>
              <w:t>：</w:t>
            </w:r>
            <w:r>
              <w:rPr>
                <w:rFonts w:hint="eastAsia"/>
              </w:rPr>
              <w:t>input</w:t>
            </w:r>
          </w:p>
          <w:p w:rsidR="00CE754D" w:rsidRDefault="00CE754D" w:rsidP="006F3B9A">
            <w:pPr>
              <w:tabs>
                <w:tab w:val="left" w:pos="1200"/>
              </w:tabs>
              <w:spacing w:beforeLines="20" w:before="65" w:afterLines="20" w:after="65" w:line="288" w:lineRule="auto"/>
              <w:jc w:val="both"/>
            </w:pPr>
            <w:r>
              <w:rPr>
                <w:rFonts w:hint="eastAsia"/>
              </w:rPr>
              <w:t xml:space="preserve">1. </w:t>
            </w:r>
            <w:r>
              <w:rPr>
                <w:rFonts w:hint="eastAsia"/>
              </w:rPr>
              <w:t>输入不确定图</w:t>
            </w:r>
          </w:p>
          <w:p w:rsidR="00B359DA" w:rsidRDefault="00CE754D" w:rsidP="006F3B9A">
            <w:pPr>
              <w:tabs>
                <w:tab w:val="left" w:pos="1200"/>
              </w:tabs>
              <w:spacing w:beforeLines="20" w:before="65" w:afterLines="20" w:after="65" w:line="288" w:lineRule="auto"/>
              <w:jc w:val="both"/>
            </w:pPr>
            <w:r>
              <w:rPr>
                <w:rFonts w:hint="eastAsia"/>
              </w:rPr>
              <w:t xml:space="preserve">2. </w:t>
            </w:r>
            <w:r>
              <w:rPr>
                <w:rFonts w:hint="eastAsia"/>
              </w:rPr>
              <w:t>当边是</w:t>
            </w:r>
            <w:r>
              <w:rPr>
                <w:rFonts w:hint="eastAsia"/>
              </w:rPr>
              <w:t>A</w:t>
            </w:r>
            <w:r w:rsidR="002364BE">
              <w:rPr>
                <w:rFonts w:hint="eastAsia"/>
              </w:rPr>
              <w:t>边</w:t>
            </w:r>
            <w:r>
              <w:rPr>
                <w:rFonts w:hint="eastAsia"/>
              </w:rPr>
              <w:t>的时候怎么做</w:t>
            </w:r>
          </w:p>
          <w:p w:rsidR="00F55C5B" w:rsidRPr="00F30E09" w:rsidRDefault="00F55C5B" w:rsidP="006F3B9A">
            <w:pPr>
              <w:tabs>
                <w:tab w:val="left" w:pos="1200"/>
              </w:tabs>
              <w:spacing w:beforeLines="20" w:before="65" w:afterLines="20" w:after="65" w:line="288" w:lineRule="auto"/>
              <w:jc w:val="both"/>
            </w:pPr>
            <w:r w:rsidRPr="005A12A7">
              <w:rPr>
                <w:rFonts w:hint="eastAsia"/>
                <w:b/>
              </w:rPr>
              <w:t>输出</w:t>
            </w:r>
            <w:r>
              <w:rPr>
                <w:rFonts w:hint="eastAsia"/>
              </w:rPr>
              <w:t>：</w:t>
            </w:r>
            <w:r w:rsidRPr="00F30E09">
              <w:t xml:space="preserve"> </w:t>
            </w:r>
            <w:r>
              <w:rPr>
                <w:rFonts w:hint="eastAsia"/>
              </w:rPr>
              <w:t>output</w:t>
            </w:r>
          </w:p>
        </w:tc>
      </w:tr>
    </w:tbl>
    <w:p w:rsidR="001E321E" w:rsidRDefault="001E321E" w:rsidP="00295CA7">
      <w:pPr>
        <w:pStyle w:val="a3"/>
        <w:spacing w:line="288" w:lineRule="auto"/>
        <w:ind w:firstLineChars="0"/>
      </w:pPr>
      <w:r>
        <w:rPr>
          <w:rFonts w:hint="eastAsia"/>
        </w:rPr>
        <w:t>伪代码解释：</w:t>
      </w:r>
    </w:p>
    <w:p w:rsidR="009E1B09" w:rsidRDefault="009E1B09" w:rsidP="00295CA7">
      <w:pPr>
        <w:pStyle w:val="a3"/>
        <w:spacing w:line="288" w:lineRule="auto"/>
        <w:ind w:firstLineChars="0"/>
      </w:pPr>
      <w:r>
        <w:rPr>
          <w:rFonts w:hint="eastAsia"/>
        </w:rPr>
        <w:t>算法复杂度分析</w:t>
      </w:r>
      <w:r w:rsidR="00CB406F">
        <w:rPr>
          <w:rFonts w:hint="eastAsia"/>
        </w:rPr>
        <w:t>。</w:t>
      </w:r>
    </w:p>
    <w:p w:rsidR="000674A7" w:rsidRDefault="006D75D3" w:rsidP="003610BD">
      <w:pPr>
        <w:pStyle w:val="31"/>
      </w:pPr>
      <w:bookmarkStart w:id="107" w:name="_Toc449617177"/>
      <w:r>
        <w:rPr>
          <w:rFonts w:hint="eastAsia"/>
        </w:rPr>
        <w:t xml:space="preserve">4.4.3 </w:t>
      </w:r>
      <w:r w:rsidR="0034501C">
        <w:rPr>
          <w:rFonts w:hint="eastAsia"/>
        </w:rPr>
        <w:t>近似算法相似度</w:t>
      </w:r>
      <w:bookmarkEnd w:id="107"/>
    </w:p>
    <w:p w:rsidR="001E54C8" w:rsidRDefault="004C26EE" w:rsidP="00971030">
      <w:pPr>
        <w:pStyle w:val="a3"/>
        <w:spacing w:line="288" w:lineRule="auto"/>
        <w:ind w:firstLine="468"/>
      </w:pPr>
      <w:r>
        <w:rPr>
          <w:rFonts w:hint="eastAsia"/>
        </w:rPr>
        <w:t>因为不确定图的关键边算法获取的是不确定图边的关键度排序，</w:t>
      </w:r>
      <w:r w:rsidR="00330BF8">
        <w:rPr>
          <w:rFonts w:hint="eastAsia"/>
        </w:rPr>
        <w:t>这样不方便直接比较</w:t>
      </w:r>
      <w:r w:rsidR="00406B21">
        <w:rPr>
          <w:rFonts w:hint="eastAsia"/>
        </w:rPr>
        <w:t>近似算法获取的结果的精确程度，因此，本小节设置</w:t>
      </w:r>
      <w:r w:rsidR="00562301">
        <w:rPr>
          <w:rFonts w:hint="eastAsia"/>
        </w:rPr>
        <w:t>了</w:t>
      </w:r>
      <w:r w:rsidR="004633A0">
        <w:rPr>
          <w:rFonts w:hint="eastAsia"/>
        </w:rPr>
        <w:t>近似算法的相似度</w:t>
      </w:r>
      <w:r w:rsidR="001B3283">
        <w:rPr>
          <w:rFonts w:hint="eastAsia"/>
        </w:rPr>
        <w:t>W</w:t>
      </w:r>
      <w:r w:rsidR="00F64825">
        <w:rPr>
          <w:rFonts w:hint="eastAsia"/>
        </w:rPr>
        <w:t>。</w:t>
      </w:r>
      <w:r w:rsidR="00F11E25">
        <w:rPr>
          <w:rFonts w:hint="eastAsia"/>
        </w:rPr>
        <w:t>相似度</w:t>
      </w:r>
      <w:r w:rsidR="00F11E25">
        <w:rPr>
          <w:rFonts w:hint="eastAsia"/>
        </w:rPr>
        <w:t>W</w:t>
      </w:r>
      <w:r w:rsidR="00237ABC">
        <w:rPr>
          <w:rFonts w:hint="eastAsia"/>
        </w:rPr>
        <w:t>采用了</w:t>
      </w:r>
      <w:r w:rsidR="003B30CE">
        <w:rPr>
          <w:rFonts w:hint="eastAsia"/>
        </w:rPr>
        <w:t>算法</w:t>
      </w:r>
      <w:r w:rsidR="0044401C">
        <w:rPr>
          <w:rFonts w:hint="eastAsia"/>
        </w:rPr>
        <w:t>获取的</w:t>
      </w:r>
      <w:r w:rsidR="00F11E25">
        <w:rPr>
          <w:rFonts w:hint="eastAsia"/>
        </w:rPr>
        <w:t>边</w:t>
      </w:r>
      <w:r w:rsidR="0044401C">
        <w:rPr>
          <w:rFonts w:hint="eastAsia"/>
        </w:rPr>
        <w:t>排序</w:t>
      </w:r>
      <w:r w:rsidR="009658F6">
        <w:rPr>
          <w:rFonts w:hint="eastAsia"/>
        </w:rPr>
        <w:t>精确结果与近似结果的</w:t>
      </w:r>
      <w:r w:rsidR="00235A12">
        <w:rPr>
          <w:rFonts w:hint="eastAsia"/>
        </w:rPr>
        <w:t>平均欧几里得距离，</w:t>
      </w:r>
      <w:r w:rsidR="008C0873">
        <w:rPr>
          <w:rFonts w:hint="eastAsia"/>
        </w:rPr>
        <w:t>那么相似度</w:t>
      </w:r>
      <w:r w:rsidR="008C0873">
        <w:rPr>
          <w:rFonts w:hint="eastAsia"/>
        </w:rPr>
        <w:t>W</w:t>
      </w:r>
      <w:r w:rsidR="008C0873">
        <w:rPr>
          <w:rFonts w:hint="eastAsia"/>
        </w:rPr>
        <w:t>可以表示如下：</w:t>
      </w:r>
    </w:p>
    <w:p w:rsidR="008C0873" w:rsidRPr="008C0873" w:rsidRDefault="0079682D" w:rsidP="0079682D">
      <w:pPr>
        <w:pStyle w:val="a3"/>
        <w:spacing w:line="288" w:lineRule="auto"/>
        <w:ind w:firstLine="468"/>
        <w:jc w:val="right"/>
      </w:pPr>
      <m:oMath>
        <m:r>
          <m:rPr>
            <m:sty m:val="p"/>
          </m:rPr>
          <w:rPr>
            <w:rFonts w:ascii="Cambria Math" w:eastAsia="Cambria Math" w:hAnsi="Cambria Math" w:cs="Cambria Math"/>
          </w:rPr>
          <m:t>W=</m:t>
        </m:r>
        <m:f>
          <m:fPr>
            <m:ctrlPr>
              <w:rPr>
                <w:rFonts w:ascii="Cambria Math" w:eastAsia="Cambria Math" w:hAnsi="Cambria Math"/>
              </w:rPr>
            </m:ctrlPr>
          </m:fPr>
          <m:num>
            <m:rad>
              <m:radPr>
                <m:degHide m:val="1"/>
                <m:ctrlPr>
                  <w:rPr>
                    <w:rFonts w:ascii="Cambria Math" w:eastAsia="Cambria Math" w:hAnsi="Cambria Math"/>
                  </w:rPr>
                </m:ctrlPr>
              </m:radPr>
              <m:deg/>
              <m:e>
                <m:nary>
                  <m:naryPr>
                    <m:chr m:val="∑"/>
                    <m:limLoc m:val="undOvr"/>
                    <m:supHide m:val="1"/>
                    <m:ctrlPr>
                      <w:rPr>
                        <w:rFonts w:ascii="Cambria Math" w:eastAsia="Cambria Math" w:hAnsi="Cambria Math"/>
                        <w:i/>
                      </w:rPr>
                    </m:ctrlPr>
                  </m:naryPr>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∈G</m:t>
                    </m:r>
                  </m:sub>
                  <m:sup/>
                  <m:e>
                    <m:sSup>
                      <m:sSupPr>
                        <m:ctrlPr>
                          <w:rPr>
                            <w:rFonts w:ascii="Cambria Math" w:eastAsia="Cambria Math" w:hAnsi="Cambria Math"/>
                            <w:i/>
                          </w:rPr>
                        </m:ctrlPr>
                      </m:sSupPr>
                      <m:e>
                        <m:r>
                          <w:rPr>
                            <w:rFonts w:ascii="宋体" w:hAnsi="宋体" w:cs="宋体" w:hint="eastAsia"/>
                          </w:rPr>
                          <m:t>（</m:t>
                        </m:r>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r>
                          <w:rPr>
                            <w:rFonts w:ascii="Cambria Math" w:eastAsia="Cambria Math" w:hAnsi="Cambria Math"/>
                          </w:rPr>
                          <m:t>-</m:t>
                        </m:r>
                        <m:sSubSup>
                          <m:sSubSupPr>
                            <m:ctrlPr>
                              <w:rPr>
                                <w:rFonts w:ascii="Cambria Math" w:eastAsia="Cambria Math" w:hAnsi="Cambria Math"/>
                                <w:i/>
                              </w:rPr>
                            </m:ctrlPr>
                          </m:sSubSupPr>
                          <m:e>
                            <m:r>
                              <w:rPr>
                                <w:rFonts w:ascii="Cambria Math" w:eastAsia="Cambria Math" w:hAnsi="Cambria Math"/>
                              </w:rPr>
                              <m:t>O</m:t>
                            </m:r>
                          </m:e>
                          <m:sub>
                            <w:bookmarkStart w:id="108" w:name="_GoBack"/>
                            <m:sSub>
                              <m:sSubPr>
                                <m:ctrlPr>
                                  <w:rPr>
                                    <w:rFonts w:ascii="Cambria Math" w:eastAsia="Cambria Math" w:hAnsi="Cambria Math"/>
                                    <w:i/>
                                  </w:rPr>
                                </m:ctrlPr>
                              </m:sSubPr>
                              <m:e>
                                <w:bookmarkEnd w:id="108"/>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r>
                          <w:rPr>
                            <w:rFonts w:ascii="宋体" w:hAnsi="宋体" w:cs="宋体" w:hint="eastAsia"/>
                          </w:rPr>
                          <m:t>）</m:t>
                        </m:r>
                      </m:e>
                      <m:sup>
                        <m:r>
                          <w:rPr>
                            <w:rFonts w:ascii="Cambria Math" w:eastAsia="Cambria Math" w:hAnsi="Cambria Math"/>
                          </w:rPr>
                          <m:t>2</m:t>
                        </m:r>
                      </m:sup>
                    </m:sSup>
                  </m:e>
                </m:nary>
              </m:e>
            </m:rad>
          </m:num>
          <m:den>
            <m:r>
              <m:rPr>
                <m:sty m:val="p"/>
              </m:rPr>
              <w:rPr>
                <w:rFonts w:ascii="Cambria Math" w:eastAsia="Cambria Math" w:hAnsi="Cambria Math" w:cs="Cambria Math"/>
              </w:rPr>
              <m:t>N</m:t>
            </m:r>
          </m:den>
        </m:f>
      </m:oMath>
      <w:r w:rsidR="00971030">
        <w:rPr>
          <w:rFonts w:hint="eastAsia"/>
        </w:rPr>
        <w:t xml:space="preserve">         </w:t>
      </w:r>
      <w:r w:rsidR="00352DB6">
        <w:rPr>
          <w:rFonts w:hint="eastAsia"/>
        </w:rPr>
        <w:t xml:space="preserve">                 </w:t>
      </w:r>
      <w:r w:rsidR="00352DB6">
        <w:rPr>
          <w:rFonts w:hint="eastAsia"/>
        </w:rPr>
        <w:t>公式</w:t>
      </w:r>
      <w:r w:rsidR="00352DB6">
        <w:rPr>
          <w:rFonts w:hint="eastAsia"/>
        </w:rPr>
        <w:t>4-1</w:t>
      </w:r>
    </w:p>
    <w:p w:rsidR="001E54C8" w:rsidRDefault="00AD7DF4" w:rsidP="00971030">
      <w:pPr>
        <w:pStyle w:val="a3"/>
        <w:spacing w:line="288" w:lineRule="auto"/>
        <w:ind w:firstLine="468"/>
      </w:pPr>
      <w:r>
        <w:rPr>
          <w:rFonts w:hint="eastAsia"/>
        </w:rPr>
        <w:t>如公式所示，</w:t>
      </w:r>
      <w:r w:rsidR="0006447E">
        <w:rPr>
          <w:rFonts w:hint="eastAsia"/>
        </w:rPr>
        <w:t>W</w:t>
      </w:r>
      <w:r w:rsidR="0006447E">
        <w:rPr>
          <w:rFonts w:hint="eastAsia"/>
        </w:rPr>
        <w:t>为</w:t>
      </w:r>
      <w:r w:rsidR="00DB3BF0">
        <w:rPr>
          <w:rFonts w:hint="eastAsia"/>
        </w:rPr>
        <w:t>精确算法和近似算法的相关性，</w:t>
      </w:r>
      <m:oMath>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oMath>
      <w:r w:rsidR="008344DB">
        <w:rPr>
          <w:rFonts w:hint="eastAsia"/>
        </w:rPr>
        <w:t>表示为边</w:t>
      </w:r>
      <w:r w:rsidR="008344DB">
        <w:rPr>
          <w:rFonts w:hint="eastAsia"/>
        </w:rPr>
        <w:t>ei</w:t>
      </w:r>
      <w:r w:rsidR="008344DB">
        <w:rPr>
          <w:rFonts w:hint="eastAsia"/>
        </w:rPr>
        <w:t>在精确算法中的</w:t>
      </w:r>
      <w:r w:rsidR="0045591C">
        <w:rPr>
          <w:rFonts w:hint="eastAsia"/>
        </w:rPr>
        <w:t>位置</w:t>
      </w:r>
      <w:r w:rsidR="00D85478">
        <w:rPr>
          <w:rFonts w:hint="eastAsia"/>
        </w:rPr>
        <w:t>，</w:t>
      </w:r>
      <m:oMath>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oMath>
      <w:r w:rsidR="00D85478">
        <w:rPr>
          <w:rFonts w:hint="eastAsia"/>
        </w:rPr>
        <w:t>为边</w:t>
      </w:r>
      <w:r w:rsidR="00D85478">
        <w:rPr>
          <w:rFonts w:hint="eastAsia"/>
        </w:rPr>
        <w:t>ei</w:t>
      </w:r>
      <w:r w:rsidR="00D85478">
        <w:rPr>
          <w:rFonts w:hint="eastAsia"/>
        </w:rPr>
        <w:t>使用近似算法求得的排序中的位置，</w:t>
      </w:r>
      <w:r w:rsidR="00D85478">
        <w:rPr>
          <w:rFonts w:hint="eastAsia"/>
        </w:rPr>
        <w:t>N</w:t>
      </w:r>
      <w:r w:rsidR="00D85478">
        <w:rPr>
          <w:rFonts w:hint="eastAsia"/>
        </w:rPr>
        <w:t>表示为不确定图边的个数。</w:t>
      </w:r>
    </w:p>
    <w:p w:rsidR="005521A3" w:rsidRDefault="0019467C" w:rsidP="00971030">
      <w:pPr>
        <w:pStyle w:val="a3"/>
        <w:spacing w:line="288" w:lineRule="auto"/>
        <w:ind w:firstLine="470"/>
      </w:pPr>
      <w:r w:rsidRPr="00142D21">
        <w:rPr>
          <w:rFonts w:hint="eastAsia"/>
          <w:b/>
        </w:rPr>
        <w:t>实例</w:t>
      </w:r>
      <w:r w:rsidRPr="00142D21">
        <w:rPr>
          <w:rFonts w:hint="eastAsia"/>
          <w:b/>
        </w:rPr>
        <w:t>4-</w:t>
      </w:r>
      <w:r w:rsidR="00142D21" w:rsidRPr="00142D21">
        <w:rPr>
          <w:rFonts w:hint="eastAsia"/>
          <w:b/>
        </w:rPr>
        <w:t>5</w:t>
      </w:r>
      <w:r w:rsidRPr="00142D21">
        <w:rPr>
          <w:rFonts w:hint="eastAsia"/>
          <w:b/>
        </w:rPr>
        <w:t>.</w:t>
      </w:r>
      <w:r>
        <w:rPr>
          <w:rFonts w:hint="eastAsia"/>
        </w:rPr>
        <w:t xml:space="preserve"> </w:t>
      </w:r>
      <w:r>
        <w:rPr>
          <w:rFonts w:hint="eastAsia"/>
        </w:rPr>
        <w:t>如表</w:t>
      </w:r>
      <w:r w:rsidR="002B4E14">
        <w:rPr>
          <w:rFonts w:hint="eastAsia"/>
        </w:rPr>
        <w:t>4-</w:t>
      </w:r>
      <w:r>
        <w:rPr>
          <w:rFonts w:hint="eastAsia"/>
        </w:rPr>
        <w:t>3</w:t>
      </w:r>
      <w:r>
        <w:rPr>
          <w:rFonts w:hint="eastAsia"/>
        </w:rPr>
        <w:t>所示，为一个有</w:t>
      </w:r>
      <w:r>
        <w:rPr>
          <w:rFonts w:hint="eastAsia"/>
        </w:rPr>
        <w:t>6</w:t>
      </w:r>
      <w:r>
        <w:rPr>
          <w:rFonts w:hint="eastAsia"/>
        </w:rPr>
        <w:t>条边的不确定图</w:t>
      </w:r>
      <w:r w:rsidR="002B53B0">
        <w:rPr>
          <w:rFonts w:hint="eastAsia"/>
        </w:rPr>
        <w:t>，通过精确算法和近似算法获取的</w:t>
      </w:r>
      <w:r w:rsidR="00E36B1C">
        <w:rPr>
          <w:rFonts w:hint="eastAsia"/>
        </w:rPr>
        <w:t>不同的关键排序</w:t>
      </w:r>
      <w:r w:rsidR="00932689">
        <w:rPr>
          <w:rFonts w:hint="eastAsia"/>
        </w:rPr>
        <w:t>。</w:t>
      </w:r>
      <w:r w:rsidR="00C97469">
        <w:rPr>
          <w:rFonts w:hint="eastAsia"/>
        </w:rPr>
        <w:t>那么根据相似度</w:t>
      </w:r>
      <w:r w:rsidR="00C97469">
        <w:rPr>
          <w:rFonts w:hint="eastAsia"/>
        </w:rPr>
        <w:t>W</w:t>
      </w:r>
      <w:r w:rsidR="00C97469">
        <w:rPr>
          <w:rFonts w:hint="eastAsia"/>
        </w:rPr>
        <w:t>的定义可以知道，</w:t>
      </w:r>
      <w:r w:rsidR="00C97469">
        <w:rPr>
          <w:rFonts w:hint="eastAsia"/>
        </w:rPr>
        <w:t>W=0.33</w:t>
      </w:r>
      <w:r w:rsidR="00C97469">
        <w:rPr>
          <w:rFonts w:hint="eastAsia"/>
        </w:rPr>
        <w:t>。根据相似度定义，可以知道如果相似度越小，那么说明近似算法获取的不确定图边关键度排序越接近于精</w:t>
      </w:r>
      <w:r w:rsidR="00C97469">
        <w:rPr>
          <w:rFonts w:hint="eastAsia"/>
        </w:rPr>
        <w:lastRenderedPageBreak/>
        <w:t>确解。同时根据大量图的近似计算，不同图规模、不同图稠密度的计算可以分析近似算法对于不同类型图的计算效果的波动性。</w:t>
      </w:r>
    </w:p>
    <w:p w:rsidR="00C97469" w:rsidRPr="00537F16" w:rsidRDefault="002D2D22" w:rsidP="00537F16">
      <w:pPr>
        <w:pStyle w:val="a3"/>
        <w:spacing w:line="288" w:lineRule="auto"/>
        <w:ind w:firstLine="408"/>
        <w:jc w:val="center"/>
        <w:rPr>
          <w:sz w:val="21"/>
        </w:rPr>
      </w:pPr>
      <w:r w:rsidRPr="00537F16">
        <w:rPr>
          <w:rFonts w:hint="eastAsia"/>
          <w:sz w:val="21"/>
        </w:rPr>
        <w:t>表</w:t>
      </w:r>
      <w:r w:rsidRPr="00537F16">
        <w:rPr>
          <w:rFonts w:hint="eastAsia"/>
          <w:sz w:val="21"/>
        </w:rPr>
        <w:t xml:space="preserve">4-3. </w:t>
      </w:r>
      <w:r w:rsidR="00FD5212" w:rsidRPr="00537F16">
        <w:rPr>
          <w:rFonts w:hint="eastAsia"/>
          <w:sz w:val="21"/>
        </w:rPr>
        <w:t>近似算法与精确算法比对表</w:t>
      </w:r>
    </w:p>
    <w:tbl>
      <w:tblPr>
        <w:tblW w:w="4000" w:type="pct"/>
        <w:jc w:val="center"/>
        <w:tblBorders>
          <w:top w:val="single" w:sz="8" w:space="0" w:color="000000"/>
          <w:bottom w:val="single" w:sz="8" w:space="0" w:color="000000"/>
        </w:tblBorders>
        <w:tblLook w:val="04A0" w:firstRow="1" w:lastRow="0" w:firstColumn="1" w:lastColumn="0" w:noHBand="0" w:noVBand="1"/>
      </w:tblPr>
      <w:tblGrid>
        <w:gridCol w:w="1135"/>
        <w:gridCol w:w="3164"/>
        <w:gridCol w:w="3131"/>
      </w:tblGrid>
      <w:tr w:rsidR="005521A3">
        <w:trPr>
          <w:jc w:val="center"/>
        </w:trPr>
        <w:tc>
          <w:tcPr>
            <w:tcW w:w="764" w:type="pct"/>
            <w:tcBorders>
              <w:top w:val="single" w:sz="8" w:space="0" w:color="000000"/>
              <w:bottom w:val="single" w:sz="8" w:space="0" w:color="000000"/>
            </w:tcBorders>
            <w:shd w:val="clear" w:color="auto" w:fill="auto"/>
            <w:vAlign w:val="center"/>
          </w:tcPr>
          <w:p w:rsidR="005521A3" w:rsidRPr="004678AB" w:rsidRDefault="005521A3" w:rsidP="004678AB">
            <w:pPr>
              <w:pStyle w:val="a3"/>
              <w:spacing w:line="288" w:lineRule="auto"/>
              <w:ind w:firstLineChars="0" w:firstLine="0"/>
              <w:jc w:val="both"/>
              <w:rPr>
                <w:b/>
                <w:bCs/>
                <w:color w:val="000000"/>
              </w:rPr>
            </w:pPr>
            <w:r w:rsidRPr="004678AB">
              <w:rPr>
                <w:rFonts w:hint="eastAsia"/>
                <w:b/>
                <w:bCs/>
                <w:color w:val="000000"/>
              </w:rPr>
              <w:t>关键度排序</w:t>
            </w:r>
          </w:p>
        </w:tc>
        <w:tc>
          <w:tcPr>
            <w:tcW w:w="2129" w:type="pct"/>
            <w:tcBorders>
              <w:top w:val="single" w:sz="8" w:space="0" w:color="000000"/>
              <w:bottom w:val="single" w:sz="8" w:space="0" w:color="000000"/>
            </w:tcBorders>
            <w:shd w:val="clear" w:color="auto" w:fill="auto"/>
            <w:vAlign w:val="center"/>
          </w:tcPr>
          <w:p w:rsidR="005521A3" w:rsidRPr="004678AB" w:rsidRDefault="005521A3" w:rsidP="004678AB">
            <w:pPr>
              <w:pStyle w:val="a3"/>
              <w:spacing w:line="288" w:lineRule="auto"/>
              <w:ind w:firstLineChars="0" w:firstLine="0"/>
              <w:jc w:val="both"/>
              <w:rPr>
                <w:b/>
                <w:bCs/>
                <w:color w:val="000000"/>
              </w:rPr>
            </w:pPr>
            <w:r w:rsidRPr="004678AB">
              <w:rPr>
                <w:rFonts w:hint="eastAsia"/>
                <w:b/>
                <w:bCs/>
                <w:color w:val="000000"/>
              </w:rPr>
              <w:t>精确算法求得的排序（数字代表边号）</w:t>
            </w:r>
          </w:p>
        </w:tc>
        <w:tc>
          <w:tcPr>
            <w:tcW w:w="2107" w:type="pct"/>
            <w:tcBorders>
              <w:top w:val="single" w:sz="8" w:space="0" w:color="000000"/>
              <w:bottom w:val="single" w:sz="8" w:space="0" w:color="000000"/>
            </w:tcBorders>
            <w:shd w:val="clear" w:color="auto" w:fill="auto"/>
            <w:vAlign w:val="center"/>
          </w:tcPr>
          <w:p w:rsidR="005521A3" w:rsidRPr="004678AB" w:rsidRDefault="005521A3" w:rsidP="004678AB">
            <w:pPr>
              <w:pStyle w:val="a3"/>
              <w:spacing w:line="288" w:lineRule="auto"/>
              <w:ind w:firstLineChars="0" w:firstLine="0"/>
              <w:jc w:val="both"/>
              <w:rPr>
                <w:b/>
                <w:bCs/>
                <w:color w:val="000000"/>
              </w:rPr>
            </w:pPr>
            <w:r w:rsidRPr="004678AB">
              <w:rPr>
                <w:rFonts w:hint="eastAsia"/>
                <w:b/>
                <w:bCs/>
                <w:color w:val="000000"/>
              </w:rPr>
              <w:t>近似算法求得的排序（数字代表边号）</w:t>
            </w:r>
          </w:p>
        </w:tc>
      </w:tr>
      <w:tr w:rsidR="005521A3">
        <w:trPr>
          <w:jc w:val="center"/>
        </w:trPr>
        <w:tc>
          <w:tcPr>
            <w:tcW w:w="764" w:type="pct"/>
            <w:tcBorders>
              <w:left w:val="nil"/>
              <w:right w:val="nil"/>
            </w:tcBorders>
            <w:shd w:val="clear" w:color="auto" w:fill="auto"/>
            <w:vAlign w:val="center"/>
          </w:tcPr>
          <w:p w:rsidR="005521A3" w:rsidRPr="004678AB" w:rsidRDefault="005521A3" w:rsidP="004678AB">
            <w:pPr>
              <w:pStyle w:val="a3"/>
              <w:spacing w:line="288" w:lineRule="auto"/>
              <w:ind w:firstLineChars="0" w:firstLine="0"/>
              <w:jc w:val="both"/>
              <w:rPr>
                <w:b/>
                <w:bCs/>
                <w:color w:val="000000"/>
              </w:rPr>
            </w:pPr>
            <w:r w:rsidRPr="004678AB">
              <w:rPr>
                <w:rFonts w:hint="eastAsia"/>
                <w:b/>
                <w:bCs/>
                <w:color w:val="000000"/>
              </w:rPr>
              <w:t>1</w:t>
            </w:r>
          </w:p>
        </w:tc>
        <w:tc>
          <w:tcPr>
            <w:tcW w:w="2129" w:type="pct"/>
            <w:tcBorders>
              <w:left w:val="nil"/>
              <w:right w:val="nil"/>
            </w:tcBorders>
            <w:shd w:val="clear" w:color="auto" w:fill="auto"/>
            <w:vAlign w:val="center"/>
          </w:tcPr>
          <w:p w:rsidR="005521A3" w:rsidRPr="004678AB" w:rsidRDefault="00A61841" w:rsidP="004678AB">
            <w:pPr>
              <w:pStyle w:val="a3"/>
              <w:spacing w:line="288" w:lineRule="auto"/>
              <w:ind w:firstLineChars="0" w:firstLine="0"/>
              <w:jc w:val="both"/>
              <w:rPr>
                <w:color w:val="000000"/>
              </w:rPr>
            </w:pPr>
            <w:r w:rsidRPr="004678AB">
              <w:rPr>
                <w:rFonts w:hint="eastAsia"/>
                <w:color w:val="000000"/>
              </w:rPr>
              <w:t>1</w:t>
            </w:r>
          </w:p>
        </w:tc>
        <w:tc>
          <w:tcPr>
            <w:tcW w:w="2107" w:type="pct"/>
            <w:tcBorders>
              <w:left w:val="nil"/>
              <w:right w:val="nil"/>
            </w:tcBorders>
            <w:shd w:val="clear" w:color="auto" w:fill="auto"/>
            <w:vAlign w:val="center"/>
          </w:tcPr>
          <w:p w:rsidR="005521A3" w:rsidRPr="004678AB" w:rsidRDefault="00A61841" w:rsidP="004678AB">
            <w:pPr>
              <w:pStyle w:val="a3"/>
              <w:spacing w:line="288" w:lineRule="auto"/>
              <w:ind w:firstLineChars="0" w:firstLine="0"/>
              <w:jc w:val="both"/>
              <w:rPr>
                <w:color w:val="000000"/>
              </w:rPr>
            </w:pPr>
            <w:r w:rsidRPr="004678AB">
              <w:rPr>
                <w:rFonts w:hint="eastAsia"/>
                <w:color w:val="000000"/>
              </w:rPr>
              <w:t>2</w:t>
            </w:r>
          </w:p>
        </w:tc>
      </w:tr>
      <w:tr w:rsidR="005521A3">
        <w:trPr>
          <w:jc w:val="center"/>
        </w:trPr>
        <w:tc>
          <w:tcPr>
            <w:tcW w:w="764" w:type="pct"/>
            <w:shd w:val="clear" w:color="auto" w:fill="auto"/>
            <w:vAlign w:val="center"/>
          </w:tcPr>
          <w:p w:rsidR="005521A3" w:rsidRPr="004678AB" w:rsidRDefault="005521A3" w:rsidP="004678AB">
            <w:pPr>
              <w:pStyle w:val="a3"/>
              <w:spacing w:line="288" w:lineRule="auto"/>
              <w:ind w:firstLineChars="0" w:firstLine="0"/>
              <w:jc w:val="both"/>
              <w:rPr>
                <w:b/>
                <w:bCs/>
                <w:color w:val="000000"/>
              </w:rPr>
            </w:pPr>
            <w:r w:rsidRPr="004678AB">
              <w:rPr>
                <w:rFonts w:hint="eastAsia"/>
                <w:b/>
                <w:bCs/>
                <w:color w:val="000000"/>
              </w:rPr>
              <w:t>2</w:t>
            </w:r>
          </w:p>
        </w:tc>
        <w:tc>
          <w:tcPr>
            <w:tcW w:w="2129" w:type="pct"/>
            <w:shd w:val="clear" w:color="auto" w:fill="auto"/>
            <w:vAlign w:val="center"/>
          </w:tcPr>
          <w:p w:rsidR="005521A3" w:rsidRPr="004678AB" w:rsidRDefault="00A61841" w:rsidP="004678AB">
            <w:pPr>
              <w:pStyle w:val="a3"/>
              <w:spacing w:line="288" w:lineRule="auto"/>
              <w:ind w:firstLineChars="0" w:firstLine="0"/>
              <w:jc w:val="both"/>
              <w:rPr>
                <w:color w:val="000000"/>
              </w:rPr>
            </w:pPr>
            <w:r w:rsidRPr="004678AB">
              <w:rPr>
                <w:rFonts w:hint="eastAsia"/>
                <w:color w:val="000000"/>
              </w:rPr>
              <w:t>2</w:t>
            </w:r>
          </w:p>
        </w:tc>
        <w:tc>
          <w:tcPr>
            <w:tcW w:w="2107" w:type="pct"/>
            <w:shd w:val="clear" w:color="auto" w:fill="auto"/>
            <w:vAlign w:val="center"/>
          </w:tcPr>
          <w:p w:rsidR="005521A3" w:rsidRPr="004678AB" w:rsidRDefault="00A61841" w:rsidP="004678AB">
            <w:pPr>
              <w:pStyle w:val="a3"/>
              <w:spacing w:line="288" w:lineRule="auto"/>
              <w:ind w:firstLineChars="0" w:firstLine="0"/>
              <w:jc w:val="both"/>
              <w:rPr>
                <w:color w:val="000000"/>
              </w:rPr>
            </w:pPr>
            <w:r w:rsidRPr="004678AB">
              <w:rPr>
                <w:rFonts w:hint="eastAsia"/>
                <w:color w:val="000000"/>
              </w:rPr>
              <w:t>1</w:t>
            </w:r>
          </w:p>
        </w:tc>
      </w:tr>
      <w:tr w:rsidR="005521A3">
        <w:trPr>
          <w:jc w:val="center"/>
        </w:trPr>
        <w:tc>
          <w:tcPr>
            <w:tcW w:w="764" w:type="pct"/>
            <w:tcBorders>
              <w:left w:val="nil"/>
              <w:right w:val="nil"/>
            </w:tcBorders>
            <w:shd w:val="clear" w:color="auto" w:fill="auto"/>
            <w:vAlign w:val="center"/>
          </w:tcPr>
          <w:p w:rsidR="005521A3" w:rsidRPr="004678AB" w:rsidRDefault="005521A3" w:rsidP="004678AB">
            <w:pPr>
              <w:pStyle w:val="a3"/>
              <w:spacing w:line="288" w:lineRule="auto"/>
              <w:ind w:firstLineChars="0" w:firstLine="0"/>
              <w:jc w:val="both"/>
              <w:rPr>
                <w:b/>
                <w:bCs/>
                <w:color w:val="000000"/>
              </w:rPr>
            </w:pPr>
            <w:r w:rsidRPr="004678AB">
              <w:rPr>
                <w:rFonts w:hint="eastAsia"/>
                <w:b/>
                <w:bCs/>
                <w:color w:val="000000"/>
              </w:rPr>
              <w:t>3</w:t>
            </w:r>
          </w:p>
        </w:tc>
        <w:tc>
          <w:tcPr>
            <w:tcW w:w="2129" w:type="pct"/>
            <w:tcBorders>
              <w:left w:val="nil"/>
              <w:right w:val="nil"/>
            </w:tcBorders>
            <w:shd w:val="clear" w:color="auto" w:fill="auto"/>
            <w:vAlign w:val="center"/>
          </w:tcPr>
          <w:p w:rsidR="005521A3" w:rsidRPr="004678AB" w:rsidRDefault="00A61841" w:rsidP="004678AB">
            <w:pPr>
              <w:pStyle w:val="a3"/>
              <w:spacing w:line="288" w:lineRule="auto"/>
              <w:ind w:firstLineChars="0" w:firstLine="0"/>
              <w:jc w:val="both"/>
              <w:rPr>
                <w:color w:val="000000"/>
              </w:rPr>
            </w:pPr>
            <w:r w:rsidRPr="004678AB">
              <w:rPr>
                <w:rFonts w:hint="eastAsia"/>
                <w:color w:val="000000"/>
              </w:rPr>
              <w:t>3</w:t>
            </w:r>
          </w:p>
        </w:tc>
        <w:tc>
          <w:tcPr>
            <w:tcW w:w="2107" w:type="pct"/>
            <w:tcBorders>
              <w:left w:val="nil"/>
              <w:right w:val="nil"/>
            </w:tcBorders>
            <w:shd w:val="clear" w:color="auto" w:fill="auto"/>
            <w:vAlign w:val="center"/>
          </w:tcPr>
          <w:p w:rsidR="005521A3" w:rsidRPr="004678AB" w:rsidRDefault="00A61841" w:rsidP="004678AB">
            <w:pPr>
              <w:pStyle w:val="a3"/>
              <w:spacing w:line="288" w:lineRule="auto"/>
              <w:ind w:firstLineChars="0" w:firstLine="0"/>
              <w:jc w:val="both"/>
              <w:rPr>
                <w:color w:val="000000"/>
              </w:rPr>
            </w:pPr>
            <w:r w:rsidRPr="004678AB">
              <w:rPr>
                <w:rFonts w:hint="eastAsia"/>
                <w:color w:val="000000"/>
              </w:rPr>
              <w:t>4</w:t>
            </w:r>
          </w:p>
        </w:tc>
      </w:tr>
      <w:tr w:rsidR="005521A3">
        <w:trPr>
          <w:jc w:val="center"/>
        </w:trPr>
        <w:tc>
          <w:tcPr>
            <w:tcW w:w="764" w:type="pct"/>
            <w:shd w:val="clear" w:color="auto" w:fill="auto"/>
            <w:vAlign w:val="center"/>
          </w:tcPr>
          <w:p w:rsidR="005521A3" w:rsidRPr="004678AB" w:rsidRDefault="005521A3" w:rsidP="004678AB">
            <w:pPr>
              <w:pStyle w:val="a3"/>
              <w:spacing w:line="288" w:lineRule="auto"/>
              <w:ind w:firstLineChars="0" w:firstLine="0"/>
              <w:jc w:val="both"/>
              <w:rPr>
                <w:b/>
                <w:bCs/>
                <w:color w:val="000000"/>
              </w:rPr>
            </w:pPr>
            <w:r w:rsidRPr="004678AB">
              <w:rPr>
                <w:rFonts w:hint="eastAsia"/>
                <w:b/>
                <w:bCs/>
                <w:color w:val="000000"/>
              </w:rPr>
              <w:t>4</w:t>
            </w:r>
          </w:p>
        </w:tc>
        <w:tc>
          <w:tcPr>
            <w:tcW w:w="2129" w:type="pct"/>
            <w:shd w:val="clear" w:color="auto" w:fill="auto"/>
            <w:vAlign w:val="center"/>
          </w:tcPr>
          <w:p w:rsidR="005521A3" w:rsidRPr="004678AB" w:rsidRDefault="00A61841" w:rsidP="004678AB">
            <w:pPr>
              <w:pStyle w:val="a3"/>
              <w:spacing w:line="288" w:lineRule="auto"/>
              <w:ind w:firstLineChars="0" w:firstLine="0"/>
              <w:jc w:val="both"/>
              <w:rPr>
                <w:color w:val="000000"/>
              </w:rPr>
            </w:pPr>
            <w:r w:rsidRPr="004678AB">
              <w:rPr>
                <w:rFonts w:hint="eastAsia"/>
                <w:color w:val="000000"/>
              </w:rPr>
              <w:t>4</w:t>
            </w:r>
          </w:p>
        </w:tc>
        <w:tc>
          <w:tcPr>
            <w:tcW w:w="2107" w:type="pct"/>
            <w:shd w:val="clear" w:color="auto" w:fill="auto"/>
            <w:vAlign w:val="center"/>
          </w:tcPr>
          <w:p w:rsidR="005521A3" w:rsidRPr="004678AB" w:rsidRDefault="00A61841" w:rsidP="004678AB">
            <w:pPr>
              <w:pStyle w:val="a3"/>
              <w:spacing w:line="288" w:lineRule="auto"/>
              <w:ind w:firstLineChars="0" w:firstLine="0"/>
              <w:jc w:val="both"/>
              <w:rPr>
                <w:color w:val="000000"/>
              </w:rPr>
            </w:pPr>
            <w:r w:rsidRPr="004678AB">
              <w:rPr>
                <w:rFonts w:hint="eastAsia"/>
                <w:color w:val="000000"/>
              </w:rPr>
              <w:t>3</w:t>
            </w:r>
          </w:p>
        </w:tc>
      </w:tr>
      <w:tr w:rsidR="005521A3">
        <w:trPr>
          <w:jc w:val="center"/>
        </w:trPr>
        <w:tc>
          <w:tcPr>
            <w:tcW w:w="764" w:type="pct"/>
            <w:tcBorders>
              <w:left w:val="nil"/>
              <w:right w:val="nil"/>
            </w:tcBorders>
            <w:shd w:val="clear" w:color="auto" w:fill="auto"/>
            <w:vAlign w:val="center"/>
          </w:tcPr>
          <w:p w:rsidR="005521A3" w:rsidRPr="004678AB" w:rsidRDefault="005521A3" w:rsidP="004678AB">
            <w:pPr>
              <w:pStyle w:val="a3"/>
              <w:spacing w:line="288" w:lineRule="auto"/>
              <w:ind w:firstLineChars="0" w:firstLine="0"/>
              <w:jc w:val="both"/>
              <w:rPr>
                <w:b/>
                <w:bCs/>
                <w:color w:val="000000"/>
              </w:rPr>
            </w:pPr>
            <w:r w:rsidRPr="004678AB">
              <w:rPr>
                <w:rFonts w:hint="eastAsia"/>
                <w:b/>
                <w:bCs/>
                <w:color w:val="000000"/>
              </w:rPr>
              <w:t>5</w:t>
            </w:r>
          </w:p>
        </w:tc>
        <w:tc>
          <w:tcPr>
            <w:tcW w:w="2129" w:type="pct"/>
            <w:tcBorders>
              <w:left w:val="nil"/>
              <w:right w:val="nil"/>
            </w:tcBorders>
            <w:shd w:val="clear" w:color="auto" w:fill="auto"/>
            <w:vAlign w:val="center"/>
          </w:tcPr>
          <w:p w:rsidR="005521A3" w:rsidRPr="004678AB" w:rsidRDefault="00A61841" w:rsidP="004678AB">
            <w:pPr>
              <w:pStyle w:val="a3"/>
              <w:spacing w:line="288" w:lineRule="auto"/>
              <w:ind w:firstLineChars="0" w:firstLine="0"/>
              <w:jc w:val="both"/>
              <w:rPr>
                <w:color w:val="000000"/>
              </w:rPr>
            </w:pPr>
            <w:r w:rsidRPr="004678AB">
              <w:rPr>
                <w:rFonts w:hint="eastAsia"/>
                <w:color w:val="000000"/>
              </w:rPr>
              <w:t>5</w:t>
            </w:r>
          </w:p>
        </w:tc>
        <w:tc>
          <w:tcPr>
            <w:tcW w:w="2107" w:type="pct"/>
            <w:tcBorders>
              <w:left w:val="nil"/>
              <w:right w:val="nil"/>
            </w:tcBorders>
            <w:shd w:val="clear" w:color="auto" w:fill="auto"/>
            <w:vAlign w:val="center"/>
          </w:tcPr>
          <w:p w:rsidR="005521A3" w:rsidRPr="004678AB" w:rsidRDefault="00A61841" w:rsidP="004678AB">
            <w:pPr>
              <w:pStyle w:val="a3"/>
              <w:spacing w:line="288" w:lineRule="auto"/>
              <w:ind w:firstLineChars="0" w:firstLine="0"/>
              <w:jc w:val="both"/>
              <w:rPr>
                <w:color w:val="000000"/>
              </w:rPr>
            </w:pPr>
            <w:r w:rsidRPr="004678AB">
              <w:rPr>
                <w:rFonts w:hint="eastAsia"/>
                <w:color w:val="000000"/>
              </w:rPr>
              <w:t>5</w:t>
            </w:r>
          </w:p>
        </w:tc>
      </w:tr>
      <w:tr w:rsidR="005521A3">
        <w:trPr>
          <w:jc w:val="center"/>
        </w:trPr>
        <w:tc>
          <w:tcPr>
            <w:tcW w:w="764" w:type="pct"/>
            <w:shd w:val="clear" w:color="auto" w:fill="auto"/>
            <w:vAlign w:val="center"/>
          </w:tcPr>
          <w:p w:rsidR="005521A3" w:rsidRPr="004678AB" w:rsidRDefault="005521A3" w:rsidP="004678AB">
            <w:pPr>
              <w:pStyle w:val="a3"/>
              <w:spacing w:line="288" w:lineRule="auto"/>
              <w:ind w:firstLineChars="0" w:firstLine="0"/>
              <w:jc w:val="both"/>
              <w:rPr>
                <w:b/>
                <w:bCs/>
                <w:color w:val="000000"/>
              </w:rPr>
            </w:pPr>
            <w:r w:rsidRPr="004678AB">
              <w:rPr>
                <w:rFonts w:hint="eastAsia"/>
                <w:b/>
                <w:bCs/>
                <w:color w:val="000000"/>
              </w:rPr>
              <w:t>6</w:t>
            </w:r>
          </w:p>
        </w:tc>
        <w:tc>
          <w:tcPr>
            <w:tcW w:w="2129" w:type="pct"/>
            <w:shd w:val="clear" w:color="auto" w:fill="auto"/>
            <w:vAlign w:val="center"/>
          </w:tcPr>
          <w:p w:rsidR="005521A3" w:rsidRPr="004678AB" w:rsidRDefault="00A61841" w:rsidP="004678AB">
            <w:pPr>
              <w:pStyle w:val="a3"/>
              <w:spacing w:line="288" w:lineRule="auto"/>
              <w:ind w:firstLineChars="0" w:firstLine="0"/>
              <w:jc w:val="both"/>
              <w:rPr>
                <w:color w:val="000000"/>
              </w:rPr>
            </w:pPr>
            <w:r w:rsidRPr="004678AB">
              <w:rPr>
                <w:rFonts w:hint="eastAsia"/>
                <w:color w:val="000000"/>
              </w:rPr>
              <w:t>6</w:t>
            </w:r>
          </w:p>
        </w:tc>
        <w:tc>
          <w:tcPr>
            <w:tcW w:w="2107" w:type="pct"/>
            <w:shd w:val="clear" w:color="auto" w:fill="auto"/>
            <w:vAlign w:val="center"/>
          </w:tcPr>
          <w:p w:rsidR="005521A3" w:rsidRPr="004678AB" w:rsidRDefault="00A61841" w:rsidP="004678AB">
            <w:pPr>
              <w:pStyle w:val="a3"/>
              <w:spacing w:line="288" w:lineRule="auto"/>
              <w:ind w:firstLineChars="0" w:firstLine="0"/>
              <w:jc w:val="both"/>
              <w:rPr>
                <w:color w:val="000000"/>
              </w:rPr>
            </w:pPr>
            <w:r w:rsidRPr="004678AB">
              <w:rPr>
                <w:rFonts w:hint="eastAsia"/>
                <w:color w:val="000000"/>
              </w:rPr>
              <w:t>6</w:t>
            </w:r>
          </w:p>
        </w:tc>
      </w:tr>
    </w:tbl>
    <w:p w:rsidR="00301481" w:rsidRDefault="006D75D3" w:rsidP="003610BD">
      <w:pPr>
        <w:pStyle w:val="31"/>
      </w:pPr>
      <w:bookmarkStart w:id="109" w:name="_Toc449617178"/>
      <w:r>
        <w:rPr>
          <w:rFonts w:hint="eastAsia"/>
        </w:rPr>
        <w:t xml:space="preserve">4.4.4 </w:t>
      </w:r>
      <w:r w:rsidR="00DA2015">
        <w:rPr>
          <w:rFonts w:hint="eastAsia"/>
        </w:rPr>
        <w:t>近似算法下界</w:t>
      </w:r>
      <w:bookmarkEnd w:id="109"/>
    </w:p>
    <w:p w:rsidR="006A4C9E" w:rsidRDefault="006A4C9E" w:rsidP="00B83A67">
      <w:pPr>
        <w:pStyle w:val="a3"/>
        <w:spacing w:line="288" w:lineRule="auto"/>
        <w:ind w:firstLine="468"/>
      </w:pPr>
      <w:r>
        <w:rPr>
          <w:rFonts w:hint="eastAsia"/>
        </w:rPr>
        <w:t>根据相似度的定义，</w:t>
      </w:r>
      <w:r w:rsidR="00FA08C4">
        <w:rPr>
          <w:rFonts w:hint="eastAsia"/>
        </w:rPr>
        <w:t>W</w:t>
      </w:r>
      <w:r w:rsidR="00FA08C4">
        <w:rPr>
          <w:rFonts w:hint="eastAsia"/>
        </w:rPr>
        <w:t>是算法获取的表排序精确记过与近似结果的平均欧几里得距离。</w:t>
      </w:r>
      <w:r w:rsidR="00C3621B">
        <w:rPr>
          <w:rFonts w:hint="eastAsia"/>
        </w:rPr>
        <w:t>根绝分析可以知道</w:t>
      </w:r>
      <w:r w:rsidR="003F2ECC">
        <w:rPr>
          <w:rFonts w:hint="eastAsia"/>
        </w:rPr>
        <w:t>，对于一段排序的相关性，</w:t>
      </w:r>
      <w:r w:rsidR="00191B0A">
        <w:rPr>
          <w:rFonts w:hint="eastAsia"/>
        </w:rPr>
        <w:t>最差情况</w:t>
      </w:r>
      <w:r w:rsidR="003F2ECC">
        <w:rPr>
          <w:rFonts w:hint="eastAsia"/>
        </w:rPr>
        <w:t>可能存在两种情况：</w:t>
      </w:r>
    </w:p>
    <w:p w:rsidR="003F2ECC" w:rsidRPr="003F2ECC" w:rsidRDefault="003F2ECC" w:rsidP="00B83A67">
      <w:pPr>
        <w:pStyle w:val="a3"/>
        <w:spacing w:line="288" w:lineRule="auto"/>
        <w:ind w:firstLine="468"/>
      </w:pPr>
      <w:r>
        <w:rPr>
          <w:rFonts w:hint="eastAsia"/>
        </w:rPr>
        <w:t>（</w:t>
      </w:r>
      <w:r>
        <w:rPr>
          <w:rFonts w:hint="eastAsia"/>
        </w:rPr>
        <w:t>1</w:t>
      </w:r>
      <w:r>
        <w:rPr>
          <w:rFonts w:hint="eastAsia"/>
        </w:rPr>
        <w:t>）</w:t>
      </w:r>
      <w:r w:rsidR="00F859B2">
        <w:rPr>
          <w:rFonts w:hint="eastAsia"/>
        </w:rPr>
        <w:t>首末位置顺序颠倒，</w:t>
      </w:r>
      <w:r w:rsidR="006A530F">
        <w:rPr>
          <w:rFonts w:hint="eastAsia"/>
        </w:rPr>
        <w:t>然后对剩下的</w:t>
      </w:r>
      <w:r w:rsidR="005928DA">
        <w:rPr>
          <w:rFonts w:hint="eastAsia"/>
        </w:rPr>
        <w:t>串继续执行颠倒操作，直到结束。如对于</w:t>
      </w:r>
      <w:r w:rsidR="0005512F">
        <w:rPr>
          <w:rFonts w:hint="eastAsia"/>
        </w:rPr>
        <w:t>一个精确排序为</w:t>
      </w:r>
      <w:r w:rsidR="0005512F">
        <w:rPr>
          <w:rFonts w:hint="eastAsia"/>
        </w:rPr>
        <w:t>1-2-3-4-5-6</w:t>
      </w:r>
      <w:r w:rsidR="00050C1B">
        <w:rPr>
          <w:rFonts w:hint="eastAsia"/>
        </w:rPr>
        <w:t>，与之相关的最差排序是</w:t>
      </w:r>
      <w:r w:rsidR="00050C1B">
        <w:rPr>
          <w:rFonts w:hint="eastAsia"/>
        </w:rPr>
        <w:t>6-5-4-3-2-1</w:t>
      </w:r>
      <w:r w:rsidR="00187F7E">
        <w:rPr>
          <w:rFonts w:hint="eastAsia"/>
        </w:rPr>
        <w:t>。</w:t>
      </w:r>
    </w:p>
    <w:p w:rsidR="006A4C9E" w:rsidRDefault="001366BC" w:rsidP="00B83A67">
      <w:pPr>
        <w:pStyle w:val="a3"/>
        <w:spacing w:line="288" w:lineRule="auto"/>
        <w:ind w:firstLine="468"/>
      </w:pPr>
      <w:r>
        <w:rPr>
          <w:rFonts w:hint="eastAsia"/>
        </w:rPr>
        <w:t>（</w:t>
      </w:r>
      <w:r>
        <w:rPr>
          <w:rFonts w:hint="eastAsia"/>
        </w:rPr>
        <w:t>2</w:t>
      </w:r>
      <w:r>
        <w:rPr>
          <w:rFonts w:hint="eastAsia"/>
        </w:rPr>
        <w:t>）</w:t>
      </w:r>
      <w:r w:rsidR="00B53FAA">
        <w:rPr>
          <w:rFonts w:hint="eastAsia"/>
        </w:rPr>
        <w:t>等步长排序，即</w:t>
      </w:r>
      <w:r w:rsidR="003836A4">
        <w:rPr>
          <w:rFonts w:hint="eastAsia"/>
        </w:rPr>
        <w:t>每一个边位置的相差都是等步长的。</w:t>
      </w:r>
      <w:r w:rsidR="00670998">
        <w:rPr>
          <w:rFonts w:hint="eastAsia"/>
        </w:rPr>
        <w:t>如对于一个</w:t>
      </w:r>
      <w:r w:rsidR="00670998">
        <w:rPr>
          <w:rFonts w:hint="eastAsia"/>
        </w:rPr>
        <w:t>1-2-3-4-5-6</w:t>
      </w:r>
      <w:r w:rsidR="00FD6758">
        <w:rPr>
          <w:rFonts w:hint="eastAsia"/>
        </w:rPr>
        <w:t>，与之相关的最差的排序是</w:t>
      </w:r>
      <w:r w:rsidR="00E231C8">
        <w:rPr>
          <w:rFonts w:hint="eastAsia"/>
        </w:rPr>
        <w:t>4-5-6-1-2-3</w:t>
      </w:r>
      <w:r w:rsidR="00E231C8">
        <w:rPr>
          <w:rFonts w:hint="eastAsia"/>
        </w:rPr>
        <w:t>。</w:t>
      </w:r>
    </w:p>
    <w:p w:rsidR="004B7CF1" w:rsidRDefault="004B7CF1" w:rsidP="00B83A67">
      <w:pPr>
        <w:pStyle w:val="a3"/>
        <w:spacing w:line="288" w:lineRule="auto"/>
        <w:ind w:firstLine="468"/>
      </w:pPr>
      <w:r>
        <w:rPr>
          <w:rFonts w:hint="eastAsia"/>
        </w:rPr>
        <w:t>根据分析，对于猜测的</w:t>
      </w:r>
      <w:r w:rsidR="00F51CFF">
        <w:rPr>
          <w:rFonts w:hint="eastAsia"/>
        </w:rPr>
        <w:t>两种情况，</w:t>
      </w:r>
      <w:r w:rsidR="005C1311">
        <w:rPr>
          <w:rFonts w:hint="eastAsia"/>
        </w:rPr>
        <w:t>首末位置顺序颠倒才是最差的情况。</w:t>
      </w:r>
      <w:r w:rsidR="004663B4">
        <w:rPr>
          <w:rFonts w:hint="eastAsia"/>
        </w:rPr>
        <w:t>下面给出证明过程。</w:t>
      </w:r>
    </w:p>
    <w:p w:rsidR="00B716FB" w:rsidRDefault="00B716FB" w:rsidP="00B83A67">
      <w:pPr>
        <w:pStyle w:val="a3"/>
        <w:spacing w:line="288" w:lineRule="auto"/>
        <w:ind w:firstLine="468"/>
      </w:pPr>
      <w:r>
        <w:rPr>
          <w:rFonts w:hint="eastAsia"/>
        </w:rPr>
        <w:t>证明</w:t>
      </w:r>
      <w:r>
        <w:rPr>
          <w:rFonts w:hint="eastAsia"/>
        </w:rPr>
        <w:t>4-11</w:t>
      </w:r>
      <w:r w:rsidR="000936B9">
        <w:rPr>
          <w:rFonts w:hint="eastAsia"/>
        </w:rPr>
        <w:t>。</w:t>
      </w:r>
    </w:p>
    <w:p w:rsidR="0007247D" w:rsidRDefault="0007247D" w:rsidP="00B83A67">
      <w:pPr>
        <w:pStyle w:val="a3"/>
        <w:spacing w:line="288" w:lineRule="auto"/>
        <w:ind w:firstLine="468"/>
      </w:pPr>
      <w:r>
        <w:rPr>
          <w:rFonts w:hint="eastAsia"/>
        </w:rPr>
        <w:t>根据相似性的定义，对于</w:t>
      </w:r>
      <w:r w:rsidR="00052DC0">
        <w:rPr>
          <w:rFonts w:hint="eastAsia"/>
        </w:rPr>
        <w:t>情况（</w:t>
      </w:r>
      <w:r w:rsidR="00052DC0">
        <w:rPr>
          <w:rFonts w:hint="eastAsia"/>
        </w:rPr>
        <w:t>1</w:t>
      </w:r>
      <w:r w:rsidR="00052DC0">
        <w:rPr>
          <w:rFonts w:hint="eastAsia"/>
        </w:rPr>
        <w:t>）</w:t>
      </w:r>
      <w:r w:rsidR="00D73997">
        <w:rPr>
          <w:rFonts w:hint="eastAsia"/>
        </w:rPr>
        <w:t>首末倒置的情况</w:t>
      </w:r>
      <w:r w:rsidR="00485009">
        <w:rPr>
          <w:rFonts w:hint="eastAsia"/>
        </w:rPr>
        <w:t>有：</w:t>
      </w:r>
    </w:p>
    <w:p w:rsidR="00485009" w:rsidRPr="00485009" w:rsidRDefault="0079682D" w:rsidP="004678AB">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sidR="00DB449A">
        <w:rPr>
          <w:rFonts w:hint="eastAsia"/>
        </w:rPr>
        <w:t xml:space="preserve">        </w:t>
      </w:r>
      <w:r w:rsidR="008C2DBB">
        <w:rPr>
          <w:rFonts w:hint="eastAsia"/>
        </w:rPr>
        <w:t xml:space="preserve">           </w:t>
      </w:r>
      <w:r w:rsidR="008C2DBB">
        <w:rPr>
          <w:rFonts w:hint="eastAsia"/>
        </w:rPr>
        <w:t>公式</w:t>
      </w:r>
      <w:r w:rsidR="008C2DBB">
        <w:rPr>
          <w:rFonts w:hint="eastAsia"/>
        </w:rPr>
        <w:t>4-2</w:t>
      </w:r>
    </w:p>
    <w:p w:rsidR="003B3AC7" w:rsidRDefault="00052DC0" w:rsidP="00B83A67">
      <w:pPr>
        <w:pStyle w:val="a3"/>
        <w:spacing w:line="288" w:lineRule="auto"/>
        <w:ind w:firstLine="468"/>
      </w:pPr>
      <w:r>
        <w:rPr>
          <w:rFonts w:hint="eastAsia"/>
        </w:rPr>
        <w:t>对于情况（</w:t>
      </w:r>
      <w:r>
        <w:rPr>
          <w:rFonts w:hint="eastAsia"/>
        </w:rPr>
        <w:t>2</w:t>
      </w:r>
      <w:r>
        <w:rPr>
          <w:rFonts w:hint="eastAsia"/>
        </w:rPr>
        <w:t>），根据相似性定义有：</w:t>
      </w:r>
    </w:p>
    <w:p w:rsidR="00052DC0" w:rsidRPr="00052DC0" w:rsidRDefault="0079682D" w:rsidP="004678AB">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r>
              <w:rPr>
                <w:rFonts w:ascii="Cambria Math" w:eastAsia="Cambria Math" w:hAnsi="Cambria Math"/>
              </w:rPr>
              <m:t>2*</m:t>
            </m:r>
            <m:d>
              <m:dPr>
                <m:begChr m:val="（"/>
                <m:endChr m:val="）"/>
                <m:ctrlPr>
                  <w:rPr>
                    <w:rFonts w:ascii="Cambria Math" w:hAnsi="Cambria Math"/>
                  </w:rPr>
                </m:ctrlPr>
              </m:dPr>
              <m:e>
                <m:r>
                  <m:rPr>
                    <m:sty m:val="p"/>
                  </m:rPr>
                  <w:rPr>
                    <w:rFonts w:ascii="Cambria Math" w:hAnsi="Cambria Math"/>
                  </w:rPr>
                  <m:t>N%2</m:t>
                </m:r>
              </m:e>
            </m:d>
            <m:r>
              <m:rPr>
                <m:sty m:val="p"/>
              </m:rPr>
              <w:rPr>
                <w:rFonts w:ascii="Cambria Math" w:hAnsi="Cambria Math"/>
              </w:rPr>
              <m:t>*</m:t>
            </m:r>
            <m:sSup>
              <m:sSupPr>
                <m:ctrlPr>
                  <w:rPr>
                    <w:rFonts w:ascii="Cambria Math" w:hAnsi="Cambria Math"/>
                  </w:rPr>
                </m:ctrlPr>
              </m:sSupPr>
              <m:e>
                <m:r>
                  <m:rPr>
                    <m:sty m:val="p"/>
                  </m:rPr>
                  <w:rPr>
                    <w:rFonts w:ascii="Cambria Math" w:hAnsi="Cambria Math"/>
                  </w:rPr>
                  <m:t>（</m:t>
                </m:r>
                <m:r>
                  <m:rPr>
                    <m:sty m:val="p"/>
                  </m:rPr>
                  <w:rPr>
                    <w:rFonts w:ascii="Cambria Math" w:hAnsi="Cambria Math"/>
                  </w:rPr>
                  <m:t>N-N%2</m:t>
                </m:r>
                <m:r>
                  <m:rPr>
                    <m:sty m:val="p"/>
                  </m:rPr>
                  <w:rPr>
                    <w:rFonts w:ascii="Cambria Math" w:hAnsi="Cambria Math"/>
                  </w:rPr>
                  <m:t>）</m:t>
                </m:r>
              </m:e>
              <m:sup>
                <m:r>
                  <w:rPr>
                    <w:rFonts w:ascii="Cambria Math" w:hAnsi="Cambria Math"/>
                  </w:rPr>
                  <m:t>2</m:t>
                </m:r>
              </m:sup>
            </m:sSup>
          </m:e>
        </m:rad>
      </m:oMath>
      <w:r w:rsidR="001D2455">
        <w:rPr>
          <w:rFonts w:hint="eastAsia"/>
        </w:rPr>
        <w:t xml:space="preserve">    </w:t>
      </w:r>
      <w:r w:rsidR="008C2DBB">
        <w:rPr>
          <w:rFonts w:hint="eastAsia"/>
        </w:rPr>
        <w:t xml:space="preserve">           </w:t>
      </w:r>
      <w:r w:rsidR="008C2DBB">
        <w:rPr>
          <w:rFonts w:hint="eastAsia"/>
        </w:rPr>
        <w:t>公式</w:t>
      </w:r>
      <w:r w:rsidR="008C2DBB">
        <w:rPr>
          <w:rFonts w:hint="eastAsia"/>
        </w:rPr>
        <w:t>4-3</w:t>
      </w:r>
    </w:p>
    <w:p w:rsidR="00013D81" w:rsidRDefault="00EF2C3F" w:rsidP="00B83A67">
      <w:pPr>
        <w:pStyle w:val="a3"/>
        <w:spacing w:line="288" w:lineRule="auto"/>
        <w:ind w:firstLine="468"/>
      </w:pPr>
      <w:r>
        <w:rPr>
          <w:rFonts w:hint="eastAsia"/>
        </w:rPr>
        <w:t>对于情况（</w:t>
      </w:r>
      <w:r>
        <w:rPr>
          <w:rFonts w:hint="eastAsia"/>
        </w:rPr>
        <w:t>2</w:t>
      </w:r>
      <w:r>
        <w:rPr>
          <w:rFonts w:hint="eastAsia"/>
        </w:rPr>
        <w:t>）的相似度的</w:t>
      </w:r>
      <w:r w:rsidR="00C54DDE">
        <w:rPr>
          <w:rFonts w:hint="eastAsia"/>
        </w:rPr>
        <w:t>表示，可以跟</w:t>
      </w:r>
      <w:r w:rsidR="00C54DDE">
        <w:rPr>
          <w:rFonts w:hint="eastAsia"/>
        </w:rPr>
        <w:t>N</w:t>
      </w:r>
      <w:r w:rsidR="00C54DDE">
        <w:rPr>
          <w:rFonts w:hint="eastAsia"/>
        </w:rPr>
        <w:t>为奇数和偶数分别表示如下：</w:t>
      </w:r>
    </w:p>
    <w:p w:rsidR="00013D81" w:rsidRPr="004678AB" w:rsidRDefault="0079682D" w:rsidP="004678AB">
      <w:pPr>
        <w:pStyle w:val="a3"/>
        <w:spacing w:line="288" w:lineRule="auto"/>
        <w:ind w:firstLine="492"/>
        <w:jc w:val="right"/>
      </w:pPr>
      <m:oMath>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d>
          <m:dPr>
            <m:begChr m:val="{"/>
            <m:endChr m:val=""/>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e>
                  </m:rad>
                  <m:r>
                    <m:rPr>
                      <m:sty m:val="p"/>
                    </m:rPr>
                    <w:rPr>
                      <w:rFonts w:ascii="Cambria Math" w:hAnsi="Cambria Math"/>
                    </w:rPr>
                    <m:t>Ｎ为奇数</m:t>
                  </m:r>
                </m:e>
              </m:m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Cambria Math" w:hAnsi="Cambria Math"/>
                                  <w:i/>
                                </w:rPr>
                              </m:ctrlPr>
                            </m:sSupPr>
                            <m:e>
                              <m:r>
                                <w:rPr>
                                  <w:rFonts w:ascii="Cambria Math" w:eastAsia="Cambria Math" w:hAnsi="Cambria Math"/>
                                </w:rPr>
                                <m:t>N</m:t>
                              </m:r>
                            </m:e>
                            <m:sup>
                              <m:r>
                                <w:rPr>
                                  <w:rFonts w:ascii="Cambria Math" w:eastAsia="Cambria Math" w:hAnsi="Cambria Math"/>
                                </w:rPr>
                                <m:t>3</m:t>
                              </m:r>
                            </m:sup>
                          </m:sSup>
                        </m:num>
                        <m:den>
                          <m:r>
                            <w:rPr>
                              <w:rFonts w:ascii="Cambria Math" w:eastAsia="Cambria Math" w:hAnsi="Cambria Math"/>
                            </w:rPr>
                            <m:t>4</m:t>
                          </m:r>
                        </m:den>
                      </m:f>
                    </m:e>
                  </m:rad>
                  <m:r>
                    <w:rPr>
                      <w:rFonts w:ascii="Cambria Math" w:eastAsia="Cambria Math" w:hAnsi="Cambria Math"/>
                    </w:rPr>
                    <m:t xml:space="preserve">                             N</m:t>
                  </m:r>
                  <m:r>
                    <m:rPr>
                      <m:sty m:val="p"/>
                    </m:rPr>
                    <w:rPr>
                      <w:rFonts w:ascii="Cambria Math" w:hAnsi="Cambria Math"/>
                    </w:rPr>
                    <m:t>为偶数</m:t>
                  </m:r>
                </m:e>
              </m:mr>
            </m:m>
          </m:e>
        </m:d>
      </m:oMath>
      <w:r w:rsidR="001D2455" w:rsidRPr="004678AB">
        <w:rPr>
          <w:rFonts w:hint="eastAsia"/>
        </w:rPr>
        <w:t xml:space="preserve">       </w:t>
      </w:r>
      <w:r w:rsidR="008C2DBB" w:rsidRPr="004678AB">
        <w:rPr>
          <w:rFonts w:hint="eastAsia"/>
        </w:rPr>
        <w:t xml:space="preserve">            </w:t>
      </w:r>
      <w:r w:rsidR="008C2DBB" w:rsidRPr="004678AB">
        <w:rPr>
          <w:rFonts w:hint="eastAsia"/>
        </w:rPr>
        <w:t>公式</w:t>
      </w:r>
      <w:r w:rsidR="008C2DBB" w:rsidRPr="004678AB">
        <w:rPr>
          <w:rFonts w:hint="eastAsia"/>
        </w:rPr>
        <w:t>4-4</w:t>
      </w:r>
    </w:p>
    <w:p w:rsidR="003B3AC7" w:rsidRDefault="002064B0" w:rsidP="00B83A67">
      <w:pPr>
        <w:pStyle w:val="a3"/>
        <w:spacing w:line="288" w:lineRule="auto"/>
        <w:ind w:firstLine="468"/>
      </w:pPr>
      <w:r>
        <w:rPr>
          <w:rFonts w:hint="eastAsia"/>
        </w:rPr>
        <w:t>如果要证明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9B1CFD">
        <w:rPr>
          <w:rFonts w:hint="eastAsia"/>
        </w:rPr>
        <w:t>，则只需要分别证明当Ｎ为奇数和偶数的情况下成立即可。</w:t>
      </w:r>
      <w:r w:rsidR="00A036C5">
        <w:rPr>
          <w:rFonts w:hint="eastAsia"/>
        </w:rPr>
        <w:t>下面将分别使用数学归纳法证明。</w:t>
      </w:r>
    </w:p>
    <w:p w:rsidR="00A036C5" w:rsidRDefault="00C64B81" w:rsidP="00B83A67">
      <w:pPr>
        <w:pStyle w:val="a3"/>
        <w:spacing w:line="288" w:lineRule="auto"/>
        <w:ind w:firstLine="468"/>
      </w:pPr>
      <w:r>
        <w:rPr>
          <w:rFonts w:hint="eastAsia"/>
        </w:rPr>
        <w:t>I</w:t>
      </w:r>
      <w:r>
        <w:rPr>
          <w:rFonts w:hint="eastAsia"/>
        </w:rPr>
        <w:t>：</w:t>
      </w:r>
      <w:r w:rsidR="00A036C5">
        <w:rPr>
          <w:rFonts w:hint="eastAsia"/>
        </w:rPr>
        <w:t>当</w:t>
      </w:r>
      <w:r w:rsidR="00A036C5">
        <w:rPr>
          <w:rFonts w:hint="eastAsia"/>
        </w:rPr>
        <w:t>N</w:t>
      </w:r>
      <w:r w:rsidR="00A036C5">
        <w:rPr>
          <w:rFonts w:hint="eastAsia"/>
        </w:rPr>
        <w:t>为奇数</w:t>
      </w:r>
      <w:r w:rsidR="005C6FED">
        <w:rPr>
          <w:rFonts w:hint="eastAsia"/>
        </w:rPr>
        <w:t>时：</w:t>
      </w:r>
    </w:p>
    <w:p w:rsidR="0000001D" w:rsidRDefault="00AD08CF" w:rsidP="00B83A67">
      <w:pPr>
        <w:pStyle w:val="a3"/>
        <w:spacing w:line="288" w:lineRule="auto"/>
        <w:ind w:firstLine="468"/>
      </w:pPr>
      <w:r>
        <w:rPr>
          <w:rFonts w:hint="eastAsia"/>
        </w:rPr>
        <w:lastRenderedPageBreak/>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D2515B">
        <w:rPr>
          <w:rFonts w:hint="eastAsia"/>
        </w:rPr>
        <w:t>，</w:t>
      </w:r>
      <w:r w:rsidR="00001F8B">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e>
        </m:rad>
      </m:oMath>
      <w:r w:rsidR="00C94E52">
        <w:rPr>
          <w:rFonts w:hint="eastAsia"/>
        </w:rPr>
        <w:t>，只需证明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oMath>
      <w:r w:rsidR="00232BFD">
        <w:rPr>
          <w:rFonts w:hint="eastAsia"/>
        </w:rPr>
        <w:t>即可。</w:t>
      </w:r>
    </w:p>
    <w:p w:rsidR="008A5085" w:rsidRDefault="008A5085" w:rsidP="00B83A67">
      <w:pPr>
        <w:pStyle w:val="a3"/>
        <w:numPr>
          <w:ilvl w:val="0"/>
          <w:numId w:val="25"/>
        </w:numPr>
        <w:spacing w:line="288" w:lineRule="auto"/>
        <w:ind w:firstLineChars="0"/>
      </w:pPr>
      <w:r>
        <w:rPr>
          <w:rFonts w:hint="eastAsia"/>
        </w:rPr>
        <w:t>当</w:t>
      </w:r>
      <w:r w:rsidR="00B60958">
        <w:rPr>
          <w:rFonts w:hint="eastAsia"/>
        </w:rPr>
        <w:t>N=</w:t>
      </w:r>
      <w:r w:rsidR="006538A2">
        <w:rPr>
          <w:rFonts w:hint="eastAsia"/>
        </w:rPr>
        <w:t>１时，有</w:t>
      </w:r>
      <w:r w:rsidR="006538A2">
        <w:rPr>
          <w:rFonts w:hint="eastAsia"/>
        </w:rPr>
        <w:t>0</w:t>
      </w:r>
      <w:r w:rsidR="006538A2">
        <w:rPr>
          <w:rFonts w:hint="eastAsia"/>
        </w:rPr>
        <w:t>≥</w:t>
      </w:r>
      <w:r w:rsidR="006538A2">
        <w:rPr>
          <w:rFonts w:hint="eastAsia"/>
        </w:rPr>
        <w:t>0</w:t>
      </w:r>
      <w:r w:rsidR="006538A2">
        <w:rPr>
          <w:rFonts w:hint="eastAsia"/>
        </w:rPr>
        <w:t>成立；</w:t>
      </w:r>
    </w:p>
    <w:p w:rsidR="006538A2" w:rsidRDefault="00B60958" w:rsidP="00B83A67">
      <w:pPr>
        <w:pStyle w:val="a3"/>
        <w:numPr>
          <w:ilvl w:val="0"/>
          <w:numId w:val="25"/>
        </w:numPr>
        <w:spacing w:line="288" w:lineRule="auto"/>
        <w:ind w:firstLineChars="0"/>
      </w:pPr>
      <w:r>
        <w:rPr>
          <w:rFonts w:hint="eastAsia"/>
        </w:rPr>
        <w:t>假设当</w:t>
      </w:r>
      <w:r>
        <w:rPr>
          <w:rFonts w:hint="eastAsia"/>
        </w:rPr>
        <w:t>N=</w:t>
      </w:r>
      <w:r w:rsidR="00640B8F">
        <w:rPr>
          <w:rFonts w:hint="eastAsia"/>
        </w:rPr>
        <w:t>K</w:t>
      </w:r>
      <w:r>
        <w:rPr>
          <w:rFonts w:hint="eastAsia"/>
        </w:rPr>
        <w:t>时，且</w:t>
      </w:r>
      <w:r>
        <w:rPr>
          <w:rFonts w:hint="eastAsia"/>
        </w:rPr>
        <w:t>K</w:t>
      </w:r>
      <w:r>
        <w:rPr>
          <w:rFonts w:hint="eastAsia"/>
        </w:rPr>
        <w:t>为奇数</w:t>
      </w:r>
      <w:r w:rsidR="00883161">
        <w:rPr>
          <w:rFonts w:hint="eastAsia"/>
        </w:rPr>
        <w:t>，有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oMath>
      <w:r w:rsidR="003A2542">
        <w:rPr>
          <w:rFonts w:hint="eastAsia"/>
        </w:rPr>
        <w:t>成立。</w:t>
      </w:r>
    </w:p>
    <w:p w:rsidR="00E263B5" w:rsidRDefault="00B42C98" w:rsidP="00B83A67">
      <w:pPr>
        <w:pStyle w:val="a3"/>
        <w:numPr>
          <w:ilvl w:val="0"/>
          <w:numId w:val="25"/>
        </w:numPr>
        <w:spacing w:line="288" w:lineRule="auto"/>
        <w:ind w:firstLineChars="0"/>
      </w:pPr>
      <w:r>
        <w:rPr>
          <w:rFonts w:hint="eastAsia"/>
        </w:rPr>
        <w:t>则当</w:t>
      </w:r>
      <w:r>
        <w:rPr>
          <w:rFonts w:hint="eastAsia"/>
        </w:rPr>
        <w:t>N=K+2</w:t>
      </w:r>
      <w:r>
        <w:rPr>
          <w:rFonts w:hint="eastAsia"/>
        </w:rPr>
        <w:t>时（</w:t>
      </w:r>
      <w:r>
        <w:rPr>
          <w:rFonts w:hint="eastAsia"/>
        </w:rPr>
        <w:t>N</w:t>
      </w:r>
      <w:r w:rsidR="001229AE">
        <w:rPr>
          <w:rFonts w:hint="eastAsia"/>
        </w:rPr>
        <w:t>仍然</w:t>
      </w:r>
      <w:r>
        <w:rPr>
          <w:rFonts w:hint="eastAsia"/>
        </w:rPr>
        <w:t>为奇数），若要证明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k+3</m:t>
            </m:r>
            <m:r>
              <m:rPr>
                <m:sty m:val="p"/>
              </m:rPr>
              <w:rPr>
                <w:rFonts w:ascii="Cambria Math" w:hAnsi="Cambria Math"/>
              </w:rPr>
              <m:t>）</m:t>
            </m:r>
          </m:e>
          <m:sup>
            <m:r>
              <w:rPr>
                <w:rFonts w:ascii="Cambria Math" w:hAnsi="Cambria Math"/>
              </w:rPr>
              <m:t>2</m:t>
            </m:r>
          </m:sup>
        </m:sSup>
      </m:oMath>
      <w:r w:rsidR="00F93ABC">
        <w:rPr>
          <w:rFonts w:hint="eastAsia"/>
        </w:rPr>
        <w:t>，</w:t>
      </w:r>
      <w:r w:rsidR="00F53C11">
        <w:rPr>
          <w:rFonts w:hint="eastAsia"/>
        </w:rPr>
        <w:t>经过化简</w:t>
      </w:r>
      <w:r w:rsidR="00F93ABC">
        <w:rPr>
          <w:rFonts w:hint="eastAsia"/>
        </w:rPr>
        <w:t>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k+1</m:t>
                </m:r>
              </m:e>
            </m:d>
          </m:e>
          <m:sup>
            <m:r>
              <w:rPr>
                <w:rFonts w:ascii="Cambria Math"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sidR="00344425">
        <w:rPr>
          <w:rFonts w:hint="eastAsia"/>
        </w:rPr>
        <w:t>，</w:t>
      </w:r>
      <w:r w:rsidR="000C41E7">
        <w:rPr>
          <w:rFonts w:hint="eastAsia"/>
        </w:rPr>
        <w:t>又因为</w:t>
      </w:r>
      <w:r w:rsidR="00344425">
        <w:rPr>
          <w:rFonts w:hint="eastAsia"/>
        </w:rPr>
        <w:t>当</w:t>
      </w:r>
      <w:r w:rsidR="000975CB">
        <w:rPr>
          <w:rFonts w:hint="eastAsia"/>
        </w:rPr>
        <w:t>N=K</w:t>
      </w:r>
      <w:r w:rsidR="000975CB">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oMath>
      <w:r w:rsidR="00A60559">
        <w:rPr>
          <w:rFonts w:hint="eastAsia"/>
        </w:rPr>
        <w:t>成立</w:t>
      </w:r>
      <w:r w:rsidR="000B38AD">
        <w:rPr>
          <w:rFonts w:hint="eastAsia"/>
        </w:rPr>
        <w:t>，</w:t>
      </w:r>
      <w:r w:rsidR="00A60559">
        <w:rPr>
          <w:rFonts w:hint="eastAsia"/>
        </w:rPr>
        <w:t>经过化简</w:t>
      </w:r>
      <w:r w:rsidR="000B38AD">
        <w:rPr>
          <w:rFonts w:hint="eastAsia"/>
        </w:rPr>
        <w:t>只需要证明</w:t>
      </w:r>
      <m:oMath>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sidR="00531CE4">
        <w:rPr>
          <w:rFonts w:hint="eastAsia"/>
        </w:rPr>
        <w:t>即可，即证明</w:t>
      </w:r>
      <m:oMath>
        <m:sSup>
          <m:sSupPr>
            <m:ctrlPr>
              <w:rPr>
                <w:rFonts w:ascii="Cambria Math" w:hAnsi="Cambria Math" w:cs="Cambria Math"/>
              </w:rPr>
            </m:ctrlPr>
          </m:sSupPr>
          <m:e>
            <m:r>
              <m:rPr>
                <m:sty m:val="p"/>
              </m:rPr>
              <w:rPr>
                <w:rFonts w:ascii="Cambria Math" w:hAnsi="Cambria Math" w:cs="Cambria Math"/>
              </w:rPr>
              <m:t>K</m:t>
            </m:r>
          </m:e>
          <m:sup>
            <m:r>
              <w:rPr>
                <w:rFonts w:ascii="Cambria Math" w:hAnsi="Cambria Math" w:cs="Cambria Math"/>
              </w:rPr>
              <m:t>2</m:t>
            </m:r>
          </m:sup>
        </m:sSup>
        <m:r>
          <w:rPr>
            <w:rFonts w:ascii="Cambria Math" w:hAnsi="Cambria Math" w:cs="Cambria Math"/>
          </w:rPr>
          <m:t>-</m:t>
        </m:r>
        <m:r>
          <m:rPr>
            <m:sty m:val="p"/>
          </m:rPr>
          <w:rPr>
            <w:rFonts w:ascii="Cambria Math" w:hAnsi="Cambria Math" w:cs="Cambria Math"/>
          </w:rPr>
          <m:t>1≥0</m:t>
        </m:r>
      </m:oMath>
      <w:r w:rsidR="00E0245B">
        <w:rPr>
          <w:rFonts w:hint="eastAsia"/>
        </w:rPr>
        <w:t>，显然对于</w:t>
      </w:r>
      <w:r w:rsidR="00E0245B">
        <w:rPr>
          <w:rFonts w:hint="eastAsia"/>
        </w:rPr>
        <w:t>K=3,5,7</w:t>
      </w:r>
      <w:r w:rsidR="00E0245B">
        <w:t>…</w:t>
      </w:r>
      <w:r w:rsidR="00E0245B">
        <w:rPr>
          <w:rFonts w:hint="eastAsia"/>
        </w:rPr>
        <w:t>.</w:t>
      </w:r>
      <w:r w:rsidR="00E263B5">
        <w:rPr>
          <w:rFonts w:hint="eastAsia"/>
        </w:rPr>
        <w:t>的奇数，是恒成立的。</w:t>
      </w:r>
    </w:p>
    <w:p w:rsidR="00E263B5" w:rsidRDefault="00E0245B" w:rsidP="00B83A67">
      <w:pPr>
        <w:pStyle w:val="a3"/>
        <w:spacing w:line="288" w:lineRule="auto"/>
        <w:ind w:left="372" w:firstLineChars="0" w:firstLine="0"/>
      </w:pPr>
      <w:r>
        <w:rPr>
          <w:rFonts w:hint="eastAsia"/>
        </w:rPr>
        <w:t>所以当</w:t>
      </w:r>
      <w:r>
        <w:rPr>
          <w:rFonts w:hint="eastAsia"/>
        </w:rPr>
        <w:t>N</w:t>
      </w:r>
      <w:r>
        <w:rPr>
          <w:rFonts w:hint="eastAsia"/>
        </w:rPr>
        <w:t>为奇数时，有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64163E">
        <w:rPr>
          <w:rFonts w:hint="eastAsia"/>
        </w:rPr>
        <w:t>成立。</w:t>
      </w:r>
    </w:p>
    <w:p w:rsidR="00E263B5" w:rsidRDefault="00E263B5" w:rsidP="00B83A67">
      <w:pPr>
        <w:pStyle w:val="a3"/>
        <w:spacing w:line="288" w:lineRule="auto"/>
        <w:ind w:left="372" w:firstLineChars="0" w:firstLine="0"/>
      </w:pPr>
      <w:r>
        <w:rPr>
          <w:rFonts w:hint="eastAsia"/>
        </w:rPr>
        <w:t>II</w:t>
      </w:r>
      <w:r>
        <w:rPr>
          <w:rFonts w:hint="eastAsia"/>
        </w:rPr>
        <w:t>：当</w:t>
      </w:r>
      <w:r>
        <w:rPr>
          <w:rFonts w:hint="eastAsia"/>
        </w:rPr>
        <w:t>N</w:t>
      </w:r>
      <w:r>
        <w:rPr>
          <w:rFonts w:hint="eastAsia"/>
        </w:rPr>
        <w:t>为偶数时：</w:t>
      </w:r>
    </w:p>
    <w:p w:rsidR="0000001D" w:rsidRDefault="00966695" w:rsidP="00B83A67">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hAnsi="Cambria Math"/>
                      </w:rPr>
                    </m:ctrlPr>
                  </m:sSupPr>
                  <m:e>
                    <m:r>
                      <w:rPr>
                        <w:rFonts w:ascii="Cambria Math" w:hAnsi="Cambria Math"/>
                      </w:rPr>
                      <m:t>N</m:t>
                    </m:r>
                  </m:e>
                  <m:sup>
                    <m:r>
                      <w:rPr>
                        <w:rFonts w:ascii="Cambria Math" w:hAnsi="Cambria Math"/>
                      </w:rPr>
                      <m:t>3</m:t>
                    </m:r>
                  </m:sup>
                </m:sSup>
              </m:num>
              <m:den>
                <m:r>
                  <w:rPr>
                    <w:rFonts w:ascii="Cambria Math" w:eastAsia="Cambria Math" w:hAnsi="Cambria Math"/>
                  </w:rPr>
                  <m:t>4</m:t>
                </m:r>
              </m:den>
            </m:f>
          </m:e>
        </m:rad>
      </m:oMath>
      <w:r w:rsidR="00304C53">
        <w:rPr>
          <w:rFonts w:hint="eastAsia"/>
        </w:rPr>
        <w:t>，即只需要证明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N</m:t>
                </m:r>
              </m:e>
              <m:sup>
                <m:r>
                  <w:rPr>
                    <w:rFonts w:ascii="Cambria Math" w:hAnsi="Cambria Math"/>
                  </w:rPr>
                  <m:t>3</m:t>
                </m:r>
              </m:sup>
            </m:sSup>
          </m:num>
          <m:den>
            <m:r>
              <w:rPr>
                <w:rFonts w:ascii="Cambria Math" w:eastAsia="Cambria Math" w:hAnsi="Cambria Math"/>
              </w:rPr>
              <m:t>4</m:t>
            </m:r>
          </m:den>
        </m:f>
      </m:oMath>
      <w:r w:rsidR="009A72C7">
        <w:rPr>
          <w:rFonts w:hint="eastAsia"/>
        </w:rPr>
        <w:t>即可。</w:t>
      </w:r>
    </w:p>
    <w:p w:rsidR="00FA281B" w:rsidRDefault="00FA281B" w:rsidP="00B83A67">
      <w:pPr>
        <w:pStyle w:val="a3"/>
        <w:numPr>
          <w:ilvl w:val="0"/>
          <w:numId w:val="26"/>
        </w:numPr>
        <w:spacing w:line="288" w:lineRule="auto"/>
        <w:ind w:firstLineChars="0"/>
      </w:pPr>
      <w:r>
        <w:rPr>
          <w:rFonts w:hint="eastAsia"/>
        </w:rPr>
        <w:t>当</w:t>
      </w:r>
      <w:r>
        <w:rPr>
          <w:rFonts w:hint="eastAsia"/>
        </w:rPr>
        <w:t>N=2</w:t>
      </w:r>
      <w:r>
        <w:rPr>
          <w:rFonts w:hint="eastAsia"/>
        </w:rPr>
        <w:t>时，有</w:t>
      </w:r>
      <w:r w:rsidR="006A55F9">
        <w:rPr>
          <w:rFonts w:hint="eastAsia"/>
        </w:rPr>
        <w:t>2</w:t>
      </w:r>
      <w:r w:rsidR="006A55F9">
        <w:rPr>
          <w:rFonts w:hint="eastAsia"/>
        </w:rPr>
        <w:t>≥</w:t>
      </w:r>
      <w:r w:rsidR="006A55F9">
        <w:rPr>
          <w:rFonts w:hint="eastAsia"/>
        </w:rPr>
        <w:t>2</w:t>
      </w:r>
      <w:r w:rsidR="006A55F9">
        <w:rPr>
          <w:rFonts w:hint="eastAsia"/>
        </w:rPr>
        <w:t>成立；</w:t>
      </w:r>
    </w:p>
    <w:p w:rsidR="00640B8F" w:rsidRDefault="00640B8F" w:rsidP="00B83A67">
      <w:pPr>
        <w:pStyle w:val="a3"/>
        <w:numPr>
          <w:ilvl w:val="0"/>
          <w:numId w:val="26"/>
        </w:numPr>
        <w:spacing w:line="288" w:lineRule="auto"/>
        <w:ind w:firstLineChars="0"/>
      </w:pPr>
      <w:r>
        <w:rPr>
          <w:rFonts w:hint="eastAsia"/>
        </w:rPr>
        <w:t>假设当</w:t>
      </w:r>
      <w:r>
        <w:rPr>
          <w:rFonts w:hint="eastAsia"/>
        </w:rPr>
        <w:t>N=K</w:t>
      </w:r>
      <w:r>
        <w:rPr>
          <w:rFonts w:hint="eastAsia"/>
        </w:rPr>
        <w:t>时，且</w:t>
      </w:r>
      <w:r>
        <w:rPr>
          <w:rFonts w:hint="eastAsia"/>
        </w:rPr>
        <w:t>K</w:t>
      </w:r>
      <w:r>
        <w:rPr>
          <w:rFonts w:hint="eastAsia"/>
        </w:rPr>
        <w:t>为偶数，有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oMath>
      <w:r w:rsidR="001229AE">
        <w:rPr>
          <w:rFonts w:hint="eastAsia"/>
        </w:rPr>
        <w:t>成立。</w:t>
      </w:r>
    </w:p>
    <w:p w:rsidR="0073246C" w:rsidRDefault="001229AE" w:rsidP="00B83A67">
      <w:pPr>
        <w:pStyle w:val="a3"/>
        <w:numPr>
          <w:ilvl w:val="0"/>
          <w:numId w:val="26"/>
        </w:numPr>
        <w:spacing w:line="288" w:lineRule="auto"/>
        <w:ind w:firstLineChars="0"/>
      </w:pPr>
      <w:r>
        <w:rPr>
          <w:rFonts w:hint="eastAsia"/>
        </w:rPr>
        <w:t>则当</w:t>
      </w:r>
      <w:r>
        <w:rPr>
          <w:rFonts w:hint="eastAsia"/>
        </w:rPr>
        <w:t>N=K+2</w:t>
      </w:r>
      <w:r>
        <w:rPr>
          <w:rFonts w:hint="eastAsia"/>
        </w:rPr>
        <w:t>时（</w:t>
      </w:r>
      <w:r>
        <w:rPr>
          <w:rFonts w:hint="eastAsia"/>
        </w:rPr>
        <w:t>N</w:t>
      </w:r>
      <w:r>
        <w:rPr>
          <w:rFonts w:hint="eastAsia"/>
        </w:rPr>
        <w:t>仍然为偶数），若要证明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k+2</m:t>
            </m:r>
            <m:r>
              <m:rPr>
                <m:sty m:val="p"/>
              </m:rPr>
              <w:rPr>
                <w:rFonts w:ascii="Cambria Math" w:hAnsi="Cambria Math"/>
              </w:rPr>
              <m:t>）</m:t>
            </m:r>
          </m:e>
          <m:sup>
            <m:r>
              <w:rPr>
                <w:rFonts w:ascii="Cambria Math" w:hAnsi="Cambria Math"/>
              </w:rPr>
              <m:t>2</m:t>
            </m:r>
          </m:sup>
        </m:sSup>
      </m:oMath>
      <w:r w:rsidR="008C1344">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sidR="00DA6386">
        <w:rPr>
          <w:rFonts w:hint="eastAsia"/>
        </w:rPr>
        <w:t>，</w:t>
      </w:r>
      <w:r w:rsidR="00F10D7D">
        <w:rPr>
          <w:rFonts w:hint="eastAsia"/>
        </w:rPr>
        <w:t>又因为当</w:t>
      </w:r>
      <w:r w:rsidR="00F10D7D">
        <w:rPr>
          <w:rFonts w:hint="eastAsia"/>
        </w:rPr>
        <w:t>N=K</w:t>
      </w:r>
      <w:r w:rsidR="00F10D7D">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oMath>
      <w:r w:rsidR="00A17A72">
        <w:rPr>
          <w:rFonts w:hint="eastAsia"/>
        </w:rPr>
        <w:t>成立</w:t>
      </w:r>
      <w:r w:rsidR="00A60559">
        <w:rPr>
          <w:rFonts w:hint="eastAsia"/>
        </w:rPr>
        <w:t>，所以只需要证明</w:t>
      </w:r>
      <m:oMath>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sidR="00A60559">
        <w:rPr>
          <w:rFonts w:hint="eastAsia"/>
        </w:rPr>
        <w:t>，经过化简</w:t>
      </w:r>
      <w:r w:rsidR="002D38B6">
        <w:rPr>
          <w:rFonts w:hint="eastAsia"/>
        </w:rPr>
        <w:t>只需要证明</w:t>
      </w:r>
      <m:oMath>
        <m:sSup>
          <m:sSupPr>
            <m:ctrlPr>
              <w:rPr>
                <w:rFonts w:ascii="Cambria Math" w:hAnsi="Cambria Math"/>
              </w:rPr>
            </m:ctrlPr>
          </m:sSupPr>
          <m:e>
            <m:r>
              <w:rPr>
                <w:rFonts w:ascii="Cambria Math" w:hAnsi="Cambria Math"/>
              </w:rPr>
              <m:t>K</m:t>
            </m:r>
          </m:e>
          <m:sup>
            <m:r>
              <w:rPr>
                <w:rFonts w:ascii="Cambria Math" w:hAnsi="Cambria Math"/>
              </w:rPr>
              <m:t>2</m:t>
            </m:r>
          </m:sup>
        </m:sSup>
        <m:r>
          <m:rPr>
            <m:sty m:val="p"/>
          </m:rPr>
          <w:rPr>
            <w:rFonts w:ascii="Cambria Math" w:hAnsi="Cambria Math"/>
          </w:rPr>
          <m:t>+2K≥0</m:t>
        </m:r>
      </m:oMath>
      <w:r w:rsidR="00B4007B">
        <w:rPr>
          <w:rFonts w:hint="eastAsia"/>
        </w:rPr>
        <w:t>，显然对于</w:t>
      </w:r>
      <w:r w:rsidR="003722AD">
        <w:rPr>
          <w:rFonts w:hint="eastAsia"/>
        </w:rPr>
        <w:t>K=4,6,</w:t>
      </w:r>
      <w:r w:rsidR="003722AD">
        <w:t>…</w:t>
      </w:r>
      <w:r w:rsidR="003722AD">
        <w:rPr>
          <w:rFonts w:hint="eastAsia"/>
        </w:rPr>
        <w:t>.</w:t>
      </w:r>
      <w:r w:rsidR="003722AD">
        <w:rPr>
          <w:rFonts w:hint="eastAsia"/>
        </w:rPr>
        <w:t>的偶数，是恒成立的</w:t>
      </w:r>
      <w:r w:rsidR="006159ED">
        <w:rPr>
          <w:rFonts w:hint="eastAsia"/>
        </w:rPr>
        <w:t>。</w:t>
      </w:r>
    </w:p>
    <w:p w:rsidR="00F6517E" w:rsidRDefault="0073246C" w:rsidP="00B83A67">
      <w:pPr>
        <w:pStyle w:val="a3"/>
        <w:spacing w:line="288" w:lineRule="auto"/>
        <w:ind w:left="372" w:firstLineChars="0" w:firstLine="0"/>
      </w:pPr>
      <w:r>
        <w:rPr>
          <w:rFonts w:hint="eastAsia"/>
        </w:rPr>
        <w:t>所以</w:t>
      </w:r>
      <w:r w:rsidR="004A5390">
        <w:rPr>
          <w:rFonts w:hint="eastAsia"/>
        </w:rPr>
        <w:t>当Ｎ为偶数时，也有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200647">
        <w:rPr>
          <w:rFonts w:hint="eastAsia"/>
        </w:rPr>
        <w:t>成立</w:t>
      </w:r>
      <w:r w:rsidR="00304853">
        <w:rPr>
          <w:rFonts w:hint="eastAsia"/>
        </w:rPr>
        <w:t>。</w:t>
      </w:r>
    </w:p>
    <w:p w:rsidR="00FA5C0D" w:rsidRDefault="00771AA1" w:rsidP="00B83A67">
      <w:pPr>
        <w:pStyle w:val="a3"/>
        <w:spacing w:line="288" w:lineRule="auto"/>
        <w:ind w:firstLine="468"/>
      </w:pPr>
      <w:r>
        <w:rPr>
          <w:rFonts w:hint="eastAsia"/>
        </w:rPr>
        <w:lastRenderedPageBreak/>
        <w:t>综上所述，当</w:t>
      </w:r>
      <w:r w:rsidR="001260FD">
        <w:rPr>
          <w:rFonts w:hint="eastAsia"/>
        </w:rPr>
        <w:t>Ｎ</w:t>
      </w:r>
      <w:r w:rsidR="001260FD">
        <w:rPr>
          <w:rFonts w:hint="eastAsia"/>
        </w:rPr>
        <w:t>&gt;1</w:t>
      </w:r>
      <w:r w:rsidR="001260FD">
        <w:rPr>
          <w:rFonts w:hint="eastAsia"/>
        </w:rPr>
        <w:t>时，都有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C4542B">
        <w:rPr>
          <w:rFonts w:hint="eastAsia"/>
        </w:rPr>
        <w:t>，所以</w:t>
      </w:r>
      <w:r w:rsidR="00CC2D52">
        <w:rPr>
          <w:rFonts w:hint="eastAsia"/>
        </w:rPr>
        <w:t>相对于</w:t>
      </w:r>
      <w:r w:rsidR="0004730B">
        <w:rPr>
          <w:rFonts w:hint="eastAsia"/>
        </w:rPr>
        <w:t>一段排序，其</w:t>
      </w:r>
      <w:r w:rsidR="00831B1D">
        <w:rPr>
          <w:rFonts w:hint="eastAsia"/>
        </w:rPr>
        <w:t>相关性的下界是</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sidR="00F6517E">
        <w:rPr>
          <w:rFonts w:hint="eastAsia"/>
        </w:rPr>
        <w:t>，其中</w:t>
      </w:r>
      <w:r w:rsidR="00F6517E">
        <w:rPr>
          <w:rFonts w:hint="eastAsia"/>
        </w:rPr>
        <w:t>N</w:t>
      </w:r>
      <w:r w:rsidR="00F6517E">
        <w:rPr>
          <w:rFonts w:hint="eastAsia"/>
        </w:rPr>
        <w:t>为</w:t>
      </w:r>
      <w:r w:rsidR="00672E03">
        <w:rPr>
          <w:rFonts w:hint="eastAsia"/>
        </w:rPr>
        <w:t>不确定图边的个数。</w:t>
      </w:r>
    </w:p>
    <w:p w:rsidR="008A0FDB" w:rsidRDefault="00615017" w:rsidP="00B83A67">
      <w:pPr>
        <w:pStyle w:val="a3"/>
        <w:spacing w:line="288" w:lineRule="auto"/>
        <w:ind w:firstLine="468"/>
      </w:pPr>
      <w:r>
        <w:rPr>
          <w:rFonts w:hint="eastAsia"/>
        </w:rPr>
        <w:t>由于</w:t>
      </w:r>
      <w:r w:rsidR="00746622">
        <w:rPr>
          <w:rFonts w:hint="eastAsia"/>
        </w:rPr>
        <w:t>基于增广路径添加的近似算法主要是对于</w:t>
      </w:r>
      <w:r w:rsidR="00BC5C20">
        <w:rPr>
          <w:rFonts w:hint="eastAsia"/>
        </w:rPr>
        <w:t>增量算法相对于</w:t>
      </w:r>
      <w:r w:rsidR="00BC5C20">
        <w:rPr>
          <w:rFonts w:hint="eastAsia"/>
        </w:rPr>
        <w:t>A</w:t>
      </w:r>
      <w:r w:rsidR="00BC5C20">
        <w:rPr>
          <w:rFonts w:hint="eastAsia"/>
        </w:rPr>
        <w:t>类边</w:t>
      </w:r>
      <w:r w:rsidR="00FC2543">
        <w:rPr>
          <w:rFonts w:hint="eastAsia"/>
        </w:rPr>
        <w:t>二次状态划分的改进，</w:t>
      </w:r>
      <w:r w:rsidR="00110AC4">
        <w:rPr>
          <w:rFonts w:hint="eastAsia"/>
        </w:rPr>
        <w:t>在选择增广路径的</w:t>
      </w:r>
      <w:r w:rsidR="000306A6">
        <w:rPr>
          <w:rFonts w:hint="eastAsia"/>
        </w:rPr>
        <w:t>过程中，会优先使用“未</w:t>
      </w:r>
      <w:r w:rsidR="008A0FDB">
        <w:rPr>
          <w:rFonts w:hint="eastAsia"/>
        </w:rPr>
        <w:t>饱和边</w:t>
      </w:r>
      <w:r w:rsidR="000306A6">
        <w:rPr>
          <w:rFonts w:hint="eastAsia"/>
        </w:rPr>
        <w:t>”</w:t>
      </w:r>
      <w:r w:rsidR="008A0FDB">
        <w:rPr>
          <w:rFonts w:hint="eastAsia"/>
        </w:rPr>
        <w:t>来</w:t>
      </w:r>
      <w:r w:rsidR="005C4B60">
        <w:rPr>
          <w:rFonts w:hint="eastAsia"/>
        </w:rPr>
        <w:t>寻找</w:t>
      </w:r>
      <w:r w:rsidR="00192590">
        <w:rPr>
          <w:rFonts w:hint="eastAsia"/>
        </w:rPr>
        <w:t>一个较可靠的最可靠最大流分布。</w:t>
      </w:r>
      <w:r w:rsidR="003C6E7B">
        <w:rPr>
          <w:rFonts w:hint="eastAsia"/>
        </w:rPr>
        <w:t>因此算法只会</w:t>
      </w:r>
      <w:r w:rsidR="00465092">
        <w:rPr>
          <w:rFonts w:hint="eastAsia"/>
        </w:rPr>
        <w:t>使得</w:t>
      </w:r>
      <w:r w:rsidR="00465092">
        <w:rPr>
          <w:rFonts w:hint="eastAsia"/>
        </w:rPr>
        <w:t>A</w:t>
      </w:r>
      <w:r w:rsidR="00465092">
        <w:rPr>
          <w:rFonts w:hint="eastAsia"/>
        </w:rPr>
        <w:t>边的排序</w:t>
      </w:r>
      <w:r w:rsidR="009710AA">
        <w:rPr>
          <w:rFonts w:hint="eastAsia"/>
        </w:rPr>
        <w:t>造成影响，所以</w:t>
      </w:r>
      <w:r w:rsidR="002B0C08">
        <w:rPr>
          <w:rFonts w:hint="eastAsia"/>
        </w:rPr>
        <w:t>近似算法的</w:t>
      </w:r>
      <w:r w:rsidR="000A512D">
        <w:rPr>
          <w:rFonts w:hint="eastAsia"/>
        </w:rPr>
        <w:t>下界可以表示为</w:t>
      </w:r>
      <m:oMath>
        <m:f>
          <m:fPr>
            <m:ctrlPr>
              <w:rPr>
                <w:rFonts w:ascii="Cambria Math" w:eastAsia="Cambria Math" w:hAnsi="Cambria Math" w:cs="Cambria Math"/>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-1</m:t>
                </m:r>
              </m:sup>
              <m:e>
                <m:sSup>
                  <m:sSupPr>
                    <m:ctrlPr>
                      <w:rPr>
                        <w:rFonts w:ascii="Cambria Math" w:eastAsia="Cambria Math" w:hAnsi="Cambria Math" w:cs="Cambria Math"/>
                        <w:i/>
                      </w:rPr>
                    </m:ctrlPr>
                  </m:sSupPr>
                  <m:e>
                    <m:r>
                      <w:rPr>
                        <w:rFonts w:ascii="宋体" w:hAnsi="宋体" w:cs="宋体" w:hint="eastAsia"/>
                      </w:rPr>
                      <m:t>（</m:t>
                    </m:r>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e>
        </m:rad>
      </m:oMath>
      <w:r w:rsidR="00BF52E0">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oMath>
      <w:r w:rsidR="002A14C4">
        <w:rPr>
          <w:rFonts w:hint="eastAsia"/>
        </w:rPr>
        <w:t>表示的是基于流量和分布可靠性的不确定图关键边模型</w:t>
      </w:r>
      <w:r w:rsidR="004403AB">
        <w:rPr>
          <w:rFonts w:hint="eastAsia"/>
        </w:rPr>
        <w:t>中</w:t>
      </w:r>
      <w:r w:rsidR="004403AB">
        <w:rPr>
          <w:rFonts w:hint="eastAsia"/>
        </w:rPr>
        <w:t>A</w:t>
      </w:r>
      <w:r w:rsidR="004403AB">
        <w:rPr>
          <w:rFonts w:hint="eastAsia"/>
        </w:rPr>
        <w:t>类边的个数。</w:t>
      </w:r>
    </w:p>
    <w:p w:rsidR="00C55BBF" w:rsidRDefault="006D75D3" w:rsidP="00DB5271">
      <w:pPr>
        <w:pStyle w:val="21"/>
      </w:pPr>
      <w:bookmarkStart w:id="110" w:name="_Toc449617179"/>
      <w:r>
        <w:rPr>
          <w:rFonts w:hint="eastAsia"/>
        </w:rPr>
        <w:t>4.</w:t>
      </w:r>
      <w:r w:rsidR="00FD4397">
        <w:rPr>
          <w:rFonts w:hint="eastAsia"/>
        </w:rPr>
        <w:t>5</w:t>
      </w:r>
      <w:r>
        <w:rPr>
          <w:rFonts w:hint="eastAsia"/>
        </w:rPr>
        <w:t xml:space="preserve"> </w:t>
      </w:r>
      <w:r w:rsidR="00EB5810">
        <w:rPr>
          <w:rFonts w:hint="eastAsia"/>
        </w:rPr>
        <w:t>实验及分析</w:t>
      </w:r>
      <w:bookmarkEnd w:id="110"/>
    </w:p>
    <w:p w:rsidR="0052009C" w:rsidRDefault="0052009C" w:rsidP="00243CE1">
      <w:pPr>
        <w:pStyle w:val="a3"/>
        <w:spacing w:line="288" w:lineRule="auto"/>
        <w:ind w:firstLine="468"/>
      </w:pPr>
      <w:r>
        <w:rPr>
          <w:rFonts w:hint="eastAsia"/>
        </w:rPr>
        <w:t>为了验证本文所提出算法的运行效率及分析影响算法性能各种因素，本</w:t>
      </w:r>
      <w:r w:rsidR="007D5219">
        <w:rPr>
          <w:rFonts w:hint="eastAsia"/>
        </w:rPr>
        <w:t>节</w:t>
      </w:r>
      <w:r>
        <w:rPr>
          <w:rFonts w:hint="eastAsia"/>
        </w:rPr>
        <w:t>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52009C" w:rsidRDefault="006D75D3" w:rsidP="003610BD">
      <w:pPr>
        <w:pStyle w:val="31"/>
      </w:pPr>
      <w:bookmarkStart w:id="111" w:name="_Toc449617180"/>
      <w:r>
        <w:rPr>
          <w:rFonts w:hint="eastAsia"/>
        </w:rPr>
        <w:t>4.</w:t>
      </w:r>
      <w:r w:rsidR="00FD4397">
        <w:rPr>
          <w:rFonts w:hint="eastAsia"/>
        </w:rPr>
        <w:t>5</w:t>
      </w:r>
      <w:r>
        <w:rPr>
          <w:rFonts w:hint="eastAsia"/>
        </w:rPr>
        <w:t xml:space="preserve">.1 </w:t>
      </w:r>
      <w:r w:rsidR="0052009C">
        <w:rPr>
          <w:rFonts w:hint="eastAsia"/>
        </w:rPr>
        <w:t>实验数据</w:t>
      </w:r>
      <w:bookmarkEnd w:id="111"/>
    </w:p>
    <w:p w:rsidR="00FC25F7" w:rsidRDefault="00355FD7" w:rsidP="00243CE1">
      <w:pPr>
        <w:pStyle w:val="a3"/>
        <w:spacing w:line="288" w:lineRule="auto"/>
        <w:ind w:firstLine="468"/>
      </w:pPr>
      <w:r>
        <w:rPr>
          <w:rFonts w:hint="eastAsia"/>
        </w:rPr>
        <w:t>与第三章实验相同，</w:t>
      </w:r>
      <w:r w:rsidR="0052009C">
        <w:rPr>
          <w:rFonts w:hint="eastAsia"/>
        </w:rPr>
        <w:t>本文采用了与文献</w:t>
      </w:r>
      <w:r w:rsidR="0052009C" w:rsidRPr="00605549">
        <w:rPr>
          <w:rFonts w:hint="eastAsia"/>
          <w:vertAlign w:val="superscript"/>
        </w:rPr>
        <w:t>[10]</w:t>
      </w:r>
      <w:r w:rsidR="0052009C">
        <w:rPr>
          <w:rFonts w:hint="eastAsia"/>
        </w:rPr>
        <w:t>相同的数据集，使用</w:t>
      </w:r>
      <w:r w:rsidR="0052009C" w:rsidRPr="009D0F57">
        <w:rPr>
          <w:rFonts w:hint="eastAsia"/>
        </w:rPr>
        <w:t>NETGEN</w:t>
      </w:r>
      <w:r w:rsidR="0052009C" w:rsidRPr="009D0F57">
        <w:rPr>
          <w:rFonts w:hint="eastAsia"/>
        </w:rPr>
        <w:t>生成器</w:t>
      </w:r>
      <w:r w:rsidR="0052009C" w:rsidRPr="00B7376A">
        <w:rPr>
          <w:rFonts w:hint="eastAsia"/>
          <w:vertAlign w:val="superscript"/>
        </w:rPr>
        <w:t>[11]</w:t>
      </w:r>
      <w:r w:rsidR="0052009C" w:rsidRPr="009D0F57">
        <w:rPr>
          <w:rFonts w:hint="eastAsia"/>
        </w:rPr>
        <w:t>产生</w:t>
      </w:r>
      <w:r w:rsidR="0052009C">
        <w:rPr>
          <w:rFonts w:hint="eastAsia"/>
        </w:rPr>
        <w:t>V</w:t>
      </w:r>
      <w:r w:rsidR="0052009C" w:rsidRPr="0041061C">
        <w:rPr>
          <w:rFonts w:hint="eastAsia"/>
          <w:vertAlign w:val="subscript"/>
        </w:rPr>
        <w:t>6</w:t>
      </w:r>
      <w:r w:rsidR="0052009C">
        <w:rPr>
          <w:rFonts w:hint="eastAsia"/>
        </w:rPr>
        <w:t>E</w:t>
      </w:r>
      <w:r w:rsidR="0052009C" w:rsidRPr="0041061C">
        <w:rPr>
          <w:rFonts w:hint="eastAsia"/>
          <w:vertAlign w:val="subscript"/>
        </w:rPr>
        <w:t>10</w:t>
      </w:r>
      <w:r w:rsidR="0052009C" w:rsidRPr="009D0F57">
        <w:rPr>
          <w:rFonts w:hint="eastAsia"/>
        </w:rPr>
        <w:t>、</w:t>
      </w:r>
      <w:r w:rsidR="0052009C" w:rsidRPr="009D0F57">
        <w:rPr>
          <w:rFonts w:hint="eastAsia"/>
        </w:rPr>
        <w:t>V</w:t>
      </w:r>
      <w:r w:rsidR="0052009C" w:rsidRPr="00687933">
        <w:rPr>
          <w:rFonts w:hint="eastAsia"/>
          <w:vertAlign w:val="subscript"/>
        </w:rPr>
        <w:t>8</w:t>
      </w:r>
      <w:r w:rsidR="0052009C">
        <w:rPr>
          <w:rFonts w:hint="eastAsia"/>
        </w:rPr>
        <w:t>E</w:t>
      </w:r>
      <w:r w:rsidR="0052009C" w:rsidRPr="00687933">
        <w:rPr>
          <w:rFonts w:hint="eastAsia"/>
          <w:vertAlign w:val="subscript"/>
        </w:rPr>
        <w:t>14</w:t>
      </w:r>
      <w:r w:rsidR="0052009C" w:rsidRPr="009D0F57">
        <w:rPr>
          <w:rFonts w:hint="eastAsia"/>
        </w:rPr>
        <w:t>、</w:t>
      </w:r>
      <w:r w:rsidR="0052009C" w:rsidRPr="009D0F57">
        <w:rPr>
          <w:rFonts w:hint="eastAsia"/>
        </w:rPr>
        <w:t>V</w:t>
      </w:r>
      <w:r w:rsidR="0052009C" w:rsidRPr="003D56EE">
        <w:rPr>
          <w:rFonts w:hint="eastAsia"/>
          <w:vertAlign w:val="subscript"/>
        </w:rPr>
        <w:t>10</w:t>
      </w:r>
      <w:r w:rsidR="0052009C">
        <w:rPr>
          <w:rFonts w:hint="eastAsia"/>
        </w:rPr>
        <w:t>E</w:t>
      </w:r>
      <w:r w:rsidR="0052009C" w:rsidRPr="003D56EE">
        <w:rPr>
          <w:rFonts w:hint="eastAsia"/>
          <w:vertAlign w:val="subscript"/>
        </w:rPr>
        <w:t>18</w:t>
      </w:r>
      <w:r w:rsidR="0052009C" w:rsidRPr="009D0F57">
        <w:rPr>
          <w:rFonts w:hint="eastAsia"/>
        </w:rPr>
        <w:t>、</w:t>
      </w:r>
      <w:r w:rsidR="0052009C" w:rsidRPr="009D0F57">
        <w:rPr>
          <w:rFonts w:hint="eastAsia"/>
        </w:rPr>
        <w:t>V</w:t>
      </w:r>
      <w:r w:rsidR="0052009C" w:rsidRPr="003D56EE">
        <w:rPr>
          <w:rFonts w:hint="eastAsia"/>
          <w:vertAlign w:val="subscript"/>
        </w:rPr>
        <w:t>12</w:t>
      </w:r>
      <w:r w:rsidR="0052009C">
        <w:rPr>
          <w:rFonts w:hint="eastAsia"/>
        </w:rPr>
        <w:t>E</w:t>
      </w:r>
      <w:r w:rsidR="0052009C" w:rsidRPr="002A725E">
        <w:rPr>
          <w:rFonts w:hint="eastAsia"/>
          <w:vertAlign w:val="subscript"/>
        </w:rPr>
        <w:t>22</w:t>
      </w:r>
      <w:r w:rsidR="0052009C" w:rsidRPr="009D0F57">
        <w:rPr>
          <w:rFonts w:hint="eastAsia"/>
        </w:rPr>
        <w:t>、</w:t>
      </w:r>
      <w:r w:rsidR="0052009C" w:rsidRPr="009D0F57">
        <w:rPr>
          <w:rFonts w:hint="eastAsia"/>
        </w:rPr>
        <w:t>V</w:t>
      </w:r>
      <w:r w:rsidR="0052009C" w:rsidRPr="00A3243C">
        <w:rPr>
          <w:rFonts w:hint="eastAsia"/>
          <w:vertAlign w:val="subscript"/>
        </w:rPr>
        <w:t>14</w:t>
      </w:r>
      <w:r w:rsidR="0052009C">
        <w:rPr>
          <w:rFonts w:hint="eastAsia"/>
        </w:rPr>
        <w:t>E</w:t>
      </w:r>
      <w:r w:rsidR="0052009C" w:rsidRPr="00597E1F">
        <w:rPr>
          <w:rFonts w:hint="eastAsia"/>
          <w:vertAlign w:val="subscript"/>
        </w:rPr>
        <w:t>26</w:t>
      </w:r>
      <w:r w:rsidR="0052009C" w:rsidRPr="009D0F57">
        <w:rPr>
          <w:rFonts w:hint="eastAsia"/>
        </w:rPr>
        <w:t>共</w:t>
      </w:r>
      <w:r w:rsidR="0052009C">
        <w:rPr>
          <w:rFonts w:hint="eastAsia"/>
        </w:rPr>
        <w:t>5</w:t>
      </w:r>
      <w:r w:rsidR="0052009C">
        <w:rPr>
          <w:rFonts w:hint="eastAsia"/>
        </w:rPr>
        <w:t>组不同图规模的二态</w:t>
      </w:r>
      <w:r w:rsidR="0052009C" w:rsidRPr="009D0F57">
        <w:rPr>
          <w:rFonts w:hint="eastAsia"/>
        </w:rPr>
        <w:t>有向图</w:t>
      </w:r>
      <w:r w:rsidR="0052009C">
        <w:rPr>
          <w:rFonts w:hint="eastAsia"/>
        </w:rPr>
        <w:t>集合（本文实验数据集合大小为</w:t>
      </w:r>
      <w:r w:rsidR="0052009C">
        <w:rPr>
          <w:rFonts w:hint="eastAsia"/>
        </w:rPr>
        <w:t>5</w:t>
      </w:r>
      <w:r w:rsidR="0052009C">
        <w:rPr>
          <w:rFonts w:hint="eastAsia"/>
        </w:rPr>
        <w:t>），</w:t>
      </w:r>
      <w:r w:rsidR="0052009C" w:rsidRPr="009D0F57">
        <w:rPr>
          <w:rFonts w:hint="eastAsia"/>
        </w:rPr>
        <w:t>其中</w:t>
      </w:r>
      <w:r w:rsidR="0052009C" w:rsidRPr="009D0F57">
        <w:rPr>
          <w:rFonts w:hint="eastAsia"/>
        </w:rPr>
        <w:t>V</w:t>
      </w:r>
      <w:r w:rsidR="0052009C" w:rsidRPr="002D4E64">
        <w:rPr>
          <w:rFonts w:hint="eastAsia"/>
          <w:vertAlign w:val="subscript"/>
        </w:rPr>
        <w:t>n</w:t>
      </w:r>
      <w:r w:rsidR="0052009C">
        <w:rPr>
          <w:rFonts w:hint="eastAsia"/>
        </w:rPr>
        <w:t>E</w:t>
      </w:r>
      <w:r w:rsidR="0052009C" w:rsidRPr="008204DA">
        <w:rPr>
          <w:rFonts w:hint="eastAsia"/>
          <w:vertAlign w:val="subscript"/>
        </w:rPr>
        <w:t>m</w:t>
      </w:r>
      <w:r w:rsidR="0052009C" w:rsidRPr="009D0F57">
        <w:rPr>
          <w:rFonts w:hint="eastAsia"/>
        </w:rPr>
        <w:t>表示有</w:t>
      </w:r>
      <w:r w:rsidR="0052009C" w:rsidRPr="009D0F57">
        <w:rPr>
          <w:rFonts w:hint="eastAsia"/>
        </w:rPr>
        <w:t>n</w:t>
      </w:r>
      <w:r w:rsidR="0052009C" w:rsidRPr="009D0F57">
        <w:rPr>
          <w:rFonts w:hint="eastAsia"/>
        </w:rPr>
        <w:t>个顶点、</w:t>
      </w:r>
      <w:r w:rsidR="0052009C" w:rsidRPr="009D0F57">
        <w:rPr>
          <w:rFonts w:hint="eastAsia"/>
        </w:rPr>
        <w:t>m</w:t>
      </w:r>
      <w:r w:rsidR="0052009C" w:rsidRPr="009D0F57">
        <w:rPr>
          <w:rFonts w:hint="eastAsia"/>
        </w:rPr>
        <w:t>条边组成的图</w:t>
      </w:r>
      <w:r w:rsidR="0052009C">
        <w:rPr>
          <w:rFonts w:hint="eastAsia"/>
        </w:rPr>
        <w:t>，</w:t>
      </w:r>
      <w:r w:rsidR="0052009C" w:rsidRPr="009D0F57">
        <w:rPr>
          <w:rFonts w:hint="eastAsia"/>
        </w:rPr>
        <w:t>图中边的容量与对应概率满足均匀分布</w:t>
      </w:r>
      <w:r w:rsidR="0052009C">
        <w:rPr>
          <w:rFonts w:hint="eastAsia"/>
        </w:rPr>
        <w:t>。通过在不同图规模的情况下，比较算法</w:t>
      </w:r>
      <w:r w:rsidR="0052009C">
        <w:rPr>
          <w:rFonts w:hint="eastAsia"/>
        </w:rPr>
        <w:t>BASE</w:t>
      </w:r>
      <w:r w:rsidR="006051AF">
        <w:rPr>
          <w:rFonts w:hint="eastAsia"/>
        </w:rPr>
        <w:t>_FDP</w:t>
      </w:r>
      <w:r w:rsidR="0052009C">
        <w:rPr>
          <w:rFonts w:hint="eastAsia"/>
        </w:rPr>
        <w:t>和</w:t>
      </w:r>
      <w:r w:rsidR="0052009C">
        <w:rPr>
          <w:rFonts w:hint="eastAsia"/>
        </w:rPr>
        <w:t>ICA</w:t>
      </w:r>
      <w:r w:rsidR="008D6029">
        <w:rPr>
          <w:rFonts w:hint="eastAsia"/>
        </w:rPr>
        <w:t>_FDP</w:t>
      </w:r>
      <w:r w:rsidR="0052009C">
        <w:rPr>
          <w:rFonts w:hint="eastAsia"/>
        </w:rPr>
        <w:t>算法在运行时间及内存消耗放方面的差异。</w:t>
      </w:r>
    </w:p>
    <w:p w:rsidR="0052009C" w:rsidRDefault="006D75D3" w:rsidP="003610BD">
      <w:pPr>
        <w:pStyle w:val="31"/>
      </w:pPr>
      <w:bookmarkStart w:id="112" w:name="_Toc449617181"/>
      <w:r>
        <w:rPr>
          <w:rFonts w:hint="eastAsia"/>
        </w:rPr>
        <w:t>4.</w:t>
      </w:r>
      <w:r w:rsidR="00FD4397">
        <w:rPr>
          <w:rFonts w:hint="eastAsia"/>
        </w:rPr>
        <w:t>5</w:t>
      </w:r>
      <w:r>
        <w:rPr>
          <w:rFonts w:hint="eastAsia"/>
        </w:rPr>
        <w:t xml:space="preserve">.2 </w:t>
      </w:r>
      <w:r w:rsidR="0052009C">
        <w:rPr>
          <w:rFonts w:hint="eastAsia"/>
        </w:rPr>
        <w:t>实验结果与分析</w:t>
      </w:r>
      <w:bookmarkEnd w:id="112"/>
    </w:p>
    <w:p w:rsidR="0052009C" w:rsidRDefault="0052009C" w:rsidP="00E20271">
      <w:pPr>
        <w:pStyle w:val="a3"/>
        <w:spacing w:line="288" w:lineRule="auto"/>
        <w:ind w:firstLine="470"/>
      </w:pPr>
      <w:r w:rsidRPr="007E43E0">
        <w:rPr>
          <w:rFonts w:hint="eastAsia"/>
          <w:b/>
        </w:rPr>
        <w:t>实验</w:t>
      </w:r>
      <w:r w:rsidR="00113ED8">
        <w:rPr>
          <w:rFonts w:hint="eastAsia"/>
          <w:b/>
        </w:rPr>
        <w:t>4-</w:t>
      </w:r>
      <w:r w:rsidRPr="007E43E0">
        <w:rPr>
          <w:rFonts w:hint="eastAsia"/>
          <w:b/>
        </w:rPr>
        <w:t>1</w:t>
      </w:r>
      <w:r>
        <w:rPr>
          <w:rFonts w:hint="eastAsia"/>
          <w:b/>
        </w:rPr>
        <w:t xml:space="preserve">. </w:t>
      </w:r>
      <w:r>
        <w:rPr>
          <w:rFonts w:hint="eastAsia"/>
        </w:rPr>
        <w:t>不同图规模对于算法</w:t>
      </w:r>
      <w:r w:rsidR="00507321">
        <w:rPr>
          <w:rFonts w:hint="eastAsia"/>
        </w:rPr>
        <w:t>ICA_FCP</w:t>
      </w:r>
      <w:r w:rsidR="00507321">
        <w:rPr>
          <w:rFonts w:hint="eastAsia"/>
        </w:rPr>
        <w:t>和</w:t>
      </w:r>
      <w:r w:rsidR="00507321">
        <w:rPr>
          <w:rFonts w:hint="eastAsia"/>
        </w:rPr>
        <w:t>ICA_FDP</w:t>
      </w:r>
      <w:r>
        <w:rPr>
          <w:rFonts w:hint="eastAsia"/>
        </w:rPr>
        <w:t>性能的影响</w:t>
      </w:r>
    </w:p>
    <w:p w:rsidR="0052009C" w:rsidRPr="00235F62" w:rsidRDefault="0079682D" w:rsidP="0097501A">
      <w:pPr>
        <w:pStyle w:val="a3"/>
        <w:ind w:firstLineChars="0" w:firstLine="0"/>
        <w:jc w:val="center"/>
      </w:pPr>
      <w:r>
        <w:rPr>
          <w:noProof/>
        </w:rPr>
        <w:drawing>
          <wp:inline distT="0" distB="0" distL="0" distR="0">
            <wp:extent cx="2247900" cy="1352550"/>
            <wp:effectExtent l="0" t="0" r="0" b="0"/>
            <wp:docPr id="2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r w:rsidR="0097501A">
        <w:rPr>
          <w:rFonts w:hint="eastAsia"/>
        </w:rPr>
        <w:t xml:space="preserve">      </w:t>
      </w:r>
      <w:r>
        <w:rPr>
          <w:noProof/>
        </w:rPr>
        <w:drawing>
          <wp:inline distT="0" distB="0" distL="0" distR="0">
            <wp:extent cx="2247900" cy="1352550"/>
            <wp:effectExtent l="0" t="0" r="0" b="0"/>
            <wp:docPr id="2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Pr="00941A1B" w:rsidRDefault="0052009C" w:rsidP="00941A1B">
      <w:pPr>
        <w:pStyle w:val="a3"/>
        <w:spacing w:line="288" w:lineRule="auto"/>
        <w:ind w:firstLine="408"/>
        <w:jc w:val="center"/>
        <w:rPr>
          <w:sz w:val="21"/>
          <w:szCs w:val="24"/>
        </w:rPr>
      </w:pPr>
      <w:r w:rsidRPr="00941A1B">
        <w:rPr>
          <w:rFonts w:hint="eastAsia"/>
          <w:sz w:val="21"/>
          <w:szCs w:val="24"/>
        </w:rPr>
        <w:t>图</w:t>
      </w:r>
      <w:r w:rsidR="00C70DB1" w:rsidRPr="00941A1B">
        <w:rPr>
          <w:rFonts w:hint="eastAsia"/>
          <w:sz w:val="21"/>
          <w:szCs w:val="24"/>
        </w:rPr>
        <w:t>4-4</w:t>
      </w:r>
      <w:r w:rsidRPr="00941A1B">
        <w:rPr>
          <w:rFonts w:hint="eastAsia"/>
          <w:sz w:val="21"/>
          <w:szCs w:val="24"/>
        </w:rPr>
        <w:t xml:space="preserve"> </w:t>
      </w:r>
      <w:r w:rsidRPr="00941A1B">
        <w:rPr>
          <w:rFonts w:hint="eastAsia"/>
          <w:sz w:val="21"/>
          <w:szCs w:val="24"/>
        </w:rPr>
        <w:t>不同图规模情况下</w:t>
      </w:r>
      <w:r w:rsidR="00E448EA" w:rsidRPr="00941A1B">
        <w:rPr>
          <w:rFonts w:hint="eastAsia"/>
          <w:sz w:val="21"/>
          <w:szCs w:val="24"/>
        </w:rPr>
        <w:t>ICA_FCP</w:t>
      </w:r>
      <w:r w:rsidRPr="00941A1B">
        <w:rPr>
          <w:rFonts w:hint="eastAsia"/>
          <w:sz w:val="21"/>
          <w:szCs w:val="24"/>
        </w:rPr>
        <w:t>和</w:t>
      </w:r>
      <w:r w:rsidR="00E448EA" w:rsidRPr="00941A1B">
        <w:rPr>
          <w:rFonts w:hint="eastAsia"/>
          <w:sz w:val="21"/>
          <w:szCs w:val="24"/>
        </w:rPr>
        <w:t>ICA_FDP</w:t>
      </w:r>
      <w:r w:rsidRPr="00941A1B">
        <w:rPr>
          <w:rFonts w:hint="eastAsia"/>
          <w:sz w:val="21"/>
          <w:szCs w:val="24"/>
        </w:rPr>
        <w:t>算法时间和内存消耗</w:t>
      </w:r>
    </w:p>
    <w:p w:rsidR="00675845" w:rsidRDefault="0052009C" w:rsidP="00675845">
      <w:pPr>
        <w:pStyle w:val="a3"/>
        <w:spacing w:line="288" w:lineRule="auto"/>
        <w:ind w:firstLine="468"/>
      </w:pPr>
      <w:r>
        <w:rPr>
          <w:rFonts w:hint="eastAsia"/>
        </w:rPr>
        <w:t>如图</w:t>
      </w:r>
      <w:r w:rsidR="00B77C0C">
        <w:rPr>
          <w:rFonts w:hint="eastAsia"/>
        </w:rPr>
        <w:t>4-4</w:t>
      </w:r>
      <w:r>
        <w:rPr>
          <w:rFonts w:hint="eastAsia"/>
        </w:rPr>
        <w:t>所示，</w:t>
      </w:r>
      <w:r w:rsidR="00896B0B">
        <w:rPr>
          <w:rFonts w:hint="eastAsia"/>
        </w:rPr>
        <w:t>ICA_FCP</w:t>
      </w:r>
      <w:r>
        <w:rPr>
          <w:rFonts w:hint="eastAsia"/>
        </w:rPr>
        <w:t>算法</w:t>
      </w:r>
      <w:r w:rsidR="00896B0B">
        <w:rPr>
          <w:rFonts w:hint="eastAsia"/>
        </w:rPr>
        <w:t>是第三章基于流量和容量可靠性的增量算法，</w:t>
      </w:r>
      <w:r w:rsidR="00896B0B">
        <w:rPr>
          <w:rFonts w:hint="eastAsia"/>
        </w:rPr>
        <w:t>ICA_FDP</w:t>
      </w:r>
      <w:r w:rsidR="00896B0B">
        <w:rPr>
          <w:rFonts w:hint="eastAsia"/>
        </w:rPr>
        <w:t>是</w:t>
      </w:r>
      <w:r w:rsidR="006C38FB">
        <w:rPr>
          <w:rFonts w:hint="eastAsia"/>
        </w:rPr>
        <w:t>本章基于流量和分布可靠性的增量算法</w:t>
      </w:r>
      <w:r w:rsidR="006140B7">
        <w:rPr>
          <w:rFonts w:hint="eastAsia"/>
        </w:rPr>
        <w:t>。如图</w:t>
      </w:r>
      <w:r w:rsidR="006140B7">
        <w:rPr>
          <w:rFonts w:hint="eastAsia"/>
        </w:rPr>
        <w:t>4-4</w:t>
      </w:r>
      <w:r w:rsidR="006140B7">
        <w:rPr>
          <w:rFonts w:hint="eastAsia"/>
        </w:rPr>
        <w:t>（</w:t>
      </w:r>
      <w:r w:rsidR="006140B7">
        <w:rPr>
          <w:rFonts w:hint="eastAsia"/>
        </w:rPr>
        <w:t>a</w:t>
      </w:r>
      <w:r w:rsidR="006140B7">
        <w:rPr>
          <w:rFonts w:hint="eastAsia"/>
        </w:rPr>
        <w:t>）所示，</w:t>
      </w:r>
      <w:r w:rsidR="00FA5643">
        <w:rPr>
          <w:rFonts w:hint="eastAsia"/>
        </w:rPr>
        <w:t>在图规模较小的情况下，对于图</w:t>
      </w:r>
      <w:r w:rsidR="00FA5643">
        <w:rPr>
          <w:rFonts w:hint="eastAsia"/>
        </w:rPr>
        <w:t>V6E10</w:t>
      </w:r>
      <w:r w:rsidR="00FA5643">
        <w:rPr>
          <w:rFonts w:hint="eastAsia"/>
        </w:rPr>
        <w:t>，算法</w:t>
      </w:r>
      <w:r w:rsidR="00FA5643">
        <w:rPr>
          <w:rFonts w:hint="eastAsia"/>
        </w:rPr>
        <w:t>ICA_FDP</w:t>
      </w:r>
      <w:r w:rsidR="00E4678E">
        <w:rPr>
          <w:rFonts w:hint="eastAsia"/>
        </w:rPr>
        <w:t>花费稍多的时间，但是随着推规模的增大，算法</w:t>
      </w:r>
      <w:r w:rsidR="00E4678E">
        <w:rPr>
          <w:rFonts w:hint="eastAsia"/>
        </w:rPr>
        <w:t>ICA_FDP</w:t>
      </w:r>
      <w:r w:rsidR="00E4678E">
        <w:rPr>
          <w:rFonts w:hint="eastAsia"/>
        </w:rPr>
        <w:t>的时间性能都优于算法</w:t>
      </w:r>
      <w:r w:rsidR="00E4678E">
        <w:rPr>
          <w:rFonts w:hint="eastAsia"/>
        </w:rPr>
        <w:t>ICA_FCP</w:t>
      </w:r>
      <w:r w:rsidR="00E4678E">
        <w:rPr>
          <w:rFonts w:hint="eastAsia"/>
        </w:rPr>
        <w:t>。</w:t>
      </w:r>
      <w:r w:rsidR="005161ED">
        <w:rPr>
          <w:rFonts w:hint="eastAsia"/>
        </w:rPr>
        <w:t>如果</w:t>
      </w:r>
      <w:r w:rsidR="005161ED">
        <w:rPr>
          <w:rFonts w:hint="eastAsia"/>
        </w:rPr>
        <w:t>4-4</w:t>
      </w:r>
      <w:r w:rsidR="005161ED">
        <w:rPr>
          <w:rFonts w:hint="eastAsia"/>
        </w:rPr>
        <w:t>（</w:t>
      </w:r>
      <w:r w:rsidR="005161ED">
        <w:rPr>
          <w:rFonts w:hint="eastAsia"/>
        </w:rPr>
        <w:t>b</w:t>
      </w:r>
      <w:r w:rsidR="005161ED">
        <w:rPr>
          <w:rFonts w:hint="eastAsia"/>
        </w:rPr>
        <w:t>）所示，</w:t>
      </w:r>
      <w:r w:rsidR="00675845">
        <w:rPr>
          <w:rFonts w:hint="eastAsia"/>
        </w:rPr>
        <w:t>算法</w:t>
      </w:r>
      <w:r w:rsidR="00675845">
        <w:rPr>
          <w:rFonts w:hint="eastAsia"/>
        </w:rPr>
        <w:t>ICA_FDP</w:t>
      </w:r>
      <w:r w:rsidR="00675845">
        <w:rPr>
          <w:rFonts w:hint="eastAsia"/>
        </w:rPr>
        <w:t>在空间复杂度上，性能优于</w:t>
      </w:r>
      <w:r w:rsidR="00675845">
        <w:rPr>
          <w:rFonts w:hint="eastAsia"/>
        </w:rPr>
        <w:t>ICA_FCP</w:t>
      </w:r>
      <w:r w:rsidR="00675845">
        <w:rPr>
          <w:rFonts w:hint="eastAsia"/>
        </w:rPr>
        <w:t>算法，</w:t>
      </w:r>
      <w:r w:rsidR="00EB2DA3">
        <w:rPr>
          <w:rFonts w:hint="eastAsia"/>
        </w:rPr>
        <w:t>原因在于</w:t>
      </w:r>
      <w:r w:rsidR="00EB2DA3">
        <w:rPr>
          <w:rFonts w:hint="eastAsia"/>
        </w:rPr>
        <w:t>ICA_FCP</w:t>
      </w:r>
      <w:r w:rsidR="00EB2DA3">
        <w:rPr>
          <w:rFonts w:hint="eastAsia"/>
        </w:rPr>
        <w:t>在计算过程中需要获取所有保存所有的不</w:t>
      </w:r>
      <w:r w:rsidR="00EB2DA3">
        <w:rPr>
          <w:rFonts w:hint="eastAsia"/>
        </w:rPr>
        <w:lastRenderedPageBreak/>
        <w:t>确定图满足最大流的子图，而</w:t>
      </w:r>
      <w:r w:rsidR="00EB2DA3">
        <w:rPr>
          <w:rFonts w:hint="eastAsia"/>
        </w:rPr>
        <w:t>ICA_FDP</w:t>
      </w:r>
      <w:r w:rsidR="00EB2DA3">
        <w:rPr>
          <w:rFonts w:hint="eastAsia"/>
        </w:rPr>
        <w:t>算法，只需要比较</w:t>
      </w:r>
      <w:r w:rsidR="001A776D">
        <w:rPr>
          <w:rFonts w:hint="eastAsia"/>
        </w:rPr>
        <w:t>所有满足最大流区间的下界子图即可。</w:t>
      </w:r>
    </w:p>
    <w:p w:rsidR="00D3774E" w:rsidRDefault="00D3774E" w:rsidP="00675845">
      <w:pPr>
        <w:pStyle w:val="a3"/>
        <w:spacing w:line="288" w:lineRule="auto"/>
        <w:ind w:firstLine="468"/>
      </w:pPr>
      <w:r>
        <w:rPr>
          <w:rFonts w:hint="eastAsia"/>
        </w:rPr>
        <w:t>综上所示，</w:t>
      </w:r>
      <w:r w:rsidR="00AE473A">
        <w:rPr>
          <w:rFonts w:hint="eastAsia"/>
        </w:rPr>
        <w:t>在不同规模的不确定图下，算法</w:t>
      </w:r>
      <w:r w:rsidR="00273FFA">
        <w:rPr>
          <w:rFonts w:hint="eastAsia"/>
        </w:rPr>
        <w:t>ICA_FDP</w:t>
      </w:r>
      <w:r w:rsidR="00273FFA">
        <w:rPr>
          <w:rFonts w:hint="eastAsia"/>
        </w:rPr>
        <w:t>的性能优于算法</w:t>
      </w:r>
      <w:r w:rsidR="00273FFA">
        <w:rPr>
          <w:rFonts w:hint="eastAsia"/>
        </w:rPr>
        <w:t>ICA_FCP</w:t>
      </w:r>
      <w:r w:rsidR="00273FFA">
        <w:rPr>
          <w:rFonts w:hint="eastAsia"/>
        </w:rPr>
        <w:t>。</w:t>
      </w:r>
    </w:p>
    <w:p w:rsidR="009472FF" w:rsidRDefault="009472FF" w:rsidP="009472FF">
      <w:pPr>
        <w:pStyle w:val="a3"/>
        <w:spacing w:line="288" w:lineRule="auto"/>
        <w:ind w:firstLine="470"/>
      </w:pPr>
      <w:r w:rsidRPr="007E43E0">
        <w:rPr>
          <w:rFonts w:hint="eastAsia"/>
          <w:b/>
        </w:rPr>
        <w:t>实验</w:t>
      </w:r>
      <w:r>
        <w:rPr>
          <w:rFonts w:hint="eastAsia"/>
          <w:b/>
        </w:rPr>
        <w:t xml:space="preserve">4-2. </w:t>
      </w:r>
      <w:r>
        <w:rPr>
          <w:rFonts w:hint="eastAsia"/>
        </w:rPr>
        <w:t>不同图</w:t>
      </w:r>
      <w:r w:rsidR="00D6305C">
        <w:rPr>
          <w:rFonts w:hint="eastAsia"/>
        </w:rPr>
        <w:t>规模</w:t>
      </w:r>
      <w:r>
        <w:rPr>
          <w:rFonts w:hint="eastAsia"/>
        </w:rPr>
        <w:t>对于</w:t>
      </w:r>
      <w:r w:rsidR="00FB2A9B">
        <w:rPr>
          <w:rFonts w:hint="eastAsia"/>
        </w:rPr>
        <w:t>BASE_FDP</w:t>
      </w:r>
      <w:r w:rsidR="00FB2A9B">
        <w:rPr>
          <w:rFonts w:hint="eastAsia"/>
        </w:rPr>
        <w:t>和算法</w:t>
      </w:r>
      <w:r w:rsidR="00FB2A9B">
        <w:rPr>
          <w:rFonts w:hint="eastAsia"/>
        </w:rPr>
        <w:t>ICA_FDP</w:t>
      </w:r>
      <w:r w:rsidR="00BC33B9">
        <w:rPr>
          <w:rFonts w:hint="eastAsia"/>
        </w:rPr>
        <w:t>以及算法</w:t>
      </w:r>
      <w:r w:rsidR="00BC33B9">
        <w:rPr>
          <w:rFonts w:hint="eastAsia"/>
        </w:rPr>
        <w:t>ICA_FDP_APA</w:t>
      </w:r>
      <w:r>
        <w:rPr>
          <w:rFonts w:hint="eastAsia"/>
        </w:rPr>
        <w:t>性能的影响</w:t>
      </w:r>
      <w:r w:rsidR="009479BA">
        <w:rPr>
          <w:rFonts w:hint="eastAsia"/>
        </w:rPr>
        <w:t>。</w:t>
      </w:r>
    </w:p>
    <w:p w:rsidR="00863C02" w:rsidRDefault="0079682D" w:rsidP="008B1F76">
      <w:pPr>
        <w:pStyle w:val="a3"/>
        <w:spacing w:line="288" w:lineRule="auto"/>
        <w:ind w:firstLineChars="0" w:firstLine="0"/>
        <w:jc w:val="center"/>
      </w:pPr>
      <w:r>
        <w:rPr>
          <w:noProof/>
        </w:rPr>
        <w:drawing>
          <wp:inline distT="0" distB="0" distL="0" distR="0">
            <wp:extent cx="2247900" cy="1352550"/>
            <wp:effectExtent l="0" t="0" r="0" b="0"/>
            <wp:docPr id="2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r w:rsidR="008B1F76">
        <w:rPr>
          <w:rFonts w:hint="eastAsia"/>
        </w:rPr>
        <w:t xml:space="preserve">      </w:t>
      </w:r>
      <w:r>
        <w:rPr>
          <w:noProof/>
        </w:rPr>
        <w:drawing>
          <wp:inline distT="0" distB="0" distL="0" distR="0">
            <wp:extent cx="2247900" cy="1352550"/>
            <wp:effectExtent l="0" t="0" r="0" b="0"/>
            <wp:docPr id="27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p>
    <w:p w:rsidR="00387FC3" w:rsidRPr="00941A1B" w:rsidRDefault="00A50278" w:rsidP="00E116E5">
      <w:pPr>
        <w:pStyle w:val="a3"/>
        <w:spacing w:line="288" w:lineRule="auto"/>
        <w:ind w:firstLineChars="0" w:firstLine="0"/>
        <w:jc w:val="center"/>
        <w:rPr>
          <w:sz w:val="21"/>
        </w:rPr>
      </w:pPr>
      <w:r w:rsidRPr="00941A1B">
        <w:rPr>
          <w:rFonts w:hint="eastAsia"/>
          <w:sz w:val="21"/>
        </w:rPr>
        <w:t>（</w:t>
      </w:r>
      <w:r w:rsidRPr="00941A1B">
        <w:rPr>
          <w:rFonts w:hint="eastAsia"/>
          <w:sz w:val="21"/>
        </w:rPr>
        <w:t>a</w:t>
      </w:r>
      <w:r w:rsidRPr="00941A1B">
        <w:rPr>
          <w:rFonts w:hint="eastAsia"/>
          <w:sz w:val="21"/>
        </w:rPr>
        <w:t>）时间消耗</w:t>
      </w:r>
      <w:r w:rsidR="00E116E5" w:rsidRPr="00941A1B">
        <w:rPr>
          <w:rFonts w:hint="eastAsia"/>
          <w:sz w:val="21"/>
        </w:rPr>
        <w:t xml:space="preserve">                          </w:t>
      </w:r>
      <w:r w:rsidRPr="00941A1B">
        <w:rPr>
          <w:rFonts w:hint="eastAsia"/>
          <w:sz w:val="21"/>
        </w:rPr>
        <w:t>（</w:t>
      </w:r>
      <w:r w:rsidRPr="00941A1B">
        <w:rPr>
          <w:rFonts w:hint="eastAsia"/>
          <w:sz w:val="21"/>
        </w:rPr>
        <w:t>b</w:t>
      </w:r>
      <w:r w:rsidRPr="00941A1B">
        <w:rPr>
          <w:rFonts w:hint="eastAsia"/>
          <w:sz w:val="21"/>
        </w:rPr>
        <w:t>）内存消耗</w:t>
      </w:r>
    </w:p>
    <w:p w:rsidR="00695278" w:rsidRPr="00941A1B" w:rsidRDefault="00387FC3" w:rsidP="00A50278">
      <w:pPr>
        <w:pStyle w:val="a3"/>
        <w:spacing w:line="288" w:lineRule="auto"/>
        <w:ind w:firstLineChars="0" w:firstLine="0"/>
        <w:jc w:val="center"/>
        <w:rPr>
          <w:sz w:val="21"/>
        </w:rPr>
      </w:pPr>
      <w:r w:rsidRPr="00941A1B">
        <w:rPr>
          <w:rFonts w:hint="eastAsia"/>
          <w:sz w:val="21"/>
        </w:rPr>
        <w:t>图</w:t>
      </w:r>
      <w:r w:rsidRPr="00941A1B">
        <w:rPr>
          <w:rFonts w:hint="eastAsia"/>
          <w:sz w:val="21"/>
        </w:rPr>
        <w:t xml:space="preserve">4-5 </w:t>
      </w:r>
      <w:r w:rsidRPr="00941A1B">
        <w:rPr>
          <w:rFonts w:hint="eastAsia"/>
          <w:sz w:val="21"/>
        </w:rPr>
        <w:t>算法</w:t>
      </w:r>
      <w:r w:rsidRPr="00941A1B">
        <w:rPr>
          <w:rFonts w:hint="eastAsia"/>
          <w:sz w:val="21"/>
        </w:rPr>
        <w:t>BASE_FDP</w:t>
      </w:r>
      <w:r w:rsidR="006D5BC7" w:rsidRPr="00941A1B">
        <w:rPr>
          <w:rFonts w:hint="eastAsia"/>
          <w:sz w:val="21"/>
        </w:rPr>
        <w:t>、</w:t>
      </w:r>
      <w:r w:rsidRPr="00941A1B">
        <w:rPr>
          <w:rFonts w:hint="eastAsia"/>
          <w:sz w:val="21"/>
        </w:rPr>
        <w:t>ICA_FDP</w:t>
      </w:r>
      <w:r w:rsidR="006D5BC7" w:rsidRPr="00941A1B">
        <w:rPr>
          <w:rFonts w:hint="eastAsia"/>
          <w:sz w:val="21"/>
        </w:rPr>
        <w:t>和</w:t>
      </w:r>
      <w:r w:rsidRPr="00941A1B">
        <w:rPr>
          <w:rFonts w:hint="eastAsia"/>
          <w:sz w:val="21"/>
        </w:rPr>
        <w:t>ICA_FDP_APA</w:t>
      </w:r>
      <w:r w:rsidR="006D5BC7" w:rsidRPr="00941A1B">
        <w:rPr>
          <w:rFonts w:hint="eastAsia"/>
          <w:sz w:val="21"/>
        </w:rPr>
        <w:t>性能比较</w:t>
      </w:r>
    </w:p>
    <w:p w:rsidR="00695278" w:rsidRDefault="00627A49" w:rsidP="00675845">
      <w:pPr>
        <w:pStyle w:val="a3"/>
        <w:spacing w:line="288" w:lineRule="auto"/>
        <w:ind w:firstLine="468"/>
        <w:rPr>
          <w:sz w:val="21"/>
        </w:rPr>
      </w:pPr>
      <w:r>
        <w:rPr>
          <w:rFonts w:hint="eastAsia"/>
        </w:rPr>
        <w:t>如图</w:t>
      </w:r>
      <w:r>
        <w:rPr>
          <w:rFonts w:hint="eastAsia"/>
        </w:rPr>
        <w:t>4-5</w:t>
      </w:r>
      <w:r>
        <w:rPr>
          <w:rFonts w:hint="eastAsia"/>
        </w:rPr>
        <w:t>所示，</w:t>
      </w:r>
      <w:r w:rsidR="0086061D">
        <w:rPr>
          <w:rFonts w:hint="eastAsia"/>
        </w:rPr>
        <w:t>BASE_FDP</w:t>
      </w:r>
      <w:r w:rsidR="0086061D">
        <w:rPr>
          <w:rFonts w:hint="eastAsia"/>
        </w:rPr>
        <w:t>为流量和分布可靠性模型下基于重复计算的基础算法，</w:t>
      </w:r>
      <w:r w:rsidR="00692F99">
        <w:rPr>
          <w:rFonts w:hint="eastAsia"/>
        </w:rPr>
        <w:t>首先计算出流量，当流量一致时，计算分布可靠性</w:t>
      </w:r>
      <w:r w:rsidR="00E45BE9">
        <w:rPr>
          <w:rFonts w:hint="eastAsia"/>
        </w:rPr>
        <w:t>；</w:t>
      </w:r>
      <w:r w:rsidR="009E2067">
        <w:rPr>
          <w:rFonts w:hint="eastAsia"/>
        </w:rPr>
        <w:t>ICA_FDP</w:t>
      </w:r>
      <w:r w:rsidR="009E2067">
        <w:rPr>
          <w:rFonts w:hint="eastAsia"/>
        </w:rPr>
        <w:t>是</w:t>
      </w:r>
      <w:r w:rsidR="0089294D">
        <w:rPr>
          <w:rFonts w:hint="eastAsia"/>
        </w:rPr>
        <w:t>基于流量和分布可靠性的增量算法</w:t>
      </w:r>
      <w:r w:rsidR="003A783C">
        <w:rPr>
          <w:rFonts w:hint="eastAsia"/>
        </w:rPr>
        <w:t>；</w:t>
      </w:r>
      <w:r w:rsidR="003A783C">
        <w:rPr>
          <w:rFonts w:hint="eastAsia"/>
        </w:rPr>
        <w:t>ICA_FDP_APA</w:t>
      </w:r>
      <w:r w:rsidR="003A783C">
        <w:rPr>
          <w:rFonts w:hint="eastAsia"/>
        </w:rPr>
        <w:t>是针对增量算法中关于</w:t>
      </w:r>
      <w:r w:rsidR="003A783C">
        <w:rPr>
          <w:rFonts w:hint="eastAsia"/>
        </w:rPr>
        <w:t>A</w:t>
      </w:r>
      <w:r w:rsidR="003A783C">
        <w:rPr>
          <w:rFonts w:hint="eastAsia"/>
        </w:rPr>
        <w:t>类边的近似算法</w:t>
      </w:r>
      <w:r w:rsidR="009B3F8C">
        <w:rPr>
          <w:rFonts w:hint="eastAsia"/>
        </w:rPr>
        <w:t>。</w:t>
      </w:r>
      <w:r w:rsidR="00262F3F">
        <w:rPr>
          <w:rFonts w:hint="eastAsia"/>
        </w:rPr>
        <w:t>如图</w:t>
      </w:r>
      <w:r w:rsidR="00262F3F">
        <w:rPr>
          <w:rFonts w:hint="eastAsia"/>
        </w:rPr>
        <w:t>4-5</w:t>
      </w:r>
      <w:r w:rsidR="00262F3F">
        <w:rPr>
          <w:rFonts w:hint="eastAsia"/>
        </w:rPr>
        <w:t>（</w:t>
      </w:r>
      <w:r w:rsidR="00262F3F">
        <w:rPr>
          <w:rFonts w:hint="eastAsia"/>
        </w:rPr>
        <w:t>a</w:t>
      </w:r>
      <w:r w:rsidR="00262F3F">
        <w:rPr>
          <w:rFonts w:hint="eastAsia"/>
        </w:rPr>
        <w:t>）所示，在不同图规模下，</w:t>
      </w:r>
      <w:r w:rsidR="00262F3F" w:rsidRPr="00941A1B">
        <w:rPr>
          <w:rFonts w:hint="eastAsia"/>
          <w:sz w:val="21"/>
        </w:rPr>
        <w:t>ICA_FDP</w:t>
      </w:r>
      <w:r w:rsidR="00262F3F">
        <w:rPr>
          <w:rFonts w:hint="eastAsia"/>
          <w:sz w:val="21"/>
        </w:rPr>
        <w:t>相对于</w:t>
      </w:r>
      <w:r w:rsidR="00262F3F">
        <w:rPr>
          <w:rFonts w:hint="eastAsia"/>
        </w:rPr>
        <w:t>BASE_FDP</w:t>
      </w:r>
      <w:r w:rsidR="00262F3F">
        <w:rPr>
          <w:rFonts w:hint="eastAsia"/>
        </w:rPr>
        <w:t>算法在时间复杂度上有了较大优势，同时</w:t>
      </w:r>
      <w:r w:rsidR="00262F3F">
        <w:rPr>
          <w:rFonts w:hint="eastAsia"/>
        </w:rPr>
        <w:t>ICA_FDP_APA</w:t>
      </w:r>
      <w:r w:rsidR="0089737A">
        <w:rPr>
          <w:rFonts w:hint="eastAsia"/>
        </w:rPr>
        <w:t>相对于</w:t>
      </w:r>
      <w:r w:rsidR="0089737A" w:rsidRPr="00941A1B">
        <w:rPr>
          <w:rFonts w:hint="eastAsia"/>
          <w:sz w:val="21"/>
        </w:rPr>
        <w:t>ICA_FDP</w:t>
      </w:r>
      <w:r w:rsidR="003D3483">
        <w:rPr>
          <w:rFonts w:hint="eastAsia"/>
          <w:sz w:val="21"/>
        </w:rPr>
        <w:t>在时间消耗上有了极大的降低。如图</w:t>
      </w:r>
      <w:r w:rsidR="003D3483">
        <w:rPr>
          <w:rFonts w:hint="eastAsia"/>
          <w:sz w:val="21"/>
        </w:rPr>
        <w:t>4-5</w:t>
      </w:r>
      <w:r w:rsidR="003D3483">
        <w:rPr>
          <w:rFonts w:hint="eastAsia"/>
          <w:sz w:val="21"/>
        </w:rPr>
        <w:t>（</w:t>
      </w:r>
      <w:r w:rsidR="003D3483">
        <w:rPr>
          <w:rFonts w:hint="eastAsia"/>
          <w:sz w:val="21"/>
        </w:rPr>
        <w:t>b</w:t>
      </w:r>
      <w:r w:rsidR="003D3483">
        <w:rPr>
          <w:rFonts w:hint="eastAsia"/>
          <w:sz w:val="21"/>
        </w:rPr>
        <w:t>）所示，</w:t>
      </w:r>
      <w:r w:rsidR="001B6E2E">
        <w:rPr>
          <w:rFonts w:hint="eastAsia"/>
          <w:sz w:val="21"/>
        </w:rPr>
        <w:t>算法</w:t>
      </w:r>
      <w:r w:rsidR="001B6E2E" w:rsidRPr="00941A1B">
        <w:rPr>
          <w:rFonts w:hint="eastAsia"/>
          <w:sz w:val="21"/>
        </w:rPr>
        <w:t>BASE_FDP</w:t>
      </w:r>
      <w:r w:rsidR="001B6E2E" w:rsidRPr="00941A1B">
        <w:rPr>
          <w:rFonts w:hint="eastAsia"/>
          <w:sz w:val="21"/>
        </w:rPr>
        <w:t>、</w:t>
      </w:r>
      <w:r w:rsidR="001B6E2E" w:rsidRPr="00941A1B">
        <w:rPr>
          <w:rFonts w:hint="eastAsia"/>
          <w:sz w:val="21"/>
        </w:rPr>
        <w:t>ICA_FDP</w:t>
      </w:r>
      <w:r w:rsidR="001B6E2E" w:rsidRPr="00941A1B">
        <w:rPr>
          <w:rFonts w:hint="eastAsia"/>
          <w:sz w:val="21"/>
        </w:rPr>
        <w:t>和</w:t>
      </w:r>
      <w:r w:rsidR="001B6E2E" w:rsidRPr="00941A1B">
        <w:rPr>
          <w:rFonts w:hint="eastAsia"/>
          <w:sz w:val="21"/>
        </w:rPr>
        <w:t>ICA_FDP_APA</w:t>
      </w:r>
      <w:r w:rsidR="00203B4E">
        <w:rPr>
          <w:rFonts w:hint="eastAsia"/>
          <w:sz w:val="21"/>
        </w:rPr>
        <w:t>在内存消耗上依次升高，但是随着图规模的增大，算法的内存消耗并没有增加很快，都在可以接受的范围之内。</w:t>
      </w:r>
    </w:p>
    <w:p w:rsidR="003218F1" w:rsidRDefault="003218F1" w:rsidP="003218F1">
      <w:pPr>
        <w:pStyle w:val="a3"/>
        <w:spacing w:line="288" w:lineRule="auto"/>
        <w:ind w:firstLine="408"/>
        <w:rPr>
          <w:sz w:val="21"/>
        </w:rPr>
      </w:pPr>
      <w:r>
        <w:rPr>
          <w:rFonts w:hint="eastAsia"/>
          <w:sz w:val="21"/>
        </w:rPr>
        <w:t>为了使得算法</w:t>
      </w:r>
      <w:r>
        <w:rPr>
          <w:rFonts w:hint="eastAsia"/>
          <w:sz w:val="21"/>
        </w:rPr>
        <w:t>ICA_FDP</w:t>
      </w:r>
      <w:r>
        <w:rPr>
          <w:rFonts w:hint="eastAsia"/>
          <w:sz w:val="21"/>
        </w:rPr>
        <w:t>和算法</w:t>
      </w:r>
      <w:r>
        <w:rPr>
          <w:rFonts w:hint="eastAsia"/>
          <w:sz w:val="21"/>
        </w:rPr>
        <w:t>ICA_FDP_APA</w:t>
      </w:r>
      <w:r>
        <w:rPr>
          <w:rFonts w:hint="eastAsia"/>
          <w:sz w:val="21"/>
        </w:rPr>
        <w:t>的时间消耗更明显对比，特别展现如图</w:t>
      </w:r>
      <w:r>
        <w:rPr>
          <w:rFonts w:hint="eastAsia"/>
          <w:sz w:val="21"/>
        </w:rPr>
        <w:t>4-6</w:t>
      </w:r>
      <w:r>
        <w:rPr>
          <w:rFonts w:hint="eastAsia"/>
          <w:sz w:val="21"/>
        </w:rPr>
        <w:t>所示。</w:t>
      </w:r>
    </w:p>
    <w:p w:rsidR="005278F4" w:rsidRDefault="0079682D" w:rsidP="004678AB">
      <w:pPr>
        <w:pStyle w:val="a3"/>
        <w:spacing w:line="288" w:lineRule="auto"/>
        <w:ind w:firstLine="432"/>
        <w:jc w:val="center"/>
        <w:rPr>
          <w:sz w:val="21"/>
        </w:rPr>
      </w:pPr>
      <w:r>
        <w:rPr>
          <w:noProof/>
          <w:sz w:val="21"/>
        </w:rPr>
        <w:drawing>
          <wp:inline distT="0" distB="0" distL="0" distR="0">
            <wp:extent cx="4191000" cy="2524125"/>
            <wp:effectExtent l="0" t="0" r="0" b="9525"/>
            <wp:docPr id="27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91000" cy="2524125"/>
                    </a:xfrm>
                    <a:prstGeom prst="rect">
                      <a:avLst/>
                    </a:prstGeom>
                    <a:noFill/>
                    <a:ln>
                      <a:noFill/>
                    </a:ln>
                  </pic:spPr>
                </pic:pic>
              </a:graphicData>
            </a:graphic>
          </wp:inline>
        </w:drawing>
      </w:r>
    </w:p>
    <w:p w:rsidR="0092730F" w:rsidRDefault="004029B2" w:rsidP="0092730F">
      <w:pPr>
        <w:pStyle w:val="a3"/>
        <w:spacing w:line="288" w:lineRule="auto"/>
        <w:ind w:firstLine="408"/>
        <w:jc w:val="center"/>
        <w:rPr>
          <w:sz w:val="21"/>
        </w:rPr>
      </w:pPr>
      <w:r>
        <w:rPr>
          <w:rFonts w:hint="eastAsia"/>
          <w:sz w:val="21"/>
        </w:rPr>
        <w:t>图</w:t>
      </w:r>
      <w:r>
        <w:rPr>
          <w:rFonts w:hint="eastAsia"/>
          <w:sz w:val="21"/>
        </w:rPr>
        <w:t xml:space="preserve">4-6 </w:t>
      </w:r>
      <w:r w:rsidR="002A62A7">
        <w:rPr>
          <w:rFonts w:hint="eastAsia"/>
          <w:sz w:val="21"/>
        </w:rPr>
        <w:t>ICA_FDP</w:t>
      </w:r>
      <w:r w:rsidR="002A62A7">
        <w:rPr>
          <w:rFonts w:hint="eastAsia"/>
          <w:sz w:val="21"/>
        </w:rPr>
        <w:t>和算法</w:t>
      </w:r>
      <w:r w:rsidR="002A62A7">
        <w:rPr>
          <w:rFonts w:hint="eastAsia"/>
          <w:sz w:val="21"/>
        </w:rPr>
        <w:t>ICA_FDP_APA</w:t>
      </w:r>
      <w:r w:rsidR="002A62A7">
        <w:rPr>
          <w:rFonts w:hint="eastAsia"/>
          <w:sz w:val="21"/>
        </w:rPr>
        <w:t>时间消耗</w:t>
      </w:r>
    </w:p>
    <w:p w:rsidR="0052009C" w:rsidRDefault="0052009C" w:rsidP="00340696">
      <w:pPr>
        <w:pStyle w:val="a3"/>
        <w:spacing w:line="288" w:lineRule="auto"/>
        <w:ind w:firstLine="470"/>
      </w:pPr>
      <w:r w:rsidRPr="007E43E0">
        <w:rPr>
          <w:rFonts w:hint="eastAsia"/>
          <w:b/>
        </w:rPr>
        <w:t>实验</w:t>
      </w:r>
      <w:r w:rsidR="00D50217">
        <w:rPr>
          <w:rFonts w:hint="eastAsia"/>
          <w:b/>
        </w:rPr>
        <w:t>4-</w:t>
      </w:r>
      <w:r w:rsidR="00E54EC8">
        <w:rPr>
          <w:rFonts w:hint="eastAsia"/>
          <w:b/>
        </w:rPr>
        <w:t>3</w:t>
      </w:r>
      <w:r>
        <w:rPr>
          <w:rFonts w:hint="eastAsia"/>
          <w:b/>
        </w:rPr>
        <w:t xml:space="preserve">. </w:t>
      </w:r>
      <w:r>
        <w:rPr>
          <w:rFonts w:hint="eastAsia"/>
        </w:rPr>
        <w:t>不同图稠密度</w:t>
      </w:r>
      <w:r w:rsidR="008A167D">
        <w:rPr>
          <w:rFonts w:hint="eastAsia"/>
        </w:rPr>
        <w:t>对于</w:t>
      </w:r>
      <w:r w:rsidR="008A167D">
        <w:rPr>
          <w:rFonts w:hint="eastAsia"/>
        </w:rPr>
        <w:t>BASE_FDP</w:t>
      </w:r>
      <w:r w:rsidR="008A167D">
        <w:rPr>
          <w:rFonts w:hint="eastAsia"/>
        </w:rPr>
        <w:t>和算法</w:t>
      </w:r>
      <w:r w:rsidR="008A167D">
        <w:rPr>
          <w:rFonts w:hint="eastAsia"/>
        </w:rPr>
        <w:t>ICA_FDP</w:t>
      </w:r>
      <w:r w:rsidR="008A167D">
        <w:rPr>
          <w:rFonts w:hint="eastAsia"/>
        </w:rPr>
        <w:t>以及算法</w:t>
      </w:r>
      <w:r w:rsidR="008A167D">
        <w:rPr>
          <w:rFonts w:hint="eastAsia"/>
        </w:rPr>
        <w:t>ICA_FDP_APA</w:t>
      </w:r>
      <w:r w:rsidR="008A167D">
        <w:rPr>
          <w:rFonts w:hint="eastAsia"/>
        </w:rPr>
        <w:t>性能的影响。</w:t>
      </w:r>
    </w:p>
    <w:p w:rsidR="00484E42" w:rsidRDefault="007C217B" w:rsidP="00484E42">
      <w:pPr>
        <w:pStyle w:val="a3"/>
        <w:spacing w:line="288" w:lineRule="auto"/>
        <w:ind w:firstLine="468"/>
      </w:pPr>
      <w:r>
        <w:rPr>
          <w:rFonts w:hint="eastAsia"/>
        </w:rPr>
        <w:t>为更好的反映</w:t>
      </w:r>
      <w:r w:rsidR="0052009C">
        <w:rPr>
          <w:rFonts w:hint="eastAsia"/>
        </w:rPr>
        <w:t>算法</w:t>
      </w:r>
      <w:r w:rsidR="00630898">
        <w:rPr>
          <w:rFonts w:hint="eastAsia"/>
        </w:rPr>
        <w:t>BASE_FDP</w:t>
      </w:r>
      <w:r w:rsidR="0052009C">
        <w:rPr>
          <w:rFonts w:hint="eastAsia"/>
        </w:rPr>
        <w:t>算法</w:t>
      </w:r>
      <w:r w:rsidR="004E0528">
        <w:rPr>
          <w:rFonts w:hint="eastAsia"/>
        </w:rPr>
        <w:t>、</w:t>
      </w:r>
      <w:r w:rsidR="002C1AC9">
        <w:rPr>
          <w:rFonts w:hint="eastAsia"/>
        </w:rPr>
        <w:t>ICA_FDP</w:t>
      </w:r>
      <w:r w:rsidR="0052009C">
        <w:rPr>
          <w:rFonts w:hint="eastAsia"/>
        </w:rPr>
        <w:t>算法</w:t>
      </w:r>
      <w:r w:rsidR="004E0528">
        <w:rPr>
          <w:rFonts w:hint="eastAsia"/>
        </w:rPr>
        <w:t>和</w:t>
      </w:r>
      <w:r w:rsidR="004E0528">
        <w:rPr>
          <w:rFonts w:hint="eastAsia"/>
        </w:rPr>
        <w:t>ICA_FDP_APA</w:t>
      </w:r>
      <w:r w:rsidR="0086173C">
        <w:rPr>
          <w:rFonts w:hint="eastAsia"/>
        </w:rPr>
        <w:t>算法</w:t>
      </w:r>
      <w:r w:rsidR="0052009C">
        <w:rPr>
          <w:rFonts w:hint="eastAsia"/>
        </w:rPr>
        <w:t>的性能差异，使用</w:t>
      </w:r>
      <w:r w:rsidR="0052009C" w:rsidRPr="00EC6747">
        <w:rPr>
          <w:rFonts w:hint="eastAsia"/>
        </w:rPr>
        <w:t>NETGEN</w:t>
      </w:r>
      <w:r w:rsidR="0052009C" w:rsidRPr="00EC6747">
        <w:rPr>
          <w:rFonts w:hint="eastAsia"/>
        </w:rPr>
        <w:t>生成器</w:t>
      </w:r>
      <w:r w:rsidR="0052009C">
        <w:rPr>
          <w:rFonts w:hint="eastAsia"/>
        </w:rPr>
        <w:t>生成</w:t>
      </w:r>
      <w:r w:rsidR="0052009C" w:rsidRPr="00C64C5D">
        <w:rPr>
          <w:rFonts w:hint="eastAsia"/>
        </w:rPr>
        <w:t>V15E21</w:t>
      </w:r>
      <w:r w:rsidR="0052009C" w:rsidRPr="00C64C5D">
        <w:rPr>
          <w:rFonts w:hint="eastAsia"/>
        </w:rPr>
        <w:t>，</w:t>
      </w:r>
      <w:r w:rsidR="0052009C" w:rsidRPr="00C64C5D">
        <w:rPr>
          <w:rFonts w:hint="eastAsia"/>
        </w:rPr>
        <w:t>V15E32</w:t>
      </w:r>
      <w:r w:rsidR="0052009C" w:rsidRPr="00C64C5D">
        <w:rPr>
          <w:rFonts w:hint="eastAsia"/>
        </w:rPr>
        <w:t>，</w:t>
      </w:r>
      <w:r w:rsidR="0052009C" w:rsidRPr="00C64C5D">
        <w:rPr>
          <w:rFonts w:hint="eastAsia"/>
        </w:rPr>
        <w:t>V15E42</w:t>
      </w:r>
      <w:r w:rsidR="0052009C" w:rsidRPr="00C64C5D">
        <w:rPr>
          <w:rFonts w:hint="eastAsia"/>
        </w:rPr>
        <w:t>，</w:t>
      </w:r>
      <w:r w:rsidR="0052009C" w:rsidRPr="00C64C5D">
        <w:rPr>
          <w:rFonts w:hint="eastAsia"/>
        </w:rPr>
        <w:t>V15E53</w:t>
      </w:r>
      <w:r w:rsidR="0052009C">
        <w:rPr>
          <w:rFonts w:hint="eastAsia"/>
        </w:rPr>
        <w:t>四种不同稠密度</w:t>
      </w:r>
      <w:r w:rsidR="0052009C">
        <w:rPr>
          <w:rFonts w:hint="eastAsia"/>
        </w:rPr>
        <w:lastRenderedPageBreak/>
        <w:t>的图，</w:t>
      </w:r>
      <w:r w:rsidR="0052009C" w:rsidRPr="006C54E8">
        <w:rPr>
          <w:rFonts w:hint="eastAsia"/>
        </w:rPr>
        <w:t>通过在不同图</w:t>
      </w:r>
      <w:r w:rsidR="0052009C">
        <w:rPr>
          <w:rFonts w:hint="eastAsia"/>
        </w:rPr>
        <w:t>稠密度</w:t>
      </w:r>
      <w:r w:rsidR="0052009C" w:rsidRPr="006C54E8">
        <w:rPr>
          <w:rFonts w:hint="eastAsia"/>
        </w:rPr>
        <w:t>的情况下</w:t>
      </w:r>
      <w:r w:rsidR="0052009C">
        <w:rPr>
          <w:rFonts w:hint="eastAsia"/>
        </w:rPr>
        <w:t>，</w:t>
      </w:r>
      <w:r w:rsidR="0052009C" w:rsidRPr="006C54E8">
        <w:rPr>
          <w:rFonts w:hint="eastAsia"/>
        </w:rPr>
        <w:t>比较</w:t>
      </w:r>
      <w:r w:rsidR="00D70393">
        <w:rPr>
          <w:rFonts w:hint="eastAsia"/>
        </w:rPr>
        <w:t>三种算法</w:t>
      </w:r>
      <w:r w:rsidR="0052009C" w:rsidRPr="006C54E8">
        <w:rPr>
          <w:rFonts w:hint="eastAsia"/>
        </w:rPr>
        <w:t>在运行时间及内存消耗放方面的差异</w:t>
      </w:r>
      <w:r w:rsidR="0052009C">
        <w:rPr>
          <w:rFonts w:hint="eastAsia"/>
        </w:rPr>
        <w:t>。试验结果如下：</w:t>
      </w:r>
    </w:p>
    <w:p w:rsidR="0052009C" w:rsidRDefault="0079682D" w:rsidP="00484E42">
      <w:pPr>
        <w:pStyle w:val="a3"/>
        <w:spacing w:line="288" w:lineRule="auto"/>
        <w:ind w:firstLineChars="0" w:firstLine="0"/>
        <w:jc w:val="center"/>
      </w:pPr>
      <w:r>
        <w:rPr>
          <w:noProof/>
        </w:rPr>
        <w:drawing>
          <wp:inline distT="0" distB="0" distL="0" distR="0">
            <wp:extent cx="2247900" cy="1352550"/>
            <wp:effectExtent l="0" t="0" r="0" b="0"/>
            <wp:docPr id="27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r w:rsidR="00F30826">
        <w:rPr>
          <w:rFonts w:hint="eastAsia"/>
        </w:rPr>
        <w:t xml:space="preserve">      </w:t>
      </w:r>
      <w:r>
        <w:rPr>
          <w:noProof/>
        </w:rPr>
        <w:drawing>
          <wp:inline distT="0" distB="0" distL="0" distR="0">
            <wp:extent cx="2247900" cy="1352550"/>
            <wp:effectExtent l="0" t="0" r="0" b="0"/>
            <wp:docPr id="27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Default="006D416D" w:rsidP="00340696">
      <w:pPr>
        <w:pStyle w:val="a3"/>
        <w:tabs>
          <w:tab w:val="clear" w:pos="357"/>
          <w:tab w:val="left" w:pos="177"/>
        </w:tabs>
        <w:spacing w:line="288" w:lineRule="auto"/>
        <w:ind w:firstLineChars="92" w:firstLine="188"/>
        <w:jc w:val="center"/>
        <w:rPr>
          <w:sz w:val="21"/>
        </w:rPr>
      </w:pPr>
      <w:r w:rsidRPr="00340696">
        <w:rPr>
          <w:rFonts w:hint="eastAsia"/>
          <w:sz w:val="21"/>
        </w:rPr>
        <w:t>图</w:t>
      </w:r>
      <w:r w:rsidRPr="00340696">
        <w:rPr>
          <w:rFonts w:hint="eastAsia"/>
          <w:sz w:val="21"/>
        </w:rPr>
        <w:t>4-</w:t>
      </w:r>
      <w:r w:rsidR="00C2295B">
        <w:rPr>
          <w:rFonts w:hint="eastAsia"/>
          <w:sz w:val="21"/>
        </w:rPr>
        <w:t xml:space="preserve">6 </w:t>
      </w:r>
      <w:r w:rsidR="00C2295B">
        <w:rPr>
          <w:rFonts w:hint="eastAsia"/>
          <w:sz w:val="21"/>
        </w:rPr>
        <w:t>不同稠密度图</w:t>
      </w:r>
      <w:r w:rsidR="008B3D51" w:rsidRPr="00941A1B">
        <w:rPr>
          <w:rFonts w:hint="eastAsia"/>
          <w:sz w:val="21"/>
        </w:rPr>
        <w:t>算法</w:t>
      </w:r>
      <w:r w:rsidR="008B3D51" w:rsidRPr="00941A1B">
        <w:rPr>
          <w:rFonts w:hint="eastAsia"/>
          <w:sz w:val="21"/>
        </w:rPr>
        <w:t>BASE_FDP</w:t>
      </w:r>
      <w:r w:rsidR="008B3D51" w:rsidRPr="00941A1B">
        <w:rPr>
          <w:rFonts w:hint="eastAsia"/>
          <w:sz w:val="21"/>
        </w:rPr>
        <w:t>、</w:t>
      </w:r>
      <w:r w:rsidR="008B3D51" w:rsidRPr="00941A1B">
        <w:rPr>
          <w:rFonts w:hint="eastAsia"/>
          <w:sz w:val="21"/>
        </w:rPr>
        <w:t>ICA_FDP</w:t>
      </w:r>
      <w:r w:rsidR="008B3D51" w:rsidRPr="00941A1B">
        <w:rPr>
          <w:rFonts w:hint="eastAsia"/>
          <w:sz w:val="21"/>
        </w:rPr>
        <w:t>和</w:t>
      </w:r>
      <w:r w:rsidR="008B3D51" w:rsidRPr="00941A1B">
        <w:rPr>
          <w:rFonts w:hint="eastAsia"/>
          <w:sz w:val="21"/>
        </w:rPr>
        <w:t>ICA_FDP_APA</w:t>
      </w:r>
      <w:r w:rsidR="008B3D51" w:rsidRPr="00941A1B">
        <w:rPr>
          <w:rFonts w:hint="eastAsia"/>
          <w:sz w:val="21"/>
        </w:rPr>
        <w:t>性能比较</w:t>
      </w:r>
    </w:p>
    <w:p w:rsidR="0052009C" w:rsidRDefault="0052009C" w:rsidP="00340696">
      <w:pPr>
        <w:pStyle w:val="a3"/>
        <w:spacing w:line="288" w:lineRule="auto"/>
        <w:ind w:firstLine="468"/>
      </w:pPr>
      <w:r w:rsidRPr="006E6741">
        <w:rPr>
          <w:rFonts w:hint="eastAsia"/>
        </w:rPr>
        <w:t>如图</w:t>
      </w:r>
      <w:r w:rsidR="00B22739">
        <w:rPr>
          <w:rFonts w:hint="eastAsia"/>
        </w:rPr>
        <w:t>4-</w:t>
      </w:r>
      <w:r w:rsidR="00C8084B">
        <w:rPr>
          <w:rFonts w:hint="eastAsia"/>
        </w:rPr>
        <w:t>6</w:t>
      </w:r>
      <w:r w:rsidRPr="006E6741">
        <w:rPr>
          <w:rFonts w:hint="eastAsia"/>
        </w:rPr>
        <w:t>所示，相对于不同稠密度的图，</w:t>
      </w:r>
      <w:r w:rsidR="00AD3C40">
        <w:rPr>
          <w:rFonts w:hint="eastAsia"/>
        </w:rPr>
        <w:t>ICA_FDP</w:t>
      </w:r>
      <w:r w:rsidRPr="006E6741">
        <w:rPr>
          <w:rFonts w:hint="eastAsia"/>
        </w:rPr>
        <w:t>算法相对于</w:t>
      </w:r>
      <w:r w:rsidR="00AD3C40">
        <w:rPr>
          <w:rFonts w:hint="eastAsia"/>
        </w:rPr>
        <w:t>BASE_FDP</w:t>
      </w:r>
      <w:r w:rsidRPr="006E6741">
        <w:rPr>
          <w:rFonts w:hint="eastAsia"/>
        </w:rPr>
        <w:t>算法在空间复杂度上有一定的增加，但是时间复杂度上有较大的优势。</w:t>
      </w:r>
    </w:p>
    <w:p w:rsidR="001C2F59" w:rsidRDefault="001C2F59" w:rsidP="00340696">
      <w:pPr>
        <w:pStyle w:val="a3"/>
        <w:spacing w:line="288" w:lineRule="auto"/>
        <w:ind w:firstLine="468"/>
      </w:pPr>
      <w:r>
        <w:rPr>
          <w:rFonts w:hint="eastAsia"/>
        </w:rPr>
        <w:t>和</w:t>
      </w:r>
      <w:r w:rsidR="006F032B">
        <w:rPr>
          <w:rFonts w:hint="eastAsia"/>
        </w:rPr>
        <w:t>ICA_FDP</w:t>
      </w:r>
      <w:r w:rsidR="006F032B" w:rsidRPr="006E6741">
        <w:rPr>
          <w:rFonts w:hint="eastAsia"/>
        </w:rPr>
        <w:t>算法</w:t>
      </w:r>
      <w:r w:rsidR="009D3F5C">
        <w:rPr>
          <w:rFonts w:hint="eastAsia"/>
        </w:rPr>
        <w:t>相比，近似算法</w:t>
      </w:r>
      <w:r w:rsidR="009D3F5C">
        <w:rPr>
          <w:rFonts w:hint="eastAsia"/>
        </w:rPr>
        <w:t>ICA_FDP_APA</w:t>
      </w:r>
      <w:r w:rsidR="00C14812">
        <w:rPr>
          <w:rFonts w:hint="eastAsia"/>
        </w:rPr>
        <w:t>，在时间消耗上有很多优势，而且在</w:t>
      </w:r>
      <w:r w:rsidR="004273BA">
        <w:rPr>
          <w:rFonts w:hint="eastAsia"/>
        </w:rPr>
        <w:t>内存消耗上也是可以接受的。</w:t>
      </w:r>
    </w:p>
    <w:p w:rsidR="009C6279" w:rsidRPr="00CD6AF7" w:rsidRDefault="00864F60" w:rsidP="00864F60">
      <w:pPr>
        <w:pStyle w:val="a3"/>
        <w:spacing w:line="288" w:lineRule="auto"/>
        <w:ind w:firstLine="470"/>
      </w:pPr>
      <w:r w:rsidRPr="007E43E0">
        <w:rPr>
          <w:rFonts w:hint="eastAsia"/>
          <w:b/>
        </w:rPr>
        <w:t>实验</w:t>
      </w:r>
      <w:r>
        <w:rPr>
          <w:rFonts w:hint="eastAsia"/>
          <w:b/>
        </w:rPr>
        <w:t>4-</w:t>
      </w:r>
      <w:r w:rsidR="00C8084B">
        <w:rPr>
          <w:rFonts w:hint="eastAsia"/>
          <w:b/>
        </w:rPr>
        <w:t>4</w:t>
      </w:r>
      <w:r>
        <w:rPr>
          <w:rFonts w:hint="eastAsia"/>
          <w:b/>
        </w:rPr>
        <w:t xml:space="preserve">. </w:t>
      </w:r>
      <w:r w:rsidR="004F20C7">
        <w:rPr>
          <w:rFonts w:hint="eastAsia"/>
        </w:rPr>
        <w:t>近似算法</w:t>
      </w:r>
      <w:r w:rsidR="00C806A1">
        <w:rPr>
          <w:rFonts w:hint="eastAsia"/>
        </w:rPr>
        <w:t>ICA_FDP_APA</w:t>
      </w:r>
      <w:r w:rsidR="004F20C7">
        <w:rPr>
          <w:rFonts w:hint="eastAsia"/>
        </w:rPr>
        <w:t>波动性实验。</w:t>
      </w:r>
    </w:p>
    <w:p w:rsidR="009C6279" w:rsidRDefault="00E66C34" w:rsidP="00340696">
      <w:pPr>
        <w:pStyle w:val="a3"/>
        <w:spacing w:line="288" w:lineRule="auto"/>
        <w:ind w:firstLine="468"/>
      </w:pPr>
      <w:r>
        <w:rPr>
          <w:rFonts w:hint="eastAsia"/>
        </w:rPr>
        <w:t>本实验对于</w:t>
      </w:r>
      <w:r w:rsidR="00926516">
        <w:rPr>
          <w:rFonts w:hint="eastAsia"/>
        </w:rPr>
        <w:t>近似算法</w:t>
      </w:r>
      <w:r w:rsidR="00990A96">
        <w:rPr>
          <w:rFonts w:hint="eastAsia"/>
        </w:rPr>
        <w:t>ICA_FDP_APA</w:t>
      </w:r>
      <w:r w:rsidR="00860EA7">
        <w:rPr>
          <w:rFonts w:hint="eastAsia"/>
        </w:rPr>
        <w:t>验证其波动性，</w:t>
      </w:r>
      <w:r w:rsidR="00B66AF3">
        <w:rPr>
          <w:rFonts w:hint="eastAsia"/>
        </w:rPr>
        <w:t>该实验的思路是首先使用精确算法</w:t>
      </w:r>
      <w:r w:rsidR="00230A54">
        <w:rPr>
          <w:rFonts w:hint="eastAsia"/>
        </w:rPr>
        <w:t>ICA_FDP</w:t>
      </w:r>
      <w:r w:rsidR="00230A54">
        <w:rPr>
          <w:rFonts w:hint="eastAsia"/>
        </w:rPr>
        <w:t>获取</w:t>
      </w:r>
      <w:r w:rsidR="00AB66EF">
        <w:rPr>
          <w:rFonts w:hint="eastAsia"/>
        </w:rPr>
        <w:t>不同图规模的关键边排序，然后</w:t>
      </w:r>
      <w:r w:rsidR="00203AAA">
        <w:rPr>
          <w:rFonts w:hint="eastAsia"/>
        </w:rPr>
        <w:t>使用</w:t>
      </w:r>
      <w:r w:rsidR="00354417">
        <w:rPr>
          <w:rFonts w:hint="eastAsia"/>
        </w:rPr>
        <w:t>近似算法</w:t>
      </w:r>
      <w:r w:rsidR="00354417">
        <w:rPr>
          <w:rFonts w:hint="eastAsia"/>
        </w:rPr>
        <w:t>ICA_FDP_APA</w:t>
      </w:r>
      <w:r w:rsidR="00354417">
        <w:rPr>
          <w:rFonts w:hint="eastAsia"/>
        </w:rPr>
        <w:t>算法获取近似的关键度排序，对于不同的图计算</w:t>
      </w:r>
      <w:r w:rsidR="00122456">
        <w:rPr>
          <w:rFonts w:hint="eastAsia"/>
        </w:rPr>
        <w:t>图的相似性度量</w:t>
      </w:r>
      <w:r w:rsidR="002F7101">
        <w:rPr>
          <w:rFonts w:hint="eastAsia"/>
        </w:rPr>
        <w:t>。</w:t>
      </w:r>
      <w:r w:rsidR="002A1D17">
        <w:rPr>
          <w:rFonts w:hint="eastAsia"/>
        </w:rPr>
        <w:t>关键边相似性度量可以</w:t>
      </w:r>
      <w:r w:rsidR="00F838C1">
        <w:rPr>
          <w:rFonts w:hint="eastAsia"/>
        </w:rPr>
        <w:t>衡量关键边排序的相似程度。</w:t>
      </w:r>
    </w:p>
    <w:p w:rsidR="00551140" w:rsidRDefault="00F83AA4" w:rsidP="00340696">
      <w:pPr>
        <w:pStyle w:val="a3"/>
        <w:spacing w:line="288" w:lineRule="auto"/>
        <w:ind w:firstLine="468"/>
      </w:pPr>
      <w:r>
        <w:rPr>
          <w:rFonts w:hint="eastAsia"/>
        </w:rPr>
        <w:t>本实验使用</w:t>
      </w:r>
      <w:r w:rsidR="00BA1245">
        <w:rPr>
          <w:rFonts w:hint="eastAsia"/>
        </w:rPr>
        <w:t>V</w:t>
      </w:r>
      <w:r w:rsidR="00BA1245" w:rsidRPr="0041061C">
        <w:rPr>
          <w:rFonts w:hint="eastAsia"/>
          <w:vertAlign w:val="subscript"/>
        </w:rPr>
        <w:t>6</w:t>
      </w:r>
      <w:r w:rsidR="00BA1245">
        <w:rPr>
          <w:rFonts w:hint="eastAsia"/>
        </w:rPr>
        <w:t>E</w:t>
      </w:r>
      <w:r w:rsidR="00BA1245" w:rsidRPr="0041061C">
        <w:rPr>
          <w:rFonts w:hint="eastAsia"/>
          <w:vertAlign w:val="subscript"/>
        </w:rPr>
        <w:t>10</w:t>
      </w:r>
      <w:r w:rsidR="00BA1245" w:rsidRPr="009D0F57">
        <w:rPr>
          <w:rFonts w:hint="eastAsia"/>
        </w:rPr>
        <w:t>、</w:t>
      </w:r>
      <w:r w:rsidR="00BA1245" w:rsidRPr="009D0F57">
        <w:rPr>
          <w:rFonts w:hint="eastAsia"/>
        </w:rPr>
        <w:t>V</w:t>
      </w:r>
      <w:r w:rsidR="00BA1245" w:rsidRPr="00687933">
        <w:rPr>
          <w:rFonts w:hint="eastAsia"/>
          <w:vertAlign w:val="subscript"/>
        </w:rPr>
        <w:t>8</w:t>
      </w:r>
      <w:r w:rsidR="00BA1245">
        <w:rPr>
          <w:rFonts w:hint="eastAsia"/>
        </w:rPr>
        <w:t>E</w:t>
      </w:r>
      <w:r w:rsidR="00BA1245" w:rsidRPr="00687933">
        <w:rPr>
          <w:rFonts w:hint="eastAsia"/>
          <w:vertAlign w:val="subscript"/>
        </w:rPr>
        <w:t>14</w:t>
      </w:r>
      <w:r w:rsidR="00BA1245" w:rsidRPr="009D0F57">
        <w:rPr>
          <w:rFonts w:hint="eastAsia"/>
        </w:rPr>
        <w:t>、</w:t>
      </w:r>
      <w:r w:rsidR="00BA1245" w:rsidRPr="009D0F57">
        <w:rPr>
          <w:rFonts w:hint="eastAsia"/>
        </w:rPr>
        <w:t>V</w:t>
      </w:r>
      <w:r w:rsidR="00BA1245" w:rsidRPr="003D56EE">
        <w:rPr>
          <w:rFonts w:hint="eastAsia"/>
          <w:vertAlign w:val="subscript"/>
        </w:rPr>
        <w:t>10</w:t>
      </w:r>
      <w:r w:rsidR="00BA1245">
        <w:rPr>
          <w:rFonts w:hint="eastAsia"/>
        </w:rPr>
        <w:t>E</w:t>
      </w:r>
      <w:r w:rsidR="00BA1245" w:rsidRPr="003D56EE">
        <w:rPr>
          <w:rFonts w:hint="eastAsia"/>
          <w:vertAlign w:val="subscript"/>
        </w:rPr>
        <w:t>18</w:t>
      </w:r>
      <w:r w:rsidR="00BA1245" w:rsidRPr="009D0F57">
        <w:rPr>
          <w:rFonts w:hint="eastAsia"/>
        </w:rPr>
        <w:t>、</w:t>
      </w:r>
      <w:r w:rsidR="00BA1245" w:rsidRPr="009D0F57">
        <w:rPr>
          <w:rFonts w:hint="eastAsia"/>
        </w:rPr>
        <w:t>V</w:t>
      </w:r>
      <w:r w:rsidR="00BA1245" w:rsidRPr="003D56EE">
        <w:rPr>
          <w:rFonts w:hint="eastAsia"/>
          <w:vertAlign w:val="subscript"/>
        </w:rPr>
        <w:t>12</w:t>
      </w:r>
      <w:r w:rsidR="00BA1245">
        <w:rPr>
          <w:rFonts w:hint="eastAsia"/>
        </w:rPr>
        <w:t>E</w:t>
      </w:r>
      <w:r w:rsidR="00BA1245" w:rsidRPr="002A725E">
        <w:rPr>
          <w:rFonts w:hint="eastAsia"/>
          <w:vertAlign w:val="subscript"/>
        </w:rPr>
        <w:t>22</w:t>
      </w:r>
      <w:r w:rsidR="00BA1245" w:rsidRPr="009D0F57">
        <w:rPr>
          <w:rFonts w:hint="eastAsia"/>
        </w:rPr>
        <w:t>、</w:t>
      </w:r>
      <w:r w:rsidR="00BA1245" w:rsidRPr="009D0F57">
        <w:rPr>
          <w:rFonts w:hint="eastAsia"/>
        </w:rPr>
        <w:t>V</w:t>
      </w:r>
      <w:r w:rsidR="00BA1245" w:rsidRPr="00A3243C">
        <w:rPr>
          <w:rFonts w:hint="eastAsia"/>
          <w:vertAlign w:val="subscript"/>
        </w:rPr>
        <w:t>14</w:t>
      </w:r>
      <w:r w:rsidR="00BA1245">
        <w:rPr>
          <w:rFonts w:hint="eastAsia"/>
        </w:rPr>
        <w:t>E</w:t>
      </w:r>
      <w:r w:rsidR="00BA1245" w:rsidRPr="00597E1F">
        <w:rPr>
          <w:rFonts w:hint="eastAsia"/>
          <w:vertAlign w:val="subscript"/>
        </w:rPr>
        <w:t>26</w:t>
      </w:r>
      <w:r w:rsidR="00BA1245" w:rsidRPr="009D0F57">
        <w:rPr>
          <w:rFonts w:hint="eastAsia"/>
        </w:rPr>
        <w:t>共</w:t>
      </w:r>
      <w:r w:rsidR="00BA1245">
        <w:rPr>
          <w:rFonts w:hint="eastAsia"/>
        </w:rPr>
        <w:t>5</w:t>
      </w:r>
      <w:r w:rsidR="00BA1245">
        <w:rPr>
          <w:rFonts w:hint="eastAsia"/>
        </w:rPr>
        <w:t>组不同图规模</w:t>
      </w:r>
      <w:r w:rsidR="00E1199F">
        <w:rPr>
          <w:rFonts w:hint="eastAsia"/>
        </w:rPr>
        <w:t>的图数据，每个图规模下有五个不同的图，分别计算并获取平均相似性度量如下</w:t>
      </w:r>
      <w:r w:rsidR="00144631">
        <w:rPr>
          <w:rFonts w:hint="eastAsia"/>
        </w:rPr>
        <w:t>表</w:t>
      </w:r>
      <w:r w:rsidR="00144631">
        <w:rPr>
          <w:rFonts w:hint="eastAsia"/>
        </w:rPr>
        <w:t>4-4</w:t>
      </w:r>
      <w:r w:rsidR="00144631">
        <w:rPr>
          <w:rFonts w:hint="eastAsia"/>
        </w:rPr>
        <w:t>所示。</w:t>
      </w:r>
    </w:p>
    <w:p w:rsidR="009C6279" w:rsidRPr="00665A53" w:rsidRDefault="00E76E58" w:rsidP="00665A53">
      <w:pPr>
        <w:pStyle w:val="a3"/>
        <w:spacing w:line="288" w:lineRule="auto"/>
        <w:ind w:firstLineChars="98"/>
        <w:jc w:val="center"/>
        <w:rPr>
          <w:sz w:val="21"/>
        </w:rPr>
      </w:pPr>
      <w:r w:rsidRPr="00665A53">
        <w:rPr>
          <w:rFonts w:hint="eastAsia"/>
          <w:sz w:val="21"/>
        </w:rPr>
        <w:t>表</w:t>
      </w:r>
      <w:r w:rsidRPr="00665A53">
        <w:rPr>
          <w:rFonts w:hint="eastAsia"/>
          <w:sz w:val="21"/>
        </w:rPr>
        <w:t xml:space="preserve">4-4 </w:t>
      </w:r>
      <w:r w:rsidR="002B05C9" w:rsidRPr="00665A53">
        <w:rPr>
          <w:rFonts w:hint="eastAsia"/>
          <w:sz w:val="21"/>
        </w:rPr>
        <w:t>不同图规模下的相似性度量</w:t>
      </w:r>
    </w:p>
    <w:tbl>
      <w:tblPr>
        <w:tblW w:w="3000" w:type="pct"/>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1967"/>
        <w:gridCol w:w="2063"/>
        <w:gridCol w:w="1542"/>
      </w:tblGrid>
      <w:tr w:rsidR="00665A53" w:rsidRPr="005A05F9">
        <w:trPr>
          <w:jc w:val="center"/>
        </w:trPr>
        <w:tc>
          <w:tcPr>
            <w:tcW w:w="1967" w:type="dxa"/>
            <w:tcBorders>
              <w:bottom w:val="single" w:sz="4" w:space="0" w:color="auto"/>
              <w:right w:val="nil"/>
            </w:tcBorders>
            <w:shd w:val="clear" w:color="auto" w:fill="D9D9D9"/>
            <w:vAlign w:val="center"/>
          </w:tcPr>
          <w:p w:rsidR="00665A53" w:rsidRPr="00327708" w:rsidRDefault="00665A53" w:rsidP="00551140">
            <w:pPr>
              <w:spacing w:line="288" w:lineRule="auto"/>
              <w:jc w:val="center"/>
              <w:rPr>
                <w:rFonts w:ascii="宋体" w:hAnsi="宋体"/>
                <w:b/>
              </w:rPr>
            </w:pPr>
            <w:r>
              <w:rPr>
                <w:rFonts w:ascii="宋体" w:hAnsi="宋体" w:hint="eastAsia"/>
                <w:b/>
              </w:rPr>
              <w:t>图规模</w:t>
            </w:r>
          </w:p>
        </w:tc>
        <w:tc>
          <w:tcPr>
            <w:tcW w:w="2063" w:type="dxa"/>
            <w:tcBorders>
              <w:left w:val="nil"/>
              <w:bottom w:val="single" w:sz="4" w:space="0" w:color="auto"/>
            </w:tcBorders>
            <w:shd w:val="clear" w:color="auto" w:fill="D9D9D9"/>
            <w:vAlign w:val="center"/>
          </w:tcPr>
          <w:p w:rsidR="00665A53" w:rsidRPr="00327708" w:rsidRDefault="00665A53" w:rsidP="00894BEB">
            <w:pPr>
              <w:spacing w:line="288" w:lineRule="auto"/>
              <w:jc w:val="both"/>
              <w:rPr>
                <w:rFonts w:ascii="宋体" w:hAnsi="宋体"/>
                <w:b/>
              </w:rPr>
            </w:pPr>
            <w:r>
              <w:rPr>
                <w:rFonts w:ascii="宋体" w:hAnsi="宋体" w:hint="eastAsia"/>
                <w:b/>
              </w:rPr>
              <w:t>平均相似度度量</w:t>
            </w:r>
          </w:p>
        </w:tc>
        <w:tc>
          <w:tcPr>
            <w:tcW w:w="1542" w:type="dxa"/>
            <w:tcBorders>
              <w:left w:val="nil"/>
              <w:bottom w:val="single" w:sz="4" w:space="0" w:color="auto"/>
            </w:tcBorders>
            <w:shd w:val="clear" w:color="auto" w:fill="D9D9D9"/>
            <w:vAlign w:val="center"/>
          </w:tcPr>
          <w:p w:rsidR="00665A53" w:rsidRPr="00327708" w:rsidRDefault="00894BEB" w:rsidP="00665A53">
            <w:pPr>
              <w:spacing w:line="288" w:lineRule="auto"/>
              <w:jc w:val="both"/>
              <w:rPr>
                <w:rFonts w:ascii="宋体" w:hAnsi="宋体"/>
                <w:b/>
              </w:rPr>
            </w:pPr>
            <w:r>
              <w:rPr>
                <w:rFonts w:ascii="宋体" w:hAnsi="宋体" w:hint="eastAsia"/>
                <w:b/>
              </w:rPr>
              <w:t>标准化度量</w:t>
            </w:r>
          </w:p>
        </w:tc>
      </w:tr>
      <w:tr w:rsidR="00665A53" w:rsidRPr="005A05F9">
        <w:trPr>
          <w:jc w:val="center"/>
        </w:trPr>
        <w:tc>
          <w:tcPr>
            <w:tcW w:w="1967" w:type="dxa"/>
            <w:tcBorders>
              <w:bottom w:val="nil"/>
              <w:right w:val="nil"/>
            </w:tcBorders>
            <w:vAlign w:val="center"/>
          </w:tcPr>
          <w:p w:rsidR="00665A53" w:rsidRPr="00F30E09" w:rsidRDefault="00665A53" w:rsidP="00665A53">
            <w:pPr>
              <w:tabs>
                <w:tab w:val="left" w:pos="1200"/>
              </w:tabs>
              <w:spacing w:beforeLines="20" w:before="65" w:afterLines="20" w:after="65" w:line="288" w:lineRule="auto"/>
              <w:jc w:val="center"/>
            </w:pPr>
            <w:r w:rsidRPr="00564911">
              <w:t>V6E10</w:t>
            </w:r>
          </w:p>
        </w:tc>
        <w:tc>
          <w:tcPr>
            <w:tcW w:w="2063" w:type="dxa"/>
            <w:tcBorders>
              <w:left w:val="nil"/>
              <w:bottom w:val="nil"/>
              <w:right w:val="nil"/>
            </w:tcBorders>
            <w:vAlign w:val="center"/>
          </w:tcPr>
          <w:p w:rsidR="00665A53" w:rsidRPr="00F30E09" w:rsidRDefault="00665A53" w:rsidP="00665A53">
            <w:pPr>
              <w:tabs>
                <w:tab w:val="left" w:pos="1200"/>
              </w:tabs>
              <w:spacing w:beforeLines="20" w:before="65" w:afterLines="20" w:after="65" w:line="288" w:lineRule="auto"/>
              <w:jc w:val="both"/>
            </w:pPr>
            <w:r>
              <w:rPr>
                <w:rFonts w:hint="eastAsia"/>
              </w:rPr>
              <w:t>0</w:t>
            </w:r>
          </w:p>
        </w:tc>
        <w:tc>
          <w:tcPr>
            <w:tcW w:w="1542" w:type="dxa"/>
            <w:tcBorders>
              <w:left w:val="nil"/>
              <w:bottom w:val="nil"/>
            </w:tcBorders>
            <w:vAlign w:val="center"/>
          </w:tcPr>
          <w:p w:rsidR="00665A53" w:rsidRPr="00F30E09" w:rsidRDefault="00894BEB" w:rsidP="00665A53">
            <w:pPr>
              <w:tabs>
                <w:tab w:val="left" w:pos="1200"/>
              </w:tabs>
              <w:spacing w:beforeLines="20" w:before="65" w:afterLines="20" w:after="65" w:line="288" w:lineRule="auto"/>
              <w:jc w:val="both"/>
            </w:pPr>
            <w:r>
              <w:rPr>
                <w:rFonts w:hint="eastAsia"/>
              </w:rPr>
              <w:t>0</w:t>
            </w:r>
          </w:p>
        </w:tc>
      </w:tr>
      <w:tr w:rsidR="00665A53" w:rsidRPr="005A05F9">
        <w:trPr>
          <w:jc w:val="center"/>
        </w:trPr>
        <w:tc>
          <w:tcPr>
            <w:tcW w:w="1967" w:type="dxa"/>
            <w:tcBorders>
              <w:top w:val="nil"/>
              <w:bottom w:val="nil"/>
              <w:right w:val="nil"/>
            </w:tcBorders>
            <w:vAlign w:val="center"/>
          </w:tcPr>
          <w:p w:rsidR="00665A53" w:rsidRPr="00564911" w:rsidRDefault="00665A53" w:rsidP="00665A53">
            <w:pPr>
              <w:tabs>
                <w:tab w:val="left" w:pos="1200"/>
              </w:tabs>
              <w:spacing w:beforeLines="20" w:before="65" w:afterLines="20" w:after="65" w:line="288" w:lineRule="auto"/>
              <w:jc w:val="center"/>
            </w:pPr>
            <w:r w:rsidRPr="00551140">
              <w:t>V8E14</w:t>
            </w:r>
          </w:p>
        </w:tc>
        <w:tc>
          <w:tcPr>
            <w:tcW w:w="2063" w:type="dxa"/>
            <w:tcBorders>
              <w:top w:val="nil"/>
              <w:left w:val="nil"/>
              <w:bottom w:val="nil"/>
              <w:right w:val="nil"/>
            </w:tcBorders>
            <w:vAlign w:val="center"/>
          </w:tcPr>
          <w:p w:rsidR="00665A53" w:rsidRPr="00F30E09" w:rsidRDefault="00665A53" w:rsidP="00665A53">
            <w:pPr>
              <w:tabs>
                <w:tab w:val="left" w:pos="1200"/>
              </w:tabs>
              <w:spacing w:beforeLines="20" w:before="65" w:afterLines="20" w:after="65" w:line="288" w:lineRule="auto"/>
              <w:jc w:val="both"/>
            </w:pPr>
            <w:r>
              <w:rPr>
                <w:rFonts w:hint="eastAsia"/>
              </w:rPr>
              <w:t>0</w:t>
            </w:r>
          </w:p>
        </w:tc>
        <w:tc>
          <w:tcPr>
            <w:tcW w:w="1542" w:type="dxa"/>
            <w:tcBorders>
              <w:top w:val="nil"/>
              <w:left w:val="nil"/>
              <w:bottom w:val="nil"/>
            </w:tcBorders>
            <w:vAlign w:val="center"/>
          </w:tcPr>
          <w:p w:rsidR="00665A53" w:rsidRPr="00F30E09" w:rsidRDefault="00894BEB" w:rsidP="00665A53">
            <w:pPr>
              <w:tabs>
                <w:tab w:val="left" w:pos="1200"/>
              </w:tabs>
              <w:spacing w:beforeLines="20" w:before="65" w:afterLines="20" w:after="65" w:line="288" w:lineRule="auto"/>
              <w:jc w:val="both"/>
            </w:pPr>
            <w:r>
              <w:rPr>
                <w:rFonts w:hint="eastAsia"/>
              </w:rPr>
              <w:t>0</w:t>
            </w:r>
          </w:p>
        </w:tc>
      </w:tr>
      <w:tr w:rsidR="00665A53" w:rsidRPr="005A05F9">
        <w:trPr>
          <w:jc w:val="center"/>
        </w:trPr>
        <w:tc>
          <w:tcPr>
            <w:tcW w:w="1967" w:type="dxa"/>
            <w:tcBorders>
              <w:top w:val="nil"/>
              <w:bottom w:val="nil"/>
              <w:right w:val="nil"/>
            </w:tcBorders>
            <w:vAlign w:val="center"/>
          </w:tcPr>
          <w:p w:rsidR="00665A53" w:rsidRPr="00564911" w:rsidRDefault="00665A53" w:rsidP="00665A53">
            <w:pPr>
              <w:tabs>
                <w:tab w:val="left" w:pos="1200"/>
              </w:tabs>
              <w:spacing w:beforeLines="20" w:before="65" w:afterLines="20" w:after="65" w:line="288" w:lineRule="auto"/>
              <w:jc w:val="center"/>
            </w:pPr>
            <w:r w:rsidRPr="00551140">
              <w:t>V10E18</w:t>
            </w:r>
          </w:p>
        </w:tc>
        <w:tc>
          <w:tcPr>
            <w:tcW w:w="2063" w:type="dxa"/>
            <w:tcBorders>
              <w:top w:val="nil"/>
              <w:left w:val="nil"/>
              <w:bottom w:val="nil"/>
              <w:right w:val="nil"/>
            </w:tcBorders>
            <w:vAlign w:val="center"/>
          </w:tcPr>
          <w:p w:rsidR="00665A53" w:rsidRPr="00F30E09" w:rsidRDefault="00665A53" w:rsidP="00665A53">
            <w:pPr>
              <w:tabs>
                <w:tab w:val="left" w:pos="1200"/>
              </w:tabs>
              <w:spacing w:beforeLines="20" w:before="65" w:afterLines="20" w:after="65" w:line="288" w:lineRule="auto"/>
              <w:jc w:val="both"/>
            </w:pPr>
            <w:r w:rsidRPr="00871E46">
              <w:t>0.015714</w:t>
            </w:r>
          </w:p>
        </w:tc>
        <w:tc>
          <w:tcPr>
            <w:tcW w:w="1542" w:type="dxa"/>
            <w:tcBorders>
              <w:top w:val="nil"/>
              <w:left w:val="nil"/>
              <w:bottom w:val="nil"/>
            </w:tcBorders>
            <w:vAlign w:val="center"/>
          </w:tcPr>
          <w:p w:rsidR="00665A53" w:rsidRPr="00F30E09" w:rsidRDefault="00894BEB" w:rsidP="00665A53">
            <w:pPr>
              <w:tabs>
                <w:tab w:val="left" w:pos="1200"/>
              </w:tabs>
              <w:spacing w:beforeLines="20" w:before="65" w:afterLines="20" w:after="65" w:line="288" w:lineRule="auto"/>
              <w:jc w:val="both"/>
            </w:pPr>
            <w:r w:rsidRPr="00894BEB">
              <w:t>0.026729036</w:t>
            </w:r>
          </w:p>
        </w:tc>
      </w:tr>
      <w:tr w:rsidR="00665A53" w:rsidRPr="005A05F9">
        <w:trPr>
          <w:jc w:val="center"/>
        </w:trPr>
        <w:tc>
          <w:tcPr>
            <w:tcW w:w="1967" w:type="dxa"/>
            <w:tcBorders>
              <w:top w:val="nil"/>
              <w:bottom w:val="nil"/>
              <w:right w:val="nil"/>
            </w:tcBorders>
            <w:vAlign w:val="center"/>
          </w:tcPr>
          <w:p w:rsidR="00665A53" w:rsidRPr="00564911" w:rsidRDefault="00665A53" w:rsidP="00665A53">
            <w:pPr>
              <w:tabs>
                <w:tab w:val="left" w:pos="1200"/>
              </w:tabs>
              <w:spacing w:beforeLines="20" w:before="65" w:afterLines="20" w:after="65" w:line="288" w:lineRule="auto"/>
              <w:jc w:val="center"/>
            </w:pPr>
            <w:r w:rsidRPr="00551140">
              <w:t>V12E22</w:t>
            </w:r>
          </w:p>
        </w:tc>
        <w:tc>
          <w:tcPr>
            <w:tcW w:w="2063" w:type="dxa"/>
            <w:tcBorders>
              <w:top w:val="nil"/>
              <w:left w:val="nil"/>
              <w:bottom w:val="nil"/>
              <w:right w:val="nil"/>
            </w:tcBorders>
            <w:vAlign w:val="center"/>
          </w:tcPr>
          <w:p w:rsidR="00665A53" w:rsidRPr="00F30E09" w:rsidRDefault="00665A53" w:rsidP="00665A53">
            <w:pPr>
              <w:tabs>
                <w:tab w:val="left" w:pos="1200"/>
              </w:tabs>
              <w:spacing w:beforeLines="20" w:before="65" w:afterLines="20" w:after="65" w:line="288" w:lineRule="auto"/>
              <w:jc w:val="both"/>
            </w:pPr>
            <w:r w:rsidRPr="00871E46">
              <w:t>0.018182</w:t>
            </w:r>
          </w:p>
        </w:tc>
        <w:tc>
          <w:tcPr>
            <w:tcW w:w="1542" w:type="dxa"/>
            <w:tcBorders>
              <w:top w:val="nil"/>
              <w:left w:val="nil"/>
              <w:bottom w:val="nil"/>
            </w:tcBorders>
            <w:vAlign w:val="center"/>
          </w:tcPr>
          <w:p w:rsidR="00665A53" w:rsidRPr="00F30E09" w:rsidRDefault="001D78A7" w:rsidP="00665A53">
            <w:pPr>
              <w:tabs>
                <w:tab w:val="left" w:pos="1200"/>
              </w:tabs>
              <w:spacing w:beforeLines="20" w:before="65" w:afterLines="20" w:after="65" w:line="288" w:lineRule="auto"/>
              <w:jc w:val="both"/>
            </w:pPr>
            <w:r w:rsidRPr="001D78A7">
              <w:t>0.048155309</w:t>
            </w:r>
          </w:p>
        </w:tc>
      </w:tr>
      <w:tr w:rsidR="00665A53" w:rsidRPr="005A05F9">
        <w:trPr>
          <w:jc w:val="center"/>
        </w:trPr>
        <w:tc>
          <w:tcPr>
            <w:tcW w:w="1967" w:type="dxa"/>
            <w:tcBorders>
              <w:top w:val="nil"/>
              <w:right w:val="nil"/>
            </w:tcBorders>
            <w:vAlign w:val="center"/>
          </w:tcPr>
          <w:p w:rsidR="00665A53" w:rsidRPr="00564911" w:rsidRDefault="00665A53" w:rsidP="00665A53">
            <w:pPr>
              <w:tabs>
                <w:tab w:val="left" w:pos="1200"/>
              </w:tabs>
              <w:spacing w:beforeLines="20" w:before="65" w:afterLines="20" w:after="65" w:line="288" w:lineRule="auto"/>
              <w:jc w:val="center"/>
            </w:pPr>
            <w:r w:rsidRPr="00551140">
              <w:t>V14E26</w:t>
            </w:r>
          </w:p>
        </w:tc>
        <w:tc>
          <w:tcPr>
            <w:tcW w:w="2063" w:type="dxa"/>
            <w:tcBorders>
              <w:top w:val="nil"/>
              <w:left w:val="nil"/>
              <w:right w:val="nil"/>
            </w:tcBorders>
            <w:vAlign w:val="center"/>
          </w:tcPr>
          <w:p w:rsidR="00665A53" w:rsidRPr="00F30E09" w:rsidRDefault="00665A53" w:rsidP="00665A53">
            <w:pPr>
              <w:tabs>
                <w:tab w:val="left" w:pos="1200"/>
              </w:tabs>
              <w:spacing w:beforeLines="20" w:before="65" w:afterLines="20" w:after="65" w:line="288" w:lineRule="auto"/>
              <w:jc w:val="both"/>
            </w:pPr>
            <w:r w:rsidRPr="00871E46">
              <w:t>0.023076</w:t>
            </w:r>
          </w:p>
        </w:tc>
        <w:tc>
          <w:tcPr>
            <w:tcW w:w="1542" w:type="dxa"/>
            <w:tcBorders>
              <w:top w:val="nil"/>
              <w:left w:val="nil"/>
            </w:tcBorders>
            <w:vAlign w:val="center"/>
          </w:tcPr>
          <w:p w:rsidR="00665A53" w:rsidRPr="00F30E09" w:rsidRDefault="00A823AD" w:rsidP="00665A53">
            <w:pPr>
              <w:tabs>
                <w:tab w:val="left" w:pos="1200"/>
              </w:tabs>
              <w:spacing w:beforeLines="20" w:before="65" w:afterLines="20" w:after="65" w:line="288" w:lineRule="auto"/>
              <w:jc w:val="both"/>
            </w:pPr>
            <w:r w:rsidRPr="00A823AD">
              <w:t>0.07222863</w:t>
            </w:r>
          </w:p>
        </w:tc>
      </w:tr>
    </w:tbl>
    <w:p w:rsidR="007E728D" w:rsidRDefault="00CC6D3C" w:rsidP="00667F5D">
      <w:pPr>
        <w:pStyle w:val="a3"/>
        <w:spacing w:line="288" w:lineRule="auto"/>
        <w:ind w:firstLine="468"/>
      </w:pPr>
      <w:r>
        <w:rPr>
          <w:rFonts w:hint="eastAsia"/>
        </w:rPr>
        <w:t>根据表</w:t>
      </w:r>
      <w:r w:rsidR="007F1E26">
        <w:rPr>
          <w:rFonts w:hint="eastAsia"/>
        </w:rPr>
        <w:t>4-4</w:t>
      </w:r>
      <w:r w:rsidR="007F1E26">
        <w:rPr>
          <w:rFonts w:hint="eastAsia"/>
        </w:rPr>
        <w:t>所示，</w:t>
      </w:r>
      <w:r w:rsidR="000511A5">
        <w:rPr>
          <w:rFonts w:hint="eastAsia"/>
        </w:rPr>
        <w:t>平均相似度量是实验不同规模图数据的相似度量的平均值，标准化度量为平均度量与该图规模相似度下界的百分比。</w:t>
      </w:r>
      <w:r w:rsidR="00825E11">
        <w:rPr>
          <w:rFonts w:hint="eastAsia"/>
        </w:rPr>
        <w:t>作图如</w:t>
      </w:r>
      <w:r w:rsidR="00825E11">
        <w:rPr>
          <w:rFonts w:hint="eastAsia"/>
        </w:rPr>
        <w:t>4-7</w:t>
      </w:r>
      <w:r w:rsidR="00825E11">
        <w:rPr>
          <w:rFonts w:hint="eastAsia"/>
        </w:rPr>
        <w:t>所示：</w:t>
      </w:r>
    </w:p>
    <w:p w:rsidR="003120CC" w:rsidRDefault="0079682D" w:rsidP="00B66B79">
      <w:pPr>
        <w:pStyle w:val="a3"/>
        <w:spacing w:line="288" w:lineRule="auto"/>
        <w:ind w:firstLineChars="81" w:firstLine="199"/>
        <w:jc w:val="center"/>
      </w:pPr>
      <w:r>
        <w:rPr>
          <w:noProof/>
        </w:rPr>
        <w:lastRenderedPageBreak/>
        <w:drawing>
          <wp:inline distT="0" distB="0" distL="0" distR="0">
            <wp:extent cx="3590925" cy="2162175"/>
            <wp:effectExtent l="0" t="0" r="9525" b="9525"/>
            <wp:docPr id="27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90925" cy="2162175"/>
                    </a:xfrm>
                    <a:prstGeom prst="rect">
                      <a:avLst/>
                    </a:prstGeom>
                    <a:noFill/>
                    <a:ln>
                      <a:noFill/>
                    </a:ln>
                  </pic:spPr>
                </pic:pic>
              </a:graphicData>
            </a:graphic>
          </wp:inline>
        </w:drawing>
      </w:r>
    </w:p>
    <w:p w:rsidR="00B66B79" w:rsidRPr="001D1DF7" w:rsidRDefault="004A26A4" w:rsidP="001D1DF7">
      <w:pPr>
        <w:pStyle w:val="a3"/>
        <w:spacing w:line="288" w:lineRule="auto"/>
        <w:ind w:firstLine="408"/>
        <w:jc w:val="center"/>
        <w:rPr>
          <w:sz w:val="21"/>
        </w:rPr>
      </w:pPr>
      <w:r w:rsidRPr="001D1DF7">
        <w:rPr>
          <w:rFonts w:hint="eastAsia"/>
          <w:sz w:val="21"/>
        </w:rPr>
        <w:t>图</w:t>
      </w:r>
      <w:r w:rsidRPr="001D1DF7">
        <w:rPr>
          <w:rFonts w:hint="eastAsia"/>
          <w:sz w:val="21"/>
        </w:rPr>
        <w:t xml:space="preserve">4-7 </w:t>
      </w:r>
      <w:r w:rsidRPr="001D1DF7">
        <w:rPr>
          <w:rFonts w:hint="eastAsia"/>
          <w:sz w:val="21"/>
        </w:rPr>
        <w:t>相似性度量比较</w:t>
      </w:r>
    </w:p>
    <w:p w:rsidR="00B66B79" w:rsidRPr="00590967" w:rsidRDefault="00750E97" w:rsidP="00667F5D">
      <w:pPr>
        <w:pStyle w:val="a3"/>
        <w:spacing w:line="288" w:lineRule="auto"/>
        <w:ind w:firstLine="468"/>
      </w:pPr>
      <w:r>
        <w:rPr>
          <w:rFonts w:hint="eastAsia"/>
        </w:rPr>
        <w:t>根据以上试验证明，在实验图规模的情况下，数据波动性不强，</w:t>
      </w:r>
      <w:r w:rsidR="00CE4B64">
        <w:rPr>
          <w:rFonts w:hint="eastAsia"/>
        </w:rPr>
        <w:t>而</w:t>
      </w:r>
      <w:r w:rsidR="00674B7D">
        <w:rPr>
          <w:rFonts w:hint="eastAsia"/>
        </w:rPr>
        <w:t>在实际应用中，如果为了追求更快的计算速度，可以设置一个相似度阈值，如果在阈值允许的范围内，则表示近似算法是有效的。</w:t>
      </w:r>
    </w:p>
    <w:p w:rsidR="00080538" w:rsidRDefault="006D75D3" w:rsidP="00DB5271">
      <w:pPr>
        <w:pStyle w:val="21"/>
      </w:pPr>
      <w:bookmarkStart w:id="113" w:name="_Toc449617182"/>
      <w:r>
        <w:rPr>
          <w:rFonts w:hint="eastAsia"/>
        </w:rPr>
        <w:t>4.</w:t>
      </w:r>
      <w:r w:rsidR="00FD4397">
        <w:rPr>
          <w:rFonts w:hint="eastAsia"/>
        </w:rPr>
        <w:t>6</w:t>
      </w:r>
      <w:r>
        <w:rPr>
          <w:rFonts w:hint="eastAsia"/>
        </w:rPr>
        <w:t xml:space="preserve"> </w:t>
      </w:r>
      <w:r w:rsidR="00505706">
        <w:rPr>
          <w:rFonts w:hint="eastAsia"/>
        </w:rPr>
        <w:t>本章小结</w:t>
      </w:r>
      <w:bookmarkEnd w:id="113"/>
    </w:p>
    <w:p w:rsidR="0002006D" w:rsidRDefault="00071737" w:rsidP="00054A9D">
      <w:pPr>
        <w:pStyle w:val="a3"/>
        <w:spacing w:line="288" w:lineRule="auto"/>
        <w:ind w:firstLine="468"/>
        <w:sectPr w:rsidR="0002006D" w:rsidSect="006272F4">
          <w:headerReference w:type="default" r:id="rId80"/>
          <w:footnotePr>
            <w:numRestart w:val="eachPage"/>
          </w:footnotePr>
          <w:pgSz w:w="11907" w:h="16839" w:code="9"/>
          <w:pgMar w:top="1134" w:right="1418" w:bottom="1134" w:left="1418" w:header="737" w:footer="567" w:gutter="0"/>
          <w:cols w:space="720"/>
          <w:docGrid w:type="linesAndChars" w:linePitch="326" w:charSpace="1229"/>
        </w:sectPr>
      </w:pPr>
      <w:r>
        <w:rPr>
          <w:rFonts w:hint="eastAsia"/>
        </w:rPr>
        <w:t>本章主要</w:t>
      </w:r>
      <w:r w:rsidRPr="003643D9">
        <w:rPr>
          <w:rFonts w:hint="eastAsia"/>
        </w:rPr>
        <w:t>构建了一种基于流量和</w:t>
      </w:r>
      <w:r>
        <w:rPr>
          <w:rFonts w:hint="eastAsia"/>
        </w:rPr>
        <w:t>分布</w:t>
      </w:r>
      <w:r w:rsidRPr="003643D9">
        <w:rPr>
          <w:rFonts w:hint="eastAsia"/>
        </w:rPr>
        <w:t>可靠性的关键边衡量模型</w:t>
      </w:r>
      <w:r w:rsidR="00F504F0">
        <w:rPr>
          <w:rFonts w:hint="eastAsia"/>
        </w:rPr>
        <w:t>，针对不确定图边移除之后，相对流量和分布可靠性的减少量来衡量。对于构建的基于流量和容量可靠性的模型，本章节首先设计了一种基于重复计算的基本算法</w:t>
      </w:r>
      <w:r w:rsidR="00F504F0">
        <w:rPr>
          <w:rFonts w:hint="eastAsia"/>
        </w:rPr>
        <w:t>BASE_FDP</w:t>
      </w:r>
      <w:r w:rsidR="00F504F0">
        <w:rPr>
          <w:rFonts w:hint="eastAsia"/>
        </w:rPr>
        <w:t>。因为</w:t>
      </w:r>
      <w:r w:rsidR="00F504F0">
        <w:rPr>
          <w:rFonts w:hint="eastAsia"/>
        </w:rPr>
        <w:t>BASE_FDP</w:t>
      </w:r>
      <w:r w:rsidR="00F504F0">
        <w:rPr>
          <w:rFonts w:hint="eastAsia"/>
        </w:rPr>
        <w:t>算法复杂度较高，本章提出一种基于流量和分布可靠性的不确定图关键边增量算法</w:t>
      </w:r>
      <w:r w:rsidR="00F504F0">
        <w:rPr>
          <w:rFonts w:hint="eastAsia"/>
        </w:rPr>
        <w:t>ICA_FDP</w:t>
      </w:r>
      <w:r w:rsidR="00F504F0">
        <w:rPr>
          <w:rFonts w:hint="eastAsia"/>
        </w:rPr>
        <w:t>，并重点介绍了算法的思想与实现，同时对算法进行了正确性证明以及时间复杂度和空间复杂度的分析。因为不确定图计算分布可靠性依然是一个</w:t>
      </w:r>
      <w:r w:rsidR="00F504F0">
        <w:rPr>
          <w:rFonts w:hint="eastAsia"/>
        </w:rPr>
        <w:t>NP-Hard</w:t>
      </w:r>
      <w:r w:rsidR="00F504F0">
        <w:rPr>
          <w:rFonts w:hint="eastAsia"/>
        </w:rPr>
        <w:t>问题，精确算法复杂度很高，因此本文章针对增量算法的</w:t>
      </w:r>
      <w:r w:rsidR="00F504F0">
        <w:rPr>
          <w:rFonts w:hint="eastAsia"/>
        </w:rPr>
        <w:t>A</w:t>
      </w:r>
      <w:r w:rsidR="00F504F0">
        <w:rPr>
          <w:rFonts w:hint="eastAsia"/>
        </w:rPr>
        <w:t>类边提出了对于</w:t>
      </w:r>
      <w:r w:rsidR="00F504F0">
        <w:rPr>
          <w:rFonts w:hint="eastAsia"/>
        </w:rPr>
        <w:t>A</w:t>
      </w:r>
      <w:r w:rsidR="00F504F0">
        <w:rPr>
          <w:rFonts w:hint="eastAsia"/>
        </w:rPr>
        <w:t>边的基于增广路径添加的近似算法，同时分析了算法复杂度，给出了近似算法和精确算法的相似度度量，并分析了近似算法的下界</w:t>
      </w:r>
      <w:r w:rsidR="00D803FB">
        <w:rPr>
          <w:rFonts w:hint="eastAsia"/>
        </w:rPr>
        <w:t>。最后通过试验分析，</w:t>
      </w:r>
      <w:r w:rsidR="00D803FB" w:rsidRPr="00476A23">
        <w:rPr>
          <w:rFonts w:hint="eastAsia"/>
        </w:rPr>
        <w:t>比较</w:t>
      </w:r>
      <w:r w:rsidR="00D803FB" w:rsidRPr="00476A23">
        <w:rPr>
          <w:rFonts w:hint="eastAsia"/>
        </w:rPr>
        <w:t>BASE_F</w:t>
      </w:r>
      <w:r w:rsidR="00D803FB">
        <w:rPr>
          <w:rFonts w:hint="eastAsia"/>
        </w:rPr>
        <w:t>D</w:t>
      </w:r>
      <w:r w:rsidR="00D803FB" w:rsidRPr="00476A23">
        <w:rPr>
          <w:rFonts w:hint="eastAsia"/>
        </w:rPr>
        <w:t>P</w:t>
      </w:r>
      <w:r w:rsidR="00D803FB" w:rsidRPr="00476A23">
        <w:rPr>
          <w:rFonts w:hint="eastAsia"/>
        </w:rPr>
        <w:t>算法和</w:t>
      </w:r>
      <w:r w:rsidR="00D803FB" w:rsidRPr="00476A23">
        <w:rPr>
          <w:rFonts w:hint="eastAsia"/>
        </w:rPr>
        <w:t>ICA_F</w:t>
      </w:r>
      <w:r w:rsidR="00D803FB">
        <w:rPr>
          <w:rFonts w:hint="eastAsia"/>
        </w:rPr>
        <w:t>DP</w:t>
      </w:r>
      <w:r w:rsidR="00D803FB" w:rsidRPr="00476A23">
        <w:rPr>
          <w:rFonts w:hint="eastAsia"/>
        </w:rPr>
        <w:t>算法在空间复杂度和时间复杂度上的差别</w:t>
      </w:r>
      <w:r w:rsidR="00874FE7">
        <w:rPr>
          <w:rFonts w:hint="eastAsia"/>
        </w:rPr>
        <w:t>，</w:t>
      </w:r>
      <w:r w:rsidR="00874FE7" w:rsidRPr="00874FE7">
        <w:rPr>
          <w:rFonts w:hint="eastAsia"/>
        </w:rPr>
        <w:t>实验结果表明</w:t>
      </w:r>
      <w:r w:rsidR="00874FE7" w:rsidRPr="00874FE7">
        <w:rPr>
          <w:rFonts w:hint="eastAsia"/>
        </w:rPr>
        <w:t>ICA_F</w:t>
      </w:r>
      <w:r w:rsidR="007E6BA3">
        <w:rPr>
          <w:rFonts w:hint="eastAsia"/>
        </w:rPr>
        <w:t>D</w:t>
      </w:r>
      <w:r w:rsidR="00874FE7" w:rsidRPr="00874FE7">
        <w:rPr>
          <w:rFonts w:hint="eastAsia"/>
        </w:rPr>
        <w:t>P</w:t>
      </w:r>
      <w:r w:rsidR="00874FE7" w:rsidRPr="00874FE7">
        <w:rPr>
          <w:rFonts w:hint="eastAsia"/>
        </w:rPr>
        <w:t>算法相对于</w:t>
      </w:r>
      <w:r w:rsidR="00874FE7" w:rsidRPr="00874FE7">
        <w:rPr>
          <w:rFonts w:hint="eastAsia"/>
        </w:rPr>
        <w:t>BASE_F</w:t>
      </w:r>
      <w:r w:rsidR="009149BA">
        <w:rPr>
          <w:rFonts w:hint="eastAsia"/>
        </w:rPr>
        <w:t>D</w:t>
      </w:r>
      <w:r w:rsidR="00874FE7" w:rsidRPr="00874FE7">
        <w:rPr>
          <w:rFonts w:hint="eastAsia"/>
        </w:rPr>
        <w:t>P</w:t>
      </w:r>
      <w:r w:rsidR="00874FE7" w:rsidRPr="00874FE7">
        <w:rPr>
          <w:rFonts w:hint="eastAsia"/>
        </w:rPr>
        <w:t>算法其空间复杂度有一定的增加，但是时间复杂度方面具有较大的优势。</w:t>
      </w:r>
      <w:r w:rsidR="00161FE5" w:rsidRPr="00476A23">
        <w:rPr>
          <w:rFonts w:hint="eastAsia"/>
        </w:rPr>
        <w:t>ICA_F</w:t>
      </w:r>
      <w:r w:rsidR="00161FE5">
        <w:rPr>
          <w:rFonts w:hint="eastAsia"/>
        </w:rPr>
        <w:t>DP</w:t>
      </w:r>
      <w:r w:rsidR="00161FE5">
        <w:rPr>
          <w:rFonts w:hint="eastAsia"/>
        </w:rPr>
        <w:t>相较于</w:t>
      </w:r>
      <w:r w:rsidR="00161FE5" w:rsidRPr="00476A23">
        <w:rPr>
          <w:rFonts w:hint="eastAsia"/>
        </w:rPr>
        <w:t>ICA_F</w:t>
      </w:r>
      <w:r w:rsidR="00161FE5">
        <w:rPr>
          <w:rFonts w:hint="eastAsia"/>
        </w:rPr>
        <w:t>CP</w:t>
      </w:r>
      <w:r w:rsidR="00161FE5">
        <w:rPr>
          <w:rFonts w:hint="eastAsia"/>
        </w:rPr>
        <w:t>算法，在时间和空间复杂度上都有了优化</w:t>
      </w:r>
      <w:r w:rsidR="00937698">
        <w:rPr>
          <w:rFonts w:hint="eastAsia"/>
        </w:rPr>
        <w:t>。</w:t>
      </w:r>
      <w:r w:rsidR="00406E21">
        <w:rPr>
          <w:rFonts w:hint="eastAsia"/>
        </w:rPr>
        <w:t>近似算法的波动性不强，能够适应不同图规模和稠密度的图。</w:t>
      </w:r>
    </w:p>
    <w:p w:rsidR="00B81746" w:rsidRDefault="006D75D3" w:rsidP="006D75D3">
      <w:pPr>
        <w:pStyle w:val="1"/>
        <w:numPr>
          <w:ilvl w:val="0"/>
          <w:numId w:val="0"/>
        </w:numPr>
      </w:pPr>
      <w:bookmarkStart w:id="114" w:name="_Toc449617183"/>
      <w:r>
        <w:rPr>
          <w:rFonts w:hint="eastAsia"/>
        </w:rPr>
        <w:lastRenderedPageBreak/>
        <w:t>第</w:t>
      </w:r>
      <w:r>
        <w:rPr>
          <w:rFonts w:hint="eastAsia"/>
        </w:rPr>
        <w:t>5</w:t>
      </w:r>
      <w:r>
        <w:rPr>
          <w:rFonts w:hint="eastAsia"/>
        </w:rPr>
        <w:t>章</w:t>
      </w:r>
      <w:r>
        <w:rPr>
          <w:rFonts w:hint="eastAsia"/>
        </w:rPr>
        <w:t xml:space="preserve"> </w:t>
      </w:r>
      <w:r w:rsidR="00B75693">
        <w:rPr>
          <w:rFonts w:hint="eastAsia"/>
        </w:rPr>
        <w:t>不确定图关键边</w:t>
      </w:r>
      <w:r w:rsidR="007B06AE">
        <w:rPr>
          <w:rFonts w:hint="eastAsia"/>
        </w:rPr>
        <w:t>增量</w:t>
      </w:r>
      <w:r w:rsidR="00B75693">
        <w:rPr>
          <w:rFonts w:hint="eastAsia"/>
        </w:rPr>
        <w:t>算法优化策略</w:t>
      </w:r>
      <w:bookmarkEnd w:id="114"/>
    </w:p>
    <w:p w:rsidR="00B24AD9" w:rsidRDefault="00B24AD9" w:rsidP="00142F9F">
      <w:pPr>
        <w:pStyle w:val="a3"/>
        <w:spacing w:line="288" w:lineRule="auto"/>
        <w:ind w:firstLine="468"/>
      </w:pPr>
      <w:r>
        <w:rPr>
          <w:rFonts w:hint="eastAsia"/>
        </w:rPr>
        <w:t>本章部分的</w:t>
      </w:r>
      <w:r w:rsidR="00B41E75">
        <w:rPr>
          <w:rFonts w:hint="eastAsia"/>
        </w:rPr>
        <w:t>优化策略是</w:t>
      </w:r>
      <w:r w:rsidR="00F8792B">
        <w:rPr>
          <w:rFonts w:hint="eastAsia"/>
        </w:rPr>
        <w:t>是针对</w:t>
      </w:r>
      <w:r w:rsidR="00BD259E">
        <w:rPr>
          <w:rFonts w:hint="eastAsia"/>
        </w:rPr>
        <w:t>增量算法的，这些优化策略</w:t>
      </w:r>
      <w:r w:rsidR="00BE5781">
        <w:rPr>
          <w:rFonts w:hint="eastAsia"/>
        </w:rPr>
        <w:t>适用于所有增量模型</w:t>
      </w:r>
      <w:r w:rsidR="00990478">
        <w:rPr>
          <w:rFonts w:hint="eastAsia"/>
        </w:rPr>
        <w:t>。</w:t>
      </w:r>
    </w:p>
    <w:p w:rsidR="00B81746" w:rsidRDefault="008258C6" w:rsidP="00B422A0">
      <w:pPr>
        <w:pStyle w:val="21"/>
      </w:pPr>
      <w:bookmarkStart w:id="115" w:name="_Toc449617184"/>
      <w:r>
        <w:rPr>
          <w:rFonts w:hint="eastAsia"/>
        </w:rPr>
        <w:t>5</w:t>
      </w:r>
      <w:r w:rsidR="00B422A0">
        <w:rPr>
          <w:rFonts w:hint="eastAsia"/>
        </w:rPr>
        <w:t xml:space="preserve">.1 </w:t>
      </w:r>
      <w:r w:rsidR="005860DB">
        <w:rPr>
          <w:rFonts w:hint="eastAsia"/>
        </w:rPr>
        <w:t>基于确定边过滤</w:t>
      </w:r>
      <w:r w:rsidR="009C18EF">
        <w:rPr>
          <w:rFonts w:hint="eastAsia"/>
        </w:rPr>
        <w:t>的增量算法</w:t>
      </w:r>
      <w:r w:rsidR="009C18EF">
        <w:rPr>
          <w:rFonts w:hint="eastAsia"/>
        </w:rPr>
        <w:t>ICA_FEA</w:t>
      </w:r>
      <w:bookmarkEnd w:id="115"/>
    </w:p>
    <w:p w:rsidR="008345FF" w:rsidRDefault="008258C6" w:rsidP="003610BD">
      <w:pPr>
        <w:pStyle w:val="31"/>
      </w:pPr>
      <w:bookmarkStart w:id="116" w:name="_Toc449617185"/>
      <w:r>
        <w:rPr>
          <w:rFonts w:hint="eastAsia"/>
        </w:rPr>
        <w:t>5</w:t>
      </w:r>
      <w:r w:rsidR="003610BD">
        <w:rPr>
          <w:rFonts w:hint="eastAsia"/>
        </w:rPr>
        <w:t xml:space="preserve">.1.1 </w:t>
      </w:r>
      <w:r w:rsidR="00537286">
        <w:rPr>
          <w:rFonts w:hint="eastAsia"/>
        </w:rPr>
        <w:t>算法基本思想</w:t>
      </w:r>
      <w:bookmarkEnd w:id="116"/>
    </w:p>
    <w:p w:rsidR="00D56836" w:rsidRDefault="00D56836" w:rsidP="00142F9F">
      <w:pPr>
        <w:pStyle w:val="a3"/>
        <w:spacing w:line="288" w:lineRule="auto"/>
        <w:ind w:firstLine="468"/>
      </w:pPr>
      <w:r>
        <w:rPr>
          <w:rFonts w:hint="eastAsia"/>
        </w:rPr>
        <w:t>考虑到传统状态划分算法需要划分的状态空间较大，本节在原有计算方式的基础上提出一种基于确定边过滤的状态划分算法</w:t>
      </w:r>
      <w:r w:rsidR="0086425D">
        <w:rPr>
          <w:rFonts w:hint="eastAsia"/>
        </w:rPr>
        <w:t>ICA_</w:t>
      </w:r>
      <w:r>
        <w:rPr>
          <w:rFonts w:hint="eastAsia"/>
        </w:rPr>
        <w:t>FEA</w:t>
      </w:r>
      <w:r>
        <w:rPr>
          <w:rFonts w:hint="eastAsia"/>
        </w:rPr>
        <w:t>（</w:t>
      </w:r>
      <w:r>
        <w:rPr>
          <w:rFonts w:hint="eastAsia"/>
        </w:rPr>
        <w:t>Filter Edge Algorithm</w:t>
      </w:r>
      <w:r>
        <w:rPr>
          <w:rFonts w:hint="eastAsia"/>
        </w:rPr>
        <w:t>），该算法的主要思路是在使用状态划分算法之前，首先给出能够确定类别的边（定性的边），从而减少状态划分的空间。这些确定边包括割集中的边和悬挂边。</w:t>
      </w:r>
    </w:p>
    <w:p w:rsidR="00D56836" w:rsidRDefault="00D56836" w:rsidP="00142F9F">
      <w:pPr>
        <w:pStyle w:val="a3"/>
        <w:spacing w:line="288" w:lineRule="auto"/>
        <w:ind w:firstLine="468"/>
      </w:pPr>
      <w:r>
        <w:rPr>
          <w:rFonts w:hint="eastAsia"/>
        </w:rPr>
        <w:t>假设不确定图</w:t>
      </w:r>
      <w:r>
        <w:rPr>
          <w:rFonts w:hint="eastAsia"/>
        </w:rPr>
        <w:t>G</w:t>
      </w:r>
      <w:r>
        <w:rPr>
          <w:rFonts w:hint="eastAsia"/>
        </w:rPr>
        <w:t>的边集为</w:t>
      </w:r>
      <w:r>
        <w:rPr>
          <w:rFonts w:hint="eastAsia"/>
        </w:rPr>
        <w:t>E</w:t>
      </w:r>
      <w:r>
        <w:rPr>
          <w:rFonts w:hint="eastAsia"/>
        </w:rPr>
        <w:t>，那么在传统的状态划分算法中，需要划分的状态区间的个数有</w:t>
      </w:r>
      <w:r>
        <w:rPr>
          <w:rFonts w:hint="eastAsia"/>
        </w:rPr>
        <w:t>2|E|</w:t>
      </w:r>
      <w:r>
        <w:rPr>
          <w:rFonts w:hint="eastAsia"/>
        </w:rPr>
        <w:t>个，而在基于过滤集合的状态划分算法中，只要能够确定一条确定边（包括割集中的边或者悬挂边），都能够是状态划分的区间减少一半，显然尽可能多的确定这些边能够很大程度上简化算法复杂度。该算法对于连接度比较高的图效果更好。</w:t>
      </w:r>
    </w:p>
    <w:p w:rsidR="00D56836" w:rsidRDefault="00D56836" w:rsidP="00142F9F">
      <w:pPr>
        <w:pStyle w:val="a3"/>
        <w:spacing w:line="288" w:lineRule="auto"/>
        <w:ind w:firstLine="468"/>
      </w:pPr>
      <w:r>
        <w:rPr>
          <w:rFonts w:hint="eastAsia"/>
        </w:rPr>
        <w:t>FEA</w:t>
      </w:r>
      <w:r>
        <w:rPr>
          <w:rFonts w:hint="eastAsia"/>
        </w:rPr>
        <w:t>算法的是一个基于</w:t>
      </w:r>
      <w:r>
        <w:rPr>
          <w:rFonts w:hint="eastAsia"/>
        </w:rPr>
        <w:t>ICA</w:t>
      </w:r>
      <w:r>
        <w:rPr>
          <w:rFonts w:hint="eastAsia"/>
        </w:rPr>
        <w:t>的算法，只是减少了</w:t>
      </w:r>
      <w:r>
        <w:rPr>
          <w:rFonts w:hint="eastAsia"/>
        </w:rPr>
        <w:t>ICA</w:t>
      </w:r>
      <w:r>
        <w:rPr>
          <w:rFonts w:hint="eastAsia"/>
        </w:rPr>
        <w:t>算法状态划分的初始空间。因此</w:t>
      </w:r>
      <w:r>
        <w:rPr>
          <w:rFonts w:hint="eastAsia"/>
        </w:rPr>
        <w:t>FEA</w:t>
      </w:r>
      <w:r>
        <w:rPr>
          <w:rFonts w:hint="eastAsia"/>
        </w:rPr>
        <w:t>算法的主要着手点就是如何找到所谓的确定边。确定边包括割集中的边和悬挂边。</w:t>
      </w:r>
    </w:p>
    <w:p w:rsidR="00D56836" w:rsidRDefault="00D56836" w:rsidP="00142F9F">
      <w:pPr>
        <w:pStyle w:val="a3"/>
        <w:spacing w:line="288" w:lineRule="auto"/>
        <w:ind w:firstLine="468"/>
      </w:pPr>
      <w:r>
        <w:rPr>
          <w:rFonts w:hint="eastAsia"/>
        </w:rPr>
        <w:t>对于割集中的边，目前求解割集中的边已经被证明是一个</w:t>
      </w:r>
      <w:r>
        <w:rPr>
          <w:rFonts w:hint="eastAsia"/>
        </w:rPr>
        <w:t>NP</w:t>
      </w:r>
      <w:r w:rsidR="00600799">
        <w:rPr>
          <w:rFonts w:hint="eastAsia"/>
        </w:rPr>
        <w:t>-Hard</w:t>
      </w:r>
      <w:r>
        <w:rPr>
          <w:rFonts w:hint="eastAsia"/>
        </w:rPr>
        <w:t>问题</w:t>
      </w:r>
      <w:r>
        <w:rPr>
          <w:rFonts w:hint="eastAsia"/>
        </w:rPr>
        <w:t>[23]</w:t>
      </w:r>
      <w:r>
        <w:rPr>
          <w:rFonts w:hint="eastAsia"/>
        </w:rPr>
        <w:t>，本文提供一种计算割集中的边算法，该方法不追求找到所有割集中的边，而是尽可能多的找到割集中的边，且满足找到的边一定是割集中的边。该方法的主要思想是首先用</w:t>
      </w:r>
      <w:r w:rsidR="00114CC7">
        <w:rPr>
          <w:rFonts w:hint="eastAsia"/>
        </w:rPr>
        <w:t>最大流最小割算法找到一组割，获取的最大流为全局最大流，然后，根据</w:t>
      </w:r>
      <w:r>
        <w:rPr>
          <w:rFonts w:hint="eastAsia"/>
        </w:rPr>
        <w:t>割集将图分割为两部分，并补全虚拟源点或虚拟汇点，连接割集边上的顶点到虚拟源点或者虚拟汇点作为一条边，并设置边的容量为一个大于原容量的值；接着，对构造的新图递归使用最大流最小割定理计算局部最大流，如果局部最大流等于全局最大流，则表示该最大流表示的割集也是所求割集，并将该子图继续分割，如果局部最大流大于全局，则舍弃该子图，直到没有可以计算的子图为止，获得的边即为所求部分割集中的边。</w:t>
      </w:r>
    </w:p>
    <w:p w:rsidR="00537286" w:rsidRDefault="00D56836" w:rsidP="00142F9F">
      <w:pPr>
        <w:pStyle w:val="a3"/>
        <w:spacing w:line="288" w:lineRule="auto"/>
        <w:ind w:firstLine="468"/>
      </w:pPr>
      <w:r>
        <w:rPr>
          <w:rFonts w:hint="eastAsia"/>
        </w:rPr>
        <w:t>对于悬挂边，指的是只有入度或者只有出度的边（特殊的对于源点的入度边、汇点的出度边归为此类），不管单入度边还是单初度边对于不确定图的最大流都是可有可无的，在计算的时候只需要通过图中点的出入度判断即可。</w:t>
      </w:r>
    </w:p>
    <w:p w:rsidR="00537286" w:rsidRDefault="008258C6" w:rsidP="003610BD">
      <w:pPr>
        <w:pStyle w:val="31"/>
      </w:pPr>
      <w:bookmarkStart w:id="117" w:name="_Toc449617186"/>
      <w:r>
        <w:rPr>
          <w:rFonts w:hint="eastAsia"/>
        </w:rPr>
        <w:t>5</w:t>
      </w:r>
      <w:r w:rsidR="003610BD">
        <w:rPr>
          <w:rFonts w:hint="eastAsia"/>
        </w:rPr>
        <w:t xml:space="preserve">.1.2 </w:t>
      </w:r>
      <w:r w:rsidR="00854F28">
        <w:rPr>
          <w:rFonts w:hint="eastAsia"/>
        </w:rPr>
        <w:t>割集中的边计算</w:t>
      </w:r>
      <w:bookmarkEnd w:id="117"/>
    </w:p>
    <w:p w:rsidR="00796C0B" w:rsidRDefault="00796C0B" w:rsidP="00142F9F">
      <w:pPr>
        <w:pStyle w:val="a3"/>
        <w:spacing w:line="288" w:lineRule="auto"/>
        <w:ind w:firstLine="468"/>
      </w:pPr>
      <w:r>
        <w:rPr>
          <w:rFonts w:hint="eastAsia"/>
        </w:rPr>
        <w:t>目前求解图中所有割集的方法有割集矩阵算法</w:t>
      </w:r>
      <w:r>
        <w:rPr>
          <w:rFonts w:hint="eastAsia"/>
        </w:rPr>
        <w:t xml:space="preserve">[23], </w:t>
      </w:r>
      <w:r>
        <w:rPr>
          <w:rFonts w:hint="eastAsia"/>
        </w:rPr>
        <w:t>然而求解图中所有的割集是一个</w:t>
      </w:r>
      <w:r>
        <w:rPr>
          <w:rFonts w:hint="eastAsia"/>
        </w:rPr>
        <w:t>NP</w:t>
      </w:r>
      <w:r>
        <w:rPr>
          <w:rFonts w:hint="eastAsia"/>
        </w:rPr>
        <w:t>问题</w:t>
      </w:r>
      <w:r>
        <w:rPr>
          <w:rFonts w:hint="eastAsia"/>
        </w:rPr>
        <w:t>[24]</w:t>
      </w:r>
      <w:r>
        <w:rPr>
          <w:rFonts w:hint="eastAsia"/>
        </w:rPr>
        <w:t>，当图的规模越来越大，算法复杂度会上升很快，显然是不合适的，因此本文使用一种递归的方式求解割集中的边，该方法的目的是尽可能多的求解割集中的边，而不能保证求得的边包含所有割集中的边。</w:t>
      </w:r>
    </w:p>
    <w:p w:rsidR="00796C0B" w:rsidRDefault="00796C0B" w:rsidP="00142F9F">
      <w:pPr>
        <w:pStyle w:val="a3"/>
        <w:spacing w:line="288" w:lineRule="auto"/>
        <w:ind w:firstLine="468"/>
      </w:pPr>
      <w:r>
        <w:rPr>
          <w:rFonts w:hint="eastAsia"/>
        </w:rPr>
        <w:lastRenderedPageBreak/>
        <w:t>在一般的图中，割集之间一般有两种形式存在，一种是独立的割集，另一种是关联割集。独立割集就是多个割集之间没有重合的割边，而关联割表示，多个割集中至少存在一条边公用。</w:t>
      </w:r>
    </w:p>
    <w:p w:rsidR="00796C0B" w:rsidRDefault="0005385E" w:rsidP="003B263F">
      <w:pPr>
        <w:pStyle w:val="a3"/>
        <w:ind w:firstLine="492"/>
        <w:jc w:val="center"/>
      </w:pPr>
      <w:r>
        <w:object w:dxaOrig="2985" w:dyaOrig="1500">
          <v:shape id="_x0000_i1047" type="#_x0000_t75" style="width:148.5pt;height:75pt" o:ole="">
            <v:imagedata r:id="rId81" o:title=""/>
          </v:shape>
          <o:OLEObject Type="Embed" ProgID="Visio.Drawing.11" ShapeID="_x0000_i1047" DrawAspect="Content" ObjectID="_1523445998" r:id="rId82"/>
        </w:object>
      </w:r>
      <w:r w:rsidR="00F53C9A">
        <w:rPr>
          <w:rFonts w:hint="eastAsia"/>
        </w:rPr>
        <w:t xml:space="preserve">    </w:t>
      </w:r>
      <w:r w:rsidR="00107ACA">
        <w:object w:dxaOrig="2985" w:dyaOrig="2085">
          <v:shape id="_x0000_i1048" type="#_x0000_t75" style="width:148.5pt;height:105pt" o:ole="">
            <v:imagedata r:id="rId83" o:title=""/>
          </v:shape>
          <o:OLEObject Type="Embed" ProgID="Visio.Drawing.11" ShapeID="_x0000_i1048" DrawAspect="Content" ObjectID="_1523445999" r:id="rId84"/>
        </w:object>
      </w:r>
    </w:p>
    <w:p w:rsidR="00796C0B" w:rsidRDefault="00796C0B" w:rsidP="00142F9F">
      <w:pPr>
        <w:pStyle w:val="a3"/>
        <w:spacing w:line="288" w:lineRule="auto"/>
        <w:ind w:firstLine="468"/>
        <w:jc w:val="center"/>
      </w:pPr>
      <w:r>
        <w:rPr>
          <w:rFonts w:hint="eastAsia"/>
        </w:rPr>
        <w:t>图</w:t>
      </w:r>
      <w:r>
        <w:rPr>
          <w:rFonts w:hint="eastAsia"/>
        </w:rPr>
        <w:t>4.5</w:t>
      </w:r>
      <w:r>
        <w:rPr>
          <w:rFonts w:hint="eastAsia"/>
        </w:rPr>
        <w:t>某不确定图的最大子图</w:t>
      </w:r>
      <w:r>
        <w:rPr>
          <w:rFonts w:hint="eastAsia"/>
        </w:rPr>
        <w:t xml:space="preserve">         </w:t>
      </w:r>
      <w:r>
        <w:rPr>
          <w:rFonts w:hint="eastAsia"/>
        </w:rPr>
        <w:t>图</w:t>
      </w:r>
      <w:r>
        <w:rPr>
          <w:rFonts w:hint="eastAsia"/>
        </w:rPr>
        <w:t xml:space="preserve">4.6 </w:t>
      </w:r>
      <w:r>
        <w:rPr>
          <w:rFonts w:hint="eastAsia"/>
        </w:rPr>
        <w:t>不确定图最大子图的割集表示</w:t>
      </w:r>
    </w:p>
    <w:p w:rsidR="00796C0B" w:rsidRDefault="00796C0B" w:rsidP="00142F9F">
      <w:pPr>
        <w:pStyle w:val="a3"/>
        <w:spacing w:line="288" w:lineRule="auto"/>
        <w:ind w:firstLine="468"/>
      </w:pPr>
      <w:r>
        <w:rPr>
          <w:rFonts w:hint="eastAsia"/>
        </w:rPr>
        <w:t>如上图所示，图</w:t>
      </w:r>
      <w:r>
        <w:rPr>
          <w:rFonts w:hint="eastAsia"/>
        </w:rPr>
        <w:t>4.5</w:t>
      </w:r>
      <w:r>
        <w:rPr>
          <w:rFonts w:hint="eastAsia"/>
        </w:rPr>
        <w:t>是某个不确定图的最大子图</w:t>
      </w:r>
      <w:r>
        <w:rPr>
          <w:rFonts w:hint="eastAsia"/>
        </w:rPr>
        <w:t>MSG</w:t>
      </w:r>
      <w:r>
        <w:rPr>
          <w:rFonts w:hint="eastAsia"/>
        </w:rPr>
        <w:t>（</w:t>
      </w:r>
      <w:r>
        <w:rPr>
          <w:rFonts w:hint="eastAsia"/>
        </w:rPr>
        <w:t>G</w:t>
      </w:r>
      <w:r>
        <w:rPr>
          <w:rFonts w:hint="eastAsia"/>
        </w:rPr>
        <w:t>），这个最大子图的其中一个割集如图</w:t>
      </w:r>
      <w:r>
        <w:rPr>
          <w:rFonts w:hint="eastAsia"/>
        </w:rPr>
        <w:t>4.6</w:t>
      </w:r>
      <w:r>
        <w:rPr>
          <w:rFonts w:hint="eastAsia"/>
        </w:rPr>
        <w:t>所示，那么</w:t>
      </w:r>
      <w:r>
        <w:rPr>
          <w:rFonts w:hint="eastAsia"/>
        </w:rPr>
        <w:t>MSG</w:t>
      </w:r>
      <w:r>
        <w:rPr>
          <w:rFonts w:hint="eastAsia"/>
        </w:rPr>
        <w:t>（</w:t>
      </w:r>
      <w:r>
        <w:rPr>
          <w:rFonts w:hint="eastAsia"/>
        </w:rPr>
        <w:t>G</w:t>
      </w:r>
      <w:r>
        <w:rPr>
          <w:rFonts w:hint="eastAsia"/>
        </w:rPr>
        <w:t>）的的割集可以表示为</w:t>
      </w:r>
      <w:r>
        <w:rPr>
          <w:rFonts w:hint="eastAsia"/>
        </w:rPr>
        <w:t>{</w:t>
      </w:r>
      <w:r>
        <w:rPr>
          <w:rFonts w:hint="eastAsia"/>
        </w:rPr>
        <w:t>（</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w:t>
      </w:r>
      <w:r>
        <w:rPr>
          <w:rFonts w:hint="eastAsia"/>
        </w:rPr>
        <w:t>}</w:t>
      </w:r>
      <w:r>
        <w:rPr>
          <w:rFonts w:hint="eastAsia"/>
        </w:rPr>
        <w:t>，可以看出（</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）两个割集中包含相同的边，则表明两割集是关联割集。同理如果两个割集中不含有相同边，表示两割集为独立割集。</w:t>
      </w:r>
    </w:p>
    <w:p w:rsidR="00796C0B" w:rsidRDefault="00796C0B" w:rsidP="00142F9F">
      <w:pPr>
        <w:pStyle w:val="a3"/>
        <w:spacing w:line="288" w:lineRule="auto"/>
        <w:ind w:firstLine="468"/>
      </w:pPr>
      <w:r>
        <w:rPr>
          <w:rFonts w:hint="eastAsia"/>
        </w:rPr>
        <w:t>如果求解如图</w:t>
      </w:r>
      <w:r>
        <w:rPr>
          <w:rFonts w:hint="eastAsia"/>
        </w:rPr>
        <w:t>2</w:t>
      </w:r>
      <w:r>
        <w:rPr>
          <w:rFonts w:hint="eastAsia"/>
        </w:rPr>
        <w:t>中的割集，经过划分获得如下的两个子图，如图</w:t>
      </w:r>
      <w:r>
        <w:rPr>
          <w:rFonts w:hint="eastAsia"/>
        </w:rPr>
        <w:t>3.</w:t>
      </w:r>
    </w:p>
    <w:p w:rsidR="00796C0B" w:rsidRDefault="00004FC4" w:rsidP="003B263F">
      <w:pPr>
        <w:pStyle w:val="a3"/>
        <w:ind w:firstLine="492"/>
        <w:jc w:val="center"/>
      </w:pPr>
      <w:r>
        <w:object w:dxaOrig="3090" w:dyaOrig="2070">
          <v:shape id="_x0000_i1049" type="#_x0000_t75" style="width:156pt;height:103.5pt" o:ole="">
            <v:imagedata r:id="rId85" o:title=""/>
          </v:shape>
          <o:OLEObject Type="Embed" ProgID="Visio.Drawing.11" ShapeID="_x0000_i1049" DrawAspect="Content" ObjectID="_1523446000" r:id="rId86"/>
        </w:object>
      </w:r>
      <w:r>
        <w:object w:dxaOrig="3045" w:dyaOrig="1560">
          <v:shape id="_x0000_i1050" type="#_x0000_t75" style="width:152.25pt;height:78.75pt" o:ole="">
            <v:imagedata r:id="rId87" o:title=""/>
          </v:shape>
          <o:OLEObject Type="Embed" ProgID="Visio.Drawing.11" ShapeID="_x0000_i1050" DrawAspect="Content" ObjectID="_1523446001" r:id="rId88"/>
        </w:object>
      </w:r>
    </w:p>
    <w:p w:rsidR="00796C0B" w:rsidRDefault="00796C0B" w:rsidP="003B263F">
      <w:pPr>
        <w:pStyle w:val="a3"/>
        <w:ind w:firstLine="468"/>
        <w:jc w:val="center"/>
      </w:pPr>
      <w:r>
        <w:rPr>
          <w:rFonts w:hint="eastAsia"/>
        </w:rPr>
        <w:t>图</w:t>
      </w:r>
      <w:r>
        <w:rPr>
          <w:rFonts w:hint="eastAsia"/>
        </w:rPr>
        <w:t xml:space="preserve">4.7 </w:t>
      </w:r>
      <w:r>
        <w:rPr>
          <w:rFonts w:hint="eastAsia"/>
        </w:rPr>
        <w:t>求得一个割集之后获得的两个子图</w:t>
      </w:r>
    </w:p>
    <w:p w:rsidR="00796C0B" w:rsidRDefault="00796C0B" w:rsidP="00142F9F">
      <w:pPr>
        <w:pStyle w:val="a3"/>
        <w:spacing w:line="288" w:lineRule="auto"/>
        <w:ind w:firstLine="468"/>
      </w:pPr>
      <w:r>
        <w:rPr>
          <w:rFonts w:hint="eastAsia"/>
        </w:rPr>
        <w:t>使用递归的方式求解所有子图中的局部最小割，直到没有子图生成为止，返回所得割集中的边，就是割集中的边。</w:t>
      </w:r>
    </w:p>
    <w:p w:rsidR="00796C0B" w:rsidRDefault="00796C0B" w:rsidP="00142F9F">
      <w:pPr>
        <w:pStyle w:val="a3"/>
        <w:spacing w:line="288" w:lineRule="auto"/>
        <w:ind w:firstLine="468"/>
      </w:pPr>
      <w:r>
        <w:rPr>
          <w:rFonts w:hint="eastAsia"/>
        </w:rPr>
        <w:t>在一般的图中也会存在一些悬挂边，这些边对于计算不确定图关键程度之前可以确定下来，已减少状态划分算法的划分区间，从而减少算法的复杂度。</w:t>
      </w:r>
    </w:p>
    <w:p w:rsidR="00796C0B" w:rsidRDefault="00796C0B" w:rsidP="00142F9F">
      <w:pPr>
        <w:pStyle w:val="a3"/>
        <w:spacing w:line="288" w:lineRule="auto"/>
        <w:ind w:firstLine="468"/>
      </w:pPr>
    </w:p>
    <w:p w:rsidR="00796C0B" w:rsidRDefault="00796C0B" w:rsidP="00142F9F">
      <w:pPr>
        <w:pStyle w:val="a3"/>
        <w:spacing w:line="288" w:lineRule="auto"/>
        <w:ind w:firstLine="468"/>
      </w:pPr>
      <w:r>
        <w:rPr>
          <w:rFonts w:hint="eastAsia"/>
        </w:rPr>
        <w:t>算法流程图如下：</w:t>
      </w:r>
    </w:p>
    <w:bookmarkStart w:id="118" w:name="OLE_LINK1"/>
    <w:p w:rsidR="00796C0B" w:rsidRDefault="00C51A66" w:rsidP="003B263F">
      <w:pPr>
        <w:pStyle w:val="a3"/>
        <w:ind w:firstLine="492"/>
        <w:jc w:val="center"/>
      </w:pPr>
      <w:r>
        <w:object w:dxaOrig="5310" w:dyaOrig="4815">
          <v:shape id="_x0000_i1051" type="#_x0000_t75" style="width:265.5pt;height:241.5pt" o:ole="">
            <v:imagedata r:id="rId89" o:title=""/>
          </v:shape>
          <o:OLEObject Type="Embed" ProgID="Visio.Drawing.11" ShapeID="_x0000_i1051" DrawAspect="Content" ObjectID="_1523446002" r:id="rId90"/>
        </w:object>
      </w:r>
      <w:bookmarkEnd w:id="118"/>
    </w:p>
    <w:p w:rsidR="0006689C" w:rsidRDefault="0006689C" w:rsidP="003B263F">
      <w:pPr>
        <w:pStyle w:val="a3"/>
        <w:ind w:firstLine="468"/>
        <w:jc w:val="center"/>
      </w:pPr>
    </w:p>
    <w:p w:rsidR="00796C0B" w:rsidRDefault="00796C0B" w:rsidP="003B263F">
      <w:pPr>
        <w:pStyle w:val="a3"/>
        <w:ind w:firstLine="470"/>
        <w:jc w:val="center"/>
      </w:pPr>
      <w:r w:rsidRPr="00B46956">
        <w:rPr>
          <w:rFonts w:hint="eastAsia"/>
          <w:b/>
          <w:color w:val="FF0000"/>
        </w:rPr>
        <w:t>图</w:t>
      </w:r>
      <w:r w:rsidRPr="00B46956">
        <w:rPr>
          <w:rFonts w:hint="eastAsia"/>
          <w:b/>
          <w:color w:val="FF0000"/>
        </w:rPr>
        <w:t xml:space="preserve">xxx </w:t>
      </w:r>
      <w:r>
        <w:rPr>
          <w:rFonts w:hint="eastAsia"/>
        </w:rPr>
        <w:t>求解部分割集中的边的算法流程图</w:t>
      </w:r>
    </w:p>
    <w:p w:rsidR="00796C0B" w:rsidRDefault="0006689C" w:rsidP="003B263F">
      <w:pPr>
        <w:pStyle w:val="a3"/>
        <w:ind w:firstLine="468"/>
      </w:pPr>
      <w:r>
        <w:rPr>
          <w:rFonts w:hint="eastAsia"/>
        </w:rPr>
        <w:t>算法伪代码：</w:t>
      </w:r>
    </w:p>
    <w:p w:rsidR="0006689C" w:rsidRDefault="0006689C" w:rsidP="003B263F">
      <w:pPr>
        <w:pStyle w:val="a3"/>
        <w:ind w:firstLine="468"/>
      </w:pPr>
    </w:p>
    <w:p w:rsidR="0006689C" w:rsidRDefault="0006689C" w:rsidP="003B263F">
      <w:pPr>
        <w:pStyle w:val="a3"/>
        <w:ind w:firstLine="468"/>
      </w:pPr>
    </w:p>
    <w:p w:rsidR="00796C0B" w:rsidRDefault="00796C0B" w:rsidP="003B263F">
      <w:pPr>
        <w:pStyle w:val="a3"/>
        <w:ind w:firstLine="468"/>
      </w:pPr>
      <w:r>
        <w:rPr>
          <w:rFonts w:hint="eastAsia"/>
        </w:rPr>
        <w:t>证明：使用该算法获取的边都是割集中的边。</w:t>
      </w:r>
      <w:r w:rsidR="001D5A89">
        <w:rPr>
          <w:rFonts w:hint="eastAsia"/>
        </w:rPr>
        <w:t>（正确性证明）</w:t>
      </w:r>
    </w:p>
    <w:p w:rsidR="00854F28" w:rsidRPr="003633C3" w:rsidRDefault="00796C0B" w:rsidP="003B263F">
      <w:pPr>
        <w:pStyle w:val="a3"/>
        <w:ind w:firstLine="470"/>
        <w:rPr>
          <w:b/>
          <w:color w:val="FF0000"/>
        </w:rPr>
      </w:pPr>
      <w:r w:rsidRPr="003633C3">
        <w:rPr>
          <w:rFonts w:hint="eastAsia"/>
          <w:b/>
          <w:color w:val="FF0000"/>
        </w:rPr>
        <w:t>待证明。</w:t>
      </w:r>
    </w:p>
    <w:p w:rsidR="00ED7918" w:rsidRDefault="00ED7918" w:rsidP="003B263F">
      <w:pPr>
        <w:pStyle w:val="a3"/>
        <w:ind w:firstLine="468"/>
      </w:pPr>
    </w:p>
    <w:p w:rsidR="00854F28" w:rsidRDefault="008258C6" w:rsidP="003610BD">
      <w:pPr>
        <w:pStyle w:val="31"/>
      </w:pPr>
      <w:bookmarkStart w:id="119" w:name="_Toc449617187"/>
      <w:r>
        <w:rPr>
          <w:rFonts w:hint="eastAsia"/>
        </w:rPr>
        <w:t>5</w:t>
      </w:r>
      <w:r w:rsidR="003610BD">
        <w:rPr>
          <w:rFonts w:hint="eastAsia"/>
        </w:rPr>
        <w:t xml:space="preserve">.1.3 </w:t>
      </w:r>
      <w:r w:rsidR="00854F28">
        <w:rPr>
          <w:rFonts w:hint="eastAsia"/>
        </w:rPr>
        <w:t>悬挂边的计算</w:t>
      </w:r>
      <w:bookmarkEnd w:id="119"/>
    </w:p>
    <w:p w:rsidR="002B5AD7" w:rsidRDefault="002B5AD7" w:rsidP="003B263F">
      <w:pPr>
        <w:pStyle w:val="a3"/>
        <w:ind w:firstLine="468"/>
      </w:pPr>
      <w:r>
        <w:rPr>
          <w:rFonts w:hint="eastAsia"/>
        </w:rPr>
        <w:t>悬挂边，指的是只有入度或者只有出度的边（特殊的对于源点的入度边、汇点的出度边归为此类），不管单入度边还是单初度边对于不确定图的最大流都是可有可无的，在计算的时候只需要通过图中点的出入度判断即可。</w:t>
      </w:r>
    </w:p>
    <w:p w:rsidR="002B5AD7" w:rsidRDefault="002B5AD7" w:rsidP="003B263F">
      <w:pPr>
        <w:pStyle w:val="a3"/>
        <w:ind w:firstLine="468"/>
      </w:pPr>
      <w:r>
        <w:rPr>
          <w:rFonts w:hint="eastAsia"/>
        </w:rPr>
        <w:t>如下图所示为一个比较特殊的不确定图的最大子图，课件点</w:t>
      </w:r>
      <w:r>
        <w:rPr>
          <w:rFonts w:hint="eastAsia"/>
        </w:rPr>
        <w:t>v1</w:t>
      </w:r>
      <w:r>
        <w:rPr>
          <w:rFonts w:hint="eastAsia"/>
        </w:rPr>
        <w:t>只有初度而没有入度，</w:t>
      </w:r>
      <w:r>
        <w:rPr>
          <w:rFonts w:hint="eastAsia"/>
        </w:rPr>
        <w:t>V2</w:t>
      </w:r>
      <w:r>
        <w:rPr>
          <w:rFonts w:hint="eastAsia"/>
        </w:rPr>
        <w:t>只有入度而没有初度，那么</w:t>
      </w:r>
      <w:r>
        <w:rPr>
          <w:rFonts w:hint="eastAsia"/>
        </w:rPr>
        <w:t>v1</w:t>
      </w:r>
      <w:r>
        <w:rPr>
          <w:rFonts w:hint="eastAsia"/>
        </w:rPr>
        <w:t>便是单出度点，</w:t>
      </w:r>
      <w:r>
        <w:rPr>
          <w:rFonts w:hint="eastAsia"/>
        </w:rPr>
        <w:t>V2</w:t>
      </w:r>
      <w:r>
        <w:rPr>
          <w:rFonts w:hint="eastAsia"/>
        </w:rPr>
        <w:t>是单入度点，又因为这些点都是中间节点，因此与这些点相连的边都不会出现在流分布当中，自然也不会出现在最大流分布当中，所以都可以去除，从而减少状态划分算法的划分空间，从而减少算法的复杂度。</w:t>
      </w:r>
    </w:p>
    <w:p w:rsidR="00403611" w:rsidRDefault="00403611" w:rsidP="003B263F">
      <w:pPr>
        <w:pStyle w:val="a3"/>
        <w:ind w:firstLine="492"/>
        <w:jc w:val="center"/>
      </w:pPr>
      <w:r>
        <w:object w:dxaOrig="3043" w:dyaOrig="1733">
          <v:shape id="_x0000_i1052" type="#_x0000_t75" style="width:114pt;height:65.25pt" o:ole="">
            <v:imagedata r:id="rId91" o:title=""/>
          </v:shape>
          <o:OLEObject Type="Embed" ProgID="Visio.Drawing.11" ShapeID="_x0000_i1052" DrawAspect="Content" ObjectID="_1523446003" r:id="rId92"/>
        </w:object>
      </w:r>
    </w:p>
    <w:p w:rsidR="00403611" w:rsidRDefault="00403611" w:rsidP="003B263F">
      <w:pPr>
        <w:pStyle w:val="a3"/>
        <w:ind w:firstLine="468"/>
      </w:pPr>
    </w:p>
    <w:p w:rsidR="002B5AD7" w:rsidRDefault="002B5AD7" w:rsidP="003B263F">
      <w:pPr>
        <w:pStyle w:val="a3"/>
        <w:ind w:firstLine="468"/>
      </w:pPr>
      <w:r>
        <w:rPr>
          <w:rFonts w:hint="eastAsia"/>
        </w:rPr>
        <w:t>图</w:t>
      </w:r>
      <w:r>
        <w:rPr>
          <w:rFonts w:hint="eastAsia"/>
        </w:rPr>
        <w:t xml:space="preserve">4.8 </w:t>
      </w:r>
      <w:r>
        <w:rPr>
          <w:rFonts w:hint="eastAsia"/>
        </w:rPr>
        <w:t>某不确定图的最大子图</w:t>
      </w:r>
    </w:p>
    <w:p w:rsidR="002B5AD7" w:rsidRDefault="002B5AD7" w:rsidP="003B263F">
      <w:pPr>
        <w:pStyle w:val="a3"/>
        <w:ind w:firstLine="468"/>
      </w:pPr>
      <w:r>
        <w:rPr>
          <w:rFonts w:hint="eastAsia"/>
        </w:rPr>
        <w:t>计算悬挂边的算法流程如下图：</w:t>
      </w:r>
    </w:p>
    <w:p w:rsidR="002B5AD7" w:rsidRDefault="002B5AD7" w:rsidP="003B263F">
      <w:pPr>
        <w:pStyle w:val="a3"/>
        <w:ind w:firstLine="468"/>
      </w:pPr>
      <w:r>
        <w:t xml:space="preserve"> </w:t>
      </w:r>
    </w:p>
    <w:p w:rsidR="00BF6A51" w:rsidRDefault="00BF6A51" w:rsidP="003B263F">
      <w:pPr>
        <w:pStyle w:val="a3"/>
        <w:ind w:firstLine="468"/>
      </w:pPr>
    </w:p>
    <w:p w:rsidR="00BF6A51" w:rsidRDefault="00BF6A51" w:rsidP="003B263F">
      <w:pPr>
        <w:pStyle w:val="a3"/>
        <w:ind w:firstLine="468"/>
      </w:pPr>
    </w:p>
    <w:p w:rsidR="00BF6A51" w:rsidRDefault="00BF6A51" w:rsidP="003B263F">
      <w:pPr>
        <w:pStyle w:val="a3"/>
        <w:ind w:firstLine="468"/>
      </w:pPr>
    </w:p>
    <w:bookmarkStart w:id="120" w:name="OLE_LINK3"/>
    <w:p w:rsidR="00BF6A51" w:rsidRDefault="00B40D08" w:rsidP="003B263F">
      <w:pPr>
        <w:pStyle w:val="a3"/>
        <w:ind w:firstLine="492"/>
        <w:jc w:val="center"/>
      </w:pPr>
      <w:r>
        <w:object w:dxaOrig="4065" w:dyaOrig="3540">
          <v:shape id="_x0000_i1053" type="#_x0000_t75" style="width:204pt;height:177pt" o:ole="">
            <v:imagedata r:id="rId93" o:title=""/>
          </v:shape>
          <o:OLEObject Type="Embed" ProgID="Visio.Drawing.11" ShapeID="_x0000_i1053" DrawAspect="Content" ObjectID="_1523446004" r:id="rId94"/>
        </w:object>
      </w:r>
      <w:bookmarkEnd w:id="120"/>
    </w:p>
    <w:p w:rsidR="00BF6A51" w:rsidRDefault="00BF6A51" w:rsidP="003B263F">
      <w:pPr>
        <w:pStyle w:val="a3"/>
        <w:ind w:firstLine="468"/>
      </w:pPr>
    </w:p>
    <w:p w:rsidR="00854F28" w:rsidRPr="00E825D6" w:rsidRDefault="002B5AD7" w:rsidP="003B263F">
      <w:pPr>
        <w:pStyle w:val="a3"/>
        <w:ind w:firstLine="470"/>
        <w:jc w:val="center"/>
      </w:pPr>
      <w:r w:rsidRPr="00877DEB">
        <w:rPr>
          <w:rFonts w:hint="eastAsia"/>
          <w:b/>
          <w:color w:val="FF0000"/>
        </w:rPr>
        <w:t>图</w:t>
      </w:r>
      <w:r w:rsidRPr="00877DEB">
        <w:rPr>
          <w:rFonts w:hint="eastAsia"/>
          <w:b/>
          <w:color w:val="FF0000"/>
        </w:rPr>
        <w:t>xxx</w:t>
      </w:r>
      <w:r>
        <w:rPr>
          <w:rFonts w:hint="eastAsia"/>
        </w:rPr>
        <w:t xml:space="preserve"> </w:t>
      </w:r>
      <w:r>
        <w:rPr>
          <w:rFonts w:hint="eastAsia"/>
        </w:rPr>
        <w:t>计算悬挂边流程图</w:t>
      </w:r>
    </w:p>
    <w:p w:rsidR="00854F28" w:rsidRDefault="00854F28" w:rsidP="003B263F">
      <w:pPr>
        <w:pStyle w:val="a3"/>
        <w:ind w:firstLine="468"/>
      </w:pPr>
    </w:p>
    <w:p w:rsidR="006425FB" w:rsidRDefault="006425FB" w:rsidP="003B263F">
      <w:pPr>
        <w:pStyle w:val="a3"/>
        <w:ind w:firstLine="468"/>
      </w:pPr>
      <w:r>
        <w:rPr>
          <w:rFonts w:hint="eastAsia"/>
        </w:rPr>
        <w:t>算法伪代码</w:t>
      </w:r>
    </w:p>
    <w:p w:rsidR="006425FB" w:rsidRDefault="006425FB" w:rsidP="003B263F">
      <w:pPr>
        <w:pStyle w:val="a3"/>
        <w:ind w:firstLine="468"/>
      </w:pPr>
    </w:p>
    <w:p w:rsidR="006425FB" w:rsidRDefault="006425FB" w:rsidP="003B263F">
      <w:pPr>
        <w:pStyle w:val="a3"/>
        <w:ind w:firstLine="468"/>
      </w:pPr>
    </w:p>
    <w:p w:rsidR="008345FF" w:rsidRDefault="008258C6" w:rsidP="003610BD">
      <w:pPr>
        <w:pStyle w:val="31"/>
      </w:pPr>
      <w:bookmarkStart w:id="121" w:name="_Toc449617188"/>
      <w:r>
        <w:rPr>
          <w:rFonts w:hint="eastAsia"/>
        </w:rPr>
        <w:t>5</w:t>
      </w:r>
      <w:r w:rsidR="003610BD">
        <w:rPr>
          <w:rFonts w:hint="eastAsia"/>
        </w:rPr>
        <w:t>.1.4</w:t>
      </w:r>
      <w:r w:rsidR="003D5BB9">
        <w:rPr>
          <w:rFonts w:hint="eastAsia"/>
        </w:rPr>
        <w:t xml:space="preserve"> </w:t>
      </w:r>
      <w:r w:rsidR="00A40BCF">
        <w:rPr>
          <w:rFonts w:hint="eastAsia"/>
        </w:rPr>
        <w:t>算法</w:t>
      </w:r>
      <w:r w:rsidR="00A54C01">
        <w:rPr>
          <w:rFonts w:hint="eastAsia"/>
        </w:rPr>
        <w:t>实现及分析</w:t>
      </w:r>
      <w:bookmarkEnd w:id="121"/>
    </w:p>
    <w:p w:rsidR="00710CFA" w:rsidRDefault="00710CFA" w:rsidP="003B263F">
      <w:pPr>
        <w:pStyle w:val="a3"/>
        <w:ind w:firstLine="468"/>
        <w:rPr>
          <w:color w:val="FF0000"/>
        </w:rPr>
      </w:pPr>
      <w:r>
        <w:rPr>
          <w:color w:val="FF0000"/>
        </w:rPr>
        <w:t>FEA</w:t>
      </w:r>
      <w:r>
        <w:rPr>
          <w:rFonts w:hint="eastAsia"/>
          <w:color w:val="FF0000"/>
        </w:rPr>
        <w:t>算法的主要框架还是基于</w:t>
      </w:r>
      <w:r>
        <w:rPr>
          <w:color w:val="FF0000"/>
        </w:rPr>
        <w:t>ICA</w:t>
      </w:r>
      <w:r>
        <w:rPr>
          <w:rFonts w:hint="eastAsia"/>
          <w:color w:val="FF0000"/>
        </w:rPr>
        <w:t>算法，只是在使用</w:t>
      </w:r>
      <w:r>
        <w:rPr>
          <w:color w:val="FF0000"/>
        </w:rPr>
        <w:t>ICA</w:t>
      </w:r>
      <w:r>
        <w:rPr>
          <w:rFonts w:hint="eastAsia"/>
          <w:color w:val="FF0000"/>
        </w:rPr>
        <w:t>的状态划分算法之前，确定了部分确定边，使得状态划分算法的划分空间减少，从而减少复杂度。对于出后后的不确定图部分边是确定的，部分是不确定的。对于确定的边使用向量表示方法做如下设置：</w:t>
      </w:r>
      <w:r>
        <w:rPr>
          <w:color w:val="FF0000"/>
        </w:rPr>
        <w:t xml:space="preserve"> </w:t>
      </w:r>
    </w:p>
    <w:p w:rsidR="00710CFA" w:rsidRDefault="00710CFA" w:rsidP="003B263F">
      <w:pPr>
        <w:pStyle w:val="a3"/>
        <w:ind w:firstLine="468"/>
      </w:pPr>
      <w:r>
        <w:rPr>
          <w:rFonts w:hint="eastAsia"/>
        </w:rPr>
        <w:t>对于割集中的边，始终满足空间中存在，即为</w:t>
      </w:r>
      <w:r>
        <w:t>1</w:t>
      </w:r>
      <w:r>
        <w:rPr>
          <w:rFonts w:hint="eastAsia"/>
        </w:rPr>
        <w:t>；</w:t>
      </w:r>
    </w:p>
    <w:p w:rsidR="00710CFA" w:rsidRDefault="00710CFA" w:rsidP="003B263F">
      <w:pPr>
        <w:pStyle w:val="a3"/>
        <w:ind w:firstLine="468"/>
      </w:pPr>
      <w:r>
        <w:rPr>
          <w:rFonts w:hint="eastAsia"/>
        </w:rPr>
        <w:t>对于悬挂边，始终满足划分空间中不存在，即为</w:t>
      </w:r>
      <w:r>
        <w:t>0</w:t>
      </w:r>
      <w:r>
        <w:rPr>
          <w:rFonts w:hint="eastAsia"/>
        </w:rPr>
        <w:t>；</w:t>
      </w:r>
    </w:p>
    <w:p w:rsidR="00710CFA" w:rsidRDefault="00710CFA" w:rsidP="003B263F">
      <w:pPr>
        <w:pStyle w:val="a3"/>
        <w:ind w:firstLine="468"/>
      </w:pPr>
      <w:r>
        <w:rPr>
          <w:rFonts w:hint="eastAsia"/>
        </w:rPr>
        <w:t>然后对于预处理的初始划分空间，使用状态划分空间求得所有满足最大流的不确定的子图区间。</w:t>
      </w:r>
    </w:p>
    <w:p w:rsidR="00710CFA" w:rsidRDefault="00710CFA" w:rsidP="003B263F">
      <w:pPr>
        <w:pStyle w:val="a3"/>
        <w:ind w:firstLine="468"/>
      </w:pPr>
      <w:r>
        <w:rPr>
          <w:rFonts w:hint="eastAsia"/>
        </w:rPr>
        <w:t>使用确定边过滤之后的状态划分算法可以有效的减少算法的复杂度。</w:t>
      </w:r>
    </w:p>
    <w:p w:rsidR="00710CFA" w:rsidRDefault="00710CFA" w:rsidP="003B263F">
      <w:pPr>
        <w:pStyle w:val="a3"/>
        <w:ind w:firstLine="468"/>
      </w:pPr>
      <w:r>
        <w:rPr>
          <w:rFonts w:hint="eastAsia"/>
          <w:color w:val="FF0000"/>
        </w:rPr>
        <w:t>使用该方法的流程图如下</w:t>
      </w:r>
      <w:r>
        <w:rPr>
          <w:rFonts w:hint="eastAsia"/>
        </w:rPr>
        <w:t>：</w:t>
      </w:r>
    </w:p>
    <w:p w:rsidR="00710CFA" w:rsidRDefault="00710CFA" w:rsidP="003B263F">
      <w:pPr>
        <w:pStyle w:val="a3"/>
        <w:ind w:firstLine="492"/>
        <w:jc w:val="center"/>
      </w:pPr>
      <w:r>
        <w:object w:dxaOrig="4575" w:dyaOrig="4950">
          <v:shape id="_x0000_i1054" type="#_x0000_t75" style="width:228pt;height:247.5pt" o:ole="">
            <v:imagedata r:id="rId95" o:title=""/>
          </v:shape>
          <o:OLEObject Type="Embed" ProgID="Visio.Drawing.11" ShapeID="_x0000_i1054" DrawAspect="Content" ObjectID="_1523446005" r:id="rId96"/>
        </w:object>
      </w:r>
    </w:p>
    <w:p w:rsidR="00710CFA" w:rsidRDefault="00710CFA" w:rsidP="003B263F">
      <w:pPr>
        <w:pStyle w:val="a3"/>
        <w:ind w:firstLine="468"/>
        <w:jc w:val="center"/>
      </w:pPr>
      <w:r>
        <w:rPr>
          <w:rFonts w:hint="eastAsia"/>
          <w:color w:val="FF0000"/>
        </w:rPr>
        <w:lastRenderedPageBreak/>
        <w:t>算法</w:t>
      </w:r>
      <w:r>
        <w:rPr>
          <w:color w:val="FF0000"/>
        </w:rPr>
        <w:t xml:space="preserve">xxx </w:t>
      </w:r>
      <w:r>
        <w:t>FEA</w:t>
      </w:r>
      <w:r>
        <w:rPr>
          <w:rFonts w:hint="eastAsia"/>
        </w:rPr>
        <w:t>算法整体流程图</w:t>
      </w:r>
    </w:p>
    <w:p w:rsidR="007057BE" w:rsidRDefault="008258C6" w:rsidP="003610BD">
      <w:pPr>
        <w:pStyle w:val="31"/>
      </w:pPr>
      <w:bookmarkStart w:id="122" w:name="_Toc449617189"/>
      <w:r>
        <w:rPr>
          <w:rFonts w:hint="eastAsia"/>
        </w:rPr>
        <w:t>5</w:t>
      </w:r>
      <w:r w:rsidR="00FD3E81">
        <w:rPr>
          <w:rFonts w:hint="eastAsia"/>
        </w:rPr>
        <w:t xml:space="preserve">.1.5 </w:t>
      </w:r>
      <w:r w:rsidR="0054444C">
        <w:rPr>
          <w:rFonts w:hint="eastAsia"/>
        </w:rPr>
        <w:t>实验</w:t>
      </w:r>
      <w:r w:rsidR="006B4533">
        <w:rPr>
          <w:rFonts w:hint="eastAsia"/>
        </w:rPr>
        <w:t>及分析</w:t>
      </w:r>
      <w:bookmarkEnd w:id="122"/>
    </w:p>
    <w:p w:rsidR="0054444C" w:rsidRDefault="0054444C" w:rsidP="003B263F">
      <w:pPr>
        <w:pStyle w:val="a3"/>
        <w:ind w:firstLine="468"/>
      </w:pPr>
    </w:p>
    <w:p w:rsidR="0054444C" w:rsidRPr="007057BE" w:rsidRDefault="0054444C" w:rsidP="003B263F">
      <w:pPr>
        <w:pStyle w:val="a3"/>
        <w:ind w:firstLine="468"/>
      </w:pPr>
    </w:p>
    <w:p w:rsidR="0026749F" w:rsidRDefault="008258C6" w:rsidP="00DB5271">
      <w:pPr>
        <w:pStyle w:val="21"/>
      </w:pPr>
      <w:bookmarkStart w:id="123" w:name="_Toc449617190"/>
      <w:r>
        <w:rPr>
          <w:rFonts w:hint="eastAsia"/>
        </w:rPr>
        <w:t>5</w:t>
      </w:r>
      <w:r w:rsidR="00A1229C">
        <w:rPr>
          <w:rFonts w:hint="eastAsia"/>
        </w:rPr>
        <w:t xml:space="preserve">.2 </w:t>
      </w:r>
      <w:r w:rsidR="007057BE">
        <w:rPr>
          <w:rFonts w:hint="eastAsia"/>
        </w:rPr>
        <w:t>基于</w:t>
      </w:r>
      <w:r w:rsidR="004A4090">
        <w:rPr>
          <w:rFonts w:hint="eastAsia"/>
        </w:rPr>
        <w:t>下界子图树</w:t>
      </w:r>
      <w:r w:rsidR="00332894">
        <w:rPr>
          <w:rFonts w:hint="eastAsia"/>
        </w:rPr>
        <w:t>的增量优化算法</w:t>
      </w:r>
      <w:bookmarkEnd w:id="123"/>
    </w:p>
    <w:p w:rsidR="00B81746" w:rsidRDefault="00B81746" w:rsidP="003B263F">
      <w:pPr>
        <w:pStyle w:val="a3"/>
        <w:ind w:firstLine="468"/>
      </w:pPr>
    </w:p>
    <w:p w:rsidR="00526F98" w:rsidRDefault="008258C6" w:rsidP="003610BD">
      <w:pPr>
        <w:pStyle w:val="31"/>
      </w:pPr>
      <w:bookmarkStart w:id="124" w:name="_Toc449617191"/>
      <w:r>
        <w:rPr>
          <w:rFonts w:hint="eastAsia"/>
        </w:rPr>
        <w:t xml:space="preserve">5.2.1 </w:t>
      </w:r>
      <w:r w:rsidR="00526F98">
        <w:rPr>
          <w:rFonts w:hint="eastAsia"/>
        </w:rPr>
        <w:t>算法的基本思想</w:t>
      </w:r>
      <w:bookmarkEnd w:id="124"/>
    </w:p>
    <w:p w:rsidR="00526F98" w:rsidRDefault="00526F98" w:rsidP="003B263F">
      <w:pPr>
        <w:pStyle w:val="a3"/>
        <w:ind w:firstLine="468"/>
      </w:pPr>
    </w:p>
    <w:p w:rsidR="00526F98" w:rsidRDefault="00526F98" w:rsidP="003B263F">
      <w:pPr>
        <w:pStyle w:val="a3"/>
        <w:ind w:firstLine="468"/>
      </w:pPr>
      <w:r>
        <w:rPr>
          <w:rFonts w:hint="eastAsia"/>
        </w:rPr>
        <w:t>解释算法的</w:t>
      </w:r>
      <w:r w:rsidR="00696F35">
        <w:rPr>
          <w:rFonts w:hint="eastAsia"/>
        </w:rPr>
        <w:t>思想</w:t>
      </w:r>
    </w:p>
    <w:p w:rsidR="00526F98" w:rsidRDefault="00526F98" w:rsidP="003B263F">
      <w:pPr>
        <w:pStyle w:val="a3"/>
        <w:ind w:firstLine="468"/>
      </w:pPr>
    </w:p>
    <w:p w:rsidR="00526F98" w:rsidRDefault="00526F98" w:rsidP="003B263F">
      <w:pPr>
        <w:pStyle w:val="a3"/>
        <w:ind w:firstLine="468"/>
      </w:pPr>
    </w:p>
    <w:p w:rsidR="008C3BE1" w:rsidRDefault="00820EAF" w:rsidP="003610BD">
      <w:pPr>
        <w:pStyle w:val="31"/>
      </w:pPr>
      <w:bookmarkStart w:id="125" w:name="_Toc449617192"/>
      <w:r>
        <w:rPr>
          <w:rFonts w:hint="eastAsia"/>
        </w:rPr>
        <w:t xml:space="preserve">5.2.2 </w:t>
      </w:r>
      <w:r w:rsidR="006C694B">
        <w:rPr>
          <w:rFonts w:hint="eastAsia"/>
        </w:rPr>
        <w:t>构造下界子图树</w:t>
      </w:r>
      <w:r w:rsidR="00B765B1">
        <w:rPr>
          <w:rFonts w:hint="eastAsia"/>
        </w:rPr>
        <w:t>与子树搜索过程</w:t>
      </w:r>
      <w:bookmarkEnd w:id="125"/>
    </w:p>
    <w:p w:rsidR="008C3BE1" w:rsidRDefault="008C3BE1" w:rsidP="003B263F">
      <w:pPr>
        <w:pStyle w:val="a3"/>
        <w:ind w:firstLine="468"/>
      </w:pPr>
    </w:p>
    <w:p w:rsidR="006547FF" w:rsidRDefault="006547FF" w:rsidP="003B263F">
      <w:pPr>
        <w:pStyle w:val="a3"/>
        <w:ind w:firstLine="468"/>
      </w:pPr>
    </w:p>
    <w:p w:rsidR="008C3BE1" w:rsidRDefault="00820EAF" w:rsidP="003610BD">
      <w:pPr>
        <w:pStyle w:val="31"/>
      </w:pPr>
      <w:bookmarkStart w:id="126" w:name="_Toc449617193"/>
      <w:r>
        <w:rPr>
          <w:rFonts w:hint="eastAsia"/>
        </w:rPr>
        <w:t xml:space="preserve">5.2.3 </w:t>
      </w:r>
      <w:r w:rsidR="00BB727F">
        <w:rPr>
          <w:rFonts w:hint="eastAsia"/>
        </w:rPr>
        <w:t>实验</w:t>
      </w:r>
      <w:r w:rsidR="0066065C">
        <w:rPr>
          <w:rFonts w:hint="eastAsia"/>
        </w:rPr>
        <w:t>结果及分析</w:t>
      </w:r>
      <w:bookmarkEnd w:id="126"/>
    </w:p>
    <w:p w:rsidR="008C3BE1" w:rsidRDefault="008C3BE1" w:rsidP="003B263F">
      <w:pPr>
        <w:pStyle w:val="a3"/>
        <w:ind w:firstLine="468"/>
      </w:pPr>
    </w:p>
    <w:p w:rsidR="008C3BE1" w:rsidRDefault="00F77B3D" w:rsidP="003B263F">
      <w:pPr>
        <w:pStyle w:val="a3"/>
        <w:ind w:firstLine="468"/>
      </w:pPr>
      <w:r>
        <w:rPr>
          <w:rFonts w:hint="eastAsia"/>
        </w:rPr>
        <w:t>验证算法是否有效</w:t>
      </w:r>
    </w:p>
    <w:p w:rsidR="00F77B3D" w:rsidRDefault="00F77B3D" w:rsidP="003B263F">
      <w:pPr>
        <w:pStyle w:val="a3"/>
        <w:ind w:firstLine="468"/>
      </w:pPr>
    </w:p>
    <w:p w:rsidR="008C3BE1" w:rsidRPr="00B81746" w:rsidRDefault="00820EAF" w:rsidP="00DB5271">
      <w:pPr>
        <w:pStyle w:val="21"/>
      </w:pPr>
      <w:bookmarkStart w:id="127" w:name="_Toc449617194"/>
      <w:r>
        <w:rPr>
          <w:rFonts w:hint="eastAsia"/>
        </w:rPr>
        <w:t>5</w:t>
      </w:r>
      <w:r w:rsidR="00A1229C">
        <w:rPr>
          <w:rFonts w:hint="eastAsia"/>
        </w:rPr>
        <w:t xml:space="preserve">.3 </w:t>
      </w:r>
      <w:r w:rsidR="006B4533">
        <w:rPr>
          <w:rFonts w:hint="eastAsia"/>
        </w:rPr>
        <w:t>本章小结</w:t>
      </w:r>
      <w:bookmarkEnd w:id="127"/>
    </w:p>
    <w:p w:rsidR="00080538" w:rsidRDefault="00080538" w:rsidP="003B263F">
      <w:pPr>
        <w:pStyle w:val="a3"/>
        <w:ind w:firstLine="468"/>
      </w:pPr>
    </w:p>
    <w:p w:rsidR="00617738" w:rsidRDefault="00617738" w:rsidP="003B263F">
      <w:pPr>
        <w:pStyle w:val="a3"/>
        <w:ind w:firstLine="468"/>
      </w:pPr>
    </w:p>
    <w:p w:rsidR="00617738" w:rsidRDefault="00415A3F" w:rsidP="003B263F">
      <w:pPr>
        <w:pStyle w:val="a3"/>
        <w:ind w:firstLine="468"/>
      </w:pPr>
      <w:r>
        <w:rPr>
          <w:rFonts w:hint="eastAsia"/>
        </w:rPr>
        <w:t>说明情况</w:t>
      </w:r>
    </w:p>
    <w:p w:rsidR="0002006D" w:rsidRDefault="0002006D" w:rsidP="003B263F">
      <w:pPr>
        <w:pStyle w:val="a3"/>
        <w:ind w:firstLine="468"/>
        <w:sectPr w:rsidR="0002006D" w:rsidSect="006272F4">
          <w:headerReference w:type="default" r:id="rId97"/>
          <w:footnotePr>
            <w:numRestart w:val="eachPage"/>
          </w:footnotePr>
          <w:pgSz w:w="11907" w:h="16839" w:code="9"/>
          <w:pgMar w:top="1134" w:right="1418" w:bottom="1134" w:left="1418" w:header="737" w:footer="567" w:gutter="0"/>
          <w:cols w:space="720"/>
          <w:docGrid w:type="linesAndChars" w:linePitch="326" w:charSpace="1229"/>
        </w:sectPr>
      </w:pPr>
    </w:p>
    <w:p w:rsidR="00E77FC0" w:rsidRDefault="00753338" w:rsidP="00753338">
      <w:pPr>
        <w:pStyle w:val="1"/>
        <w:numPr>
          <w:ilvl w:val="0"/>
          <w:numId w:val="0"/>
        </w:numPr>
      </w:pPr>
      <w:bookmarkStart w:id="128" w:name="_Toc449617195"/>
      <w:r>
        <w:rPr>
          <w:rFonts w:hint="eastAsia"/>
        </w:rPr>
        <w:lastRenderedPageBreak/>
        <w:t>第</w:t>
      </w:r>
      <w:r>
        <w:rPr>
          <w:rFonts w:hint="eastAsia"/>
        </w:rPr>
        <w:t>6</w:t>
      </w:r>
      <w:r>
        <w:rPr>
          <w:rFonts w:hint="eastAsia"/>
        </w:rPr>
        <w:t>章</w:t>
      </w:r>
      <w:r>
        <w:rPr>
          <w:rFonts w:hint="eastAsia"/>
        </w:rPr>
        <w:t xml:space="preserve"> </w:t>
      </w:r>
      <w:r w:rsidR="00E77FC0">
        <w:rPr>
          <w:rFonts w:hint="eastAsia"/>
        </w:rPr>
        <w:t>总结和展望</w:t>
      </w:r>
      <w:bookmarkEnd w:id="128"/>
    </w:p>
    <w:p w:rsidR="00F4753F" w:rsidRDefault="00F4753F"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02006D" w:rsidRDefault="0002006D" w:rsidP="003B263F">
      <w:pPr>
        <w:pStyle w:val="a3"/>
        <w:ind w:firstLine="468"/>
        <w:sectPr w:rsidR="0002006D" w:rsidSect="006272F4">
          <w:headerReference w:type="default" r:id="rId98"/>
          <w:footnotePr>
            <w:numRestart w:val="eachPage"/>
          </w:footnotePr>
          <w:pgSz w:w="11907" w:h="16839" w:code="9"/>
          <w:pgMar w:top="1134" w:right="1418" w:bottom="1134" w:left="1418" w:header="737" w:footer="567" w:gutter="0"/>
          <w:cols w:space="720"/>
          <w:docGrid w:type="linesAndChars" w:linePitch="326" w:charSpace="1229"/>
        </w:sectPr>
      </w:pPr>
    </w:p>
    <w:p w:rsidR="00617738" w:rsidRDefault="00617738" w:rsidP="003B263F">
      <w:pPr>
        <w:pStyle w:val="a3"/>
        <w:ind w:firstLine="468"/>
      </w:pPr>
    </w:p>
    <w:p w:rsidR="00617738" w:rsidRDefault="00617738" w:rsidP="003B263F">
      <w:pPr>
        <w:pStyle w:val="a3"/>
        <w:ind w:firstLine="468"/>
      </w:pPr>
    </w:p>
    <w:p w:rsidR="00FD52D1" w:rsidRDefault="005361BA" w:rsidP="00DC4C31">
      <w:pPr>
        <w:pStyle w:val="aff3"/>
        <w:ind w:firstLine="871"/>
      </w:pPr>
      <w:bookmarkStart w:id="129" w:name="_Toc449617196"/>
      <w:r>
        <w:rPr>
          <w:rFonts w:hint="eastAsia"/>
        </w:rPr>
        <w:t>致谢</w:t>
      </w:r>
      <w:bookmarkEnd w:id="129"/>
    </w:p>
    <w:p w:rsidR="00C22B10" w:rsidRDefault="00363E60" w:rsidP="00FA1990">
      <w:pPr>
        <w:pStyle w:val="a3"/>
        <w:spacing w:beforeLines="50" w:before="163"/>
        <w:ind w:firstLine="468"/>
      </w:pPr>
      <w:r>
        <w:rPr>
          <w:rFonts w:hint="eastAsia"/>
        </w:rPr>
        <w:t>致谢</w:t>
      </w:r>
    </w:p>
    <w:p w:rsidR="0002006D" w:rsidRDefault="0002006D" w:rsidP="00FA1990">
      <w:pPr>
        <w:pStyle w:val="a3"/>
        <w:spacing w:beforeLines="50" w:before="163"/>
        <w:ind w:firstLine="468"/>
      </w:pPr>
    </w:p>
    <w:p w:rsidR="0002006D" w:rsidRDefault="0002006D" w:rsidP="00FA1990">
      <w:pPr>
        <w:pStyle w:val="a3"/>
        <w:spacing w:beforeLines="50" w:before="163"/>
        <w:ind w:firstLine="468"/>
        <w:sectPr w:rsidR="0002006D" w:rsidSect="006272F4">
          <w:footnotePr>
            <w:numRestart w:val="eachPage"/>
          </w:footnotePr>
          <w:pgSz w:w="11907" w:h="16839" w:code="9"/>
          <w:pgMar w:top="1134" w:right="1418" w:bottom="1134" w:left="1418" w:header="737" w:footer="567" w:gutter="0"/>
          <w:cols w:space="720"/>
          <w:docGrid w:type="linesAndChars" w:linePitch="326" w:charSpace="1229"/>
        </w:sectPr>
      </w:pPr>
    </w:p>
    <w:p w:rsidR="005C48E7" w:rsidRDefault="006D3EAD" w:rsidP="00DC4C31">
      <w:pPr>
        <w:pStyle w:val="aff3"/>
        <w:ind w:firstLine="871"/>
      </w:pPr>
      <w:bookmarkStart w:id="130" w:name="_Toc449617197"/>
      <w:r>
        <w:rPr>
          <w:rFonts w:hint="eastAsia"/>
        </w:rPr>
        <w:lastRenderedPageBreak/>
        <w:t>参考文献</w:t>
      </w:r>
      <w:bookmarkEnd w:id="130"/>
    </w:p>
    <w:p w:rsidR="00E0545E" w:rsidRDefault="00E0545E" w:rsidP="00E0545E">
      <w:pPr>
        <w:pStyle w:val="TextofReference"/>
        <w:ind w:firstLine="463"/>
      </w:pPr>
      <w:r w:rsidRPr="00407BD9">
        <w:t>Kang H</w:t>
      </w:r>
      <w:r>
        <w:t xml:space="preserve">, </w:t>
      </w:r>
      <w:r w:rsidRPr="00407BD9">
        <w:t>Butler C</w:t>
      </w:r>
      <w:r>
        <w:t xml:space="preserve">, </w:t>
      </w:r>
      <w:r w:rsidRPr="00407BD9">
        <w:t>Yang Q</w:t>
      </w:r>
      <w:r>
        <w:t xml:space="preserve">, </w:t>
      </w:r>
      <w:r w:rsidRPr="00407BD9">
        <w:t>et al</w:t>
      </w:r>
      <w:r>
        <w:t xml:space="preserve">. </w:t>
      </w:r>
      <w:r w:rsidRPr="00407BD9">
        <w:t>A new survivability measure for military communication networks[C]//Military Communications Conference</w:t>
      </w:r>
      <w:r>
        <w:t xml:space="preserve">, </w:t>
      </w:r>
      <w:r w:rsidRPr="00407BD9">
        <w:t>1998</w:t>
      </w:r>
      <w:r>
        <w:t xml:space="preserve">. </w:t>
      </w:r>
      <w:r w:rsidRPr="00407BD9">
        <w:t>MILCOM 98</w:t>
      </w:r>
      <w:r>
        <w:t xml:space="preserve">. </w:t>
      </w:r>
      <w:r w:rsidRPr="00407BD9">
        <w:t>Proceedings</w:t>
      </w:r>
      <w:r>
        <w:t xml:space="preserve">. , </w:t>
      </w:r>
      <w:r w:rsidRPr="00407BD9">
        <w:t>IEEE</w:t>
      </w:r>
      <w:r>
        <w:t xml:space="preserve">. </w:t>
      </w:r>
      <w:r w:rsidRPr="00407BD9">
        <w:t>IEEE</w:t>
      </w:r>
      <w:r>
        <w:t xml:space="preserve">, </w:t>
      </w:r>
      <w:r w:rsidRPr="00407BD9">
        <w:t>1998</w:t>
      </w:r>
      <w:r>
        <w:t xml:space="preserve">, </w:t>
      </w:r>
      <w:r w:rsidRPr="00407BD9">
        <w:t>1: 71-75</w:t>
      </w:r>
      <w:r>
        <w:t xml:space="preserve">. </w:t>
      </w:r>
    </w:p>
    <w:p w:rsidR="00E0545E" w:rsidRDefault="00E0545E" w:rsidP="00E0545E">
      <w:pPr>
        <w:pStyle w:val="TextofReference"/>
        <w:ind w:firstLine="463"/>
      </w:pPr>
      <w:r w:rsidRPr="000F7EF1">
        <w:t>TAN Y</w:t>
      </w:r>
      <w:r>
        <w:t xml:space="preserve">, </w:t>
      </w:r>
      <w:r w:rsidRPr="000F7EF1">
        <w:t>WU J</w:t>
      </w:r>
      <w:r>
        <w:t xml:space="preserve">, </w:t>
      </w:r>
      <w:r w:rsidRPr="000F7EF1">
        <w:t>DENG H</w:t>
      </w:r>
      <w:r>
        <w:t xml:space="preserve">. </w:t>
      </w:r>
      <w:r w:rsidRPr="000F7EF1">
        <w:t>Evaluation method for node importance based on node contraction in complex networks[J]</w:t>
      </w:r>
      <w:r>
        <w:t xml:space="preserve">. </w:t>
      </w:r>
      <w:r w:rsidRPr="000F7EF1">
        <w:t>Systems Engineering-Theory &amp; Practice</w:t>
      </w:r>
      <w:r>
        <w:t xml:space="preserve">, </w:t>
      </w:r>
      <w:r w:rsidRPr="000F7EF1">
        <w:t>2006</w:t>
      </w:r>
      <w:r>
        <w:t xml:space="preserve">, </w:t>
      </w:r>
      <w:r w:rsidRPr="000F7EF1">
        <w:t>11</w:t>
      </w:r>
      <w:r w:rsidR="003B0242">
        <w:t>（</w:t>
      </w:r>
      <w:r w:rsidRPr="000F7EF1">
        <w:t>11</w:t>
      </w:r>
      <w:r w:rsidR="003B0242">
        <w:t>）</w:t>
      </w:r>
      <w:r w:rsidRPr="000F7EF1">
        <w:t>: 79-83</w:t>
      </w:r>
      <w:r>
        <w:t xml:space="preserve">. </w:t>
      </w:r>
    </w:p>
    <w:p w:rsidR="00E0545E" w:rsidRDefault="00E0545E" w:rsidP="00E0545E">
      <w:pPr>
        <w:pStyle w:val="TextofReference"/>
        <w:ind w:firstLine="463"/>
      </w:pPr>
      <w:r w:rsidRPr="009D1314">
        <w:t>Newport K</w:t>
      </w:r>
      <w:r>
        <w:t xml:space="preserve">, </w:t>
      </w:r>
      <w:r w:rsidRPr="009D1314">
        <w:t>Schroeder M</w:t>
      </w:r>
      <w:r>
        <w:t xml:space="preserve">, </w:t>
      </w:r>
      <w:r w:rsidRPr="009D1314">
        <w:t>Whittaker G M</w:t>
      </w:r>
      <w:r>
        <w:t xml:space="preserve">. </w:t>
      </w:r>
      <w:r w:rsidRPr="009D1314">
        <w:t>Techniques for evaluating the nodal survivability of large networks[C]//Military Communications Conference</w:t>
      </w:r>
      <w:r>
        <w:t xml:space="preserve">, </w:t>
      </w:r>
      <w:r w:rsidRPr="009D1314">
        <w:t>1990</w:t>
      </w:r>
      <w:r>
        <w:t xml:space="preserve">. </w:t>
      </w:r>
      <w:r w:rsidRPr="009D1314">
        <w:t>MILCOM'90</w:t>
      </w:r>
      <w:r>
        <w:t xml:space="preserve">, </w:t>
      </w:r>
      <w:r w:rsidRPr="009D1314">
        <w:t>Conference Record</w:t>
      </w:r>
      <w:r>
        <w:t xml:space="preserve">, </w:t>
      </w:r>
      <w:r w:rsidRPr="009D1314">
        <w:t>A New Era</w:t>
      </w:r>
      <w:r>
        <w:t xml:space="preserve">. </w:t>
      </w:r>
      <w:r w:rsidRPr="009D1314">
        <w:t>1990 IEEE</w:t>
      </w:r>
      <w:r>
        <w:t xml:space="preserve">. </w:t>
      </w:r>
      <w:r w:rsidRPr="009D1314">
        <w:t>IEEE</w:t>
      </w:r>
      <w:r>
        <w:t xml:space="preserve">, </w:t>
      </w:r>
      <w:r w:rsidRPr="009D1314">
        <w:t>1990: 1108-1113</w:t>
      </w:r>
      <w:r>
        <w:t xml:space="preserve">. </w:t>
      </w:r>
    </w:p>
    <w:p w:rsidR="00E0545E" w:rsidRDefault="00E0545E" w:rsidP="00E0545E">
      <w:pPr>
        <w:pStyle w:val="TextofReference"/>
        <w:ind w:firstLine="463"/>
      </w:pPr>
      <w:r w:rsidRPr="00256443">
        <w:t>Nardelli E</w:t>
      </w:r>
      <w:r>
        <w:t xml:space="preserve">, </w:t>
      </w:r>
      <w:r w:rsidRPr="00256443">
        <w:t>Proietti G</w:t>
      </w:r>
      <w:r>
        <w:t xml:space="preserve">, </w:t>
      </w:r>
      <w:r w:rsidRPr="00256443">
        <w:t>Widmayer P</w:t>
      </w:r>
      <w:r>
        <w:t xml:space="preserve">. </w:t>
      </w:r>
      <w:r w:rsidRPr="00256443">
        <w:t>Finding the detour-critical edge of a shortest path between two nodes[J]</w:t>
      </w:r>
      <w:r>
        <w:t xml:space="preserve">. </w:t>
      </w:r>
      <w:r w:rsidRPr="00256443">
        <w:t>Information Processing Letters</w:t>
      </w:r>
      <w:r>
        <w:t xml:space="preserve">, </w:t>
      </w:r>
      <w:r w:rsidRPr="00256443">
        <w:t>1998</w:t>
      </w:r>
      <w:r>
        <w:t xml:space="preserve">, </w:t>
      </w:r>
      <w:r w:rsidRPr="00256443">
        <w:t>67</w:t>
      </w:r>
      <w:r w:rsidR="003B0242">
        <w:t>（</w:t>
      </w:r>
      <w:r w:rsidRPr="00256443">
        <w:t>1</w:t>
      </w:r>
      <w:r w:rsidR="003B0242">
        <w:t>）</w:t>
      </w:r>
      <w:r w:rsidRPr="00256443">
        <w:t>: 51-54</w:t>
      </w:r>
      <w:r>
        <w:t xml:space="preserve">. </w:t>
      </w:r>
    </w:p>
    <w:p w:rsidR="00E0545E" w:rsidRDefault="00E0545E" w:rsidP="00E0545E">
      <w:pPr>
        <w:pStyle w:val="TextofReference"/>
        <w:ind w:firstLine="463"/>
      </w:pPr>
      <w:r w:rsidRPr="00FE3C0D">
        <w:t>Nardelli E</w:t>
      </w:r>
      <w:r>
        <w:t xml:space="preserve">, </w:t>
      </w:r>
      <w:r w:rsidRPr="00FE3C0D">
        <w:t>Proietti G</w:t>
      </w:r>
      <w:r>
        <w:t xml:space="preserve">, </w:t>
      </w:r>
      <w:r w:rsidRPr="00FE3C0D">
        <w:t>Widmayer P</w:t>
      </w:r>
      <w:r>
        <w:t xml:space="preserve">. </w:t>
      </w:r>
      <w:r w:rsidRPr="00FE3C0D">
        <w:t>A faster computation of the most vital edge of a shortest path[J]</w:t>
      </w:r>
      <w:r>
        <w:t xml:space="preserve">. </w:t>
      </w:r>
      <w:r w:rsidRPr="00FE3C0D">
        <w:t>Information Processing Letters</w:t>
      </w:r>
      <w:r>
        <w:t xml:space="preserve">, </w:t>
      </w:r>
      <w:r w:rsidRPr="00FE3C0D">
        <w:t>2001</w:t>
      </w:r>
      <w:r>
        <w:t xml:space="preserve">, </w:t>
      </w:r>
      <w:r w:rsidRPr="00FE3C0D">
        <w:t>79</w:t>
      </w:r>
      <w:r w:rsidR="003B0242">
        <w:t>（</w:t>
      </w:r>
      <w:r w:rsidRPr="00FE3C0D">
        <w:t>2</w:t>
      </w:r>
      <w:r w:rsidR="003B0242">
        <w:t>）</w:t>
      </w:r>
      <w:r w:rsidRPr="00FE3C0D">
        <w:t>: 81-85</w:t>
      </w:r>
      <w:r>
        <w:t xml:space="preserve">. </w:t>
      </w:r>
    </w:p>
    <w:p w:rsidR="00E0545E" w:rsidRDefault="00E0545E" w:rsidP="00E0545E">
      <w:pPr>
        <w:pStyle w:val="TextofReference"/>
        <w:ind w:firstLine="463"/>
      </w:pPr>
      <w:r w:rsidRPr="00F500AB">
        <w:t>Callaway D S</w:t>
      </w:r>
      <w:r>
        <w:t xml:space="preserve">, </w:t>
      </w:r>
      <w:r w:rsidRPr="00F500AB">
        <w:t>Newman M E J</w:t>
      </w:r>
      <w:r>
        <w:t xml:space="preserve">, </w:t>
      </w:r>
      <w:r w:rsidRPr="00F500AB">
        <w:t>Strogatz S H</w:t>
      </w:r>
      <w:r>
        <w:t xml:space="preserve">, </w:t>
      </w:r>
      <w:r w:rsidRPr="00F500AB">
        <w:t>et al</w:t>
      </w:r>
      <w:r>
        <w:t xml:space="preserve">. </w:t>
      </w:r>
      <w:r w:rsidRPr="00F500AB">
        <w:t>Network robustness and fragility: Percolation on random graphs[J]</w:t>
      </w:r>
      <w:r>
        <w:t xml:space="preserve">. </w:t>
      </w:r>
      <w:r w:rsidRPr="00F500AB">
        <w:t>Physical review letters</w:t>
      </w:r>
      <w:r>
        <w:t xml:space="preserve">, </w:t>
      </w:r>
      <w:r w:rsidRPr="00F500AB">
        <w:t>2000</w:t>
      </w:r>
      <w:r>
        <w:t xml:space="preserve">, </w:t>
      </w:r>
      <w:r w:rsidRPr="00F500AB">
        <w:t>85</w:t>
      </w:r>
      <w:r w:rsidR="003B0242">
        <w:t>（</w:t>
      </w:r>
      <w:r w:rsidRPr="00F500AB">
        <w:t>25</w:t>
      </w:r>
      <w:r w:rsidR="003B0242">
        <w:t>）</w:t>
      </w:r>
      <w:r w:rsidRPr="00F500AB">
        <w:t>: 5468</w:t>
      </w:r>
      <w:r>
        <w:t xml:space="preserve">. </w:t>
      </w:r>
    </w:p>
    <w:p w:rsidR="00E0545E" w:rsidRDefault="00E0545E" w:rsidP="00E0545E">
      <w:pPr>
        <w:pStyle w:val="TextofReference"/>
        <w:ind w:firstLine="463"/>
      </w:pPr>
      <w:r w:rsidRPr="00DF2111">
        <w:t>Freeman L C</w:t>
      </w:r>
      <w:r>
        <w:t xml:space="preserve">. </w:t>
      </w:r>
      <w:r w:rsidRPr="00DF2111">
        <w:t>A set of measures of centrality based on betweenness[J]</w:t>
      </w:r>
      <w:r>
        <w:t xml:space="preserve">. </w:t>
      </w:r>
      <w:r w:rsidRPr="00DF2111">
        <w:t>Sociometry</w:t>
      </w:r>
      <w:r>
        <w:t xml:space="preserve">, </w:t>
      </w:r>
      <w:r w:rsidRPr="00DF2111">
        <w:t>1977: 35-41</w:t>
      </w:r>
      <w:r>
        <w:t xml:space="preserve">. </w:t>
      </w:r>
    </w:p>
    <w:p w:rsidR="00E0545E" w:rsidRDefault="00E0545E" w:rsidP="00E0545E">
      <w:pPr>
        <w:pStyle w:val="TextofReference"/>
        <w:ind w:firstLine="463"/>
      </w:pPr>
      <w:r w:rsidRPr="0035701E">
        <w:t>Chen Y</w:t>
      </w:r>
      <w:r>
        <w:t xml:space="preserve">, </w:t>
      </w:r>
      <w:r w:rsidRPr="0035701E">
        <w:t>Hu A Q</w:t>
      </w:r>
      <w:r>
        <w:t xml:space="preserve">, </w:t>
      </w:r>
      <w:r w:rsidRPr="0035701E">
        <w:t>Hu J</w:t>
      </w:r>
      <w:r>
        <w:t xml:space="preserve">, </w:t>
      </w:r>
      <w:r w:rsidRPr="0035701E">
        <w:t>et al</w:t>
      </w:r>
      <w:r>
        <w:t xml:space="preserve">. </w:t>
      </w:r>
      <w:r w:rsidRPr="0035701E">
        <w:t>A method for finding the most vital node in communication networks[J]</w:t>
      </w:r>
      <w:r>
        <w:t xml:space="preserve">. </w:t>
      </w:r>
      <w:r w:rsidRPr="0035701E">
        <w:t>High Technology Letters</w:t>
      </w:r>
      <w:r>
        <w:t xml:space="preserve">, </w:t>
      </w:r>
      <w:r w:rsidRPr="0035701E">
        <w:t>2004</w:t>
      </w:r>
      <w:r>
        <w:t xml:space="preserve">, </w:t>
      </w:r>
      <w:r w:rsidRPr="0035701E">
        <w:t>1</w:t>
      </w:r>
      <w:r w:rsidR="003B0242">
        <w:t>（</w:t>
      </w:r>
      <w:r w:rsidRPr="0035701E">
        <w:t>2</w:t>
      </w:r>
      <w:r w:rsidR="003B0242">
        <w:t>）</w:t>
      </w:r>
      <w:r w:rsidRPr="0035701E">
        <w:t>: 573-575</w:t>
      </w:r>
      <w:r>
        <w:t xml:space="preserve">. </w:t>
      </w:r>
    </w:p>
    <w:p w:rsidR="00E0545E" w:rsidRDefault="00E0545E" w:rsidP="00E0545E">
      <w:pPr>
        <w:pStyle w:val="TextofReference"/>
        <w:ind w:firstLine="463"/>
      </w:pPr>
      <w:r w:rsidRPr="009C58B9">
        <w:rPr>
          <w:lang w:val="fr-FR"/>
        </w:rPr>
        <w:t xml:space="preserve">Xiong J, Li J, Shen D, et al. </w:t>
      </w:r>
      <w:r w:rsidRPr="00095249">
        <w:t>Evaluation Method for Node Importance of Information System Networks Based on Edge-betweenness[J]</w:t>
      </w:r>
      <w:r>
        <w:t xml:space="preserve">. </w:t>
      </w:r>
      <w:r w:rsidRPr="00095249">
        <w:t>Keji Daobao/ Science &amp; Technology Review</w:t>
      </w:r>
      <w:r>
        <w:t xml:space="preserve">, </w:t>
      </w:r>
      <w:r w:rsidRPr="00095249">
        <w:t>2013</w:t>
      </w:r>
      <w:r>
        <w:t xml:space="preserve">, </w:t>
      </w:r>
      <w:r w:rsidRPr="00095249">
        <w:t>31</w:t>
      </w:r>
      <w:r w:rsidR="003B0242">
        <w:t>（</w:t>
      </w:r>
      <w:r w:rsidRPr="00095249">
        <w:t>14</w:t>
      </w:r>
      <w:r w:rsidR="003B0242">
        <w:t>）</w:t>
      </w:r>
      <w:r w:rsidRPr="00095249">
        <w:t>: 53-55</w:t>
      </w:r>
      <w:r>
        <w:t xml:space="preserve">. </w:t>
      </w:r>
    </w:p>
    <w:p w:rsidR="00E0545E" w:rsidRDefault="00E0545E" w:rsidP="00E0545E">
      <w:pPr>
        <w:pStyle w:val="TextofReference"/>
        <w:ind w:firstLine="463"/>
      </w:pPr>
      <w:r w:rsidRPr="006C3E34">
        <w:t>Cai W</w:t>
      </w:r>
      <w:r>
        <w:t xml:space="preserve">, </w:t>
      </w:r>
      <w:r w:rsidRPr="006C3E34">
        <w:t>Zhang B L</w:t>
      </w:r>
      <w:r>
        <w:t xml:space="preserve">, </w:t>
      </w:r>
      <w:r w:rsidRPr="006C3E34">
        <w:t>Lv J H</w:t>
      </w:r>
      <w:r>
        <w:t xml:space="preserve">. </w:t>
      </w:r>
      <w:r w:rsidRPr="006C3E34">
        <w:t>Algorithms of the most reliable maximum flow on uncertain graph[J]</w:t>
      </w:r>
      <w:r>
        <w:t xml:space="preserve">. </w:t>
      </w:r>
      <w:r w:rsidRPr="006C3E34">
        <w:t>Jisuanji Xuebao</w:t>
      </w:r>
      <w:r w:rsidR="003B0242">
        <w:t>（</w:t>
      </w:r>
      <w:r w:rsidRPr="006C3E34">
        <w:t>Chinese Journal of Computers</w:t>
      </w:r>
      <w:r w:rsidR="003B0242">
        <w:t>）</w:t>
      </w:r>
      <w:r>
        <w:t xml:space="preserve">, </w:t>
      </w:r>
      <w:r w:rsidRPr="006C3E34">
        <w:t>2012</w:t>
      </w:r>
      <w:r>
        <w:t xml:space="preserve">, </w:t>
      </w:r>
      <w:r w:rsidRPr="006C3E34">
        <w:t>35</w:t>
      </w:r>
      <w:r w:rsidR="003B0242">
        <w:t>（</w:t>
      </w:r>
      <w:r w:rsidRPr="006C3E34">
        <w:t>11</w:t>
      </w:r>
      <w:r w:rsidR="003B0242">
        <w:t>）</w:t>
      </w:r>
      <w:r w:rsidRPr="006C3E34">
        <w:t>: 2371-2380</w:t>
      </w:r>
      <w:r>
        <w:t xml:space="preserve">. </w:t>
      </w:r>
    </w:p>
    <w:p w:rsidR="00E0545E" w:rsidRDefault="00E0545E" w:rsidP="00E0545E">
      <w:pPr>
        <w:pStyle w:val="TextofReference"/>
        <w:ind w:firstLine="463"/>
      </w:pPr>
      <w:r w:rsidRPr="00EC2901">
        <w:t>Klingman D</w:t>
      </w:r>
      <w:r>
        <w:t xml:space="preserve">, </w:t>
      </w:r>
      <w:r w:rsidRPr="00EC2901">
        <w:t>Napier A</w:t>
      </w:r>
      <w:r>
        <w:t xml:space="preserve">, </w:t>
      </w:r>
      <w:r w:rsidRPr="00EC2901">
        <w:t>Stutz J</w:t>
      </w:r>
      <w:r>
        <w:t xml:space="preserve">. </w:t>
      </w:r>
      <w:r w:rsidRPr="00EC2901">
        <w:t>NETGEN: A program for generating large scale capacitated assignment</w:t>
      </w:r>
      <w:r>
        <w:t xml:space="preserve">, </w:t>
      </w:r>
      <w:r w:rsidRPr="00EC2901">
        <w:t>transportation</w:t>
      </w:r>
      <w:r>
        <w:t xml:space="preserve">, </w:t>
      </w:r>
      <w:r w:rsidRPr="00EC2901">
        <w:t>and minimum cost flow network problems[J]</w:t>
      </w:r>
      <w:r>
        <w:t xml:space="preserve">. </w:t>
      </w:r>
      <w:r w:rsidRPr="00EC2901">
        <w:t>Management Science</w:t>
      </w:r>
      <w:r>
        <w:t xml:space="preserve">, </w:t>
      </w:r>
      <w:r w:rsidRPr="00EC2901">
        <w:t>1974</w:t>
      </w:r>
      <w:r>
        <w:t xml:space="preserve">, </w:t>
      </w:r>
      <w:r w:rsidRPr="00EC2901">
        <w:t>20</w:t>
      </w:r>
      <w:r w:rsidR="003B0242">
        <w:t>（</w:t>
      </w:r>
      <w:r w:rsidRPr="00EC2901">
        <w:t>5</w:t>
      </w:r>
      <w:r w:rsidR="003B0242">
        <w:t>）</w:t>
      </w:r>
      <w:r w:rsidRPr="00EC2901">
        <w:t>: 814-821</w:t>
      </w:r>
      <w:r>
        <w:t xml:space="preserve">. </w:t>
      </w:r>
    </w:p>
    <w:p w:rsidR="00E0545E" w:rsidRDefault="00E0545E" w:rsidP="00E0545E">
      <w:pPr>
        <w:pStyle w:val="TextofReference"/>
        <w:ind w:firstLine="463"/>
      </w:pPr>
      <w:r w:rsidRPr="004C71C9">
        <w:t>Aggarwal C C</w:t>
      </w:r>
      <w:r>
        <w:t xml:space="preserve">, </w:t>
      </w:r>
      <w:r w:rsidRPr="004C71C9">
        <w:t>Yu P S</w:t>
      </w:r>
      <w:r>
        <w:t xml:space="preserve">. </w:t>
      </w:r>
      <w:r w:rsidRPr="004C71C9">
        <w:t>A survey of uncertain data algorithms and applications[J]</w:t>
      </w:r>
      <w:r>
        <w:t xml:space="preserve">. </w:t>
      </w:r>
      <w:r w:rsidRPr="004C71C9">
        <w:t>Knowledge and Data Engineering</w:t>
      </w:r>
      <w:r>
        <w:t xml:space="preserve">, </w:t>
      </w:r>
      <w:r w:rsidRPr="004C71C9">
        <w:t>IEEE Transactions on</w:t>
      </w:r>
      <w:r>
        <w:t xml:space="preserve">, </w:t>
      </w:r>
      <w:r w:rsidRPr="004C71C9">
        <w:t>2009</w:t>
      </w:r>
      <w:r>
        <w:t xml:space="preserve">, </w:t>
      </w:r>
      <w:r w:rsidRPr="004C71C9">
        <w:t>21</w:t>
      </w:r>
      <w:r w:rsidR="003B0242">
        <w:t>（</w:t>
      </w:r>
      <w:r w:rsidRPr="004C71C9">
        <w:t>5</w:t>
      </w:r>
      <w:r w:rsidR="003B0242">
        <w:t>）</w:t>
      </w:r>
      <w:r w:rsidRPr="004C71C9">
        <w:t>: 609-623</w:t>
      </w:r>
      <w:r>
        <w:t xml:space="preserve">. </w:t>
      </w:r>
    </w:p>
    <w:p w:rsidR="00E0545E" w:rsidRDefault="00E0545E" w:rsidP="00E0545E">
      <w:pPr>
        <w:pStyle w:val="TextofReference"/>
        <w:ind w:firstLine="463"/>
      </w:pPr>
      <w:r w:rsidRPr="00BE22F6">
        <w:t>Yi-Kuei Lin</w:t>
      </w:r>
      <w:r>
        <w:t xml:space="preserve">, </w:t>
      </w:r>
      <w:r w:rsidRPr="00BE22F6">
        <w:t>Cheng-Ta Yeh</w:t>
      </w:r>
      <w:r>
        <w:t xml:space="preserve">. </w:t>
      </w:r>
      <w:r w:rsidRPr="00BE22F6">
        <w:t>Evaluation of optimal network reliability under components-assignments subject to a transmission budget</w:t>
      </w:r>
      <w:r>
        <w:t xml:space="preserve">. </w:t>
      </w:r>
      <w:r w:rsidRPr="00BE22F6">
        <w:t>IEEE Trans</w:t>
      </w:r>
      <w:r>
        <w:t xml:space="preserve">. </w:t>
      </w:r>
      <w:r w:rsidRPr="00BE22F6">
        <w:t>Reliability</w:t>
      </w:r>
      <w:r>
        <w:t xml:space="preserve">, </w:t>
      </w:r>
      <w:r w:rsidRPr="00BE22F6">
        <w:t>2010</w:t>
      </w:r>
      <w:r>
        <w:t xml:space="preserve">, </w:t>
      </w:r>
      <w:r w:rsidRPr="00BE22F6">
        <w:t>59: 539-550</w:t>
      </w:r>
      <w:r>
        <w:t xml:space="preserve">. </w:t>
      </w:r>
    </w:p>
    <w:p w:rsidR="005C48E7" w:rsidRPr="00E0545E" w:rsidRDefault="005C48E7" w:rsidP="00B515DB">
      <w:pPr>
        <w:pStyle w:val="Textof0"/>
        <w:tabs>
          <w:tab w:val="clear" w:pos="424"/>
        </w:tabs>
        <w:ind w:left="238" w:hangingChars="165" w:hanging="238"/>
        <w:rPr>
          <w:szCs w:val="15"/>
        </w:rPr>
      </w:pPr>
    </w:p>
    <w:sectPr w:rsidR="005C48E7" w:rsidRPr="00E0545E" w:rsidSect="006272F4">
      <w:headerReference w:type="default" r:id="rId99"/>
      <w:footnotePr>
        <w:numRestart w:val="eachPage"/>
      </w:footnotePr>
      <w:pgSz w:w="11907" w:h="16839" w:code="9"/>
      <w:pgMar w:top="1134" w:right="1418" w:bottom="1134" w:left="1418" w:header="737" w:footer="567" w:gutter="0"/>
      <w:cols w:space="720"/>
      <w:docGrid w:type="linesAndChars" w:linePitch="326" w:charSpace="122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2504" w:rsidRDefault="00922504" w:rsidP="00DC4C31">
      <w:pPr>
        <w:ind w:firstLine="480"/>
      </w:pPr>
      <w:r>
        <w:separator/>
      </w:r>
    </w:p>
  </w:endnote>
  <w:endnote w:type="continuationSeparator" w:id="0">
    <w:p w:rsidR="00922504" w:rsidRDefault="00922504" w:rsidP="00DC4C3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ingLiU"/>
    <w:charset w:val="88"/>
    <w:family w:val="auto"/>
    <w:pitch w:val="variable"/>
    <w:sig w:usb0="00000001" w:usb1="08080000" w:usb2="00000010" w:usb3="00000000" w:csb0="00100000" w:csb1="00000000"/>
  </w:font>
  <w:font w:name="Monotype Sorts">
    <w:altName w:val="MT Extra"/>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charset w:val="86"/>
    <w:family w:val="modern"/>
    <w:pitch w:val="fixed"/>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方正书宋简体">
    <w:altName w:val="宋体"/>
    <w:panose1 w:val="00000000000000000000"/>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BEB" w:rsidRPr="00EA2F2C" w:rsidRDefault="00894BEB"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79682D" w:rsidRPr="0079682D">
      <w:rPr>
        <w:noProof/>
        <w:sz w:val="18"/>
        <w:lang w:val="zh-CN"/>
      </w:rPr>
      <w:t>2</w:t>
    </w:r>
    <w:r w:rsidRPr="00EA2F2C">
      <w:rPr>
        <w:sz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BEB" w:rsidRPr="0049003A" w:rsidRDefault="00894BEB" w:rsidP="00C86391">
    <w:pPr>
      <w:pStyle w:val="a7"/>
      <w:jc w:val="center"/>
      <w:rPr>
        <w:sz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BEB" w:rsidRDefault="00894BEB" w:rsidP="00DC4C31">
    <w:pPr>
      <w:pStyle w:val="a7"/>
      <w:ind w:right="360" w:firstLine="45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BEB" w:rsidRPr="00EA2F2C" w:rsidRDefault="00894BEB" w:rsidP="00504397">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79682D" w:rsidRPr="0079682D">
      <w:rPr>
        <w:noProof/>
        <w:sz w:val="18"/>
        <w:lang w:val="zh-CN"/>
      </w:rPr>
      <w:t>V</w:t>
    </w:r>
    <w:r w:rsidRPr="00EA2F2C">
      <w:rPr>
        <w:sz w:val="18"/>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BEB" w:rsidRPr="00EA2F2C" w:rsidRDefault="00894BEB"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79682D" w:rsidRPr="0079682D">
      <w:rPr>
        <w:noProof/>
        <w:sz w:val="18"/>
        <w:lang w:val="zh-CN"/>
      </w:rPr>
      <w:t>1</w:t>
    </w:r>
    <w:r w:rsidRPr="00EA2F2C">
      <w:rPr>
        <w:sz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BEB" w:rsidRPr="00EA2F2C" w:rsidRDefault="00894BEB"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79682D" w:rsidRPr="0079682D">
      <w:rPr>
        <w:noProof/>
        <w:sz w:val="18"/>
        <w:lang w:val="zh-CN"/>
      </w:rPr>
      <w:t>38</w:t>
    </w:r>
    <w:r w:rsidRPr="00EA2F2C">
      <w:rPr>
        <w:sz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BEB" w:rsidRPr="00EA2F2C" w:rsidRDefault="00894BEB"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79682D" w:rsidRPr="0079682D">
      <w:rPr>
        <w:noProof/>
        <w:sz w:val="18"/>
        <w:lang w:val="zh-CN"/>
      </w:rPr>
      <w:t>39</w:t>
    </w:r>
    <w:r w:rsidRPr="00EA2F2C">
      <w:rP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2504" w:rsidRDefault="00922504" w:rsidP="00DC4C31">
      <w:pPr>
        <w:ind w:firstLine="480"/>
      </w:pPr>
      <w:r>
        <w:separator/>
      </w:r>
    </w:p>
  </w:footnote>
  <w:footnote w:type="continuationSeparator" w:id="0">
    <w:p w:rsidR="00922504" w:rsidRDefault="00922504" w:rsidP="00DC4C31">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BEB" w:rsidRPr="006272F4" w:rsidRDefault="00894BEB" w:rsidP="006272F4">
    <w:pPr>
      <w:pStyle w:val="a8"/>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BEB" w:rsidRPr="006272F4" w:rsidRDefault="00894BEB">
    <w:pPr>
      <w:pStyle w:val="a8"/>
      <w:rPr>
        <w:sz w:val="18"/>
      </w:rPr>
    </w:pPr>
    <w:r>
      <w:rPr>
        <w:rFonts w:hint="eastAsia"/>
        <w:sz w:val="18"/>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BEB" w:rsidRDefault="00894BEB">
    <w:pPr>
      <w:pStyle w:val="a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BEB" w:rsidRDefault="00894BEB">
    <w:pPr>
      <w:pStyle w:val="a8"/>
    </w:pPr>
    <w:r>
      <w:rPr>
        <w:rFonts w:hint="eastAsia"/>
      </w:rPr>
      <w:t>东南大学硕士学位论文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BEB" w:rsidRPr="006272F4" w:rsidRDefault="00894BEB">
    <w:pPr>
      <w:pStyle w:val="a8"/>
      <w:rPr>
        <w:sz w:val="18"/>
      </w:rPr>
    </w:pPr>
    <w:r w:rsidRPr="006272F4">
      <w:rPr>
        <w:rFonts w:hint="eastAsia"/>
        <w:sz w:val="18"/>
      </w:rPr>
      <w:t>第</w:t>
    </w:r>
    <w:r w:rsidRPr="006272F4">
      <w:rPr>
        <w:rFonts w:hint="eastAsia"/>
        <w:sz w:val="18"/>
      </w:rPr>
      <w:t>1</w:t>
    </w:r>
    <w:r w:rsidRPr="006272F4">
      <w:rPr>
        <w:rFonts w:hint="eastAsia"/>
        <w:sz w:val="18"/>
      </w:rPr>
      <w:t>章</w:t>
    </w:r>
    <w:r w:rsidRPr="006272F4">
      <w:rPr>
        <w:rFonts w:hint="eastAsia"/>
        <w:sz w:val="18"/>
      </w:rPr>
      <w:t xml:space="preserve"> </w:t>
    </w:r>
    <w:r w:rsidRPr="006272F4">
      <w:rPr>
        <w:rFonts w:hint="eastAsia"/>
        <w:sz w:val="18"/>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BEB" w:rsidRPr="006272F4" w:rsidRDefault="00894BEB">
    <w:pPr>
      <w:pStyle w:val="a8"/>
      <w:rPr>
        <w:sz w:val="18"/>
      </w:rPr>
    </w:pPr>
    <w:r w:rsidRPr="006272F4">
      <w:rPr>
        <w:rFonts w:hint="eastAsia"/>
        <w:sz w:val="18"/>
      </w:rPr>
      <w:t>第</w:t>
    </w:r>
    <w:r>
      <w:rPr>
        <w:rFonts w:hint="eastAsia"/>
        <w:sz w:val="18"/>
      </w:rPr>
      <w:t>2</w:t>
    </w:r>
    <w:r w:rsidRPr="006272F4">
      <w:rPr>
        <w:rFonts w:hint="eastAsia"/>
        <w:sz w:val="18"/>
      </w:rPr>
      <w:t>章</w:t>
    </w:r>
    <w:r w:rsidRPr="006272F4">
      <w:rPr>
        <w:rFonts w:hint="eastAsia"/>
        <w:sz w:val="18"/>
      </w:rPr>
      <w:t xml:space="preserve"> </w:t>
    </w:r>
    <w:r>
      <w:rPr>
        <w:rFonts w:hint="eastAsia"/>
        <w:sz w:val="18"/>
      </w:rPr>
      <w:t>不确定图及关键边相关理论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BEB" w:rsidRPr="006272F4" w:rsidRDefault="00894BEB">
    <w:pPr>
      <w:pStyle w:val="a8"/>
      <w:rPr>
        <w:sz w:val="18"/>
      </w:rPr>
    </w:pPr>
    <w:r w:rsidRPr="006272F4">
      <w:rPr>
        <w:rFonts w:hint="eastAsia"/>
        <w:sz w:val="18"/>
      </w:rPr>
      <w:t>第</w:t>
    </w:r>
    <w:r>
      <w:rPr>
        <w:rFonts w:hint="eastAsia"/>
        <w:sz w:val="18"/>
      </w:rPr>
      <w:t>3</w:t>
    </w:r>
    <w:r w:rsidRPr="006272F4">
      <w:rPr>
        <w:rFonts w:hint="eastAsia"/>
        <w:sz w:val="18"/>
      </w:rPr>
      <w:t>章</w:t>
    </w:r>
    <w:r w:rsidRPr="006272F4">
      <w:rPr>
        <w:rFonts w:hint="eastAsia"/>
        <w:sz w:val="18"/>
      </w:rPr>
      <w:t xml:space="preserve"> </w:t>
    </w:r>
    <w:r>
      <w:rPr>
        <w:rFonts w:hint="eastAsia"/>
        <w:sz w:val="18"/>
      </w:rPr>
      <w:t>基于流量和容量可靠性的关键边衡量方法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BEB" w:rsidRPr="006272F4" w:rsidRDefault="00894BEB">
    <w:pPr>
      <w:pStyle w:val="a8"/>
      <w:rPr>
        <w:sz w:val="18"/>
      </w:rPr>
    </w:pPr>
    <w:r w:rsidRPr="006272F4">
      <w:rPr>
        <w:rFonts w:hint="eastAsia"/>
        <w:sz w:val="18"/>
      </w:rPr>
      <w:t>第</w:t>
    </w:r>
    <w:r>
      <w:rPr>
        <w:rFonts w:hint="eastAsia"/>
        <w:sz w:val="18"/>
      </w:rPr>
      <w:t>4</w:t>
    </w:r>
    <w:r w:rsidRPr="006272F4">
      <w:rPr>
        <w:rFonts w:hint="eastAsia"/>
        <w:sz w:val="18"/>
      </w:rPr>
      <w:t>章</w:t>
    </w:r>
    <w:r w:rsidRPr="006272F4">
      <w:rPr>
        <w:rFonts w:hint="eastAsia"/>
        <w:sz w:val="18"/>
      </w:rPr>
      <w:t xml:space="preserve"> </w:t>
    </w:r>
    <w:r>
      <w:rPr>
        <w:rFonts w:hint="eastAsia"/>
        <w:sz w:val="18"/>
      </w:rPr>
      <w:t>基于流量和分布可靠性的关键边衡量方法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BEB" w:rsidRPr="006272F4" w:rsidRDefault="00894BEB">
    <w:pPr>
      <w:pStyle w:val="a8"/>
      <w:rPr>
        <w:sz w:val="18"/>
      </w:rPr>
    </w:pPr>
    <w:r>
      <w:rPr>
        <w:rFonts w:hint="eastAsia"/>
        <w:sz w:val="18"/>
      </w:rPr>
      <w:t>第</w:t>
    </w:r>
    <w:r>
      <w:rPr>
        <w:rFonts w:hint="eastAsia"/>
        <w:sz w:val="18"/>
      </w:rPr>
      <w:t>5</w:t>
    </w:r>
    <w:r>
      <w:rPr>
        <w:rFonts w:hint="eastAsia"/>
        <w:sz w:val="18"/>
      </w:rPr>
      <w:t>章</w:t>
    </w:r>
    <w:r>
      <w:rPr>
        <w:rFonts w:hint="eastAsia"/>
        <w:sz w:val="18"/>
      </w:rPr>
      <w:t xml:space="preserve"> </w:t>
    </w:r>
    <w:r>
      <w:rPr>
        <w:rFonts w:hint="eastAsia"/>
        <w:sz w:val="18"/>
      </w:rPr>
      <w:t>不确定图关键边增量算法优化策略</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BEB" w:rsidRPr="006272F4" w:rsidRDefault="00894BEB">
    <w:pPr>
      <w:pStyle w:val="a8"/>
      <w:rPr>
        <w:sz w:val="18"/>
      </w:rPr>
    </w:pPr>
    <w:r>
      <w:rPr>
        <w:rFonts w:hint="eastAsia"/>
        <w:sz w:val="18"/>
      </w:rPr>
      <w:t>第</w:t>
    </w:r>
    <w:r>
      <w:rPr>
        <w:rFonts w:hint="eastAsia"/>
        <w:sz w:val="18"/>
      </w:rPr>
      <w:t>6</w:t>
    </w:r>
    <w:r>
      <w:rPr>
        <w:rFonts w:hint="eastAsia"/>
        <w:sz w:val="18"/>
      </w:rPr>
      <w:t>章</w:t>
    </w:r>
    <w:r>
      <w:rPr>
        <w:rFonts w:hint="eastAsia"/>
        <w:sz w:val="18"/>
      </w:rPr>
      <w:t xml:space="preserve"> </w:t>
    </w:r>
    <w:r>
      <w:rPr>
        <w:rFonts w:hint="eastAsia"/>
        <w:sz w:val="18"/>
      </w:rPr>
      <w:t>总结和展望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30124DDE"/>
    <w:multiLevelType w:val="hybridMultilevel"/>
    <w:tmpl w:val="F3E8A2B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
    <w:nsid w:val="398B50E8"/>
    <w:multiLevelType w:val="hybridMultilevel"/>
    <w:tmpl w:val="399A499C"/>
    <w:lvl w:ilvl="0" w:tplc="0DC80376">
      <w:start w:val="1"/>
      <w:numFmt w:val="lowerLetter"/>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4815199"/>
    <w:multiLevelType w:val="hybridMultilevel"/>
    <w:tmpl w:val="B1E66FF2"/>
    <w:lvl w:ilvl="0" w:tplc="4588C54C">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3">
    <w:nsid w:val="4BBC2CA8"/>
    <w:multiLevelType w:val="multilevel"/>
    <w:tmpl w:val="492C78B4"/>
    <w:lvl w:ilvl="0">
      <w:start w:val="2"/>
      <w:numFmt w:val="decimal"/>
      <w:pStyle w:val="1"/>
      <w:lvlText w:val="第%1章 "/>
      <w:lvlJc w:val="left"/>
      <w:pPr>
        <w:ind w:left="420" w:hanging="420"/>
      </w:pPr>
      <w:rPr>
        <w:rFonts w:ascii="Times New Roman" w:eastAsia="黑体" w:hAnsi="Times New Roman" w:hint="default"/>
        <w:b w:val="0"/>
        <w:i w:val="0"/>
        <w:sz w:val="32"/>
      </w:rPr>
    </w:lvl>
    <w:lvl w:ilvl="1">
      <w:start w:val="9"/>
      <w:numFmt w:val="decimal"/>
      <w:lvlText w:val="%1.%2  "/>
      <w:lvlJc w:val="left"/>
      <w:pPr>
        <w:tabs>
          <w:tab w:val="num" w:pos="360"/>
        </w:tabs>
        <w:ind w:left="0" w:firstLine="0"/>
      </w:pPr>
      <w:rPr>
        <w:rFonts w:ascii="Times New Roman" w:hAnsi="Times New Roman" w:hint="default"/>
        <w:b/>
        <w:i w:val="0"/>
        <w:sz w:val="28"/>
      </w:rPr>
    </w:lvl>
    <w:lvl w:ilvl="2">
      <w:start w:val="1"/>
      <w:numFmt w:val="decimal"/>
      <w:lvlText w:val="%1.%2.%3  "/>
      <w:lvlJc w:val="left"/>
      <w:pPr>
        <w:tabs>
          <w:tab w:val="num" w:pos="720"/>
        </w:tabs>
        <w:ind w:left="0" w:firstLine="0"/>
      </w:pPr>
      <w:rPr>
        <w:rFonts w:ascii="Times New Roman" w:hAnsi="Times New Roman" w:hint="default"/>
        <w:b w:val="0"/>
        <w:i w:val="0"/>
        <w:sz w:val="24"/>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4">
    <w:nsid w:val="4D00370E"/>
    <w:multiLevelType w:val="hybridMultilevel"/>
    <w:tmpl w:val="6F022DE0"/>
    <w:lvl w:ilvl="0" w:tplc="5A968B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5">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5F8F3A1A"/>
    <w:multiLevelType w:val="hybridMultilevel"/>
    <w:tmpl w:val="9FE23E6C"/>
    <w:lvl w:ilvl="0" w:tplc="05609F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7">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629F32F3"/>
    <w:multiLevelType w:val="hybridMultilevel"/>
    <w:tmpl w:val="9342D6D8"/>
    <w:lvl w:ilvl="0" w:tplc="0409000F">
      <w:start w:val="1"/>
      <w:numFmt w:val="decimal"/>
      <w:lvlText w:val="%1."/>
      <w:lvlJc w:val="left"/>
      <w:pPr>
        <w:ind w:left="792" w:hanging="420"/>
      </w:pPr>
      <w:rPr>
        <w:rFont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19">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67B12B99"/>
    <w:multiLevelType w:val="hybridMultilevel"/>
    <w:tmpl w:val="9F700444"/>
    <w:lvl w:ilvl="0" w:tplc="AF3C0E44">
      <w:start w:val="1"/>
      <w:numFmt w:val="decimal"/>
      <w:lvlText w:val="%1."/>
      <w:lvlJc w:val="left"/>
      <w:pPr>
        <w:ind w:left="732" w:hanging="360"/>
      </w:pPr>
      <w:rPr>
        <w:rFonts w:hint="default"/>
      </w:rPr>
    </w:lvl>
    <w:lvl w:ilvl="1" w:tplc="04090019">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2">
    <w:nsid w:val="6AC37DC7"/>
    <w:multiLevelType w:val="hybridMultilevel"/>
    <w:tmpl w:val="15F243AA"/>
    <w:lvl w:ilvl="0" w:tplc="9BF2F8FA">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3">
    <w:nsid w:val="6D651A0D"/>
    <w:multiLevelType w:val="hybridMultilevel"/>
    <w:tmpl w:val="FB4C4FE2"/>
    <w:lvl w:ilvl="0" w:tplc="0D1E9E9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4">
    <w:nsid w:val="75034A56"/>
    <w:multiLevelType w:val="hybridMultilevel"/>
    <w:tmpl w:val="953478D8"/>
    <w:lvl w:ilvl="0" w:tplc="3664290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5">
    <w:nsid w:val="762110E7"/>
    <w:multiLevelType w:val="hybridMultilevel"/>
    <w:tmpl w:val="635C4476"/>
    <w:lvl w:ilvl="0" w:tplc="D59689C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
  </w:num>
  <w:num w:numId="2">
    <w:abstractNumId w:val="13"/>
  </w:num>
  <w:num w:numId="3">
    <w:abstractNumId w:val="17"/>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5"/>
  </w:num>
  <w:num w:numId="15">
    <w:abstractNumId w:val="20"/>
  </w:num>
  <w:num w:numId="16">
    <w:abstractNumId w:val="21"/>
  </w:num>
  <w:num w:numId="17">
    <w:abstractNumId w:val="22"/>
  </w:num>
  <w:num w:numId="18">
    <w:abstractNumId w:val="24"/>
  </w:num>
  <w:num w:numId="19">
    <w:abstractNumId w:val="25"/>
  </w:num>
  <w:num w:numId="20">
    <w:abstractNumId w:val="11"/>
  </w:num>
  <w:num w:numId="21">
    <w:abstractNumId w:val="12"/>
  </w:num>
  <w:num w:numId="22">
    <w:abstractNumId w:val="23"/>
  </w:num>
  <w:num w:numId="23">
    <w:abstractNumId w:val="18"/>
  </w:num>
  <w:num w:numId="24">
    <w:abstractNumId w:val="10"/>
  </w:num>
  <w:num w:numId="25">
    <w:abstractNumId w:val="14"/>
  </w:num>
  <w:num w:numId="26">
    <w:abstractNumId w:val="16"/>
  </w:num>
  <w:num w:numId="27">
    <w:abstractNumId w:val="13"/>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bordersDoNotSurroundHeader/>
  <w:bordersDoNotSurroundFooter/>
  <w:hideSpellingErrors/>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1"/>
  <w:activeWritingStyle w:appName="MSWord" w:lang="en-GB" w:vendorID="64" w:dllVersion="131077" w:nlCheck="1" w:checkStyle="1"/>
  <w:attachedTemplate r:id="rId1"/>
  <w:trackRevisions/>
  <w:defaultTabStop w:val="420"/>
  <w:evenAndOddHeaders/>
  <w:drawingGridHorizontalSpacing w:val="117"/>
  <w:drawingGridVerticalSpacing w:val="163"/>
  <w:displayHorizontalDrawingGridEvery w:val="0"/>
  <w:displayVerticalDrawingGridEvery w:val="2"/>
  <w:characterSpacingControl w:val="compressPunctuation"/>
  <w:hdrShapeDefaults>
    <o:shapedefaults v:ext="edit" spidmax="2049">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68E"/>
    <w:rsid w:val="0000001D"/>
    <w:rsid w:val="00001885"/>
    <w:rsid w:val="00001F8B"/>
    <w:rsid w:val="00002311"/>
    <w:rsid w:val="000044D6"/>
    <w:rsid w:val="00004633"/>
    <w:rsid w:val="00004871"/>
    <w:rsid w:val="00004FC4"/>
    <w:rsid w:val="00005A0B"/>
    <w:rsid w:val="00005A0E"/>
    <w:rsid w:val="000061C7"/>
    <w:rsid w:val="000063C3"/>
    <w:rsid w:val="0001088B"/>
    <w:rsid w:val="00010DE2"/>
    <w:rsid w:val="00011143"/>
    <w:rsid w:val="00011288"/>
    <w:rsid w:val="00011920"/>
    <w:rsid w:val="00012088"/>
    <w:rsid w:val="00012A2C"/>
    <w:rsid w:val="00013162"/>
    <w:rsid w:val="000133F5"/>
    <w:rsid w:val="00013BF6"/>
    <w:rsid w:val="00013D81"/>
    <w:rsid w:val="00014143"/>
    <w:rsid w:val="00014E9A"/>
    <w:rsid w:val="0001540C"/>
    <w:rsid w:val="000154A9"/>
    <w:rsid w:val="000158D7"/>
    <w:rsid w:val="00016D40"/>
    <w:rsid w:val="0001764D"/>
    <w:rsid w:val="0002006D"/>
    <w:rsid w:val="00023BA5"/>
    <w:rsid w:val="00024585"/>
    <w:rsid w:val="00024FFD"/>
    <w:rsid w:val="000257E9"/>
    <w:rsid w:val="00026B03"/>
    <w:rsid w:val="00026CC4"/>
    <w:rsid w:val="00027AEE"/>
    <w:rsid w:val="00030393"/>
    <w:rsid w:val="000305AE"/>
    <w:rsid w:val="000306A6"/>
    <w:rsid w:val="000308DA"/>
    <w:rsid w:val="00031848"/>
    <w:rsid w:val="00031EEC"/>
    <w:rsid w:val="00032401"/>
    <w:rsid w:val="00032E3A"/>
    <w:rsid w:val="00033DDE"/>
    <w:rsid w:val="0003445B"/>
    <w:rsid w:val="000353AB"/>
    <w:rsid w:val="00036CB6"/>
    <w:rsid w:val="00036D93"/>
    <w:rsid w:val="0003719A"/>
    <w:rsid w:val="000374EE"/>
    <w:rsid w:val="0004040E"/>
    <w:rsid w:val="00040741"/>
    <w:rsid w:val="00041544"/>
    <w:rsid w:val="00041639"/>
    <w:rsid w:val="0004254C"/>
    <w:rsid w:val="00042CE4"/>
    <w:rsid w:val="00042DCE"/>
    <w:rsid w:val="0004400D"/>
    <w:rsid w:val="000445A6"/>
    <w:rsid w:val="00046278"/>
    <w:rsid w:val="00046385"/>
    <w:rsid w:val="0004730B"/>
    <w:rsid w:val="00047828"/>
    <w:rsid w:val="00050C1B"/>
    <w:rsid w:val="000511A5"/>
    <w:rsid w:val="00051982"/>
    <w:rsid w:val="0005219D"/>
    <w:rsid w:val="00052DC0"/>
    <w:rsid w:val="00053489"/>
    <w:rsid w:val="0005385E"/>
    <w:rsid w:val="00053F86"/>
    <w:rsid w:val="00054923"/>
    <w:rsid w:val="00054A9D"/>
    <w:rsid w:val="0005512F"/>
    <w:rsid w:val="00056180"/>
    <w:rsid w:val="00060999"/>
    <w:rsid w:val="00060CFD"/>
    <w:rsid w:val="0006186B"/>
    <w:rsid w:val="00061EEC"/>
    <w:rsid w:val="00061F3F"/>
    <w:rsid w:val="000622AF"/>
    <w:rsid w:val="000625D7"/>
    <w:rsid w:val="00063C6B"/>
    <w:rsid w:val="00063EEB"/>
    <w:rsid w:val="0006447E"/>
    <w:rsid w:val="00066131"/>
    <w:rsid w:val="0006689C"/>
    <w:rsid w:val="000674A7"/>
    <w:rsid w:val="00067D09"/>
    <w:rsid w:val="0007085C"/>
    <w:rsid w:val="00071235"/>
    <w:rsid w:val="00071625"/>
    <w:rsid w:val="00071737"/>
    <w:rsid w:val="0007247D"/>
    <w:rsid w:val="00073152"/>
    <w:rsid w:val="000732D2"/>
    <w:rsid w:val="00073D90"/>
    <w:rsid w:val="00074A9F"/>
    <w:rsid w:val="00075F49"/>
    <w:rsid w:val="00076640"/>
    <w:rsid w:val="000774C1"/>
    <w:rsid w:val="0007796A"/>
    <w:rsid w:val="00080538"/>
    <w:rsid w:val="00082084"/>
    <w:rsid w:val="00083043"/>
    <w:rsid w:val="000845F0"/>
    <w:rsid w:val="000936B9"/>
    <w:rsid w:val="00094F03"/>
    <w:rsid w:val="00095518"/>
    <w:rsid w:val="00095D73"/>
    <w:rsid w:val="00097386"/>
    <w:rsid w:val="000975CB"/>
    <w:rsid w:val="00097896"/>
    <w:rsid w:val="000A12A4"/>
    <w:rsid w:val="000A29C6"/>
    <w:rsid w:val="000A512D"/>
    <w:rsid w:val="000A6014"/>
    <w:rsid w:val="000A6331"/>
    <w:rsid w:val="000A673C"/>
    <w:rsid w:val="000A776D"/>
    <w:rsid w:val="000A7AD2"/>
    <w:rsid w:val="000B0992"/>
    <w:rsid w:val="000B0F81"/>
    <w:rsid w:val="000B269E"/>
    <w:rsid w:val="000B38AD"/>
    <w:rsid w:val="000B4421"/>
    <w:rsid w:val="000B4AD0"/>
    <w:rsid w:val="000B6E06"/>
    <w:rsid w:val="000B7AF3"/>
    <w:rsid w:val="000C039A"/>
    <w:rsid w:val="000C0AF1"/>
    <w:rsid w:val="000C1498"/>
    <w:rsid w:val="000C2437"/>
    <w:rsid w:val="000C41E7"/>
    <w:rsid w:val="000C4B18"/>
    <w:rsid w:val="000C6906"/>
    <w:rsid w:val="000D0C9E"/>
    <w:rsid w:val="000D17B4"/>
    <w:rsid w:val="000D2866"/>
    <w:rsid w:val="000D3197"/>
    <w:rsid w:val="000D3DD7"/>
    <w:rsid w:val="000D4A4D"/>
    <w:rsid w:val="000D708E"/>
    <w:rsid w:val="000D786B"/>
    <w:rsid w:val="000E086F"/>
    <w:rsid w:val="000E1976"/>
    <w:rsid w:val="000E2460"/>
    <w:rsid w:val="000E2A6D"/>
    <w:rsid w:val="000E32AB"/>
    <w:rsid w:val="000E382D"/>
    <w:rsid w:val="000E3F93"/>
    <w:rsid w:val="000E3FE8"/>
    <w:rsid w:val="000E7445"/>
    <w:rsid w:val="000E781B"/>
    <w:rsid w:val="000F023D"/>
    <w:rsid w:val="000F308F"/>
    <w:rsid w:val="000F438A"/>
    <w:rsid w:val="000F5368"/>
    <w:rsid w:val="000F66B6"/>
    <w:rsid w:val="000F70E0"/>
    <w:rsid w:val="000F789E"/>
    <w:rsid w:val="000F7965"/>
    <w:rsid w:val="000F7B31"/>
    <w:rsid w:val="000F7B8A"/>
    <w:rsid w:val="00100490"/>
    <w:rsid w:val="00100F49"/>
    <w:rsid w:val="001012C6"/>
    <w:rsid w:val="0010164A"/>
    <w:rsid w:val="00101839"/>
    <w:rsid w:val="00102281"/>
    <w:rsid w:val="001027CD"/>
    <w:rsid w:val="00102A5D"/>
    <w:rsid w:val="001039F0"/>
    <w:rsid w:val="001042C0"/>
    <w:rsid w:val="00106016"/>
    <w:rsid w:val="00107ACA"/>
    <w:rsid w:val="001106EA"/>
    <w:rsid w:val="00110AC4"/>
    <w:rsid w:val="00110FC3"/>
    <w:rsid w:val="00111515"/>
    <w:rsid w:val="001119AE"/>
    <w:rsid w:val="00111E49"/>
    <w:rsid w:val="00112727"/>
    <w:rsid w:val="00113ED8"/>
    <w:rsid w:val="00114CC7"/>
    <w:rsid w:val="00114CD8"/>
    <w:rsid w:val="001154E4"/>
    <w:rsid w:val="0011554F"/>
    <w:rsid w:val="00115BE7"/>
    <w:rsid w:val="00116060"/>
    <w:rsid w:val="0011681B"/>
    <w:rsid w:val="00117A67"/>
    <w:rsid w:val="00117CA1"/>
    <w:rsid w:val="00122456"/>
    <w:rsid w:val="001229AE"/>
    <w:rsid w:val="001249D5"/>
    <w:rsid w:val="00125155"/>
    <w:rsid w:val="00125426"/>
    <w:rsid w:val="001256D1"/>
    <w:rsid w:val="001259CE"/>
    <w:rsid w:val="001260FD"/>
    <w:rsid w:val="001271B3"/>
    <w:rsid w:val="00127439"/>
    <w:rsid w:val="00127B0D"/>
    <w:rsid w:val="001308A3"/>
    <w:rsid w:val="001311B0"/>
    <w:rsid w:val="001315FC"/>
    <w:rsid w:val="00131750"/>
    <w:rsid w:val="0013199C"/>
    <w:rsid w:val="00134444"/>
    <w:rsid w:val="00134C92"/>
    <w:rsid w:val="0013590B"/>
    <w:rsid w:val="00135F25"/>
    <w:rsid w:val="00136022"/>
    <w:rsid w:val="0013640F"/>
    <w:rsid w:val="001366BC"/>
    <w:rsid w:val="00136F19"/>
    <w:rsid w:val="00137B25"/>
    <w:rsid w:val="0014033A"/>
    <w:rsid w:val="00140E0D"/>
    <w:rsid w:val="00141887"/>
    <w:rsid w:val="00141CF2"/>
    <w:rsid w:val="00142763"/>
    <w:rsid w:val="00142D21"/>
    <w:rsid w:val="00142F9F"/>
    <w:rsid w:val="001433F7"/>
    <w:rsid w:val="00144631"/>
    <w:rsid w:val="0014502F"/>
    <w:rsid w:val="00145737"/>
    <w:rsid w:val="00145967"/>
    <w:rsid w:val="00146001"/>
    <w:rsid w:val="00147003"/>
    <w:rsid w:val="001470C7"/>
    <w:rsid w:val="00151EE6"/>
    <w:rsid w:val="00152941"/>
    <w:rsid w:val="00153952"/>
    <w:rsid w:val="00154C45"/>
    <w:rsid w:val="00154E6E"/>
    <w:rsid w:val="00156302"/>
    <w:rsid w:val="00160B02"/>
    <w:rsid w:val="00161621"/>
    <w:rsid w:val="001616F0"/>
    <w:rsid w:val="0016178F"/>
    <w:rsid w:val="001618FF"/>
    <w:rsid w:val="00161A2E"/>
    <w:rsid w:val="00161FE5"/>
    <w:rsid w:val="0016237D"/>
    <w:rsid w:val="0016243E"/>
    <w:rsid w:val="001628D1"/>
    <w:rsid w:val="00162948"/>
    <w:rsid w:val="00164344"/>
    <w:rsid w:val="00164844"/>
    <w:rsid w:val="00164DA7"/>
    <w:rsid w:val="001658A9"/>
    <w:rsid w:val="0016591C"/>
    <w:rsid w:val="0016631B"/>
    <w:rsid w:val="001666F6"/>
    <w:rsid w:val="00166A73"/>
    <w:rsid w:val="00171768"/>
    <w:rsid w:val="00171CF0"/>
    <w:rsid w:val="00172431"/>
    <w:rsid w:val="001727E5"/>
    <w:rsid w:val="00173648"/>
    <w:rsid w:val="00173A8E"/>
    <w:rsid w:val="00174A53"/>
    <w:rsid w:val="00175F0E"/>
    <w:rsid w:val="00176180"/>
    <w:rsid w:val="00177AA0"/>
    <w:rsid w:val="00180321"/>
    <w:rsid w:val="0018082A"/>
    <w:rsid w:val="00181A2F"/>
    <w:rsid w:val="00181A8F"/>
    <w:rsid w:val="0018260C"/>
    <w:rsid w:val="0018378F"/>
    <w:rsid w:val="00184B11"/>
    <w:rsid w:val="00185FC9"/>
    <w:rsid w:val="0018613A"/>
    <w:rsid w:val="001862E1"/>
    <w:rsid w:val="0018683D"/>
    <w:rsid w:val="00186CB8"/>
    <w:rsid w:val="00187200"/>
    <w:rsid w:val="0018730B"/>
    <w:rsid w:val="00187F7E"/>
    <w:rsid w:val="00191226"/>
    <w:rsid w:val="00191B0A"/>
    <w:rsid w:val="00192590"/>
    <w:rsid w:val="00193488"/>
    <w:rsid w:val="00193A44"/>
    <w:rsid w:val="00193A8F"/>
    <w:rsid w:val="00193CAA"/>
    <w:rsid w:val="00193DD2"/>
    <w:rsid w:val="0019467C"/>
    <w:rsid w:val="001951E1"/>
    <w:rsid w:val="001969F5"/>
    <w:rsid w:val="0019792B"/>
    <w:rsid w:val="001A1AC0"/>
    <w:rsid w:val="001A2042"/>
    <w:rsid w:val="001A28BF"/>
    <w:rsid w:val="001A3173"/>
    <w:rsid w:val="001A408C"/>
    <w:rsid w:val="001A4AF4"/>
    <w:rsid w:val="001A4B1E"/>
    <w:rsid w:val="001A537C"/>
    <w:rsid w:val="001A5415"/>
    <w:rsid w:val="001A6C96"/>
    <w:rsid w:val="001A6DBC"/>
    <w:rsid w:val="001A776D"/>
    <w:rsid w:val="001A7F4B"/>
    <w:rsid w:val="001B26EF"/>
    <w:rsid w:val="001B3077"/>
    <w:rsid w:val="001B3283"/>
    <w:rsid w:val="001B3F67"/>
    <w:rsid w:val="001B4E1B"/>
    <w:rsid w:val="001B50B8"/>
    <w:rsid w:val="001B583A"/>
    <w:rsid w:val="001B5EB2"/>
    <w:rsid w:val="001B5EC6"/>
    <w:rsid w:val="001B66E2"/>
    <w:rsid w:val="001B6E2E"/>
    <w:rsid w:val="001B6FB9"/>
    <w:rsid w:val="001B7642"/>
    <w:rsid w:val="001C0226"/>
    <w:rsid w:val="001C0AE5"/>
    <w:rsid w:val="001C180C"/>
    <w:rsid w:val="001C2406"/>
    <w:rsid w:val="001C2894"/>
    <w:rsid w:val="001C2EF8"/>
    <w:rsid w:val="001C2F59"/>
    <w:rsid w:val="001C3B15"/>
    <w:rsid w:val="001C3D2D"/>
    <w:rsid w:val="001C4600"/>
    <w:rsid w:val="001C63F0"/>
    <w:rsid w:val="001C6579"/>
    <w:rsid w:val="001C7402"/>
    <w:rsid w:val="001C773E"/>
    <w:rsid w:val="001D0E24"/>
    <w:rsid w:val="001D1B02"/>
    <w:rsid w:val="001D1C1C"/>
    <w:rsid w:val="001D1DF7"/>
    <w:rsid w:val="001D2041"/>
    <w:rsid w:val="001D2455"/>
    <w:rsid w:val="001D24FD"/>
    <w:rsid w:val="001D2F6D"/>
    <w:rsid w:val="001D4CEA"/>
    <w:rsid w:val="001D5A89"/>
    <w:rsid w:val="001D69EE"/>
    <w:rsid w:val="001D7253"/>
    <w:rsid w:val="001D78A7"/>
    <w:rsid w:val="001D7FBC"/>
    <w:rsid w:val="001E1CA5"/>
    <w:rsid w:val="001E228B"/>
    <w:rsid w:val="001E25EF"/>
    <w:rsid w:val="001E29C2"/>
    <w:rsid w:val="001E2A43"/>
    <w:rsid w:val="001E321E"/>
    <w:rsid w:val="001E4B79"/>
    <w:rsid w:val="001E54C8"/>
    <w:rsid w:val="001F1553"/>
    <w:rsid w:val="001F1D34"/>
    <w:rsid w:val="001F2184"/>
    <w:rsid w:val="001F2389"/>
    <w:rsid w:val="001F30D7"/>
    <w:rsid w:val="001F3670"/>
    <w:rsid w:val="001F6179"/>
    <w:rsid w:val="001F6252"/>
    <w:rsid w:val="001F650B"/>
    <w:rsid w:val="001F6D98"/>
    <w:rsid w:val="001F6F45"/>
    <w:rsid w:val="00200647"/>
    <w:rsid w:val="0020167C"/>
    <w:rsid w:val="00202F99"/>
    <w:rsid w:val="00203AAA"/>
    <w:rsid w:val="00203B4E"/>
    <w:rsid w:val="00205B96"/>
    <w:rsid w:val="002064B0"/>
    <w:rsid w:val="002077BF"/>
    <w:rsid w:val="002104D3"/>
    <w:rsid w:val="00211367"/>
    <w:rsid w:val="00211679"/>
    <w:rsid w:val="00211C0D"/>
    <w:rsid w:val="002123A1"/>
    <w:rsid w:val="00212846"/>
    <w:rsid w:val="002128F6"/>
    <w:rsid w:val="00213676"/>
    <w:rsid w:val="00213CD1"/>
    <w:rsid w:val="002144B9"/>
    <w:rsid w:val="002166CA"/>
    <w:rsid w:val="00216FAC"/>
    <w:rsid w:val="002178E9"/>
    <w:rsid w:val="00220B06"/>
    <w:rsid w:val="00221308"/>
    <w:rsid w:val="0022164B"/>
    <w:rsid w:val="00221A6E"/>
    <w:rsid w:val="00221E9A"/>
    <w:rsid w:val="00223F2E"/>
    <w:rsid w:val="00224E83"/>
    <w:rsid w:val="0022559A"/>
    <w:rsid w:val="00226CE5"/>
    <w:rsid w:val="00227123"/>
    <w:rsid w:val="00227D84"/>
    <w:rsid w:val="00230A54"/>
    <w:rsid w:val="00231E95"/>
    <w:rsid w:val="00232BFD"/>
    <w:rsid w:val="00232C18"/>
    <w:rsid w:val="00234A8E"/>
    <w:rsid w:val="00234C0D"/>
    <w:rsid w:val="00235A12"/>
    <w:rsid w:val="002364BE"/>
    <w:rsid w:val="00236E98"/>
    <w:rsid w:val="002373F0"/>
    <w:rsid w:val="00237ABC"/>
    <w:rsid w:val="002401E3"/>
    <w:rsid w:val="00240D3B"/>
    <w:rsid w:val="00240D80"/>
    <w:rsid w:val="00240EE5"/>
    <w:rsid w:val="002431ED"/>
    <w:rsid w:val="00243CE1"/>
    <w:rsid w:val="00245B53"/>
    <w:rsid w:val="00245BB1"/>
    <w:rsid w:val="00245D25"/>
    <w:rsid w:val="0024677E"/>
    <w:rsid w:val="002467AF"/>
    <w:rsid w:val="00246CEB"/>
    <w:rsid w:val="00247BB0"/>
    <w:rsid w:val="0025048C"/>
    <w:rsid w:val="002517D3"/>
    <w:rsid w:val="00252418"/>
    <w:rsid w:val="00252DA0"/>
    <w:rsid w:val="002540DF"/>
    <w:rsid w:val="00254170"/>
    <w:rsid w:val="00261327"/>
    <w:rsid w:val="00261667"/>
    <w:rsid w:val="00262F3F"/>
    <w:rsid w:val="002651A0"/>
    <w:rsid w:val="00265310"/>
    <w:rsid w:val="0026749F"/>
    <w:rsid w:val="00267754"/>
    <w:rsid w:val="002705C9"/>
    <w:rsid w:val="00270CC5"/>
    <w:rsid w:val="002711FD"/>
    <w:rsid w:val="00271AA7"/>
    <w:rsid w:val="0027234D"/>
    <w:rsid w:val="00273BB8"/>
    <w:rsid w:val="00273FFA"/>
    <w:rsid w:val="00274669"/>
    <w:rsid w:val="00274B2E"/>
    <w:rsid w:val="0027502D"/>
    <w:rsid w:val="00276AEA"/>
    <w:rsid w:val="00277369"/>
    <w:rsid w:val="002776C0"/>
    <w:rsid w:val="00277CE9"/>
    <w:rsid w:val="0028095F"/>
    <w:rsid w:val="00281584"/>
    <w:rsid w:val="002836D0"/>
    <w:rsid w:val="00284106"/>
    <w:rsid w:val="0028455D"/>
    <w:rsid w:val="00284E6D"/>
    <w:rsid w:val="0028505A"/>
    <w:rsid w:val="00285819"/>
    <w:rsid w:val="00286557"/>
    <w:rsid w:val="00287B60"/>
    <w:rsid w:val="00287C24"/>
    <w:rsid w:val="00287CB2"/>
    <w:rsid w:val="002902C8"/>
    <w:rsid w:val="0029030D"/>
    <w:rsid w:val="002906A3"/>
    <w:rsid w:val="00290960"/>
    <w:rsid w:val="002919CF"/>
    <w:rsid w:val="00291CF1"/>
    <w:rsid w:val="00291D1F"/>
    <w:rsid w:val="0029262D"/>
    <w:rsid w:val="002944A0"/>
    <w:rsid w:val="002951AF"/>
    <w:rsid w:val="00295CA7"/>
    <w:rsid w:val="00296F61"/>
    <w:rsid w:val="002973B6"/>
    <w:rsid w:val="0029760E"/>
    <w:rsid w:val="00297BDD"/>
    <w:rsid w:val="002A040F"/>
    <w:rsid w:val="002A058F"/>
    <w:rsid w:val="002A0EA5"/>
    <w:rsid w:val="002A14C4"/>
    <w:rsid w:val="002A1D17"/>
    <w:rsid w:val="002A1E34"/>
    <w:rsid w:val="002A278C"/>
    <w:rsid w:val="002A305E"/>
    <w:rsid w:val="002A33CB"/>
    <w:rsid w:val="002A37A3"/>
    <w:rsid w:val="002A3CE1"/>
    <w:rsid w:val="002A3CE8"/>
    <w:rsid w:val="002A47F4"/>
    <w:rsid w:val="002A4F0B"/>
    <w:rsid w:val="002A62A7"/>
    <w:rsid w:val="002A6979"/>
    <w:rsid w:val="002A72B5"/>
    <w:rsid w:val="002B0309"/>
    <w:rsid w:val="002B05C9"/>
    <w:rsid w:val="002B0C08"/>
    <w:rsid w:val="002B2083"/>
    <w:rsid w:val="002B2317"/>
    <w:rsid w:val="002B2AD0"/>
    <w:rsid w:val="002B2B35"/>
    <w:rsid w:val="002B2CA1"/>
    <w:rsid w:val="002B2DD0"/>
    <w:rsid w:val="002B40D4"/>
    <w:rsid w:val="002B4E14"/>
    <w:rsid w:val="002B53B0"/>
    <w:rsid w:val="002B5AD7"/>
    <w:rsid w:val="002B5B19"/>
    <w:rsid w:val="002B5E6C"/>
    <w:rsid w:val="002B5F05"/>
    <w:rsid w:val="002B6A76"/>
    <w:rsid w:val="002B6C3D"/>
    <w:rsid w:val="002C1AC9"/>
    <w:rsid w:val="002C2B7C"/>
    <w:rsid w:val="002C2C40"/>
    <w:rsid w:val="002C2C5D"/>
    <w:rsid w:val="002C3D1C"/>
    <w:rsid w:val="002C52D6"/>
    <w:rsid w:val="002C6409"/>
    <w:rsid w:val="002C6B13"/>
    <w:rsid w:val="002D0ED2"/>
    <w:rsid w:val="002D245F"/>
    <w:rsid w:val="002D2D22"/>
    <w:rsid w:val="002D37BC"/>
    <w:rsid w:val="002D38B6"/>
    <w:rsid w:val="002D39DD"/>
    <w:rsid w:val="002D4E3A"/>
    <w:rsid w:val="002D5003"/>
    <w:rsid w:val="002D6968"/>
    <w:rsid w:val="002D6FB1"/>
    <w:rsid w:val="002D764F"/>
    <w:rsid w:val="002D7A67"/>
    <w:rsid w:val="002D7B40"/>
    <w:rsid w:val="002D7D82"/>
    <w:rsid w:val="002E01B2"/>
    <w:rsid w:val="002E1CDB"/>
    <w:rsid w:val="002E2507"/>
    <w:rsid w:val="002E383D"/>
    <w:rsid w:val="002E587F"/>
    <w:rsid w:val="002E71C5"/>
    <w:rsid w:val="002E7CA7"/>
    <w:rsid w:val="002F08C0"/>
    <w:rsid w:val="002F4852"/>
    <w:rsid w:val="002F5040"/>
    <w:rsid w:val="002F59DB"/>
    <w:rsid w:val="002F5CBD"/>
    <w:rsid w:val="002F7101"/>
    <w:rsid w:val="002F7334"/>
    <w:rsid w:val="00301481"/>
    <w:rsid w:val="003022CC"/>
    <w:rsid w:val="003024D2"/>
    <w:rsid w:val="003031D0"/>
    <w:rsid w:val="00304853"/>
    <w:rsid w:val="00304C53"/>
    <w:rsid w:val="00305953"/>
    <w:rsid w:val="00305992"/>
    <w:rsid w:val="00305B9E"/>
    <w:rsid w:val="00306C39"/>
    <w:rsid w:val="00307516"/>
    <w:rsid w:val="0031062A"/>
    <w:rsid w:val="00310872"/>
    <w:rsid w:val="003120CC"/>
    <w:rsid w:val="00312E1D"/>
    <w:rsid w:val="00313223"/>
    <w:rsid w:val="00313D40"/>
    <w:rsid w:val="003149DC"/>
    <w:rsid w:val="00314D4C"/>
    <w:rsid w:val="00315135"/>
    <w:rsid w:val="00315D5D"/>
    <w:rsid w:val="003218F1"/>
    <w:rsid w:val="003222C7"/>
    <w:rsid w:val="003248DC"/>
    <w:rsid w:val="003248E0"/>
    <w:rsid w:val="003249EE"/>
    <w:rsid w:val="00325C4E"/>
    <w:rsid w:val="003269BA"/>
    <w:rsid w:val="00327708"/>
    <w:rsid w:val="003301E0"/>
    <w:rsid w:val="003303BB"/>
    <w:rsid w:val="00330710"/>
    <w:rsid w:val="00330BF8"/>
    <w:rsid w:val="00330DDE"/>
    <w:rsid w:val="00332894"/>
    <w:rsid w:val="00332985"/>
    <w:rsid w:val="00333AD5"/>
    <w:rsid w:val="0033454B"/>
    <w:rsid w:val="00336229"/>
    <w:rsid w:val="00336A96"/>
    <w:rsid w:val="00336C21"/>
    <w:rsid w:val="00337E2A"/>
    <w:rsid w:val="00340696"/>
    <w:rsid w:val="00341EAD"/>
    <w:rsid w:val="00342C0B"/>
    <w:rsid w:val="0034331D"/>
    <w:rsid w:val="00344425"/>
    <w:rsid w:val="00344B3B"/>
    <w:rsid w:val="0034501C"/>
    <w:rsid w:val="003455FE"/>
    <w:rsid w:val="00346F92"/>
    <w:rsid w:val="003474AF"/>
    <w:rsid w:val="003476D8"/>
    <w:rsid w:val="00350DA2"/>
    <w:rsid w:val="00350EA7"/>
    <w:rsid w:val="00350EAA"/>
    <w:rsid w:val="003513D7"/>
    <w:rsid w:val="003527EE"/>
    <w:rsid w:val="00352AAB"/>
    <w:rsid w:val="00352BAC"/>
    <w:rsid w:val="00352DB6"/>
    <w:rsid w:val="0035363D"/>
    <w:rsid w:val="00353B3F"/>
    <w:rsid w:val="00354417"/>
    <w:rsid w:val="00355A46"/>
    <w:rsid w:val="00355FD7"/>
    <w:rsid w:val="003567D3"/>
    <w:rsid w:val="00356C2D"/>
    <w:rsid w:val="003600DD"/>
    <w:rsid w:val="003609C4"/>
    <w:rsid w:val="00360D34"/>
    <w:rsid w:val="003610BD"/>
    <w:rsid w:val="00361618"/>
    <w:rsid w:val="00362135"/>
    <w:rsid w:val="00362148"/>
    <w:rsid w:val="00362F82"/>
    <w:rsid w:val="0036313C"/>
    <w:rsid w:val="003633C3"/>
    <w:rsid w:val="0036363D"/>
    <w:rsid w:val="00363E60"/>
    <w:rsid w:val="003643BB"/>
    <w:rsid w:val="003643D9"/>
    <w:rsid w:val="003722AD"/>
    <w:rsid w:val="00372549"/>
    <w:rsid w:val="00373077"/>
    <w:rsid w:val="0037359E"/>
    <w:rsid w:val="003737C0"/>
    <w:rsid w:val="00374449"/>
    <w:rsid w:val="00375247"/>
    <w:rsid w:val="00375604"/>
    <w:rsid w:val="003757A3"/>
    <w:rsid w:val="00375A62"/>
    <w:rsid w:val="0037663B"/>
    <w:rsid w:val="00380523"/>
    <w:rsid w:val="00380661"/>
    <w:rsid w:val="00381004"/>
    <w:rsid w:val="00381F60"/>
    <w:rsid w:val="0038366E"/>
    <w:rsid w:val="003836A4"/>
    <w:rsid w:val="00383888"/>
    <w:rsid w:val="00384D6F"/>
    <w:rsid w:val="003851CE"/>
    <w:rsid w:val="00387FC3"/>
    <w:rsid w:val="00390CB7"/>
    <w:rsid w:val="00390CE9"/>
    <w:rsid w:val="00391F08"/>
    <w:rsid w:val="00392C6F"/>
    <w:rsid w:val="003932D2"/>
    <w:rsid w:val="0039541B"/>
    <w:rsid w:val="00396693"/>
    <w:rsid w:val="00396CA3"/>
    <w:rsid w:val="00397F7B"/>
    <w:rsid w:val="003A062B"/>
    <w:rsid w:val="003A0E6B"/>
    <w:rsid w:val="003A2542"/>
    <w:rsid w:val="003A307E"/>
    <w:rsid w:val="003A4C19"/>
    <w:rsid w:val="003A71AC"/>
    <w:rsid w:val="003A73A9"/>
    <w:rsid w:val="003A783C"/>
    <w:rsid w:val="003A7A3F"/>
    <w:rsid w:val="003B0242"/>
    <w:rsid w:val="003B0637"/>
    <w:rsid w:val="003B201B"/>
    <w:rsid w:val="003B263F"/>
    <w:rsid w:val="003B2795"/>
    <w:rsid w:val="003B30CE"/>
    <w:rsid w:val="003B33F3"/>
    <w:rsid w:val="003B3AC7"/>
    <w:rsid w:val="003B4D96"/>
    <w:rsid w:val="003B5025"/>
    <w:rsid w:val="003B509B"/>
    <w:rsid w:val="003B629F"/>
    <w:rsid w:val="003B76D2"/>
    <w:rsid w:val="003B7844"/>
    <w:rsid w:val="003C08EE"/>
    <w:rsid w:val="003C11DD"/>
    <w:rsid w:val="003C2743"/>
    <w:rsid w:val="003C2AFC"/>
    <w:rsid w:val="003C303E"/>
    <w:rsid w:val="003C31C0"/>
    <w:rsid w:val="003C35ED"/>
    <w:rsid w:val="003C3C98"/>
    <w:rsid w:val="003C4FD3"/>
    <w:rsid w:val="003C5A60"/>
    <w:rsid w:val="003C6E6D"/>
    <w:rsid w:val="003C6E7B"/>
    <w:rsid w:val="003C6EEF"/>
    <w:rsid w:val="003C7060"/>
    <w:rsid w:val="003D0104"/>
    <w:rsid w:val="003D05C8"/>
    <w:rsid w:val="003D0B95"/>
    <w:rsid w:val="003D0FDF"/>
    <w:rsid w:val="003D1973"/>
    <w:rsid w:val="003D2620"/>
    <w:rsid w:val="003D3483"/>
    <w:rsid w:val="003D3927"/>
    <w:rsid w:val="003D3CB7"/>
    <w:rsid w:val="003D4E22"/>
    <w:rsid w:val="003D56F5"/>
    <w:rsid w:val="003D5BB9"/>
    <w:rsid w:val="003D5F08"/>
    <w:rsid w:val="003D67C2"/>
    <w:rsid w:val="003D7B39"/>
    <w:rsid w:val="003E0700"/>
    <w:rsid w:val="003E1749"/>
    <w:rsid w:val="003E2EBD"/>
    <w:rsid w:val="003E2FF9"/>
    <w:rsid w:val="003E51F6"/>
    <w:rsid w:val="003E6506"/>
    <w:rsid w:val="003F2ECC"/>
    <w:rsid w:val="003F2FF9"/>
    <w:rsid w:val="003F30C8"/>
    <w:rsid w:val="003F31F8"/>
    <w:rsid w:val="003F3B85"/>
    <w:rsid w:val="003F4392"/>
    <w:rsid w:val="003F52AD"/>
    <w:rsid w:val="003F5DEE"/>
    <w:rsid w:val="003F732B"/>
    <w:rsid w:val="003F74DB"/>
    <w:rsid w:val="00400206"/>
    <w:rsid w:val="00400FCA"/>
    <w:rsid w:val="004029B2"/>
    <w:rsid w:val="00403611"/>
    <w:rsid w:val="00404A89"/>
    <w:rsid w:val="004051B4"/>
    <w:rsid w:val="004060AB"/>
    <w:rsid w:val="0040675C"/>
    <w:rsid w:val="00406B21"/>
    <w:rsid w:val="00406E21"/>
    <w:rsid w:val="00411480"/>
    <w:rsid w:val="00411E99"/>
    <w:rsid w:val="004123D0"/>
    <w:rsid w:val="00412FB4"/>
    <w:rsid w:val="00414688"/>
    <w:rsid w:val="00414A37"/>
    <w:rsid w:val="00415A3F"/>
    <w:rsid w:val="00415E04"/>
    <w:rsid w:val="00415EF5"/>
    <w:rsid w:val="00417E03"/>
    <w:rsid w:val="00420713"/>
    <w:rsid w:val="0042132B"/>
    <w:rsid w:val="00421D82"/>
    <w:rsid w:val="00423A56"/>
    <w:rsid w:val="00423AC3"/>
    <w:rsid w:val="0042474B"/>
    <w:rsid w:val="004254E7"/>
    <w:rsid w:val="00426DEF"/>
    <w:rsid w:val="004273BA"/>
    <w:rsid w:val="00427907"/>
    <w:rsid w:val="00427B3E"/>
    <w:rsid w:val="00430FEA"/>
    <w:rsid w:val="00431545"/>
    <w:rsid w:val="004317C9"/>
    <w:rsid w:val="00431863"/>
    <w:rsid w:val="004329F0"/>
    <w:rsid w:val="00432E69"/>
    <w:rsid w:val="00433C0F"/>
    <w:rsid w:val="00435AA3"/>
    <w:rsid w:val="00435D70"/>
    <w:rsid w:val="00437040"/>
    <w:rsid w:val="0043772B"/>
    <w:rsid w:val="004403AB"/>
    <w:rsid w:val="00442815"/>
    <w:rsid w:val="004428F4"/>
    <w:rsid w:val="004438B7"/>
    <w:rsid w:val="0044401C"/>
    <w:rsid w:val="0044485D"/>
    <w:rsid w:val="00444D19"/>
    <w:rsid w:val="00445C09"/>
    <w:rsid w:val="00447316"/>
    <w:rsid w:val="0045112F"/>
    <w:rsid w:val="00451E18"/>
    <w:rsid w:val="00451F38"/>
    <w:rsid w:val="0045367E"/>
    <w:rsid w:val="00453F20"/>
    <w:rsid w:val="00454318"/>
    <w:rsid w:val="004546CA"/>
    <w:rsid w:val="0045470A"/>
    <w:rsid w:val="00454C28"/>
    <w:rsid w:val="0045591C"/>
    <w:rsid w:val="004559D2"/>
    <w:rsid w:val="0045678A"/>
    <w:rsid w:val="00457E4F"/>
    <w:rsid w:val="00461C30"/>
    <w:rsid w:val="00462D1B"/>
    <w:rsid w:val="00462FF4"/>
    <w:rsid w:val="004633A0"/>
    <w:rsid w:val="00463611"/>
    <w:rsid w:val="00464B00"/>
    <w:rsid w:val="00464F4F"/>
    <w:rsid w:val="00465092"/>
    <w:rsid w:val="004663B4"/>
    <w:rsid w:val="00466807"/>
    <w:rsid w:val="00466FDE"/>
    <w:rsid w:val="004673D5"/>
    <w:rsid w:val="004678AB"/>
    <w:rsid w:val="00467A92"/>
    <w:rsid w:val="004708EC"/>
    <w:rsid w:val="00470993"/>
    <w:rsid w:val="00472028"/>
    <w:rsid w:val="004745B4"/>
    <w:rsid w:val="00476A23"/>
    <w:rsid w:val="0048309B"/>
    <w:rsid w:val="00484E42"/>
    <w:rsid w:val="00485009"/>
    <w:rsid w:val="004864BC"/>
    <w:rsid w:val="00486AB1"/>
    <w:rsid w:val="0048706A"/>
    <w:rsid w:val="0049003A"/>
    <w:rsid w:val="00490599"/>
    <w:rsid w:val="00490C4A"/>
    <w:rsid w:val="00490F9A"/>
    <w:rsid w:val="0049104D"/>
    <w:rsid w:val="00491417"/>
    <w:rsid w:val="00492CAB"/>
    <w:rsid w:val="00494F2B"/>
    <w:rsid w:val="004955BA"/>
    <w:rsid w:val="00495F8D"/>
    <w:rsid w:val="0049627A"/>
    <w:rsid w:val="004A0CEE"/>
    <w:rsid w:val="004A0D20"/>
    <w:rsid w:val="004A1B5E"/>
    <w:rsid w:val="004A1E31"/>
    <w:rsid w:val="004A2002"/>
    <w:rsid w:val="004A26A4"/>
    <w:rsid w:val="004A3160"/>
    <w:rsid w:val="004A3899"/>
    <w:rsid w:val="004A4090"/>
    <w:rsid w:val="004A5390"/>
    <w:rsid w:val="004A5D41"/>
    <w:rsid w:val="004A7B76"/>
    <w:rsid w:val="004B0784"/>
    <w:rsid w:val="004B0D64"/>
    <w:rsid w:val="004B1BA6"/>
    <w:rsid w:val="004B209A"/>
    <w:rsid w:val="004B214C"/>
    <w:rsid w:val="004B30C1"/>
    <w:rsid w:val="004B39B7"/>
    <w:rsid w:val="004B4D54"/>
    <w:rsid w:val="004B651A"/>
    <w:rsid w:val="004B6B46"/>
    <w:rsid w:val="004B7CF1"/>
    <w:rsid w:val="004C04F7"/>
    <w:rsid w:val="004C241A"/>
    <w:rsid w:val="004C26EE"/>
    <w:rsid w:val="004C2D49"/>
    <w:rsid w:val="004C396E"/>
    <w:rsid w:val="004C5FEF"/>
    <w:rsid w:val="004C60D4"/>
    <w:rsid w:val="004C64A7"/>
    <w:rsid w:val="004C6AB2"/>
    <w:rsid w:val="004C708A"/>
    <w:rsid w:val="004D008E"/>
    <w:rsid w:val="004D1CC1"/>
    <w:rsid w:val="004D28DA"/>
    <w:rsid w:val="004D2B41"/>
    <w:rsid w:val="004D2E43"/>
    <w:rsid w:val="004D3828"/>
    <w:rsid w:val="004D4D69"/>
    <w:rsid w:val="004D510B"/>
    <w:rsid w:val="004D53AF"/>
    <w:rsid w:val="004D5433"/>
    <w:rsid w:val="004D6273"/>
    <w:rsid w:val="004D63EE"/>
    <w:rsid w:val="004D6E40"/>
    <w:rsid w:val="004D7997"/>
    <w:rsid w:val="004D7EE9"/>
    <w:rsid w:val="004E0528"/>
    <w:rsid w:val="004E1267"/>
    <w:rsid w:val="004E1340"/>
    <w:rsid w:val="004E273B"/>
    <w:rsid w:val="004E5E16"/>
    <w:rsid w:val="004E632F"/>
    <w:rsid w:val="004E6DF8"/>
    <w:rsid w:val="004E7150"/>
    <w:rsid w:val="004E7DDB"/>
    <w:rsid w:val="004F06EE"/>
    <w:rsid w:val="004F1661"/>
    <w:rsid w:val="004F20C7"/>
    <w:rsid w:val="004F213A"/>
    <w:rsid w:val="004F3BFE"/>
    <w:rsid w:val="004F48F3"/>
    <w:rsid w:val="004F51FA"/>
    <w:rsid w:val="004F576A"/>
    <w:rsid w:val="004F7291"/>
    <w:rsid w:val="005000A5"/>
    <w:rsid w:val="00500302"/>
    <w:rsid w:val="0050400E"/>
    <w:rsid w:val="00504087"/>
    <w:rsid w:val="00504397"/>
    <w:rsid w:val="00505096"/>
    <w:rsid w:val="00505706"/>
    <w:rsid w:val="00505A5F"/>
    <w:rsid w:val="00505AAB"/>
    <w:rsid w:val="00505AF2"/>
    <w:rsid w:val="00505DC8"/>
    <w:rsid w:val="00505FC0"/>
    <w:rsid w:val="00506198"/>
    <w:rsid w:val="00507321"/>
    <w:rsid w:val="005078CF"/>
    <w:rsid w:val="00507C3D"/>
    <w:rsid w:val="00507F00"/>
    <w:rsid w:val="005107E9"/>
    <w:rsid w:val="00510A35"/>
    <w:rsid w:val="005110CC"/>
    <w:rsid w:val="0051119C"/>
    <w:rsid w:val="00512B4A"/>
    <w:rsid w:val="00513428"/>
    <w:rsid w:val="00513DFE"/>
    <w:rsid w:val="005144BE"/>
    <w:rsid w:val="00514A0A"/>
    <w:rsid w:val="005155CF"/>
    <w:rsid w:val="005159A4"/>
    <w:rsid w:val="00516000"/>
    <w:rsid w:val="005161ED"/>
    <w:rsid w:val="00516432"/>
    <w:rsid w:val="0051655D"/>
    <w:rsid w:val="005167F7"/>
    <w:rsid w:val="005170E4"/>
    <w:rsid w:val="00520054"/>
    <w:rsid w:val="0052009C"/>
    <w:rsid w:val="005202A1"/>
    <w:rsid w:val="0052084E"/>
    <w:rsid w:val="00521D8F"/>
    <w:rsid w:val="00522246"/>
    <w:rsid w:val="0052371C"/>
    <w:rsid w:val="00523E28"/>
    <w:rsid w:val="005242D6"/>
    <w:rsid w:val="005246A0"/>
    <w:rsid w:val="00524B42"/>
    <w:rsid w:val="00525A33"/>
    <w:rsid w:val="00526F98"/>
    <w:rsid w:val="005275C6"/>
    <w:rsid w:val="005278F4"/>
    <w:rsid w:val="00530E60"/>
    <w:rsid w:val="0053170A"/>
    <w:rsid w:val="00531CE4"/>
    <w:rsid w:val="00533454"/>
    <w:rsid w:val="005338EC"/>
    <w:rsid w:val="00533C6B"/>
    <w:rsid w:val="00534227"/>
    <w:rsid w:val="00534788"/>
    <w:rsid w:val="005347C8"/>
    <w:rsid w:val="00535D9A"/>
    <w:rsid w:val="00535E7E"/>
    <w:rsid w:val="005361BA"/>
    <w:rsid w:val="0053689B"/>
    <w:rsid w:val="00537286"/>
    <w:rsid w:val="00537891"/>
    <w:rsid w:val="0053795F"/>
    <w:rsid w:val="00537F16"/>
    <w:rsid w:val="0054055C"/>
    <w:rsid w:val="0054134E"/>
    <w:rsid w:val="0054145E"/>
    <w:rsid w:val="00542233"/>
    <w:rsid w:val="0054282D"/>
    <w:rsid w:val="00543342"/>
    <w:rsid w:val="00543EFD"/>
    <w:rsid w:val="0054444C"/>
    <w:rsid w:val="00544DE2"/>
    <w:rsid w:val="00544E09"/>
    <w:rsid w:val="00544F7D"/>
    <w:rsid w:val="00546D96"/>
    <w:rsid w:val="00550234"/>
    <w:rsid w:val="00550F2F"/>
    <w:rsid w:val="00551140"/>
    <w:rsid w:val="00551F6F"/>
    <w:rsid w:val="005521A3"/>
    <w:rsid w:val="005527E3"/>
    <w:rsid w:val="00553419"/>
    <w:rsid w:val="005535C3"/>
    <w:rsid w:val="00553DA8"/>
    <w:rsid w:val="005548B7"/>
    <w:rsid w:val="00554A1D"/>
    <w:rsid w:val="00554C33"/>
    <w:rsid w:val="00554E98"/>
    <w:rsid w:val="005552D6"/>
    <w:rsid w:val="0055544B"/>
    <w:rsid w:val="00556980"/>
    <w:rsid w:val="00556A93"/>
    <w:rsid w:val="00556E54"/>
    <w:rsid w:val="00556EF3"/>
    <w:rsid w:val="00560204"/>
    <w:rsid w:val="005603B0"/>
    <w:rsid w:val="005607B4"/>
    <w:rsid w:val="00561090"/>
    <w:rsid w:val="00561861"/>
    <w:rsid w:val="0056219C"/>
    <w:rsid w:val="00562301"/>
    <w:rsid w:val="00563709"/>
    <w:rsid w:val="005644A0"/>
    <w:rsid w:val="00564911"/>
    <w:rsid w:val="00565203"/>
    <w:rsid w:val="0056579C"/>
    <w:rsid w:val="0056651E"/>
    <w:rsid w:val="0056705D"/>
    <w:rsid w:val="005701E3"/>
    <w:rsid w:val="00570AE1"/>
    <w:rsid w:val="0057196F"/>
    <w:rsid w:val="0057273B"/>
    <w:rsid w:val="0057296F"/>
    <w:rsid w:val="005731FF"/>
    <w:rsid w:val="00573BCF"/>
    <w:rsid w:val="00573F7B"/>
    <w:rsid w:val="00574066"/>
    <w:rsid w:val="00574321"/>
    <w:rsid w:val="005753BE"/>
    <w:rsid w:val="00576EF7"/>
    <w:rsid w:val="0058029A"/>
    <w:rsid w:val="005805CF"/>
    <w:rsid w:val="00580A12"/>
    <w:rsid w:val="00580C26"/>
    <w:rsid w:val="00580D0E"/>
    <w:rsid w:val="00581EDE"/>
    <w:rsid w:val="00581F99"/>
    <w:rsid w:val="005824FE"/>
    <w:rsid w:val="00582614"/>
    <w:rsid w:val="00582FF7"/>
    <w:rsid w:val="005860DB"/>
    <w:rsid w:val="00586182"/>
    <w:rsid w:val="00586EE6"/>
    <w:rsid w:val="00590195"/>
    <w:rsid w:val="0059048C"/>
    <w:rsid w:val="00590967"/>
    <w:rsid w:val="00590DD7"/>
    <w:rsid w:val="00591180"/>
    <w:rsid w:val="005928DA"/>
    <w:rsid w:val="005947FC"/>
    <w:rsid w:val="0059543A"/>
    <w:rsid w:val="0059571A"/>
    <w:rsid w:val="0059623D"/>
    <w:rsid w:val="00597B37"/>
    <w:rsid w:val="00597C5D"/>
    <w:rsid w:val="00597D0E"/>
    <w:rsid w:val="005A1018"/>
    <w:rsid w:val="005A12A7"/>
    <w:rsid w:val="005A277E"/>
    <w:rsid w:val="005A2783"/>
    <w:rsid w:val="005A414E"/>
    <w:rsid w:val="005A45D2"/>
    <w:rsid w:val="005A46A9"/>
    <w:rsid w:val="005A5200"/>
    <w:rsid w:val="005A5D33"/>
    <w:rsid w:val="005A6F1D"/>
    <w:rsid w:val="005A715F"/>
    <w:rsid w:val="005B0037"/>
    <w:rsid w:val="005B0BA9"/>
    <w:rsid w:val="005B121C"/>
    <w:rsid w:val="005B2A4E"/>
    <w:rsid w:val="005B3673"/>
    <w:rsid w:val="005B4270"/>
    <w:rsid w:val="005B4457"/>
    <w:rsid w:val="005B6EBD"/>
    <w:rsid w:val="005B7ED2"/>
    <w:rsid w:val="005C0C73"/>
    <w:rsid w:val="005C1311"/>
    <w:rsid w:val="005C43A3"/>
    <w:rsid w:val="005C48E7"/>
    <w:rsid w:val="005C4B60"/>
    <w:rsid w:val="005C6FED"/>
    <w:rsid w:val="005D026B"/>
    <w:rsid w:val="005D0CD0"/>
    <w:rsid w:val="005D0E68"/>
    <w:rsid w:val="005D0EF4"/>
    <w:rsid w:val="005D2F41"/>
    <w:rsid w:val="005D4A74"/>
    <w:rsid w:val="005D67C4"/>
    <w:rsid w:val="005D79AE"/>
    <w:rsid w:val="005E06C5"/>
    <w:rsid w:val="005E2077"/>
    <w:rsid w:val="005E36F2"/>
    <w:rsid w:val="005E4FAB"/>
    <w:rsid w:val="005E60C9"/>
    <w:rsid w:val="005E73F5"/>
    <w:rsid w:val="005F034C"/>
    <w:rsid w:val="005F31E7"/>
    <w:rsid w:val="005F373D"/>
    <w:rsid w:val="005F4FC4"/>
    <w:rsid w:val="005F5AC9"/>
    <w:rsid w:val="005F67A3"/>
    <w:rsid w:val="005F69D3"/>
    <w:rsid w:val="005F6E7B"/>
    <w:rsid w:val="005F6F23"/>
    <w:rsid w:val="005F6F8E"/>
    <w:rsid w:val="005F797D"/>
    <w:rsid w:val="005F7BE6"/>
    <w:rsid w:val="00600799"/>
    <w:rsid w:val="00602441"/>
    <w:rsid w:val="00602BCB"/>
    <w:rsid w:val="00603A63"/>
    <w:rsid w:val="00604FBF"/>
    <w:rsid w:val="006051AF"/>
    <w:rsid w:val="00606A1B"/>
    <w:rsid w:val="006107C9"/>
    <w:rsid w:val="006140B7"/>
    <w:rsid w:val="00615017"/>
    <w:rsid w:val="006153E3"/>
    <w:rsid w:val="006159ED"/>
    <w:rsid w:val="00615BD0"/>
    <w:rsid w:val="006166D6"/>
    <w:rsid w:val="00616A72"/>
    <w:rsid w:val="00617738"/>
    <w:rsid w:val="00617825"/>
    <w:rsid w:val="00620783"/>
    <w:rsid w:val="00620EA8"/>
    <w:rsid w:val="00622600"/>
    <w:rsid w:val="00622E40"/>
    <w:rsid w:val="00625BAF"/>
    <w:rsid w:val="00627198"/>
    <w:rsid w:val="006272F4"/>
    <w:rsid w:val="00627A49"/>
    <w:rsid w:val="00630898"/>
    <w:rsid w:val="00630A2E"/>
    <w:rsid w:val="00630C47"/>
    <w:rsid w:val="006310D2"/>
    <w:rsid w:val="006329E7"/>
    <w:rsid w:val="00633A41"/>
    <w:rsid w:val="00636742"/>
    <w:rsid w:val="00640B8F"/>
    <w:rsid w:val="006415F6"/>
    <w:rsid w:val="0064163E"/>
    <w:rsid w:val="00641B29"/>
    <w:rsid w:val="006425FB"/>
    <w:rsid w:val="006431E9"/>
    <w:rsid w:val="00643643"/>
    <w:rsid w:val="00643EB2"/>
    <w:rsid w:val="0064468F"/>
    <w:rsid w:val="00647125"/>
    <w:rsid w:val="00650C0F"/>
    <w:rsid w:val="0065112E"/>
    <w:rsid w:val="00653232"/>
    <w:rsid w:val="006538A2"/>
    <w:rsid w:val="00654227"/>
    <w:rsid w:val="006547FF"/>
    <w:rsid w:val="00654AE8"/>
    <w:rsid w:val="0065610A"/>
    <w:rsid w:val="006561C4"/>
    <w:rsid w:val="006566BB"/>
    <w:rsid w:val="006567F5"/>
    <w:rsid w:val="00656872"/>
    <w:rsid w:val="006568DA"/>
    <w:rsid w:val="00656CCB"/>
    <w:rsid w:val="006578BF"/>
    <w:rsid w:val="00660176"/>
    <w:rsid w:val="0066065C"/>
    <w:rsid w:val="006607BC"/>
    <w:rsid w:val="00660E6B"/>
    <w:rsid w:val="00661255"/>
    <w:rsid w:val="0066258B"/>
    <w:rsid w:val="0066422A"/>
    <w:rsid w:val="00664682"/>
    <w:rsid w:val="00665A53"/>
    <w:rsid w:val="006665FE"/>
    <w:rsid w:val="00666F55"/>
    <w:rsid w:val="00667F5D"/>
    <w:rsid w:val="00670998"/>
    <w:rsid w:val="00672340"/>
    <w:rsid w:val="00672E03"/>
    <w:rsid w:val="00672EB8"/>
    <w:rsid w:val="006735C1"/>
    <w:rsid w:val="00673989"/>
    <w:rsid w:val="006743D6"/>
    <w:rsid w:val="006744D7"/>
    <w:rsid w:val="00674A2B"/>
    <w:rsid w:val="00674B7D"/>
    <w:rsid w:val="00675845"/>
    <w:rsid w:val="00676113"/>
    <w:rsid w:val="0067613A"/>
    <w:rsid w:val="00677C82"/>
    <w:rsid w:val="00682A64"/>
    <w:rsid w:val="00683B10"/>
    <w:rsid w:val="00683B42"/>
    <w:rsid w:val="00685A70"/>
    <w:rsid w:val="0068647F"/>
    <w:rsid w:val="0068667D"/>
    <w:rsid w:val="00686A6F"/>
    <w:rsid w:val="0069054B"/>
    <w:rsid w:val="00690C61"/>
    <w:rsid w:val="00690E3A"/>
    <w:rsid w:val="006919AD"/>
    <w:rsid w:val="006923C6"/>
    <w:rsid w:val="00692721"/>
    <w:rsid w:val="00692F99"/>
    <w:rsid w:val="006938F2"/>
    <w:rsid w:val="00693CBF"/>
    <w:rsid w:val="00694187"/>
    <w:rsid w:val="00695278"/>
    <w:rsid w:val="00695861"/>
    <w:rsid w:val="00696239"/>
    <w:rsid w:val="00696F35"/>
    <w:rsid w:val="00697F9B"/>
    <w:rsid w:val="006A0986"/>
    <w:rsid w:val="006A3C36"/>
    <w:rsid w:val="006A4C9E"/>
    <w:rsid w:val="006A530F"/>
    <w:rsid w:val="006A55F9"/>
    <w:rsid w:val="006A5614"/>
    <w:rsid w:val="006A565E"/>
    <w:rsid w:val="006A5B03"/>
    <w:rsid w:val="006A670C"/>
    <w:rsid w:val="006A6DAE"/>
    <w:rsid w:val="006A7A01"/>
    <w:rsid w:val="006A7BBD"/>
    <w:rsid w:val="006B2F90"/>
    <w:rsid w:val="006B31F4"/>
    <w:rsid w:val="006B3467"/>
    <w:rsid w:val="006B37F6"/>
    <w:rsid w:val="006B402E"/>
    <w:rsid w:val="006B4533"/>
    <w:rsid w:val="006B4BCC"/>
    <w:rsid w:val="006B6126"/>
    <w:rsid w:val="006B7083"/>
    <w:rsid w:val="006C00EF"/>
    <w:rsid w:val="006C0982"/>
    <w:rsid w:val="006C0A46"/>
    <w:rsid w:val="006C0B57"/>
    <w:rsid w:val="006C0BD4"/>
    <w:rsid w:val="006C2C47"/>
    <w:rsid w:val="006C38FB"/>
    <w:rsid w:val="006C3A10"/>
    <w:rsid w:val="006C3A20"/>
    <w:rsid w:val="006C45FF"/>
    <w:rsid w:val="006C5001"/>
    <w:rsid w:val="006C694B"/>
    <w:rsid w:val="006C6AF0"/>
    <w:rsid w:val="006C6BF6"/>
    <w:rsid w:val="006D048D"/>
    <w:rsid w:val="006D13C6"/>
    <w:rsid w:val="006D1720"/>
    <w:rsid w:val="006D1E13"/>
    <w:rsid w:val="006D289C"/>
    <w:rsid w:val="006D31CE"/>
    <w:rsid w:val="006D3AD7"/>
    <w:rsid w:val="006D3E98"/>
    <w:rsid w:val="006D3EAD"/>
    <w:rsid w:val="006D416D"/>
    <w:rsid w:val="006D4281"/>
    <w:rsid w:val="006D54CE"/>
    <w:rsid w:val="006D5BC7"/>
    <w:rsid w:val="006D5C7B"/>
    <w:rsid w:val="006D673F"/>
    <w:rsid w:val="006D75D3"/>
    <w:rsid w:val="006E0DFE"/>
    <w:rsid w:val="006E0FD2"/>
    <w:rsid w:val="006E1132"/>
    <w:rsid w:val="006E11B9"/>
    <w:rsid w:val="006E1914"/>
    <w:rsid w:val="006E1EA6"/>
    <w:rsid w:val="006E214C"/>
    <w:rsid w:val="006E2537"/>
    <w:rsid w:val="006E2ABB"/>
    <w:rsid w:val="006E33CF"/>
    <w:rsid w:val="006E3D1F"/>
    <w:rsid w:val="006E5B78"/>
    <w:rsid w:val="006E621E"/>
    <w:rsid w:val="006E6EAD"/>
    <w:rsid w:val="006E6FEB"/>
    <w:rsid w:val="006E775A"/>
    <w:rsid w:val="006E7B9F"/>
    <w:rsid w:val="006F032B"/>
    <w:rsid w:val="006F0662"/>
    <w:rsid w:val="006F0D22"/>
    <w:rsid w:val="006F1C95"/>
    <w:rsid w:val="006F23DB"/>
    <w:rsid w:val="006F3B9A"/>
    <w:rsid w:val="006F61AA"/>
    <w:rsid w:val="006F6A1C"/>
    <w:rsid w:val="006F6EB9"/>
    <w:rsid w:val="00704BF1"/>
    <w:rsid w:val="007057BE"/>
    <w:rsid w:val="007072F0"/>
    <w:rsid w:val="00707555"/>
    <w:rsid w:val="0071011E"/>
    <w:rsid w:val="00710CFA"/>
    <w:rsid w:val="007116E7"/>
    <w:rsid w:val="0071174C"/>
    <w:rsid w:val="00713FE0"/>
    <w:rsid w:val="007156FA"/>
    <w:rsid w:val="0071652D"/>
    <w:rsid w:val="00716A72"/>
    <w:rsid w:val="00721361"/>
    <w:rsid w:val="00722519"/>
    <w:rsid w:val="007237EF"/>
    <w:rsid w:val="00723DA7"/>
    <w:rsid w:val="00724827"/>
    <w:rsid w:val="00724D9F"/>
    <w:rsid w:val="007265FE"/>
    <w:rsid w:val="007267AD"/>
    <w:rsid w:val="00726861"/>
    <w:rsid w:val="00726B61"/>
    <w:rsid w:val="0072759F"/>
    <w:rsid w:val="0072771F"/>
    <w:rsid w:val="00727AA2"/>
    <w:rsid w:val="00730B01"/>
    <w:rsid w:val="0073121C"/>
    <w:rsid w:val="007316D2"/>
    <w:rsid w:val="0073246C"/>
    <w:rsid w:val="00734997"/>
    <w:rsid w:val="00734E15"/>
    <w:rsid w:val="00734E4B"/>
    <w:rsid w:val="007351DD"/>
    <w:rsid w:val="00735B51"/>
    <w:rsid w:val="007372BB"/>
    <w:rsid w:val="00737587"/>
    <w:rsid w:val="0073772B"/>
    <w:rsid w:val="00741EC3"/>
    <w:rsid w:val="00742D54"/>
    <w:rsid w:val="007433DA"/>
    <w:rsid w:val="007437BA"/>
    <w:rsid w:val="00745F48"/>
    <w:rsid w:val="0074616C"/>
    <w:rsid w:val="00746622"/>
    <w:rsid w:val="00747C97"/>
    <w:rsid w:val="00750094"/>
    <w:rsid w:val="00750537"/>
    <w:rsid w:val="0075098D"/>
    <w:rsid w:val="00750E97"/>
    <w:rsid w:val="007517E4"/>
    <w:rsid w:val="00753338"/>
    <w:rsid w:val="00753530"/>
    <w:rsid w:val="007539EB"/>
    <w:rsid w:val="00753ED4"/>
    <w:rsid w:val="007546F8"/>
    <w:rsid w:val="0075475F"/>
    <w:rsid w:val="007554FB"/>
    <w:rsid w:val="007559C6"/>
    <w:rsid w:val="00760526"/>
    <w:rsid w:val="00761762"/>
    <w:rsid w:val="0076246E"/>
    <w:rsid w:val="00762B78"/>
    <w:rsid w:val="0076317F"/>
    <w:rsid w:val="00763527"/>
    <w:rsid w:val="00764CCF"/>
    <w:rsid w:val="00765339"/>
    <w:rsid w:val="007654C3"/>
    <w:rsid w:val="00765843"/>
    <w:rsid w:val="00765E66"/>
    <w:rsid w:val="00766193"/>
    <w:rsid w:val="00766614"/>
    <w:rsid w:val="00766853"/>
    <w:rsid w:val="00767023"/>
    <w:rsid w:val="0076786F"/>
    <w:rsid w:val="007701CE"/>
    <w:rsid w:val="00770B83"/>
    <w:rsid w:val="00771A43"/>
    <w:rsid w:val="00771AA1"/>
    <w:rsid w:val="007720DC"/>
    <w:rsid w:val="00772B3F"/>
    <w:rsid w:val="00776465"/>
    <w:rsid w:val="00776836"/>
    <w:rsid w:val="00776ECC"/>
    <w:rsid w:val="00777DA9"/>
    <w:rsid w:val="007802F1"/>
    <w:rsid w:val="00780331"/>
    <w:rsid w:val="00780E28"/>
    <w:rsid w:val="00781E65"/>
    <w:rsid w:val="00782B52"/>
    <w:rsid w:val="0078369A"/>
    <w:rsid w:val="0078407C"/>
    <w:rsid w:val="00785046"/>
    <w:rsid w:val="0078702D"/>
    <w:rsid w:val="007900CD"/>
    <w:rsid w:val="00790A15"/>
    <w:rsid w:val="007919E8"/>
    <w:rsid w:val="007920AC"/>
    <w:rsid w:val="00792B02"/>
    <w:rsid w:val="00793A99"/>
    <w:rsid w:val="00793DDF"/>
    <w:rsid w:val="007947B7"/>
    <w:rsid w:val="00794A53"/>
    <w:rsid w:val="0079682D"/>
    <w:rsid w:val="00796C0B"/>
    <w:rsid w:val="00797497"/>
    <w:rsid w:val="0079770A"/>
    <w:rsid w:val="00797B22"/>
    <w:rsid w:val="007A0476"/>
    <w:rsid w:val="007A1452"/>
    <w:rsid w:val="007A193E"/>
    <w:rsid w:val="007A21C0"/>
    <w:rsid w:val="007A2BD2"/>
    <w:rsid w:val="007A3219"/>
    <w:rsid w:val="007A37D0"/>
    <w:rsid w:val="007A398E"/>
    <w:rsid w:val="007A3EEC"/>
    <w:rsid w:val="007A4163"/>
    <w:rsid w:val="007A5BF0"/>
    <w:rsid w:val="007A628E"/>
    <w:rsid w:val="007A72A5"/>
    <w:rsid w:val="007A7683"/>
    <w:rsid w:val="007A792D"/>
    <w:rsid w:val="007A7CE3"/>
    <w:rsid w:val="007B0029"/>
    <w:rsid w:val="007B02E9"/>
    <w:rsid w:val="007B06AE"/>
    <w:rsid w:val="007B1A20"/>
    <w:rsid w:val="007B3BD8"/>
    <w:rsid w:val="007B3F8C"/>
    <w:rsid w:val="007B419B"/>
    <w:rsid w:val="007B4437"/>
    <w:rsid w:val="007B4F87"/>
    <w:rsid w:val="007B6362"/>
    <w:rsid w:val="007B798D"/>
    <w:rsid w:val="007C04BE"/>
    <w:rsid w:val="007C1219"/>
    <w:rsid w:val="007C141A"/>
    <w:rsid w:val="007C1EF4"/>
    <w:rsid w:val="007C217B"/>
    <w:rsid w:val="007C2B75"/>
    <w:rsid w:val="007C3ACE"/>
    <w:rsid w:val="007C63FE"/>
    <w:rsid w:val="007D0429"/>
    <w:rsid w:val="007D1BAC"/>
    <w:rsid w:val="007D4132"/>
    <w:rsid w:val="007D43C4"/>
    <w:rsid w:val="007D5219"/>
    <w:rsid w:val="007D5A92"/>
    <w:rsid w:val="007D74E8"/>
    <w:rsid w:val="007D7C2B"/>
    <w:rsid w:val="007E0071"/>
    <w:rsid w:val="007E0791"/>
    <w:rsid w:val="007E0E7F"/>
    <w:rsid w:val="007E26E1"/>
    <w:rsid w:val="007E2C65"/>
    <w:rsid w:val="007E2DA3"/>
    <w:rsid w:val="007E2EC6"/>
    <w:rsid w:val="007E3400"/>
    <w:rsid w:val="007E5186"/>
    <w:rsid w:val="007E6BA3"/>
    <w:rsid w:val="007E6F8E"/>
    <w:rsid w:val="007E728D"/>
    <w:rsid w:val="007F1CE2"/>
    <w:rsid w:val="007F1E26"/>
    <w:rsid w:val="007F2A89"/>
    <w:rsid w:val="007F3793"/>
    <w:rsid w:val="007F460A"/>
    <w:rsid w:val="007F4A75"/>
    <w:rsid w:val="007F4BFE"/>
    <w:rsid w:val="007F6B45"/>
    <w:rsid w:val="007F6FB3"/>
    <w:rsid w:val="007F7D5F"/>
    <w:rsid w:val="00800442"/>
    <w:rsid w:val="00800EDF"/>
    <w:rsid w:val="0080153C"/>
    <w:rsid w:val="00801B7E"/>
    <w:rsid w:val="008048F7"/>
    <w:rsid w:val="00804CCB"/>
    <w:rsid w:val="00806800"/>
    <w:rsid w:val="008073DB"/>
    <w:rsid w:val="00807F1F"/>
    <w:rsid w:val="00810E83"/>
    <w:rsid w:val="00812452"/>
    <w:rsid w:val="00812BD0"/>
    <w:rsid w:val="0081368E"/>
    <w:rsid w:val="008151A8"/>
    <w:rsid w:val="008152C5"/>
    <w:rsid w:val="00815CA1"/>
    <w:rsid w:val="00816E3D"/>
    <w:rsid w:val="008175FC"/>
    <w:rsid w:val="00817A30"/>
    <w:rsid w:val="00820691"/>
    <w:rsid w:val="00820EAF"/>
    <w:rsid w:val="00821162"/>
    <w:rsid w:val="008219CB"/>
    <w:rsid w:val="0082277D"/>
    <w:rsid w:val="00823916"/>
    <w:rsid w:val="00823F55"/>
    <w:rsid w:val="0082588E"/>
    <w:rsid w:val="008258B0"/>
    <w:rsid w:val="008258C6"/>
    <w:rsid w:val="00825E11"/>
    <w:rsid w:val="00825E41"/>
    <w:rsid w:val="00827093"/>
    <w:rsid w:val="00830133"/>
    <w:rsid w:val="008313F8"/>
    <w:rsid w:val="00831B1D"/>
    <w:rsid w:val="008327A6"/>
    <w:rsid w:val="008344DB"/>
    <w:rsid w:val="008345FF"/>
    <w:rsid w:val="0083488E"/>
    <w:rsid w:val="00837083"/>
    <w:rsid w:val="00837389"/>
    <w:rsid w:val="00840352"/>
    <w:rsid w:val="0084058E"/>
    <w:rsid w:val="00840D33"/>
    <w:rsid w:val="00841221"/>
    <w:rsid w:val="0084196B"/>
    <w:rsid w:val="00841D5B"/>
    <w:rsid w:val="00841F19"/>
    <w:rsid w:val="00842577"/>
    <w:rsid w:val="00842639"/>
    <w:rsid w:val="00842F8F"/>
    <w:rsid w:val="00843119"/>
    <w:rsid w:val="0084399D"/>
    <w:rsid w:val="0084431B"/>
    <w:rsid w:val="00844DD3"/>
    <w:rsid w:val="00847CE6"/>
    <w:rsid w:val="00850824"/>
    <w:rsid w:val="00850D7D"/>
    <w:rsid w:val="00851BD8"/>
    <w:rsid w:val="00852F36"/>
    <w:rsid w:val="00854F28"/>
    <w:rsid w:val="00855600"/>
    <w:rsid w:val="00857046"/>
    <w:rsid w:val="0086061D"/>
    <w:rsid w:val="00860697"/>
    <w:rsid w:val="00860EA7"/>
    <w:rsid w:val="0086173C"/>
    <w:rsid w:val="00863201"/>
    <w:rsid w:val="00863C02"/>
    <w:rsid w:val="0086418A"/>
    <w:rsid w:val="0086425D"/>
    <w:rsid w:val="00864DC6"/>
    <w:rsid w:val="00864F60"/>
    <w:rsid w:val="0086571D"/>
    <w:rsid w:val="00865DB2"/>
    <w:rsid w:val="0086648D"/>
    <w:rsid w:val="00866F91"/>
    <w:rsid w:val="0086741A"/>
    <w:rsid w:val="00867DCE"/>
    <w:rsid w:val="0087033B"/>
    <w:rsid w:val="008709D7"/>
    <w:rsid w:val="008713FD"/>
    <w:rsid w:val="0087148F"/>
    <w:rsid w:val="00871E46"/>
    <w:rsid w:val="00872603"/>
    <w:rsid w:val="0087445E"/>
    <w:rsid w:val="00874FE7"/>
    <w:rsid w:val="008754ED"/>
    <w:rsid w:val="008755B2"/>
    <w:rsid w:val="0087583D"/>
    <w:rsid w:val="00875C31"/>
    <w:rsid w:val="00877DEB"/>
    <w:rsid w:val="00877E92"/>
    <w:rsid w:val="008806F1"/>
    <w:rsid w:val="00880C62"/>
    <w:rsid w:val="00883161"/>
    <w:rsid w:val="0088389F"/>
    <w:rsid w:val="00884547"/>
    <w:rsid w:val="00884D02"/>
    <w:rsid w:val="008860F3"/>
    <w:rsid w:val="00886958"/>
    <w:rsid w:val="00887967"/>
    <w:rsid w:val="008907BB"/>
    <w:rsid w:val="00891323"/>
    <w:rsid w:val="0089294D"/>
    <w:rsid w:val="00892C18"/>
    <w:rsid w:val="00892F55"/>
    <w:rsid w:val="00893086"/>
    <w:rsid w:val="00893DDB"/>
    <w:rsid w:val="00894283"/>
    <w:rsid w:val="00894969"/>
    <w:rsid w:val="00894BEB"/>
    <w:rsid w:val="00895E71"/>
    <w:rsid w:val="00896B0B"/>
    <w:rsid w:val="00896FFF"/>
    <w:rsid w:val="0089737A"/>
    <w:rsid w:val="008A0FDB"/>
    <w:rsid w:val="008A12C9"/>
    <w:rsid w:val="008A14A4"/>
    <w:rsid w:val="008A167D"/>
    <w:rsid w:val="008A372E"/>
    <w:rsid w:val="008A5085"/>
    <w:rsid w:val="008A61D6"/>
    <w:rsid w:val="008A674F"/>
    <w:rsid w:val="008A71A3"/>
    <w:rsid w:val="008A79F6"/>
    <w:rsid w:val="008A7B56"/>
    <w:rsid w:val="008B0649"/>
    <w:rsid w:val="008B1B9F"/>
    <w:rsid w:val="008B1F76"/>
    <w:rsid w:val="008B29DF"/>
    <w:rsid w:val="008B3442"/>
    <w:rsid w:val="008B3D51"/>
    <w:rsid w:val="008B4FA2"/>
    <w:rsid w:val="008B6C7B"/>
    <w:rsid w:val="008B7DAF"/>
    <w:rsid w:val="008C0873"/>
    <w:rsid w:val="008C0FEA"/>
    <w:rsid w:val="008C1344"/>
    <w:rsid w:val="008C1C7B"/>
    <w:rsid w:val="008C2DBB"/>
    <w:rsid w:val="008C3BE1"/>
    <w:rsid w:val="008C4048"/>
    <w:rsid w:val="008C438B"/>
    <w:rsid w:val="008C4690"/>
    <w:rsid w:val="008C4B6B"/>
    <w:rsid w:val="008C5BD2"/>
    <w:rsid w:val="008C76EF"/>
    <w:rsid w:val="008D0367"/>
    <w:rsid w:val="008D03DF"/>
    <w:rsid w:val="008D0B25"/>
    <w:rsid w:val="008D1226"/>
    <w:rsid w:val="008D303C"/>
    <w:rsid w:val="008D3BB9"/>
    <w:rsid w:val="008D3E25"/>
    <w:rsid w:val="008D544F"/>
    <w:rsid w:val="008D5598"/>
    <w:rsid w:val="008D5D14"/>
    <w:rsid w:val="008D6029"/>
    <w:rsid w:val="008D628A"/>
    <w:rsid w:val="008D6493"/>
    <w:rsid w:val="008D68F3"/>
    <w:rsid w:val="008D6C8F"/>
    <w:rsid w:val="008E060D"/>
    <w:rsid w:val="008E154F"/>
    <w:rsid w:val="008E3FEA"/>
    <w:rsid w:val="008E40D3"/>
    <w:rsid w:val="008E43F7"/>
    <w:rsid w:val="008E4620"/>
    <w:rsid w:val="008E7B5B"/>
    <w:rsid w:val="008F0226"/>
    <w:rsid w:val="008F0BDD"/>
    <w:rsid w:val="008F0FB5"/>
    <w:rsid w:val="008F21D5"/>
    <w:rsid w:val="008F248D"/>
    <w:rsid w:val="008F2AC3"/>
    <w:rsid w:val="008F2CEF"/>
    <w:rsid w:val="008F38AE"/>
    <w:rsid w:val="008F38B4"/>
    <w:rsid w:val="008F61B6"/>
    <w:rsid w:val="008F7129"/>
    <w:rsid w:val="008F7848"/>
    <w:rsid w:val="00903E0A"/>
    <w:rsid w:val="00904851"/>
    <w:rsid w:val="009049E3"/>
    <w:rsid w:val="00906203"/>
    <w:rsid w:val="009063A3"/>
    <w:rsid w:val="0090696A"/>
    <w:rsid w:val="009103D7"/>
    <w:rsid w:val="00910520"/>
    <w:rsid w:val="00911509"/>
    <w:rsid w:val="00912EB9"/>
    <w:rsid w:val="009130EB"/>
    <w:rsid w:val="009134C7"/>
    <w:rsid w:val="00914037"/>
    <w:rsid w:val="009149BA"/>
    <w:rsid w:val="00915245"/>
    <w:rsid w:val="009152D2"/>
    <w:rsid w:val="009176ED"/>
    <w:rsid w:val="00917FD3"/>
    <w:rsid w:val="009208E3"/>
    <w:rsid w:val="00922504"/>
    <w:rsid w:val="00922607"/>
    <w:rsid w:val="009229CB"/>
    <w:rsid w:val="00922F6C"/>
    <w:rsid w:val="00923045"/>
    <w:rsid w:val="0092332C"/>
    <w:rsid w:val="00923792"/>
    <w:rsid w:val="00923B94"/>
    <w:rsid w:val="00925457"/>
    <w:rsid w:val="00926516"/>
    <w:rsid w:val="0092677E"/>
    <w:rsid w:val="0092730F"/>
    <w:rsid w:val="00930D21"/>
    <w:rsid w:val="00931278"/>
    <w:rsid w:val="00931870"/>
    <w:rsid w:val="009318CC"/>
    <w:rsid w:val="00932689"/>
    <w:rsid w:val="00933A0D"/>
    <w:rsid w:val="009346CE"/>
    <w:rsid w:val="00935CF6"/>
    <w:rsid w:val="00936549"/>
    <w:rsid w:val="00937698"/>
    <w:rsid w:val="0094097E"/>
    <w:rsid w:val="0094121C"/>
    <w:rsid w:val="00941A1B"/>
    <w:rsid w:val="00941CF5"/>
    <w:rsid w:val="00943E9E"/>
    <w:rsid w:val="00944F5D"/>
    <w:rsid w:val="00945BB5"/>
    <w:rsid w:val="009472FF"/>
    <w:rsid w:val="00947414"/>
    <w:rsid w:val="00947762"/>
    <w:rsid w:val="009479BA"/>
    <w:rsid w:val="00947E1A"/>
    <w:rsid w:val="00950E3E"/>
    <w:rsid w:val="009510A4"/>
    <w:rsid w:val="009519DC"/>
    <w:rsid w:val="00951B5C"/>
    <w:rsid w:val="009537CA"/>
    <w:rsid w:val="00955363"/>
    <w:rsid w:val="0095592C"/>
    <w:rsid w:val="00955A9E"/>
    <w:rsid w:val="00955AAE"/>
    <w:rsid w:val="00956612"/>
    <w:rsid w:val="009579D1"/>
    <w:rsid w:val="009603EB"/>
    <w:rsid w:val="00960D00"/>
    <w:rsid w:val="00960D4C"/>
    <w:rsid w:val="0096150B"/>
    <w:rsid w:val="00961E40"/>
    <w:rsid w:val="00964D56"/>
    <w:rsid w:val="009655DB"/>
    <w:rsid w:val="009658F6"/>
    <w:rsid w:val="00965995"/>
    <w:rsid w:val="00966695"/>
    <w:rsid w:val="0096792B"/>
    <w:rsid w:val="00967C51"/>
    <w:rsid w:val="00970C89"/>
    <w:rsid w:val="00971030"/>
    <w:rsid w:val="009710AA"/>
    <w:rsid w:val="00972B81"/>
    <w:rsid w:val="009734B8"/>
    <w:rsid w:val="0097372A"/>
    <w:rsid w:val="00973885"/>
    <w:rsid w:val="00974F12"/>
    <w:rsid w:val="00974FB1"/>
    <w:rsid w:val="0097501A"/>
    <w:rsid w:val="009753FA"/>
    <w:rsid w:val="009762F9"/>
    <w:rsid w:val="00976A2D"/>
    <w:rsid w:val="00977852"/>
    <w:rsid w:val="0098123F"/>
    <w:rsid w:val="00983510"/>
    <w:rsid w:val="00984F03"/>
    <w:rsid w:val="00985053"/>
    <w:rsid w:val="0098623F"/>
    <w:rsid w:val="00986858"/>
    <w:rsid w:val="00986AC9"/>
    <w:rsid w:val="00986F09"/>
    <w:rsid w:val="00987222"/>
    <w:rsid w:val="009877FF"/>
    <w:rsid w:val="00987BFD"/>
    <w:rsid w:val="00990418"/>
    <w:rsid w:val="00990478"/>
    <w:rsid w:val="00990A96"/>
    <w:rsid w:val="0099147E"/>
    <w:rsid w:val="009917BD"/>
    <w:rsid w:val="00993137"/>
    <w:rsid w:val="009933C7"/>
    <w:rsid w:val="00993A96"/>
    <w:rsid w:val="00993BED"/>
    <w:rsid w:val="0099404E"/>
    <w:rsid w:val="009950FD"/>
    <w:rsid w:val="009957B4"/>
    <w:rsid w:val="00995CB3"/>
    <w:rsid w:val="00995ED1"/>
    <w:rsid w:val="009A2B04"/>
    <w:rsid w:val="009A2C82"/>
    <w:rsid w:val="009A51F9"/>
    <w:rsid w:val="009A562B"/>
    <w:rsid w:val="009A56B3"/>
    <w:rsid w:val="009A6981"/>
    <w:rsid w:val="009A71F5"/>
    <w:rsid w:val="009A72C7"/>
    <w:rsid w:val="009A7C9F"/>
    <w:rsid w:val="009B00F0"/>
    <w:rsid w:val="009B0F02"/>
    <w:rsid w:val="009B1CFD"/>
    <w:rsid w:val="009B3F8C"/>
    <w:rsid w:val="009B401D"/>
    <w:rsid w:val="009B45F3"/>
    <w:rsid w:val="009B4D9B"/>
    <w:rsid w:val="009B4FE4"/>
    <w:rsid w:val="009B4FEF"/>
    <w:rsid w:val="009B625D"/>
    <w:rsid w:val="009B67EF"/>
    <w:rsid w:val="009B7DFF"/>
    <w:rsid w:val="009C12AC"/>
    <w:rsid w:val="009C18EF"/>
    <w:rsid w:val="009C1B46"/>
    <w:rsid w:val="009C1ED8"/>
    <w:rsid w:val="009C3780"/>
    <w:rsid w:val="009C3E1E"/>
    <w:rsid w:val="009C446B"/>
    <w:rsid w:val="009C4A58"/>
    <w:rsid w:val="009C5253"/>
    <w:rsid w:val="009C58B9"/>
    <w:rsid w:val="009C6279"/>
    <w:rsid w:val="009C6908"/>
    <w:rsid w:val="009C6B7E"/>
    <w:rsid w:val="009C6C49"/>
    <w:rsid w:val="009C730F"/>
    <w:rsid w:val="009C7A02"/>
    <w:rsid w:val="009C7CBC"/>
    <w:rsid w:val="009D1D9E"/>
    <w:rsid w:val="009D29AB"/>
    <w:rsid w:val="009D2FE6"/>
    <w:rsid w:val="009D3592"/>
    <w:rsid w:val="009D3775"/>
    <w:rsid w:val="009D3CA2"/>
    <w:rsid w:val="009D3F5C"/>
    <w:rsid w:val="009D4557"/>
    <w:rsid w:val="009D5ACB"/>
    <w:rsid w:val="009D6DF2"/>
    <w:rsid w:val="009D77C3"/>
    <w:rsid w:val="009E028B"/>
    <w:rsid w:val="009E0C92"/>
    <w:rsid w:val="009E1B09"/>
    <w:rsid w:val="009E2067"/>
    <w:rsid w:val="009E4662"/>
    <w:rsid w:val="009E46BD"/>
    <w:rsid w:val="009E48B1"/>
    <w:rsid w:val="009E5AA4"/>
    <w:rsid w:val="009E6666"/>
    <w:rsid w:val="009E6BE7"/>
    <w:rsid w:val="009E7001"/>
    <w:rsid w:val="009E74EC"/>
    <w:rsid w:val="009E76AD"/>
    <w:rsid w:val="009E79FA"/>
    <w:rsid w:val="009F0966"/>
    <w:rsid w:val="009F1509"/>
    <w:rsid w:val="009F2EBA"/>
    <w:rsid w:val="009F41E5"/>
    <w:rsid w:val="009F48DB"/>
    <w:rsid w:val="009F5E00"/>
    <w:rsid w:val="009F782B"/>
    <w:rsid w:val="00A021EF"/>
    <w:rsid w:val="00A02853"/>
    <w:rsid w:val="00A036C5"/>
    <w:rsid w:val="00A04FD1"/>
    <w:rsid w:val="00A05E5A"/>
    <w:rsid w:val="00A0740E"/>
    <w:rsid w:val="00A1116C"/>
    <w:rsid w:val="00A114AE"/>
    <w:rsid w:val="00A119D5"/>
    <w:rsid w:val="00A1229C"/>
    <w:rsid w:val="00A1295B"/>
    <w:rsid w:val="00A15A75"/>
    <w:rsid w:val="00A17A72"/>
    <w:rsid w:val="00A205FF"/>
    <w:rsid w:val="00A2240F"/>
    <w:rsid w:val="00A228B5"/>
    <w:rsid w:val="00A235CD"/>
    <w:rsid w:val="00A2369F"/>
    <w:rsid w:val="00A24467"/>
    <w:rsid w:val="00A2477E"/>
    <w:rsid w:val="00A24EBB"/>
    <w:rsid w:val="00A27F02"/>
    <w:rsid w:val="00A27F03"/>
    <w:rsid w:val="00A30141"/>
    <w:rsid w:val="00A3060E"/>
    <w:rsid w:val="00A313C5"/>
    <w:rsid w:val="00A3144B"/>
    <w:rsid w:val="00A32FD6"/>
    <w:rsid w:val="00A33EC7"/>
    <w:rsid w:val="00A34511"/>
    <w:rsid w:val="00A3470E"/>
    <w:rsid w:val="00A35249"/>
    <w:rsid w:val="00A3558D"/>
    <w:rsid w:val="00A35FB9"/>
    <w:rsid w:val="00A3758A"/>
    <w:rsid w:val="00A40BCF"/>
    <w:rsid w:val="00A41CB3"/>
    <w:rsid w:val="00A41EF7"/>
    <w:rsid w:val="00A429CD"/>
    <w:rsid w:val="00A43364"/>
    <w:rsid w:val="00A44C3B"/>
    <w:rsid w:val="00A4637C"/>
    <w:rsid w:val="00A47E91"/>
    <w:rsid w:val="00A50278"/>
    <w:rsid w:val="00A50B90"/>
    <w:rsid w:val="00A513D3"/>
    <w:rsid w:val="00A51976"/>
    <w:rsid w:val="00A5218A"/>
    <w:rsid w:val="00A5342A"/>
    <w:rsid w:val="00A53998"/>
    <w:rsid w:val="00A53C78"/>
    <w:rsid w:val="00A54C01"/>
    <w:rsid w:val="00A54CBF"/>
    <w:rsid w:val="00A5567F"/>
    <w:rsid w:val="00A56798"/>
    <w:rsid w:val="00A56960"/>
    <w:rsid w:val="00A60559"/>
    <w:rsid w:val="00A60E02"/>
    <w:rsid w:val="00A61841"/>
    <w:rsid w:val="00A62F0A"/>
    <w:rsid w:val="00A640FB"/>
    <w:rsid w:val="00A645AE"/>
    <w:rsid w:val="00A6497B"/>
    <w:rsid w:val="00A64B6F"/>
    <w:rsid w:val="00A663B6"/>
    <w:rsid w:val="00A67E8F"/>
    <w:rsid w:val="00A724A2"/>
    <w:rsid w:val="00A733C6"/>
    <w:rsid w:val="00A74BC0"/>
    <w:rsid w:val="00A74E99"/>
    <w:rsid w:val="00A75848"/>
    <w:rsid w:val="00A767D5"/>
    <w:rsid w:val="00A76C2A"/>
    <w:rsid w:val="00A77178"/>
    <w:rsid w:val="00A77443"/>
    <w:rsid w:val="00A77528"/>
    <w:rsid w:val="00A80E0E"/>
    <w:rsid w:val="00A80F2B"/>
    <w:rsid w:val="00A81363"/>
    <w:rsid w:val="00A816C9"/>
    <w:rsid w:val="00A81BD8"/>
    <w:rsid w:val="00A823AD"/>
    <w:rsid w:val="00A82914"/>
    <w:rsid w:val="00A82C76"/>
    <w:rsid w:val="00A82E1F"/>
    <w:rsid w:val="00A83BC8"/>
    <w:rsid w:val="00A83CA2"/>
    <w:rsid w:val="00A83DDF"/>
    <w:rsid w:val="00A84C19"/>
    <w:rsid w:val="00A8537E"/>
    <w:rsid w:val="00A86CB4"/>
    <w:rsid w:val="00A86F46"/>
    <w:rsid w:val="00A87430"/>
    <w:rsid w:val="00A8775C"/>
    <w:rsid w:val="00A90600"/>
    <w:rsid w:val="00A90800"/>
    <w:rsid w:val="00A918BF"/>
    <w:rsid w:val="00A91EE5"/>
    <w:rsid w:val="00A92541"/>
    <w:rsid w:val="00A93D88"/>
    <w:rsid w:val="00A945BD"/>
    <w:rsid w:val="00A945C0"/>
    <w:rsid w:val="00A945F7"/>
    <w:rsid w:val="00A94BF0"/>
    <w:rsid w:val="00A94F26"/>
    <w:rsid w:val="00A955D8"/>
    <w:rsid w:val="00A9696C"/>
    <w:rsid w:val="00A970E7"/>
    <w:rsid w:val="00A97D9A"/>
    <w:rsid w:val="00AA197D"/>
    <w:rsid w:val="00AA2C62"/>
    <w:rsid w:val="00AA4E0B"/>
    <w:rsid w:val="00AA58E1"/>
    <w:rsid w:val="00AA6CFF"/>
    <w:rsid w:val="00AA702C"/>
    <w:rsid w:val="00AA77F0"/>
    <w:rsid w:val="00AB0AC8"/>
    <w:rsid w:val="00AB160A"/>
    <w:rsid w:val="00AB3595"/>
    <w:rsid w:val="00AB382A"/>
    <w:rsid w:val="00AB38E1"/>
    <w:rsid w:val="00AB41E4"/>
    <w:rsid w:val="00AB4A8F"/>
    <w:rsid w:val="00AB5515"/>
    <w:rsid w:val="00AB5F88"/>
    <w:rsid w:val="00AB639E"/>
    <w:rsid w:val="00AB66EF"/>
    <w:rsid w:val="00AB6917"/>
    <w:rsid w:val="00AB7E7A"/>
    <w:rsid w:val="00AC0322"/>
    <w:rsid w:val="00AC0FD0"/>
    <w:rsid w:val="00AC42A3"/>
    <w:rsid w:val="00AC57DB"/>
    <w:rsid w:val="00AC603B"/>
    <w:rsid w:val="00AD08CF"/>
    <w:rsid w:val="00AD1330"/>
    <w:rsid w:val="00AD15D2"/>
    <w:rsid w:val="00AD1A4B"/>
    <w:rsid w:val="00AD1C98"/>
    <w:rsid w:val="00AD1D70"/>
    <w:rsid w:val="00AD38A3"/>
    <w:rsid w:val="00AD3C40"/>
    <w:rsid w:val="00AD4515"/>
    <w:rsid w:val="00AD7847"/>
    <w:rsid w:val="00AD790C"/>
    <w:rsid w:val="00AD7DF4"/>
    <w:rsid w:val="00AD7E19"/>
    <w:rsid w:val="00AE0F0D"/>
    <w:rsid w:val="00AE0F73"/>
    <w:rsid w:val="00AE182A"/>
    <w:rsid w:val="00AE2661"/>
    <w:rsid w:val="00AE3AF1"/>
    <w:rsid w:val="00AE418C"/>
    <w:rsid w:val="00AE473A"/>
    <w:rsid w:val="00AE4C64"/>
    <w:rsid w:val="00AE4CB7"/>
    <w:rsid w:val="00AE5539"/>
    <w:rsid w:val="00AE56CD"/>
    <w:rsid w:val="00AE6ACD"/>
    <w:rsid w:val="00AE6DAC"/>
    <w:rsid w:val="00AF1419"/>
    <w:rsid w:val="00AF616F"/>
    <w:rsid w:val="00AF7C25"/>
    <w:rsid w:val="00B0148C"/>
    <w:rsid w:val="00B01616"/>
    <w:rsid w:val="00B022E2"/>
    <w:rsid w:val="00B02586"/>
    <w:rsid w:val="00B02E1C"/>
    <w:rsid w:val="00B0352E"/>
    <w:rsid w:val="00B052C8"/>
    <w:rsid w:val="00B059F1"/>
    <w:rsid w:val="00B072D1"/>
    <w:rsid w:val="00B074C2"/>
    <w:rsid w:val="00B07520"/>
    <w:rsid w:val="00B0788A"/>
    <w:rsid w:val="00B10197"/>
    <w:rsid w:val="00B13715"/>
    <w:rsid w:val="00B1376F"/>
    <w:rsid w:val="00B17603"/>
    <w:rsid w:val="00B218A8"/>
    <w:rsid w:val="00B218C1"/>
    <w:rsid w:val="00B22739"/>
    <w:rsid w:val="00B22E30"/>
    <w:rsid w:val="00B22EFA"/>
    <w:rsid w:val="00B23CD2"/>
    <w:rsid w:val="00B23D57"/>
    <w:rsid w:val="00B24AD9"/>
    <w:rsid w:val="00B2532E"/>
    <w:rsid w:val="00B26AEB"/>
    <w:rsid w:val="00B2798C"/>
    <w:rsid w:val="00B30857"/>
    <w:rsid w:val="00B31B9B"/>
    <w:rsid w:val="00B323F2"/>
    <w:rsid w:val="00B33E93"/>
    <w:rsid w:val="00B34334"/>
    <w:rsid w:val="00B3487E"/>
    <w:rsid w:val="00B35732"/>
    <w:rsid w:val="00B359DA"/>
    <w:rsid w:val="00B37434"/>
    <w:rsid w:val="00B37B5E"/>
    <w:rsid w:val="00B4007B"/>
    <w:rsid w:val="00B40D08"/>
    <w:rsid w:val="00B418DB"/>
    <w:rsid w:val="00B41E75"/>
    <w:rsid w:val="00B422A0"/>
    <w:rsid w:val="00B42523"/>
    <w:rsid w:val="00B42C98"/>
    <w:rsid w:val="00B438FF"/>
    <w:rsid w:val="00B43C55"/>
    <w:rsid w:val="00B43CFF"/>
    <w:rsid w:val="00B4490C"/>
    <w:rsid w:val="00B46956"/>
    <w:rsid w:val="00B47D10"/>
    <w:rsid w:val="00B47DDB"/>
    <w:rsid w:val="00B51134"/>
    <w:rsid w:val="00B515DB"/>
    <w:rsid w:val="00B52489"/>
    <w:rsid w:val="00B53FAA"/>
    <w:rsid w:val="00B55012"/>
    <w:rsid w:val="00B55A37"/>
    <w:rsid w:val="00B56215"/>
    <w:rsid w:val="00B5662D"/>
    <w:rsid w:val="00B5703F"/>
    <w:rsid w:val="00B60958"/>
    <w:rsid w:val="00B60E8E"/>
    <w:rsid w:val="00B60EBB"/>
    <w:rsid w:val="00B6123B"/>
    <w:rsid w:val="00B6368D"/>
    <w:rsid w:val="00B642A0"/>
    <w:rsid w:val="00B64E45"/>
    <w:rsid w:val="00B66784"/>
    <w:rsid w:val="00B66AF3"/>
    <w:rsid w:val="00B66B79"/>
    <w:rsid w:val="00B67278"/>
    <w:rsid w:val="00B67410"/>
    <w:rsid w:val="00B707D6"/>
    <w:rsid w:val="00B71096"/>
    <w:rsid w:val="00B716FB"/>
    <w:rsid w:val="00B72B5E"/>
    <w:rsid w:val="00B73353"/>
    <w:rsid w:val="00B742C6"/>
    <w:rsid w:val="00B75693"/>
    <w:rsid w:val="00B765B1"/>
    <w:rsid w:val="00B76894"/>
    <w:rsid w:val="00B77407"/>
    <w:rsid w:val="00B77801"/>
    <w:rsid w:val="00B77C0C"/>
    <w:rsid w:val="00B80192"/>
    <w:rsid w:val="00B81746"/>
    <w:rsid w:val="00B81AED"/>
    <w:rsid w:val="00B82082"/>
    <w:rsid w:val="00B82505"/>
    <w:rsid w:val="00B82514"/>
    <w:rsid w:val="00B83A67"/>
    <w:rsid w:val="00B84E11"/>
    <w:rsid w:val="00B84EDA"/>
    <w:rsid w:val="00B851A9"/>
    <w:rsid w:val="00B8661F"/>
    <w:rsid w:val="00B86B9E"/>
    <w:rsid w:val="00B86BAA"/>
    <w:rsid w:val="00B86C31"/>
    <w:rsid w:val="00B86E61"/>
    <w:rsid w:val="00B873E1"/>
    <w:rsid w:val="00B87CC2"/>
    <w:rsid w:val="00B87EBD"/>
    <w:rsid w:val="00B915EE"/>
    <w:rsid w:val="00B935C8"/>
    <w:rsid w:val="00B937B0"/>
    <w:rsid w:val="00B94689"/>
    <w:rsid w:val="00B94851"/>
    <w:rsid w:val="00B94945"/>
    <w:rsid w:val="00B94F63"/>
    <w:rsid w:val="00B96216"/>
    <w:rsid w:val="00B96894"/>
    <w:rsid w:val="00B97EEF"/>
    <w:rsid w:val="00BA0757"/>
    <w:rsid w:val="00BA1245"/>
    <w:rsid w:val="00BA126F"/>
    <w:rsid w:val="00BA2382"/>
    <w:rsid w:val="00BA2781"/>
    <w:rsid w:val="00BA2C2C"/>
    <w:rsid w:val="00BA58EE"/>
    <w:rsid w:val="00BA61DF"/>
    <w:rsid w:val="00BA6BCF"/>
    <w:rsid w:val="00BA6ED4"/>
    <w:rsid w:val="00BB040A"/>
    <w:rsid w:val="00BB19BF"/>
    <w:rsid w:val="00BB1E2D"/>
    <w:rsid w:val="00BB1FA1"/>
    <w:rsid w:val="00BB2113"/>
    <w:rsid w:val="00BB2E68"/>
    <w:rsid w:val="00BB4610"/>
    <w:rsid w:val="00BB4F3D"/>
    <w:rsid w:val="00BB59F5"/>
    <w:rsid w:val="00BB6F61"/>
    <w:rsid w:val="00BB727F"/>
    <w:rsid w:val="00BB7A07"/>
    <w:rsid w:val="00BB7EF3"/>
    <w:rsid w:val="00BC221C"/>
    <w:rsid w:val="00BC22EE"/>
    <w:rsid w:val="00BC282E"/>
    <w:rsid w:val="00BC28BE"/>
    <w:rsid w:val="00BC2D44"/>
    <w:rsid w:val="00BC33B9"/>
    <w:rsid w:val="00BC3F29"/>
    <w:rsid w:val="00BC4290"/>
    <w:rsid w:val="00BC489B"/>
    <w:rsid w:val="00BC5573"/>
    <w:rsid w:val="00BC5C20"/>
    <w:rsid w:val="00BC6867"/>
    <w:rsid w:val="00BC7BE4"/>
    <w:rsid w:val="00BC7ED5"/>
    <w:rsid w:val="00BD046D"/>
    <w:rsid w:val="00BD0578"/>
    <w:rsid w:val="00BD2506"/>
    <w:rsid w:val="00BD259E"/>
    <w:rsid w:val="00BD3140"/>
    <w:rsid w:val="00BD4294"/>
    <w:rsid w:val="00BD4B0D"/>
    <w:rsid w:val="00BD66D5"/>
    <w:rsid w:val="00BD6FDE"/>
    <w:rsid w:val="00BD711F"/>
    <w:rsid w:val="00BD78F0"/>
    <w:rsid w:val="00BD7FCC"/>
    <w:rsid w:val="00BD7FD2"/>
    <w:rsid w:val="00BE1EE3"/>
    <w:rsid w:val="00BE23D6"/>
    <w:rsid w:val="00BE2A40"/>
    <w:rsid w:val="00BE3119"/>
    <w:rsid w:val="00BE33D3"/>
    <w:rsid w:val="00BE3932"/>
    <w:rsid w:val="00BE3E97"/>
    <w:rsid w:val="00BE5781"/>
    <w:rsid w:val="00BE77C5"/>
    <w:rsid w:val="00BE79F4"/>
    <w:rsid w:val="00BF0F34"/>
    <w:rsid w:val="00BF432C"/>
    <w:rsid w:val="00BF52E0"/>
    <w:rsid w:val="00BF6A51"/>
    <w:rsid w:val="00BF7A2A"/>
    <w:rsid w:val="00C0117A"/>
    <w:rsid w:val="00C024D5"/>
    <w:rsid w:val="00C02EA8"/>
    <w:rsid w:val="00C031E7"/>
    <w:rsid w:val="00C04B1E"/>
    <w:rsid w:val="00C05F76"/>
    <w:rsid w:val="00C0634B"/>
    <w:rsid w:val="00C06EF7"/>
    <w:rsid w:val="00C1149E"/>
    <w:rsid w:val="00C11F1B"/>
    <w:rsid w:val="00C12D5C"/>
    <w:rsid w:val="00C132E7"/>
    <w:rsid w:val="00C13466"/>
    <w:rsid w:val="00C1442C"/>
    <w:rsid w:val="00C14812"/>
    <w:rsid w:val="00C150CE"/>
    <w:rsid w:val="00C159FA"/>
    <w:rsid w:val="00C15EEE"/>
    <w:rsid w:val="00C20EB4"/>
    <w:rsid w:val="00C21B25"/>
    <w:rsid w:val="00C21C9E"/>
    <w:rsid w:val="00C21E97"/>
    <w:rsid w:val="00C22386"/>
    <w:rsid w:val="00C2295B"/>
    <w:rsid w:val="00C22B10"/>
    <w:rsid w:val="00C2440A"/>
    <w:rsid w:val="00C25614"/>
    <w:rsid w:val="00C25777"/>
    <w:rsid w:val="00C310C6"/>
    <w:rsid w:val="00C311C5"/>
    <w:rsid w:val="00C31457"/>
    <w:rsid w:val="00C32E40"/>
    <w:rsid w:val="00C33B55"/>
    <w:rsid w:val="00C33D8A"/>
    <w:rsid w:val="00C34F2C"/>
    <w:rsid w:val="00C35D7C"/>
    <w:rsid w:val="00C3621B"/>
    <w:rsid w:val="00C372D0"/>
    <w:rsid w:val="00C37954"/>
    <w:rsid w:val="00C402BD"/>
    <w:rsid w:val="00C40AF6"/>
    <w:rsid w:val="00C40EC6"/>
    <w:rsid w:val="00C41D63"/>
    <w:rsid w:val="00C42CD9"/>
    <w:rsid w:val="00C43232"/>
    <w:rsid w:val="00C43AEB"/>
    <w:rsid w:val="00C4484A"/>
    <w:rsid w:val="00C4542B"/>
    <w:rsid w:val="00C4738F"/>
    <w:rsid w:val="00C47CFE"/>
    <w:rsid w:val="00C501C3"/>
    <w:rsid w:val="00C503E0"/>
    <w:rsid w:val="00C5076A"/>
    <w:rsid w:val="00C50891"/>
    <w:rsid w:val="00C50CE2"/>
    <w:rsid w:val="00C50EAE"/>
    <w:rsid w:val="00C51A66"/>
    <w:rsid w:val="00C51D9B"/>
    <w:rsid w:val="00C5277D"/>
    <w:rsid w:val="00C52818"/>
    <w:rsid w:val="00C53029"/>
    <w:rsid w:val="00C53ED5"/>
    <w:rsid w:val="00C54538"/>
    <w:rsid w:val="00C54604"/>
    <w:rsid w:val="00C54DDE"/>
    <w:rsid w:val="00C55BBF"/>
    <w:rsid w:val="00C56426"/>
    <w:rsid w:val="00C56F81"/>
    <w:rsid w:val="00C57A90"/>
    <w:rsid w:val="00C604DC"/>
    <w:rsid w:val="00C60C2F"/>
    <w:rsid w:val="00C60C7D"/>
    <w:rsid w:val="00C6185C"/>
    <w:rsid w:val="00C63FF2"/>
    <w:rsid w:val="00C64B81"/>
    <w:rsid w:val="00C653C2"/>
    <w:rsid w:val="00C6641F"/>
    <w:rsid w:val="00C70321"/>
    <w:rsid w:val="00C704D2"/>
    <w:rsid w:val="00C709A5"/>
    <w:rsid w:val="00C70DB1"/>
    <w:rsid w:val="00C71E78"/>
    <w:rsid w:val="00C7209D"/>
    <w:rsid w:val="00C72312"/>
    <w:rsid w:val="00C7593B"/>
    <w:rsid w:val="00C76B05"/>
    <w:rsid w:val="00C771BB"/>
    <w:rsid w:val="00C77590"/>
    <w:rsid w:val="00C806A1"/>
    <w:rsid w:val="00C8084B"/>
    <w:rsid w:val="00C80B06"/>
    <w:rsid w:val="00C81D83"/>
    <w:rsid w:val="00C83850"/>
    <w:rsid w:val="00C84157"/>
    <w:rsid w:val="00C8442D"/>
    <w:rsid w:val="00C846DE"/>
    <w:rsid w:val="00C86391"/>
    <w:rsid w:val="00C8687F"/>
    <w:rsid w:val="00C87E77"/>
    <w:rsid w:val="00C90128"/>
    <w:rsid w:val="00C90D09"/>
    <w:rsid w:val="00C93DCF"/>
    <w:rsid w:val="00C94B7B"/>
    <w:rsid w:val="00C94E52"/>
    <w:rsid w:val="00C954BF"/>
    <w:rsid w:val="00C9550D"/>
    <w:rsid w:val="00C96289"/>
    <w:rsid w:val="00C97469"/>
    <w:rsid w:val="00C979E5"/>
    <w:rsid w:val="00CA0477"/>
    <w:rsid w:val="00CA0935"/>
    <w:rsid w:val="00CA1567"/>
    <w:rsid w:val="00CA1EE9"/>
    <w:rsid w:val="00CA2582"/>
    <w:rsid w:val="00CA30F6"/>
    <w:rsid w:val="00CA31AE"/>
    <w:rsid w:val="00CA370F"/>
    <w:rsid w:val="00CA401C"/>
    <w:rsid w:val="00CA471B"/>
    <w:rsid w:val="00CA5635"/>
    <w:rsid w:val="00CA6ADC"/>
    <w:rsid w:val="00CA6B9D"/>
    <w:rsid w:val="00CA7835"/>
    <w:rsid w:val="00CB091C"/>
    <w:rsid w:val="00CB1ECA"/>
    <w:rsid w:val="00CB2183"/>
    <w:rsid w:val="00CB39C4"/>
    <w:rsid w:val="00CB3BA8"/>
    <w:rsid w:val="00CB406F"/>
    <w:rsid w:val="00CB6398"/>
    <w:rsid w:val="00CC0E6C"/>
    <w:rsid w:val="00CC1D68"/>
    <w:rsid w:val="00CC2175"/>
    <w:rsid w:val="00CC2D52"/>
    <w:rsid w:val="00CC35A7"/>
    <w:rsid w:val="00CC36D3"/>
    <w:rsid w:val="00CC3D38"/>
    <w:rsid w:val="00CC3D79"/>
    <w:rsid w:val="00CC44D8"/>
    <w:rsid w:val="00CC553A"/>
    <w:rsid w:val="00CC5870"/>
    <w:rsid w:val="00CC6198"/>
    <w:rsid w:val="00CC6A40"/>
    <w:rsid w:val="00CC6B72"/>
    <w:rsid w:val="00CC6D3C"/>
    <w:rsid w:val="00CD10EA"/>
    <w:rsid w:val="00CD1353"/>
    <w:rsid w:val="00CD1BF7"/>
    <w:rsid w:val="00CD2531"/>
    <w:rsid w:val="00CD2B8C"/>
    <w:rsid w:val="00CD39C2"/>
    <w:rsid w:val="00CD4007"/>
    <w:rsid w:val="00CD42D5"/>
    <w:rsid w:val="00CD4505"/>
    <w:rsid w:val="00CD4C83"/>
    <w:rsid w:val="00CD5263"/>
    <w:rsid w:val="00CD60D2"/>
    <w:rsid w:val="00CD655F"/>
    <w:rsid w:val="00CD6AF7"/>
    <w:rsid w:val="00CD6C34"/>
    <w:rsid w:val="00CD6D2C"/>
    <w:rsid w:val="00CD7F1C"/>
    <w:rsid w:val="00CE0B3D"/>
    <w:rsid w:val="00CE0D2D"/>
    <w:rsid w:val="00CE107C"/>
    <w:rsid w:val="00CE23BF"/>
    <w:rsid w:val="00CE4B64"/>
    <w:rsid w:val="00CE754D"/>
    <w:rsid w:val="00CE7918"/>
    <w:rsid w:val="00CF0ABB"/>
    <w:rsid w:val="00CF0AD2"/>
    <w:rsid w:val="00CF18AF"/>
    <w:rsid w:val="00CF1BCC"/>
    <w:rsid w:val="00CF217B"/>
    <w:rsid w:val="00CF32F9"/>
    <w:rsid w:val="00CF3572"/>
    <w:rsid w:val="00CF4329"/>
    <w:rsid w:val="00CF52B1"/>
    <w:rsid w:val="00CF56A7"/>
    <w:rsid w:val="00CF7628"/>
    <w:rsid w:val="00CF7CF8"/>
    <w:rsid w:val="00D0136A"/>
    <w:rsid w:val="00D0153A"/>
    <w:rsid w:val="00D02056"/>
    <w:rsid w:val="00D022CF"/>
    <w:rsid w:val="00D0350E"/>
    <w:rsid w:val="00D03B89"/>
    <w:rsid w:val="00D0430E"/>
    <w:rsid w:val="00D05590"/>
    <w:rsid w:val="00D06269"/>
    <w:rsid w:val="00D0670C"/>
    <w:rsid w:val="00D10E35"/>
    <w:rsid w:val="00D1116B"/>
    <w:rsid w:val="00D1242E"/>
    <w:rsid w:val="00D12789"/>
    <w:rsid w:val="00D12C31"/>
    <w:rsid w:val="00D12D16"/>
    <w:rsid w:val="00D13036"/>
    <w:rsid w:val="00D13F28"/>
    <w:rsid w:val="00D14841"/>
    <w:rsid w:val="00D15326"/>
    <w:rsid w:val="00D16F04"/>
    <w:rsid w:val="00D17B1D"/>
    <w:rsid w:val="00D21229"/>
    <w:rsid w:val="00D214A8"/>
    <w:rsid w:val="00D21889"/>
    <w:rsid w:val="00D23B42"/>
    <w:rsid w:val="00D23C87"/>
    <w:rsid w:val="00D2446B"/>
    <w:rsid w:val="00D249DE"/>
    <w:rsid w:val="00D24F08"/>
    <w:rsid w:val="00D2515B"/>
    <w:rsid w:val="00D25ADF"/>
    <w:rsid w:val="00D26539"/>
    <w:rsid w:val="00D2725B"/>
    <w:rsid w:val="00D27D0B"/>
    <w:rsid w:val="00D3008C"/>
    <w:rsid w:val="00D329D9"/>
    <w:rsid w:val="00D34E2E"/>
    <w:rsid w:val="00D3774E"/>
    <w:rsid w:val="00D40F80"/>
    <w:rsid w:val="00D41545"/>
    <w:rsid w:val="00D41DEE"/>
    <w:rsid w:val="00D425AC"/>
    <w:rsid w:val="00D430C6"/>
    <w:rsid w:val="00D43749"/>
    <w:rsid w:val="00D43E8F"/>
    <w:rsid w:val="00D45941"/>
    <w:rsid w:val="00D45B4F"/>
    <w:rsid w:val="00D45E3F"/>
    <w:rsid w:val="00D45EE2"/>
    <w:rsid w:val="00D46632"/>
    <w:rsid w:val="00D471D5"/>
    <w:rsid w:val="00D50217"/>
    <w:rsid w:val="00D51DE3"/>
    <w:rsid w:val="00D52A90"/>
    <w:rsid w:val="00D544F1"/>
    <w:rsid w:val="00D54F55"/>
    <w:rsid w:val="00D554F9"/>
    <w:rsid w:val="00D56117"/>
    <w:rsid w:val="00D56241"/>
    <w:rsid w:val="00D56836"/>
    <w:rsid w:val="00D57128"/>
    <w:rsid w:val="00D610F0"/>
    <w:rsid w:val="00D6135C"/>
    <w:rsid w:val="00D6305C"/>
    <w:rsid w:val="00D639A8"/>
    <w:rsid w:val="00D64584"/>
    <w:rsid w:val="00D64968"/>
    <w:rsid w:val="00D64FEA"/>
    <w:rsid w:val="00D65966"/>
    <w:rsid w:val="00D6700B"/>
    <w:rsid w:val="00D6751C"/>
    <w:rsid w:val="00D70393"/>
    <w:rsid w:val="00D70E7F"/>
    <w:rsid w:val="00D71ACB"/>
    <w:rsid w:val="00D725E7"/>
    <w:rsid w:val="00D72896"/>
    <w:rsid w:val="00D72DED"/>
    <w:rsid w:val="00D72FB3"/>
    <w:rsid w:val="00D7377E"/>
    <w:rsid w:val="00D73997"/>
    <w:rsid w:val="00D74213"/>
    <w:rsid w:val="00D759AD"/>
    <w:rsid w:val="00D75D0B"/>
    <w:rsid w:val="00D7604B"/>
    <w:rsid w:val="00D803FB"/>
    <w:rsid w:val="00D80BD4"/>
    <w:rsid w:val="00D81234"/>
    <w:rsid w:val="00D817E2"/>
    <w:rsid w:val="00D82AA3"/>
    <w:rsid w:val="00D82BB2"/>
    <w:rsid w:val="00D82E9E"/>
    <w:rsid w:val="00D83450"/>
    <w:rsid w:val="00D83D65"/>
    <w:rsid w:val="00D84434"/>
    <w:rsid w:val="00D85478"/>
    <w:rsid w:val="00D8548F"/>
    <w:rsid w:val="00D860D7"/>
    <w:rsid w:val="00D90BE9"/>
    <w:rsid w:val="00D918D0"/>
    <w:rsid w:val="00D91F79"/>
    <w:rsid w:val="00D92735"/>
    <w:rsid w:val="00D94637"/>
    <w:rsid w:val="00D97359"/>
    <w:rsid w:val="00D974DB"/>
    <w:rsid w:val="00D97E77"/>
    <w:rsid w:val="00D97E99"/>
    <w:rsid w:val="00DA0215"/>
    <w:rsid w:val="00DA0500"/>
    <w:rsid w:val="00DA2015"/>
    <w:rsid w:val="00DA2238"/>
    <w:rsid w:val="00DA29EF"/>
    <w:rsid w:val="00DA2B9B"/>
    <w:rsid w:val="00DA3E60"/>
    <w:rsid w:val="00DA4993"/>
    <w:rsid w:val="00DA6386"/>
    <w:rsid w:val="00DA6C87"/>
    <w:rsid w:val="00DA6F41"/>
    <w:rsid w:val="00DB1B2B"/>
    <w:rsid w:val="00DB1D86"/>
    <w:rsid w:val="00DB3BF0"/>
    <w:rsid w:val="00DB449A"/>
    <w:rsid w:val="00DB4EEF"/>
    <w:rsid w:val="00DB5271"/>
    <w:rsid w:val="00DB581D"/>
    <w:rsid w:val="00DB7D51"/>
    <w:rsid w:val="00DC071E"/>
    <w:rsid w:val="00DC13C2"/>
    <w:rsid w:val="00DC19EC"/>
    <w:rsid w:val="00DC1E04"/>
    <w:rsid w:val="00DC25D7"/>
    <w:rsid w:val="00DC25E2"/>
    <w:rsid w:val="00DC2918"/>
    <w:rsid w:val="00DC2A24"/>
    <w:rsid w:val="00DC2B04"/>
    <w:rsid w:val="00DC2D68"/>
    <w:rsid w:val="00DC2D70"/>
    <w:rsid w:val="00DC4C31"/>
    <w:rsid w:val="00DC4ECA"/>
    <w:rsid w:val="00DC5F7D"/>
    <w:rsid w:val="00DC62EB"/>
    <w:rsid w:val="00DC7847"/>
    <w:rsid w:val="00DD0168"/>
    <w:rsid w:val="00DD30F2"/>
    <w:rsid w:val="00DD4BA9"/>
    <w:rsid w:val="00DD4DA2"/>
    <w:rsid w:val="00DD5417"/>
    <w:rsid w:val="00DD5C99"/>
    <w:rsid w:val="00DD6116"/>
    <w:rsid w:val="00DD703E"/>
    <w:rsid w:val="00DE0FFB"/>
    <w:rsid w:val="00DE5526"/>
    <w:rsid w:val="00DE6091"/>
    <w:rsid w:val="00DF080B"/>
    <w:rsid w:val="00DF151E"/>
    <w:rsid w:val="00DF2D6C"/>
    <w:rsid w:val="00DF2F4F"/>
    <w:rsid w:val="00DF320B"/>
    <w:rsid w:val="00DF33EC"/>
    <w:rsid w:val="00DF3A00"/>
    <w:rsid w:val="00DF443F"/>
    <w:rsid w:val="00DF5E4D"/>
    <w:rsid w:val="00DF6356"/>
    <w:rsid w:val="00DF6A05"/>
    <w:rsid w:val="00DF6F80"/>
    <w:rsid w:val="00DF74AA"/>
    <w:rsid w:val="00DF79D2"/>
    <w:rsid w:val="00E0044C"/>
    <w:rsid w:val="00E02067"/>
    <w:rsid w:val="00E0245B"/>
    <w:rsid w:val="00E0545E"/>
    <w:rsid w:val="00E058EB"/>
    <w:rsid w:val="00E0639C"/>
    <w:rsid w:val="00E06664"/>
    <w:rsid w:val="00E07CB3"/>
    <w:rsid w:val="00E10F4C"/>
    <w:rsid w:val="00E1137A"/>
    <w:rsid w:val="00E116E5"/>
    <w:rsid w:val="00E1199F"/>
    <w:rsid w:val="00E11B7B"/>
    <w:rsid w:val="00E11D9E"/>
    <w:rsid w:val="00E125A3"/>
    <w:rsid w:val="00E12FA6"/>
    <w:rsid w:val="00E136F1"/>
    <w:rsid w:val="00E13A1C"/>
    <w:rsid w:val="00E13B0F"/>
    <w:rsid w:val="00E13CD7"/>
    <w:rsid w:val="00E15BF2"/>
    <w:rsid w:val="00E15CC0"/>
    <w:rsid w:val="00E1685D"/>
    <w:rsid w:val="00E1725D"/>
    <w:rsid w:val="00E177B5"/>
    <w:rsid w:val="00E20271"/>
    <w:rsid w:val="00E20533"/>
    <w:rsid w:val="00E21407"/>
    <w:rsid w:val="00E22CDF"/>
    <w:rsid w:val="00E22E46"/>
    <w:rsid w:val="00E231C8"/>
    <w:rsid w:val="00E232E8"/>
    <w:rsid w:val="00E249FC"/>
    <w:rsid w:val="00E24F14"/>
    <w:rsid w:val="00E25826"/>
    <w:rsid w:val="00E263B5"/>
    <w:rsid w:val="00E2641C"/>
    <w:rsid w:val="00E26537"/>
    <w:rsid w:val="00E26615"/>
    <w:rsid w:val="00E268A5"/>
    <w:rsid w:val="00E26B10"/>
    <w:rsid w:val="00E270CD"/>
    <w:rsid w:val="00E304A8"/>
    <w:rsid w:val="00E30ADF"/>
    <w:rsid w:val="00E30B3F"/>
    <w:rsid w:val="00E33030"/>
    <w:rsid w:val="00E3534C"/>
    <w:rsid w:val="00E35C19"/>
    <w:rsid w:val="00E35FDE"/>
    <w:rsid w:val="00E36574"/>
    <w:rsid w:val="00E36B1C"/>
    <w:rsid w:val="00E37173"/>
    <w:rsid w:val="00E378D2"/>
    <w:rsid w:val="00E37DBD"/>
    <w:rsid w:val="00E41402"/>
    <w:rsid w:val="00E420C6"/>
    <w:rsid w:val="00E42218"/>
    <w:rsid w:val="00E43C6D"/>
    <w:rsid w:val="00E43E7C"/>
    <w:rsid w:val="00E448EA"/>
    <w:rsid w:val="00E459DD"/>
    <w:rsid w:val="00E45BE9"/>
    <w:rsid w:val="00E4678E"/>
    <w:rsid w:val="00E46FA6"/>
    <w:rsid w:val="00E47007"/>
    <w:rsid w:val="00E4708A"/>
    <w:rsid w:val="00E50918"/>
    <w:rsid w:val="00E518D5"/>
    <w:rsid w:val="00E51E02"/>
    <w:rsid w:val="00E5349B"/>
    <w:rsid w:val="00E53531"/>
    <w:rsid w:val="00E5354D"/>
    <w:rsid w:val="00E53BA6"/>
    <w:rsid w:val="00E541AD"/>
    <w:rsid w:val="00E54322"/>
    <w:rsid w:val="00E54EC8"/>
    <w:rsid w:val="00E56B72"/>
    <w:rsid w:val="00E57015"/>
    <w:rsid w:val="00E57246"/>
    <w:rsid w:val="00E60519"/>
    <w:rsid w:val="00E60EF9"/>
    <w:rsid w:val="00E62BC3"/>
    <w:rsid w:val="00E62DE6"/>
    <w:rsid w:val="00E6365F"/>
    <w:rsid w:val="00E63726"/>
    <w:rsid w:val="00E63BF5"/>
    <w:rsid w:val="00E6430C"/>
    <w:rsid w:val="00E653D8"/>
    <w:rsid w:val="00E66C34"/>
    <w:rsid w:val="00E70AED"/>
    <w:rsid w:val="00E70FC9"/>
    <w:rsid w:val="00E73E0A"/>
    <w:rsid w:val="00E7419D"/>
    <w:rsid w:val="00E75F17"/>
    <w:rsid w:val="00E765EF"/>
    <w:rsid w:val="00E76E58"/>
    <w:rsid w:val="00E77A39"/>
    <w:rsid w:val="00E77FC0"/>
    <w:rsid w:val="00E81678"/>
    <w:rsid w:val="00E8200C"/>
    <w:rsid w:val="00E825D6"/>
    <w:rsid w:val="00E8275A"/>
    <w:rsid w:val="00E82CAD"/>
    <w:rsid w:val="00E83B02"/>
    <w:rsid w:val="00E8433A"/>
    <w:rsid w:val="00E86733"/>
    <w:rsid w:val="00E87158"/>
    <w:rsid w:val="00E915C6"/>
    <w:rsid w:val="00E91613"/>
    <w:rsid w:val="00E91693"/>
    <w:rsid w:val="00E93E90"/>
    <w:rsid w:val="00E94D7A"/>
    <w:rsid w:val="00E951FF"/>
    <w:rsid w:val="00E95213"/>
    <w:rsid w:val="00E961F4"/>
    <w:rsid w:val="00E963F8"/>
    <w:rsid w:val="00E975FC"/>
    <w:rsid w:val="00EA01AA"/>
    <w:rsid w:val="00EA1332"/>
    <w:rsid w:val="00EA1F2A"/>
    <w:rsid w:val="00EA2F2C"/>
    <w:rsid w:val="00EA3F14"/>
    <w:rsid w:val="00EA55CF"/>
    <w:rsid w:val="00EA63A5"/>
    <w:rsid w:val="00EB0D12"/>
    <w:rsid w:val="00EB120F"/>
    <w:rsid w:val="00EB1543"/>
    <w:rsid w:val="00EB2280"/>
    <w:rsid w:val="00EB2720"/>
    <w:rsid w:val="00EB2A2D"/>
    <w:rsid w:val="00EB2DA3"/>
    <w:rsid w:val="00EB3137"/>
    <w:rsid w:val="00EB3A02"/>
    <w:rsid w:val="00EB5810"/>
    <w:rsid w:val="00EB5A49"/>
    <w:rsid w:val="00EC13F1"/>
    <w:rsid w:val="00EC1D26"/>
    <w:rsid w:val="00EC398E"/>
    <w:rsid w:val="00EC484D"/>
    <w:rsid w:val="00EC4E6D"/>
    <w:rsid w:val="00EC4EE2"/>
    <w:rsid w:val="00EC5F68"/>
    <w:rsid w:val="00EC6B39"/>
    <w:rsid w:val="00EC7651"/>
    <w:rsid w:val="00EC7F89"/>
    <w:rsid w:val="00ED0517"/>
    <w:rsid w:val="00ED18C2"/>
    <w:rsid w:val="00ED1BCB"/>
    <w:rsid w:val="00ED2DBF"/>
    <w:rsid w:val="00ED3958"/>
    <w:rsid w:val="00ED5E4F"/>
    <w:rsid w:val="00ED6B05"/>
    <w:rsid w:val="00ED6C9C"/>
    <w:rsid w:val="00ED6F73"/>
    <w:rsid w:val="00ED7918"/>
    <w:rsid w:val="00ED7C9B"/>
    <w:rsid w:val="00EE1ACB"/>
    <w:rsid w:val="00EE233E"/>
    <w:rsid w:val="00EE3D89"/>
    <w:rsid w:val="00EE4AFF"/>
    <w:rsid w:val="00EE4B13"/>
    <w:rsid w:val="00EE52BE"/>
    <w:rsid w:val="00EE563C"/>
    <w:rsid w:val="00EE56F3"/>
    <w:rsid w:val="00EE6B0C"/>
    <w:rsid w:val="00EE6C06"/>
    <w:rsid w:val="00EE744A"/>
    <w:rsid w:val="00EF044C"/>
    <w:rsid w:val="00EF0A79"/>
    <w:rsid w:val="00EF0DCA"/>
    <w:rsid w:val="00EF1D14"/>
    <w:rsid w:val="00EF2193"/>
    <w:rsid w:val="00EF2C3F"/>
    <w:rsid w:val="00EF31C4"/>
    <w:rsid w:val="00EF3F59"/>
    <w:rsid w:val="00EF421B"/>
    <w:rsid w:val="00EF596D"/>
    <w:rsid w:val="00EF618B"/>
    <w:rsid w:val="00EF6438"/>
    <w:rsid w:val="00F00233"/>
    <w:rsid w:val="00F01632"/>
    <w:rsid w:val="00F01673"/>
    <w:rsid w:val="00F01EE6"/>
    <w:rsid w:val="00F0273A"/>
    <w:rsid w:val="00F03055"/>
    <w:rsid w:val="00F031EB"/>
    <w:rsid w:val="00F04DE3"/>
    <w:rsid w:val="00F07B88"/>
    <w:rsid w:val="00F10D7D"/>
    <w:rsid w:val="00F1110E"/>
    <w:rsid w:val="00F11E25"/>
    <w:rsid w:val="00F142C6"/>
    <w:rsid w:val="00F14606"/>
    <w:rsid w:val="00F153BA"/>
    <w:rsid w:val="00F16694"/>
    <w:rsid w:val="00F17363"/>
    <w:rsid w:val="00F17540"/>
    <w:rsid w:val="00F17B5A"/>
    <w:rsid w:val="00F21E31"/>
    <w:rsid w:val="00F220BD"/>
    <w:rsid w:val="00F221E0"/>
    <w:rsid w:val="00F2295E"/>
    <w:rsid w:val="00F242BD"/>
    <w:rsid w:val="00F24D43"/>
    <w:rsid w:val="00F262FD"/>
    <w:rsid w:val="00F2665E"/>
    <w:rsid w:val="00F2703B"/>
    <w:rsid w:val="00F27378"/>
    <w:rsid w:val="00F30826"/>
    <w:rsid w:val="00F3099D"/>
    <w:rsid w:val="00F30E09"/>
    <w:rsid w:val="00F313D9"/>
    <w:rsid w:val="00F3232D"/>
    <w:rsid w:val="00F33E80"/>
    <w:rsid w:val="00F363F2"/>
    <w:rsid w:val="00F368B5"/>
    <w:rsid w:val="00F37496"/>
    <w:rsid w:val="00F4018F"/>
    <w:rsid w:val="00F403E1"/>
    <w:rsid w:val="00F40560"/>
    <w:rsid w:val="00F419F2"/>
    <w:rsid w:val="00F42445"/>
    <w:rsid w:val="00F42521"/>
    <w:rsid w:val="00F42A19"/>
    <w:rsid w:val="00F42AC0"/>
    <w:rsid w:val="00F42CFB"/>
    <w:rsid w:val="00F42E7E"/>
    <w:rsid w:val="00F43805"/>
    <w:rsid w:val="00F44A0B"/>
    <w:rsid w:val="00F44A4E"/>
    <w:rsid w:val="00F44C6B"/>
    <w:rsid w:val="00F4563E"/>
    <w:rsid w:val="00F456DA"/>
    <w:rsid w:val="00F45A66"/>
    <w:rsid w:val="00F46018"/>
    <w:rsid w:val="00F4753F"/>
    <w:rsid w:val="00F47646"/>
    <w:rsid w:val="00F504F0"/>
    <w:rsid w:val="00F50CFF"/>
    <w:rsid w:val="00F51021"/>
    <w:rsid w:val="00F51CFF"/>
    <w:rsid w:val="00F5359D"/>
    <w:rsid w:val="00F53C11"/>
    <w:rsid w:val="00F53C9A"/>
    <w:rsid w:val="00F53CF7"/>
    <w:rsid w:val="00F53E19"/>
    <w:rsid w:val="00F55C5B"/>
    <w:rsid w:val="00F56424"/>
    <w:rsid w:val="00F56575"/>
    <w:rsid w:val="00F572D8"/>
    <w:rsid w:val="00F57572"/>
    <w:rsid w:val="00F607D9"/>
    <w:rsid w:val="00F6299C"/>
    <w:rsid w:val="00F639E1"/>
    <w:rsid w:val="00F63B91"/>
    <w:rsid w:val="00F64412"/>
    <w:rsid w:val="00F64825"/>
    <w:rsid w:val="00F64C29"/>
    <w:rsid w:val="00F6517E"/>
    <w:rsid w:val="00F65D94"/>
    <w:rsid w:val="00F66602"/>
    <w:rsid w:val="00F66649"/>
    <w:rsid w:val="00F66721"/>
    <w:rsid w:val="00F669C3"/>
    <w:rsid w:val="00F66D69"/>
    <w:rsid w:val="00F6707F"/>
    <w:rsid w:val="00F70445"/>
    <w:rsid w:val="00F715BD"/>
    <w:rsid w:val="00F71972"/>
    <w:rsid w:val="00F71B07"/>
    <w:rsid w:val="00F73271"/>
    <w:rsid w:val="00F73637"/>
    <w:rsid w:val="00F7379F"/>
    <w:rsid w:val="00F741D3"/>
    <w:rsid w:val="00F742AB"/>
    <w:rsid w:val="00F74D36"/>
    <w:rsid w:val="00F74E9C"/>
    <w:rsid w:val="00F7516C"/>
    <w:rsid w:val="00F75E22"/>
    <w:rsid w:val="00F75E42"/>
    <w:rsid w:val="00F77B3D"/>
    <w:rsid w:val="00F77F71"/>
    <w:rsid w:val="00F77F99"/>
    <w:rsid w:val="00F80F4D"/>
    <w:rsid w:val="00F82F51"/>
    <w:rsid w:val="00F83375"/>
    <w:rsid w:val="00F837AE"/>
    <w:rsid w:val="00F838C1"/>
    <w:rsid w:val="00F83AA4"/>
    <w:rsid w:val="00F83C0C"/>
    <w:rsid w:val="00F83C85"/>
    <w:rsid w:val="00F8431E"/>
    <w:rsid w:val="00F84933"/>
    <w:rsid w:val="00F851A3"/>
    <w:rsid w:val="00F859B2"/>
    <w:rsid w:val="00F8792B"/>
    <w:rsid w:val="00F9063D"/>
    <w:rsid w:val="00F907F6"/>
    <w:rsid w:val="00F90E48"/>
    <w:rsid w:val="00F91D1D"/>
    <w:rsid w:val="00F91E10"/>
    <w:rsid w:val="00F93431"/>
    <w:rsid w:val="00F934EF"/>
    <w:rsid w:val="00F93618"/>
    <w:rsid w:val="00F93ABC"/>
    <w:rsid w:val="00F94524"/>
    <w:rsid w:val="00F94D37"/>
    <w:rsid w:val="00F9502D"/>
    <w:rsid w:val="00F95132"/>
    <w:rsid w:val="00F95790"/>
    <w:rsid w:val="00F95DE0"/>
    <w:rsid w:val="00F97472"/>
    <w:rsid w:val="00F97652"/>
    <w:rsid w:val="00F976A4"/>
    <w:rsid w:val="00FA0040"/>
    <w:rsid w:val="00FA08C4"/>
    <w:rsid w:val="00FA1990"/>
    <w:rsid w:val="00FA229E"/>
    <w:rsid w:val="00FA2646"/>
    <w:rsid w:val="00FA281B"/>
    <w:rsid w:val="00FA4298"/>
    <w:rsid w:val="00FA5643"/>
    <w:rsid w:val="00FA5892"/>
    <w:rsid w:val="00FA5C0D"/>
    <w:rsid w:val="00FA6293"/>
    <w:rsid w:val="00FA6381"/>
    <w:rsid w:val="00FA719D"/>
    <w:rsid w:val="00FA735B"/>
    <w:rsid w:val="00FB07F1"/>
    <w:rsid w:val="00FB19E6"/>
    <w:rsid w:val="00FB284D"/>
    <w:rsid w:val="00FB2A9B"/>
    <w:rsid w:val="00FB3406"/>
    <w:rsid w:val="00FB34EB"/>
    <w:rsid w:val="00FB4A42"/>
    <w:rsid w:val="00FB500C"/>
    <w:rsid w:val="00FB5095"/>
    <w:rsid w:val="00FB6261"/>
    <w:rsid w:val="00FC00D3"/>
    <w:rsid w:val="00FC1EDB"/>
    <w:rsid w:val="00FC2543"/>
    <w:rsid w:val="00FC25F7"/>
    <w:rsid w:val="00FC2796"/>
    <w:rsid w:val="00FC66F3"/>
    <w:rsid w:val="00FD036E"/>
    <w:rsid w:val="00FD069A"/>
    <w:rsid w:val="00FD0D4E"/>
    <w:rsid w:val="00FD3E81"/>
    <w:rsid w:val="00FD4397"/>
    <w:rsid w:val="00FD457C"/>
    <w:rsid w:val="00FD5212"/>
    <w:rsid w:val="00FD52D1"/>
    <w:rsid w:val="00FD52FE"/>
    <w:rsid w:val="00FD6414"/>
    <w:rsid w:val="00FD6758"/>
    <w:rsid w:val="00FD6CC3"/>
    <w:rsid w:val="00FD7B46"/>
    <w:rsid w:val="00FD7CED"/>
    <w:rsid w:val="00FD7DEB"/>
    <w:rsid w:val="00FE1942"/>
    <w:rsid w:val="00FE1A42"/>
    <w:rsid w:val="00FE1F30"/>
    <w:rsid w:val="00FE22E2"/>
    <w:rsid w:val="00FE27B6"/>
    <w:rsid w:val="00FE2E91"/>
    <w:rsid w:val="00FE4BC7"/>
    <w:rsid w:val="00FE5861"/>
    <w:rsid w:val="00FE5D8D"/>
    <w:rsid w:val="00FE6094"/>
    <w:rsid w:val="00FE639A"/>
    <w:rsid w:val="00FE7B32"/>
    <w:rsid w:val="00FF04DC"/>
    <w:rsid w:val="00FF1A9B"/>
    <w:rsid w:val="00FF256B"/>
    <w:rsid w:val="00FF3609"/>
    <w:rsid w:val="00FF3C84"/>
    <w:rsid w:val="00FF4814"/>
    <w:rsid w:val="00FF5CE0"/>
    <w:rsid w:val="00FF6155"/>
    <w:rsid w:val="00FF6EC7"/>
    <w:rsid w:val="00FF7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martTagType w:namespaceuri="urn:schemas-microsoft-com:office:smarttags" w:name="City"/>
  <w:shapeDefaults>
    <o:shapedefaults v:ext="edit" spidmax="2049">
      <o:colormru v:ext="edit" colors="#dd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2">
    <w:name w:val="Normal"/>
    <w:qFormat/>
    <w:rsid w:val="00DC4C31"/>
    <w:rPr>
      <w:spacing w:val="-6"/>
      <w:sz w:val="24"/>
      <w:szCs w:val="18"/>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b/>
      <w:spacing w:val="-6"/>
      <w:sz w:val="28"/>
      <w:szCs w:val="18"/>
    </w:rPr>
  </w:style>
  <w:style w:type="paragraph" w:styleId="31">
    <w:name w:val="heading 3"/>
    <w:next w:val="a3"/>
    <w:autoRedefine/>
    <w:qFormat/>
    <w:rsid w:val="003610BD"/>
    <w:pPr>
      <w:keepNext/>
      <w:keepLines/>
      <w:tabs>
        <w:tab w:val="left" w:pos="561"/>
      </w:tabs>
      <w:spacing w:before="120" w:after="120"/>
      <w:outlineLvl w:val="2"/>
    </w:pPr>
    <w:rPr>
      <w:rFonts w:eastAsia="黑体"/>
      <w:spacing w:val="-6"/>
      <w:sz w:val="24"/>
      <w:szCs w:val="18"/>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pacing w:val="-6"/>
      <w:sz w:val="17"/>
      <w:szCs w:val="18"/>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spacing w:val="-6"/>
      <w:kern w:val="2"/>
      <w:sz w:val="18"/>
      <w:szCs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pacing w:val="-6"/>
      <w:sz w:val="15"/>
      <w:szCs w:val="18"/>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pacing w:val="-6"/>
      <w:sz w:val="15"/>
      <w:szCs w:val="18"/>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spacing w:val="-6"/>
      <w:kern w:val="2"/>
      <w:sz w:val="18"/>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pacing w:val="-6"/>
      <w:sz w:val="24"/>
      <w:szCs w:val="18"/>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spacing w:val="-6"/>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pacing w:val="-6"/>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pacing w:val="-6"/>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2">
    <w:name w:val="批注框文本 Char"/>
    <w:semiHidden/>
    <w:rPr>
      <w:kern w:val="2"/>
      <w:sz w:val="18"/>
      <w:szCs w:val="18"/>
    </w:rPr>
  </w:style>
  <w:style w:type="character" w:customStyle="1" w:styleId="Char3">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4">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5">
    <w:name w:val="尾注文本 Char"/>
    <w:semiHidden/>
    <w:rPr>
      <w:kern w:val="2"/>
      <w:sz w:val="18"/>
    </w:rPr>
  </w:style>
  <w:style w:type="paragraph" w:styleId="TOC">
    <w:name w:val="TOC Heading"/>
    <w:basedOn w:val="1"/>
    <w:next w:val="a2"/>
    <w:uiPriority w:val="39"/>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uiPriority w:val="99"/>
    <w:semiHidden/>
    <w:unhideWhenUsed/>
    <w:rsid w:val="00EF1D14"/>
    <w:rPr>
      <w:sz w:val="21"/>
      <w:szCs w:val="21"/>
    </w:rPr>
  </w:style>
  <w:style w:type="paragraph" w:styleId="afffc">
    <w:name w:val="annotation subject"/>
    <w:basedOn w:val="afc"/>
    <w:next w:val="afc"/>
    <w:link w:val="Char6"/>
    <w:uiPriority w:val="99"/>
    <w:semiHidden/>
    <w:unhideWhenUsed/>
    <w:rsid w:val="00EF1D14"/>
    <w:pPr>
      <w:overflowPunct w:val="0"/>
    </w:pPr>
    <w:rPr>
      <w:b/>
      <w:bCs/>
      <w:sz w:val="18"/>
    </w:rPr>
  </w:style>
  <w:style w:type="character" w:customStyle="1" w:styleId="Char1">
    <w:name w:val="批注文字 Char"/>
    <w:link w:val="afc"/>
    <w:semiHidden/>
    <w:rsid w:val="00EF1D14"/>
    <w:rPr>
      <w:kern w:val="2"/>
      <w:sz w:val="21"/>
    </w:rPr>
  </w:style>
  <w:style w:type="character" w:customStyle="1" w:styleId="Char6">
    <w:name w:val="批注主题 Char"/>
    <w:link w:val="afffc"/>
    <w:uiPriority w:val="99"/>
    <w:semiHidden/>
    <w:rsid w:val="00EF1D14"/>
    <w:rPr>
      <w:b/>
      <w:bCs/>
      <w:kern w:val="2"/>
      <w:sz w:val="18"/>
    </w:rPr>
  </w:style>
  <w:style w:type="character" w:customStyle="1" w:styleId="Char0">
    <w:name w:val="页眉 Char"/>
    <w:link w:val="a8"/>
    <w:uiPriority w:val="99"/>
    <w:rsid w:val="0097372A"/>
    <w:rPr>
      <w:kern w:val="2"/>
      <w:sz w:val="18"/>
    </w:rPr>
  </w:style>
  <w:style w:type="table" w:styleId="afffd">
    <w:name w:val="Table Grid"/>
    <w:basedOn w:val="a5"/>
    <w:uiPriority w:val="59"/>
    <w:rsid w:val="0097372A"/>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Light Shading"/>
    <w:basedOn w:val="a5"/>
    <w:uiPriority w:val="60"/>
    <w:rsid w:val="00A4637C"/>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affff">
    <w:name w:val="No Spacing"/>
    <w:link w:val="Char7"/>
    <w:uiPriority w:val="1"/>
    <w:qFormat/>
    <w:rsid w:val="00FD457C"/>
    <w:rPr>
      <w:rFonts w:ascii="Calibri" w:hAnsi="Calibri"/>
      <w:sz w:val="22"/>
      <w:szCs w:val="22"/>
    </w:rPr>
  </w:style>
  <w:style w:type="character" w:customStyle="1" w:styleId="Char7">
    <w:name w:val="无间隔 Char"/>
    <w:link w:val="affff"/>
    <w:uiPriority w:val="1"/>
    <w:rsid w:val="00FD457C"/>
    <w:rPr>
      <w:rFonts w:ascii="Calibri" w:eastAsia="宋体" w:hAnsi="Calibri" w:cs="Times New Roman"/>
      <w:spacing w:val="0"/>
      <w:sz w:val="22"/>
      <w:szCs w:val="22"/>
    </w:rPr>
  </w:style>
  <w:style w:type="character" w:customStyle="1" w:styleId="Char">
    <w:name w:val="页脚 Char"/>
    <w:link w:val="a7"/>
    <w:uiPriority w:val="99"/>
    <w:rsid w:val="00FD457C"/>
    <w:rPr>
      <w:rFonts w:eastAsia="·s²Ó©úÅé"/>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2">
    <w:name w:val="Normal"/>
    <w:qFormat/>
    <w:rsid w:val="00DC4C31"/>
    <w:rPr>
      <w:spacing w:val="-6"/>
      <w:sz w:val="24"/>
      <w:szCs w:val="18"/>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b/>
      <w:spacing w:val="-6"/>
      <w:sz w:val="28"/>
      <w:szCs w:val="18"/>
    </w:rPr>
  </w:style>
  <w:style w:type="paragraph" w:styleId="31">
    <w:name w:val="heading 3"/>
    <w:next w:val="a3"/>
    <w:autoRedefine/>
    <w:qFormat/>
    <w:rsid w:val="003610BD"/>
    <w:pPr>
      <w:keepNext/>
      <w:keepLines/>
      <w:tabs>
        <w:tab w:val="left" w:pos="561"/>
      </w:tabs>
      <w:spacing w:before="120" w:after="120"/>
      <w:outlineLvl w:val="2"/>
    </w:pPr>
    <w:rPr>
      <w:rFonts w:eastAsia="黑体"/>
      <w:spacing w:val="-6"/>
      <w:sz w:val="24"/>
      <w:szCs w:val="18"/>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pacing w:val="-6"/>
      <w:sz w:val="17"/>
      <w:szCs w:val="18"/>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spacing w:val="-6"/>
      <w:kern w:val="2"/>
      <w:sz w:val="18"/>
      <w:szCs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pacing w:val="-6"/>
      <w:sz w:val="15"/>
      <w:szCs w:val="18"/>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pacing w:val="-6"/>
      <w:sz w:val="15"/>
      <w:szCs w:val="18"/>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spacing w:val="-6"/>
      <w:kern w:val="2"/>
      <w:sz w:val="18"/>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pacing w:val="-6"/>
      <w:sz w:val="24"/>
      <w:szCs w:val="18"/>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spacing w:val="-6"/>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pacing w:val="-6"/>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pacing w:val="-6"/>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2">
    <w:name w:val="批注框文本 Char"/>
    <w:semiHidden/>
    <w:rPr>
      <w:kern w:val="2"/>
      <w:sz w:val="18"/>
      <w:szCs w:val="18"/>
    </w:rPr>
  </w:style>
  <w:style w:type="character" w:customStyle="1" w:styleId="Char3">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4">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5">
    <w:name w:val="尾注文本 Char"/>
    <w:semiHidden/>
    <w:rPr>
      <w:kern w:val="2"/>
      <w:sz w:val="18"/>
    </w:rPr>
  </w:style>
  <w:style w:type="paragraph" w:styleId="TOC">
    <w:name w:val="TOC Heading"/>
    <w:basedOn w:val="1"/>
    <w:next w:val="a2"/>
    <w:uiPriority w:val="39"/>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uiPriority w:val="99"/>
    <w:semiHidden/>
    <w:unhideWhenUsed/>
    <w:rsid w:val="00EF1D14"/>
    <w:rPr>
      <w:sz w:val="21"/>
      <w:szCs w:val="21"/>
    </w:rPr>
  </w:style>
  <w:style w:type="paragraph" w:styleId="afffc">
    <w:name w:val="annotation subject"/>
    <w:basedOn w:val="afc"/>
    <w:next w:val="afc"/>
    <w:link w:val="Char6"/>
    <w:uiPriority w:val="99"/>
    <w:semiHidden/>
    <w:unhideWhenUsed/>
    <w:rsid w:val="00EF1D14"/>
    <w:pPr>
      <w:overflowPunct w:val="0"/>
    </w:pPr>
    <w:rPr>
      <w:b/>
      <w:bCs/>
      <w:sz w:val="18"/>
    </w:rPr>
  </w:style>
  <w:style w:type="character" w:customStyle="1" w:styleId="Char1">
    <w:name w:val="批注文字 Char"/>
    <w:link w:val="afc"/>
    <w:semiHidden/>
    <w:rsid w:val="00EF1D14"/>
    <w:rPr>
      <w:kern w:val="2"/>
      <w:sz w:val="21"/>
    </w:rPr>
  </w:style>
  <w:style w:type="character" w:customStyle="1" w:styleId="Char6">
    <w:name w:val="批注主题 Char"/>
    <w:link w:val="afffc"/>
    <w:uiPriority w:val="99"/>
    <w:semiHidden/>
    <w:rsid w:val="00EF1D14"/>
    <w:rPr>
      <w:b/>
      <w:bCs/>
      <w:kern w:val="2"/>
      <w:sz w:val="18"/>
    </w:rPr>
  </w:style>
  <w:style w:type="character" w:customStyle="1" w:styleId="Char0">
    <w:name w:val="页眉 Char"/>
    <w:link w:val="a8"/>
    <w:uiPriority w:val="99"/>
    <w:rsid w:val="0097372A"/>
    <w:rPr>
      <w:kern w:val="2"/>
      <w:sz w:val="18"/>
    </w:rPr>
  </w:style>
  <w:style w:type="table" w:styleId="afffd">
    <w:name w:val="Table Grid"/>
    <w:basedOn w:val="a5"/>
    <w:uiPriority w:val="59"/>
    <w:rsid w:val="0097372A"/>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Light Shading"/>
    <w:basedOn w:val="a5"/>
    <w:uiPriority w:val="60"/>
    <w:rsid w:val="00A4637C"/>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affff">
    <w:name w:val="No Spacing"/>
    <w:link w:val="Char7"/>
    <w:uiPriority w:val="1"/>
    <w:qFormat/>
    <w:rsid w:val="00FD457C"/>
    <w:rPr>
      <w:rFonts w:ascii="Calibri" w:hAnsi="Calibri"/>
      <w:sz w:val="22"/>
      <w:szCs w:val="22"/>
    </w:rPr>
  </w:style>
  <w:style w:type="character" w:customStyle="1" w:styleId="Char7">
    <w:name w:val="无间隔 Char"/>
    <w:link w:val="affff"/>
    <w:uiPriority w:val="1"/>
    <w:rsid w:val="00FD457C"/>
    <w:rPr>
      <w:rFonts w:ascii="Calibri" w:eastAsia="宋体" w:hAnsi="Calibri" w:cs="Times New Roman"/>
      <w:spacing w:val="0"/>
      <w:sz w:val="22"/>
      <w:szCs w:val="22"/>
    </w:rPr>
  </w:style>
  <w:style w:type="character" w:customStyle="1" w:styleId="Char">
    <w:name w:val="页脚 Char"/>
    <w:link w:val="a7"/>
    <w:uiPriority w:val="99"/>
    <w:rsid w:val="00FD457C"/>
    <w:rPr>
      <w:rFonts w:eastAsia="·s²Ó©úÅé"/>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11379">
      <w:bodyDiv w:val="1"/>
      <w:marLeft w:val="0"/>
      <w:marRight w:val="0"/>
      <w:marTop w:val="0"/>
      <w:marBottom w:val="0"/>
      <w:divBdr>
        <w:top w:val="none" w:sz="0" w:space="0" w:color="auto"/>
        <w:left w:val="none" w:sz="0" w:space="0" w:color="auto"/>
        <w:bottom w:val="none" w:sz="0" w:space="0" w:color="auto"/>
        <w:right w:val="none" w:sz="0" w:space="0" w:color="auto"/>
      </w:divBdr>
    </w:div>
    <w:div w:id="251862366">
      <w:bodyDiv w:val="1"/>
      <w:marLeft w:val="0"/>
      <w:marRight w:val="0"/>
      <w:marTop w:val="0"/>
      <w:marBottom w:val="0"/>
      <w:divBdr>
        <w:top w:val="none" w:sz="0" w:space="0" w:color="auto"/>
        <w:left w:val="none" w:sz="0" w:space="0" w:color="auto"/>
        <w:bottom w:val="none" w:sz="0" w:space="0" w:color="auto"/>
        <w:right w:val="none" w:sz="0" w:space="0" w:color="auto"/>
      </w:divBdr>
    </w:div>
    <w:div w:id="259147579">
      <w:bodyDiv w:val="1"/>
      <w:marLeft w:val="0"/>
      <w:marRight w:val="0"/>
      <w:marTop w:val="0"/>
      <w:marBottom w:val="0"/>
      <w:divBdr>
        <w:top w:val="none" w:sz="0" w:space="0" w:color="auto"/>
        <w:left w:val="none" w:sz="0" w:space="0" w:color="auto"/>
        <w:bottom w:val="none" w:sz="0" w:space="0" w:color="auto"/>
        <w:right w:val="none" w:sz="0" w:space="0" w:color="auto"/>
      </w:divBdr>
    </w:div>
    <w:div w:id="307635861">
      <w:bodyDiv w:val="1"/>
      <w:marLeft w:val="0"/>
      <w:marRight w:val="0"/>
      <w:marTop w:val="0"/>
      <w:marBottom w:val="0"/>
      <w:divBdr>
        <w:top w:val="none" w:sz="0" w:space="0" w:color="auto"/>
        <w:left w:val="none" w:sz="0" w:space="0" w:color="auto"/>
        <w:bottom w:val="none" w:sz="0" w:space="0" w:color="auto"/>
        <w:right w:val="none" w:sz="0" w:space="0" w:color="auto"/>
      </w:divBdr>
    </w:div>
    <w:div w:id="521748208">
      <w:bodyDiv w:val="1"/>
      <w:marLeft w:val="0"/>
      <w:marRight w:val="0"/>
      <w:marTop w:val="0"/>
      <w:marBottom w:val="0"/>
      <w:divBdr>
        <w:top w:val="none" w:sz="0" w:space="0" w:color="auto"/>
        <w:left w:val="none" w:sz="0" w:space="0" w:color="auto"/>
        <w:bottom w:val="none" w:sz="0" w:space="0" w:color="auto"/>
        <w:right w:val="none" w:sz="0" w:space="0" w:color="auto"/>
      </w:divBdr>
    </w:div>
    <w:div w:id="748498083">
      <w:bodyDiv w:val="1"/>
      <w:marLeft w:val="0"/>
      <w:marRight w:val="0"/>
      <w:marTop w:val="0"/>
      <w:marBottom w:val="0"/>
      <w:divBdr>
        <w:top w:val="none" w:sz="0" w:space="0" w:color="auto"/>
        <w:left w:val="none" w:sz="0" w:space="0" w:color="auto"/>
        <w:bottom w:val="none" w:sz="0" w:space="0" w:color="auto"/>
        <w:right w:val="none" w:sz="0" w:space="0" w:color="auto"/>
      </w:divBdr>
    </w:div>
    <w:div w:id="757559872">
      <w:bodyDiv w:val="1"/>
      <w:marLeft w:val="0"/>
      <w:marRight w:val="0"/>
      <w:marTop w:val="0"/>
      <w:marBottom w:val="0"/>
      <w:divBdr>
        <w:top w:val="none" w:sz="0" w:space="0" w:color="auto"/>
        <w:left w:val="none" w:sz="0" w:space="0" w:color="auto"/>
        <w:bottom w:val="none" w:sz="0" w:space="0" w:color="auto"/>
        <w:right w:val="none" w:sz="0" w:space="0" w:color="auto"/>
      </w:divBdr>
    </w:div>
    <w:div w:id="841775946">
      <w:bodyDiv w:val="1"/>
      <w:marLeft w:val="0"/>
      <w:marRight w:val="0"/>
      <w:marTop w:val="0"/>
      <w:marBottom w:val="0"/>
      <w:divBdr>
        <w:top w:val="none" w:sz="0" w:space="0" w:color="auto"/>
        <w:left w:val="none" w:sz="0" w:space="0" w:color="auto"/>
        <w:bottom w:val="none" w:sz="0" w:space="0" w:color="auto"/>
        <w:right w:val="none" w:sz="0" w:space="0" w:color="auto"/>
      </w:divBdr>
    </w:div>
    <w:div w:id="1320620742">
      <w:bodyDiv w:val="1"/>
      <w:marLeft w:val="0"/>
      <w:marRight w:val="0"/>
      <w:marTop w:val="0"/>
      <w:marBottom w:val="0"/>
      <w:divBdr>
        <w:top w:val="none" w:sz="0" w:space="0" w:color="auto"/>
        <w:left w:val="none" w:sz="0" w:space="0" w:color="auto"/>
        <w:bottom w:val="none" w:sz="0" w:space="0" w:color="auto"/>
        <w:right w:val="none" w:sz="0" w:space="0" w:color="auto"/>
      </w:divBdr>
    </w:div>
    <w:div w:id="1609659893">
      <w:bodyDiv w:val="1"/>
      <w:marLeft w:val="0"/>
      <w:marRight w:val="0"/>
      <w:marTop w:val="0"/>
      <w:marBottom w:val="0"/>
      <w:divBdr>
        <w:top w:val="none" w:sz="0" w:space="0" w:color="auto"/>
        <w:left w:val="none" w:sz="0" w:space="0" w:color="auto"/>
        <w:bottom w:val="none" w:sz="0" w:space="0" w:color="auto"/>
        <w:right w:val="none" w:sz="0" w:space="0" w:color="auto"/>
      </w:divBdr>
    </w:div>
    <w:div w:id="1616206545">
      <w:bodyDiv w:val="1"/>
      <w:marLeft w:val="0"/>
      <w:marRight w:val="0"/>
      <w:marTop w:val="0"/>
      <w:marBottom w:val="0"/>
      <w:divBdr>
        <w:top w:val="none" w:sz="0" w:space="0" w:color="auto"/>
        <w:left w:val="none" w:sz="0" w:space="0" w:color="auto"/>
        <w:bottom w:val="none" w:sz="0" w:space="0" w:color="auto"/>
        <w:right w:val="none" w:sz="0" w:space="0" w:color="auto"/>
      </w:divBdr>
    </w:div>
    <w:div w:id="1636716412">
      <w:bodyDiv w:val="1"/>
      <w:marLeft w:val="0"/>
      <w:marRight w:val="0"/>
      <w:marTop w:val="0"/>
      <w:marBottom w:val="0"/>
      <w:divBdr>
        <w:top w:val="none" w:sz="0" w:space="0" w:color="auto"/>
        <w:left w:val="none" w:sz="0" w:space="0" w:color="auto"/>
        <w:bottom w:val="none" w:sz="0" w:space="0" w:color="auto"/>
        <w:right w:val="none" w:sz="0" w:space="0" w:color="auto"/>
      </w:divBdr>
    </w:div>
    <w:div w:id="1758012907">
      <w:bodyDiv w:val="1"/>
      <w:marLeft w:val="0"/>
      <w:marRight w:val="0"/>
      <w:marTop w:val="0"/>
      <w:marBottom w:val="0"/>
      <w:divBdr>
        <w:top w:val="none" w:sz="0" w:space="0" w:color="auto"/>
        <w:left w:val="none" w:sz="0" w:space="0" w:color="auto"/>
        <w:bottom w:val="none" w:sz="0" w:space="0" w:color="auto"/>
        <w:right w:val="none" w:sz="0" w:space="0" w:color="auto"/>
      </w:divBdr>
    </w:div>
    <w:div w:id="194853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oleObject" Target="embeddings/oleObject1.bin"/><Relationship Id="rId42" Type="http://schemas.openxmlformats.org/officeDocument/2006/relationships/image" Target="media/image14.emf"/><Relationship Id="rId47" Type="http://schemas.openxmlformats.org/officeDocument/2006/relationships/image" Target="media/image15.emf"/><Relationship Id="rId63" Type="http://schemas.openxmlformats.org/officeDocument/2006/relationships/header" Target="header6.xml"/><Relationship Id="rId68" Type="http://schemas.openxmlformats.org/officeDocument/2006/relationships/image" Target="media/image27.emf"/><Relationship Id="rId84" Type="http://schemas.openxmlformats.org/officeDocument/2006/relationships/oleObject" Target="embeddings/oleObject24.bin"/><Relationship Id="rId89" Type="http://schemas.openxmlformats.org/officeDocument/2006/relationships/image" Target="media/image41.emf"/><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image" Target="media/image9.emf"/><Relationship Id="rId37" Type="http://schemas.openxmlformats.org/officeDocument/2006/relationships/oleObject" Target="embeddings/oleObject9.bin"/><Relationship Id="rId53" Type="http://schemas.openxmlformats.org/officeDocument/2006/relationships/image" Target="media/image18.emf"/><Relationship Id="rId58" Type="http://schemas.openxmlformats.org/officeDocument/2006/relationships/oleObject" Target="embeddings/oleObject18.bin"/><Relationship Id="rId74" Type="http://schemas.openxmlformats.org/officeDocument/2006/relationships/image" Target="media/image31.png"/><Relationship Id="rId79" Type="http://schemas.openxmlformats.org/officeDocument/2006/relationships/image" Target="media/image36.png"/><Relationship Id="rId5" Type="http://schemas.openxmlformats.org/officeDocument/2006/relationships/settings" Target="settings.xml"/><Relationship Id="rId90" Type="http://schemas.openxmlformats.org/officeDocument/2006/relationships/oleObject" Target="embeddings/oleObject27.bin"/><Relationship Id="rId95" Type="http://schemas.openxmlformats.org/officeDocument/2006/relationships/image" Target="media/image44.emf"/><Relationship Id="rId22" Type="http://schemas.openxmlformats.org/officeDocument/2006/relationships/image" Target="media/image4.emf"/><Relationship Id="rId27" Type="http://schemas.openxmlformats.org/officeDocument/2006/relationships/oleObject" Target="embeddings/oleObject4.bin"/><Relationship Id="rId43" Type="http://schemas.openxmlformats.org/officeDocument/2006/relationships/oleObject" Target="embeddings/oleObject12.bin"/><Relationship Id="rId48" Type="http://schemas.openxmlformats.org/officeDocument/2006/relationships/oleObject" Target="embeddings/oleObject13.bin"/><Relationship Id="rId64" Type="http://schemas.openxmlformats.org/officeDocument/2006/relationships/image" Target="media/image25.emf"/><Relationship Id="rId69" Type="http://schemas.openxmlformats.org/officeDocument/2006/relationships/oleObject" Target="embeddings/oleObject21.bin"/><Relationship Id="rId80" Type="http://schemas.openxmlformats.org/officeDocument/2006/relationships/header" Target="header7.xml"/><Relationship Id="rId85" Type="http://schemas.openxmlformats.org/officeDocument/2006/relationships/image" Target="media/image39.emf"/><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12.emf"/><Relationship Id="rId46" Type="http://schemas.openxmlformats.org/officeDocument/2006/relationships/footer" Target="footer7.xml"/><Relationship Id="rId59" Type="http://schemas.openxmlformats.org/officeDocument/2006/relationships/image" Target="media/image21.png"/><Relationship Id="rId67" Type="http://schemas.openxmlformats.org/officeDocument/2006/relationships/oleObject" Target="embeddings/oleObject20.bin"/><Relationship Id="rId20" Type="http://schemas.openxmlformats.org/officeDocument/2006/relationships/image" Target="media/image3.emf"/><Relationship Id="rId41" Type="http://schemas.openxmlformats.org/officeDocument/2006/relationships/oleObject" Target="embeddings/oleObject11.bin"/><Relationship Id="rId54" Type="http://schemas.openxmlformats.org/officeDocument/2006/relationships/oleObject" Target="embeddings/oleObject16.bin"/><Relationship Id="rId62" Type="http://schemas.openxmlformats.org/officeDocument/2006/relationships/image" Target="media/image24.png"/><Relationship Id="rId70" Type="http://schemas.openxmlformats.org/officeDocument/2006/relationships/image" Target="media/image28.emf"/><Relationship Id="rId75" Type="http://schemas.openxmlformats.org/officeDocument/2006/relationships/image" Target="media/image32.png"/><Relationship Id="rId83" Type="http://schemas.openxmlformats.org/officeDocument/2006/relationships/image" Target="media/image38.emf"/><Relationship Id="rId88" Type="http://schemas.openxmlformats.org/officeDocument/2006/relationships/oleObject" Target="embeddings/oleObject26.bin"/><Relationship Id="rId91" Type="http://schemas.openxmlformats.org/officeDocument/2006/relationships/image" Target="media/image42.emf"/><Relationship Id="rId96" Type="http://schemas.openxmlformats.org/officeDocument/2006/relationships/oleObject" Target="embeddings/oleObject30.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oleObject" Target="embeddings/oleObject2.bin"/><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image" Target="media/image16.emf"/><Relationship Id="rId57" Type="http://schemas.openxmlformats.org/officeDocument/2006/relationships/image" Target="media/image20.emf"/><Relationship Id="rId10" Type="http://schemas.openxmlformats.org/officeDocument/2006/relationships/image" Target="media/image2.jpeg"/><Relationship Id="rId31" Type="http://schemas.openxmlformats.org/officeDocument/2006/relationships/oleObject" Target="embeddings/oleObject6.bin"/><Relationship Id="rId44" Type="http://schemas.openxmlformats.org/officeDocument/2006/relationships/header" Target="header5.xml"/><Relationship Id="rId52" Type="http://schemas.openxmlformats.org/officeDocument/2006/relationships/oleObject" Target="embeddings/oleObject15.bin"/><Relationship Id="rId60" Type="http://schemas.openxmlformats.org/officeDocument/2006/relationships/image" Target="media/image22.png"/><Relationship Id="rId65" Type="http://schemas.openxmlformats.org/officeDocument/2006/relationships/oleObject" Target="embeddings/oleObject19.bin"/><Relationship Id="rId73" Type="http://schemas.openxmlformats.org/officeDocument/2006/relationships/image" Target="media/image30.png"/><Relationship Id="rId78" Type="http://schemas.openxmlformats.org/officeDocument/2006/relationships/image" Target="media/image35.png"/><Relationship Id="rId81" Type="http://schemas.openxmlformats.org/officeDocument/2006/relationships/image" Target="media/image37.emf"/><Relationship Id="rId86" Type="http://schemas.openxmlformats.org/officeDocument/2006/relationships/oleObject" Target="embeddings/oleObject25.bin"/><Relationship Id="rId94" Type="http://schemas.openxmlformats.org/officeDocument/2006/relationships/oleObject" Target="embeddings/oleObject29.bin"/><Relationship Id="rId99" Type="http://schemas.openxmlformats.org/officeDocument/2006/relationships/header" Target="header10.xml"/><Relationship Id="rId10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oleObject" Target="embeddings/oleObject10.bin"/><Relationship Id="rId34" Type="http://schemas.openxmlformats.org/officeDocument/2006/relationships/image" Target="media/image10.emf"/><Relationship Id="rId50" Type="http://schemas.openxmlformats.org/officeDocument/2006/relationships/oleObject" Target="embeddings/oleObject14.bin"/><Relationship Id="rId55" Type="http://schemas.openxmlformats.org/officeDocument/2006/relationships/image" Target="media/image19.emf"/><Relationship Id="rId76" Type="http://schemas.openxmlformats.org/officeDocument/2006/relationships/image" Target="media/image33.png"/><Relationship Id="rId97" Type="http://schemas.openxmlformats.org/officeDocument/2006/relationships/header" Target="header8.xml"/><Relationship Id="rId7" Type="http://schemas.openxmlformats.org/officeDocument/2006/relationships/footnotes" Target="footnotes.xml"/><Relationship Id="rId71" Type="http://schemas.openxmlformats.org/officeDocument/2006/relationships/oleObject" Target="embeddings/oleObject22.bin"/><Relationship Id="rId92" Type="http://schemas.openxmlformats.org/officeDocument/2006/relationships/oleObject" Target="embeddings/oleObject28.bin"/><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footer" Target="footer6.xml"/><Relationship Id="rId66" Type="http://schemas.openxmlformats.org/officeDocument/2006/relationships/image" Target="media/image26.emf"/><Relationship Id="rId87" Type="http://schemas.openxmlformats.org/officeDocument/2006/relationships/image" Target="media/image40.emf"/><Relationship Id="rId61" Type="http://schemas.openxmlformats.org/officeDocument/2006/relationships/image" Target="media/image23.png"/><Relationship Id="rId82" Type="http://schemas.openxmlformats.org/officeDocument/2006/relationships/oleObject" Target="embeddings/oleObject23.bin"/><Relationship Id="rId19" Type="http://schemas.openxmlformats.org/officeDocument/2006/relationships/footer" Target="footer5.xml"/><Relationship Id="rId14" Type="http://schemas.openxmlformats.org/officeDocument/2006/relationships/header" Target="header1.xml"/><Relationship Id="rId30" Type="http://schemas.openxmlformats.org/officeDocument/2006/relationships/image" Target="media/image8.emf"/><Relationship Id="rId35" Type="http://schemas.openxmlformats.org/officeDocument/2006/relationships/oleObject" Target="embeddings/oleObject8.bin"/><Relationship Id="rId56" Type="http://schemas.openxmlformats.org/officeDocument/2006/relationships/oleObject" Target="embeddings/oleObject17.bin"/><Relationship Id="rId77" Type="http://schemas.openxmlformats.org/officeDocument/2006/relationships/image" Target="media/image34.png"/><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7.emf"/><Relationship Id="rId72" Type="http://schemas.openxmlformats.org/officeDocument/2006/relationships/image" Target="media/image29.png"/><Relationship Id="rId93" Type="http://schemas.openxmlformats.org/officeDocument/2006/relationships/image" Target="media/image43.emf"/><Relationship Id="rId98" Type="http://schemas.openxmlformats.org/officeDocument/2006/relationships/header" Target="header9.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9D8B3695-DF6C-4B54-822D-C609B9420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1</TotalTime>
  <Pages>62</Pages>
  <Words>9360</Words>
  <Characters>53352</Characters>
  <Application>Microsoft Office Word</Application>
  <DocSecurity>0</DocSecurity>
  <Lines>444</Lines>
  <Paragraphs>125</Paragraphs>
  <ScaleCrop>false</ScaleCrop>
  <HeadingPairs>
    <vt:vector size="2" baseType="variant">
      <vt:variant>
        <vt:lpstr>题目</vt:lpstr>
      </vt:variant>
      <vt:variant>
        <vt:i4>1</vt:i4>
      </vt:variant>
    </vt:vector>
  </HeadingPairs>
  <TitlesOfParts>
    <vt:vector size="1" baseType="lpstr">
      <vt:lpstr>中文模板</vt:lpstr>
    </vt:vector>
  </TitlesOfParts>
  <Company>JOS</Company>
  <LinksUpToDate>false</LinksUpToDate>
  <CharactersWithSpaces>62587</CharactersWithSpaces>
  <SharedDoc>false</SharedDoc>
  <HLinks>
    <vt:vector size="384" baseType="variant">
      <vt:variant>
        <vt:i4>1769533</vt:i4>
      </vt:variant>
      <vt:variant>
        <vt:i4>380</vt:i4>
      </vt:variant>
      <vt:variant>
        <vt:i4>0</vt:i4>
      </vt:variant>
      <vt:variant>
        <vt:i4>5</vt:i4>
      </vt:variant>
      <vt:variant>
        <vt:lpwstr/>
      </vt:variant>
      <vt:variant>
        <vt:lpwstr>_Toc449617197</vt:lpwstr>
      </vt:variant>
      <vt:variant>
        <vt:i4>1769533</vt:i4>
      </vt:variant>
      <vt:variant>
        <vt:i4>374</vt:i4>
      </vt:variant>
      <vt:variant>
        <vt:i4>0</vt:i4>
      </vt:variant>
      <vt:variant>
        <vt:i4>5</vt:i4>
      </vt:variant>
      <vt:variant>
        <vt:lpwstr/>
      </vt:variant>
      <vt:variant>
        <vt:lpwstr>_Toc449617196</vt:lpwstr>
      </vt:variant>
      <vt:variant>
        <vt:i4>1769533</vt:i4>
      </vt:variant>
      <vt:variant>
        <vt:i4>368</vt:i4>
      </vt:variant>
      <vt:variant>
        <vt:i4>0</vt:i4>
      </vt:variant>
      <vt:variant>
        <vt:i4>5</vt:i4>
      </vt:variant>
      <vt:variant>
        <vt:lpwstr/>
      </vt:variant>
      <vt:variant>
        <vt:lpwstr>_Toc449617195</vt:lpwstr>
      </vt:variant>
      <vt:variant>
        <vt:i4>1769533</vt:i4>
      </vt:variant>
      <vt:variant>
        <vt:i4>362</vt:i4>
      </vt:variant>
      <vt:variant>
        <vt:i4>0</vt:i4>
      </vt:variant>
      <vt:variant>
        <vt:i4>5</vt:i4>
      </vt:variant>
      <vt:variant>
        <vt:lpwstr/>
      </vt:variant>
      <vt:variant>
        <vt:lpwstr>_Toc449617194</vt:lpwstr>
      </vt:variant>
      <vt:variant>
        <vt:i4>1769533</vt:i4>
      </vt:variant>
      <vt:variant>
        <vt:i4>356</vt:i4>
      </vt:variant>
      <vt:variant>
        <vt:i4>0</vt:i4>
      </vt:variant>
      <vt:variant>
        <vt:i4>5</vt:i4>
      </vt:variant>
      <vt:variant>
        <vt:lpwstr/>
      </vt:variant>
      <vt:variant>
        <vt:lpwstr>_Toc449617193</vt:lpwstr>
      </vt:variant>
      <vt:variant>
        <vt:i4>1769533</vt:i4>
      </vt:variant>
      <vt:variant>
        <vt:i4>350</vt:i4>
      </vt:variant>
      <vt:variant>
        <vt:i4>0</vt:i4>
      </vt:variant>
      <vt:variant>
        <vt:i4>5</vt:i4>
      </vt:variant>
      <vt:variant>
        <vt:lpwstr/>
      </vt:variant>
      <vt:variant>
        <vt:lpwstr>_Toc449617192</vt:lpwstr>
      </vt:variant>
      <vt:variant>
        <vt:i4>1769533</vt:i4>
      </vt:variant>
      <vt:variant>
        <vt:i4>344</vt:i4>
      </vt:variant>
      <vt:variant>
        <vt:i4>0</vt:i4>
      </vt:variant>
      <vt:variant>
        <vt:i4>5</vt:i4>
      </vt:variant>
      <vt:variant>
        <vt:lpwstr/>
      </vt:variant>
      <vt:variant>
        <vt:lpwstr>_Toc449617191</vt:lpwstr>
      </vt:variant>
      <vt:variant>
        <vt:i4>1769533</vt:i4>
      </vt:variant>
      <vt:variant>
        <vt:i4>338</vt:i4>
      </vt:variant>
      <vt:variant>
        <vt:i4>0</vt:i4>
      </vt:variant>
      <vt:variant>
        <vt:i4>5</vt:i4>
      </vt:variant>
      <vt:variant>
        <vt:lpwstr/>
      </vt:variant>
      <vt:variant>
        <vt:lpwstr>_Toc449617190</vt:lpwstr>
      </vt:variant>
      <vt:variant>
        <vt:i4>1703997</vt:i4>
      </vt:variant>
      <vt:variant>
        <vt:i4>332</vt:i4>
      </vt:variant>
      <vt:variant>
        <vt:i4>0</vt:i4>
      </vt:variant>
      <vt:variant>
        <vt:i4>5</vt:i4>
      </vt:variant>
      <vt:variant>
        <vt:lpwstr/>
      </vt:variant>
      <vt:variant>
        <vt:lpwstr>_Toc449617189</vt:lpwstr>
      </vt:variant>
      <vt:variant>
        <vt:i4>1703997</vt:i4>
      </vt:variant>
      <vt:variant>
        <vt:i4>326</vt:i4>
      </vt:variant>
      <vt:variant>
        <vt:i4>0</vt:i4>
      </vt:variant>
      <vt:variant>
        <vt:i4>5</vt:i4>
      </vt:variant>
      <vt:variant>
        <vt:lpwstr/>
      </vt:variant>
      <vt:variant>
        <vt:lpwstr>_Toc449617188</vt:lpwstr>
      </vt:variant>
      <vt:variant>
        <vt:i4>1703997</vt:i4>
      </vt:variant>
      <vt:variant>
        <vt:i4>320</vt:i4>
      </vt:variant>
      <vt:variant>
        <vt:i4>0</vt:i4>
      </vt:variant>
      <vt:variant>
        <vt:i4>5</vt:i4>
      </vt:variant>
      <vt:variant>
        <vt:lpwstr/>
      </vt:variant>
      <vt:variant>
        <vt:lpwstr>_Toc449617187</vt:lpwstr>
      </vt:variant>
      <vt:variant>
        <vt:i4>1703997</vt:i4>
      </vt:variant>
      <vt:variant>
        <vt:i4>314</vt:i4>
      </vt:variant>
      <vt:variant>
        <vt:i4>0</vt:i4>
      </vt:variant>
      <vt:variant>
        <vt:i4>5</vt:i4>
      </vt:variant>
      <vt:variant>
        <vt:lpwstr/>
      </vt:variant>
      <vt:variant>
        <vt:lpwstr>_Toc449617186</vt:lpwstr>
      </vt:variant>
      <vt:variant>
        <vt:i4>1703997</vt:i4>
      </vt:variant>
      <vt:variant>
        <vt:i4>308</vt:i4>
      </vt:variant>
      <vt:variant>
        <vt:i4>0</vt:i4>
      </vt:variant>
      <vt:variant>
        <vt:i4>5</vt:i4>
      </vt:variant>
      <vt:variant>
        <vt:lpwstr/>
      </vt:variant>
      <vt:variant>
        <vt:lpwstr>_Toc449617185</vt:lpwstr>
      </vt:variant>
      <vt:variant>
        <vt:i4>1703997</vt:i4>
      </vt:variant>
      <vt:variant>
        <vt:i4>302</vt:i4>
      </vt:variant>
      <vt:variant>
        <vt:i4>0</vt:i4>
      </vt:variant>
      <vt:variant>
        <vt:i4>5</vt:i4>
      </vt:variant>
      <vt:variant>
        <vt:lpwstr/>
      </vt:variant>
      <vt:variant>
        <vt:lpwstr>_Toc449617184</vt:lpwstr>
      </vt:variant>
      <vt:variant>
        <vt:i4>1703997</vt:i4>
      </vt:variant>
      <vt:variant>
        <vt:i4>296</vt:i4>
      </vt:variant>
      <vt:variant>
        <vt:i4>0</vt:i4>
      </vt:variant>
      <vt:variant>
        <vt:i4>5</vt:i4>
      </vt:variant>
      <vt:variant>
        <vt:lpwstr/>
      </vt:variant>
      <vt:variant>
        <vt:lpwstr>_Toc449617183</vt:lpwstr>
      </vt:variant>
      <vt:variant>
        <vt:i4>1703997</vt:i4>
      </vt:variant>
      <vt:variant>
        <vt:i4>290</vt:i4>
      </vt:variant>
      <vt:variant>
        <vt:i4>0</vt:i4>
      </vt:variant>
      <vt:variant>
        <vt:i4>5</vt:i4>
      </vt:variant>
      <vt:variant>
        <vt:lpwstr/>
      </vt:variant>
      <vt:variant>
        <vt:lpwstr>_Toc449617182</vt:lpwstr>
      </vt:variant>
      <vt:variant>
        <vt:i4>1703997</vt:i4>
      </vt:variant>
      <vt:variant>
        <vt:i4>284</vt:i4>
      </vt:variant>
      <vt:variant>
        <vt:i4>0</vt:i4>
      </vt:variant>
      <vt:variant>
        <vt:i4>5</vt:i4>
      </vt:variant>
      <vt:variant>
        <vt:lpwstr/>
      </vt:variant>
      <vt:variant>
        <vt:lpwstr>_Toc449617181</vt:lpwstr>
      </vt:variant>
      <vt:variant>
        <vt:i4>1703997</vt:i4>
      </vt:variant>
      <vt:variant>
        <vt:i4>278</vt:i4>
      </vt:variant>
      <vt:variant>
        <vt:i4>0</vt:i4>
      </vt:variant>
      <vt:variant>
        <vt:i4>5</vt:i4>
      </vt:variant>
      <vt:variant>
        <vt:lpwstr/>
      </vt:variant>
      <vt:variant>
        <vt:lpwstr>_Toc449617180</vt:lpwstr>
      </vt:variant>
      <vt:variant>
        <vt:i4>1376317</vt:i4>
      </vt:variant>
      <vt:variant>
        <vt:i4>272</vt:i4>
      </vt:variant>
      <vt:variant>
        <vt:i4>0</vt:i4>
      </vt:variant>
      <vt:variant>
        <vt:i4>5</vt:i4>
      </vt:variant>
      <vt:variant>
        <vt:lpwstr/>
      </vt:variant>
      <vt:variant>
        <vt:lpwstr>_Toc449617179</vt:lpwstr>
      </vt:variant>
      <vt:variant>
        <vt:i4>1376317</vt:i4>
      </vt:variant>
      <vt:variant>
        <vt:i4>266</vt:i4>
      </vt:variant>
      <vt:variant>
        <vt:i4>0</vt:i4>
      </vt:variant>
      <vt:variant>
        <vt:i4>5</vt:i4>
      </vt:variant>
      <vt:variant>
        <vt:lpwstr/>
      </vt:variant>
      <vt:variant>
        <vt:lpwstr>_Toc449617178</vt:lpwstr>
      </vt:variant>
      <vt:variant>
        <vt:i4>1376317</vt:i4>
      </vt:variant>
      <vt:variant>
        <vt:i4>260</vt:i4>
      </vt:variant>
      <vt:variant>
        <vt:i4>0</vt:i4>
      </vt:variant>
      <vt:variant>
        <vt:i4>5</vt:i4>
      </vt:variant>
      <vt:variant>
        <vt:lpwstr/>
      </vt:variant>
      <vt:variant>
        <vt:lpwstr>_Toc449617177</vt:lpwstr>
      </vt:variant>
      <vt:variant>
        <vt:i4>1376317</vt:i4>
      </vt:variant>
      <vt:variant>
        <vt:i4>254</vt:i4>
      </vt:variant>
      <vt:variant>
        <vt:i4>0</vt:i4>
      </vt:variant>
      <vt:variant>
        <vt:i4>5</vt:i4>
      </vt:variant>
      <vt:variant>
        <vt:lpwstr/>
      </vt:variant>
      <vt:variant>
        <vt:lpwstr>_Toc449617176</vt:lpwstr>
      </vt:variant>
      <vt:variant>
        <vt:i4>1376317</vt:i4>
      </vt:variant>
      <vt:variant>
        <vt:i4>248</vt:i4>
      </vt:variant>
      <vt:variant>
        <vt:i4>0</vt:i4>
      </vt:variant>
      <vt:variant>
        <vt:i4>5</vt:i4>
      </vt:variant>
      <vt:variant>
        <vt:lpwstr/>
      </vt:variant>
      <vt:variant>
        <vt:lpwstr>_Toc449617175</vt:lpwstr>
      </vt:variant>
      <vt:variant>
        <vt:i4>1376317</vt:i4>
      </vt:variant>
      <vt:variant>
        <vt:i4>242</vt:i4>
      </vt:variant>
      <vt:variant>
        <vt:i4>0</vt:i4>
      </vt:variant>
      <vt:variant>
        <vt:i4>5</vt:i4>
      </vt:variant>
      <vt:variant>
        <vt:lpwstr/>
      </vt:variant>
      <vt:variant>
        <vt:lpwstr>_Toc449617174</vt:lpwstr>
      </vt:variant>
      <vt:variant>
        <vt:i4>1376317</vt:i4>
      </vt:variant>
      <vt:variant>
        <vt:i4>236</vt:i4>
      </vt:variant>
      <vt:variant>
        <vt:i4>0</vt:i4>
      </vt:variant>
      <vt:variant>
        <vt:i4>5</vt:i4>
      </vt:variant>
      <vt:variant>
        <vt:lpwstr/>
      </vt:variant>
      <vt:variant>
        <vt:lpwstr>_Toc449617173</vt:lpwstr>
      </vt:variant>
      <vt:variant>
        <vt:i4>1376317</vt:i4>
      </vt:variant>
      <vt:variant>
        <vt:i4>230</vt:i4>
      </vt:variant>
      <vt:variant>
        <vt:i4>0</vt:i4>
      </vt:variant>
      <vt:variant>
        <vt:i4>5</vt:i4>
      </vt:variant>
      <vt:variant>
        <vt:lpwstr/>
      </vt:variant>
      <vt:variant>
        <vt:lpwstr>_Toc449617172</vt:lpwstr>
      </vt:variant>
      <vt:variant>
        <vt:i4>1376317</vt:i4>
      </vt:variant>
      <vt:variant>
        <vt:i4>224</vt:i4>
      </vt:variant>
      <vt:variant>
        <vt:i4>0</vt:i4>
      </vt:variant>
      <vt:variant>
        <vt:i4>5</vt:i4>
      </vt:variant>
      <vt:variant>
        <vt:lpwstr/>
      </vt:variant>
      <vt:variant>
        <vt:lpwstr>_Toc449617171</vt:lpwstr>
      </vt:variant>
      <vt:variant>
        <vt:i4>1376317</vt:i4>
      </vt:variant>
      <vt:variant>
        <vt:i4>218</vt:i4>
      </vt:variant>
      <vt:variant>
        <vt:i4>0</vt:i4>
      </vt:variant>
      <vt:variant>
        <vt:i4>5</vt:i4>
      </vt:variant>
      <vt:variant>
        <vt:lpwstr/>
      </vt:variant>
      <vt:variant>
        <vt:lpwstr>_Toc449617170</vt:lpwstr>
      </vt:variant>
      <vt:variant>
        <vt:i4>1310781</vt:i4>
      </vt:variant>
      <vt:variant>
        <vt:i4>212</vt:i4>
      </vt:variant>
      <vt:variant>
        <vt:i4>0</vt:i4>
      </vt:variant>
      <vt:variant>
        <vt:i4>5</vt:i4>
      </vt:variant>
      <vt:variant>
        <vt:lpwstr/>
      </vt:variant>
      <vt:variant>
        <vt:lpwstr>_Toc449617169</vt:lpwstr>
      </vt:variant>
      <vt:variant>
        <vt:i4>1310781</vt:i4>
      </vt:variant>
      <vt:variant>
        <vt:i4>206</vt:i4>
      </vt:variant>
      <vt:variant>
        <vt:i4>0</vt:i4>
      </vt:variant>
      <vt:variant>
        <vt:i4>5</vt:i4>
      </vt:variant>
      <vt:variant>
        <vt:lpwstr/>
      </vt:variant>
      <vt:variant>
        <vt:lpwstr>_Toc449617168</vt:lpwstr>
      </vt:variant>
      <vt:variant>
        <vt:i4>1310781</vt:i4>
      </vt:variant>
      <vt:variant>
        <vt:i4>200</vt:i4>
      </vt:variant>
      <vt:variant>
        <vt:i4>0</vt:i4>
      </vt:variant>
      <vt:variant>
        <vt:i4>5</vt:i4>
      </vt:variant>
      <vt:variant>
        <vt:lpwstr/>
      </vt:variant>
      <vt:variant>
        <vt:lpwstr>_Toc449617167</vt:lpwstr>
      </vt:variant>
      <vt:variant>
        <vt:i4>1310781</vt:i4>
      </vt:variant>
      <vt:variant>
        <vt:i4>194</vt:i4>
      </vt:variant>
      <vt:variant>
        <vt:i4>0</vt:i4>
      </vt:variant>
      <vt:variant>
        <vt:i4>5</vt:i4>
      </vt:variant>
      <vt:variant>
        <vt:lpwstr/>
      </vt:variant>
      <vt:variant>
        <vt:lpwstr>_Toc449617166</vt:lpwstr>
      </vt:variant>
      <vt:variant>
        <vt:i4>1310781</vt:i4>
      </vt:variant>
      <vt:variant>
        <vt:i4>188</vt:i4>
      </vt:variant>
      <vt:variant>
        <vt:i4>0</vt:i4>
      </vt:variant>
      <vt:variant>
        <vt:i4>5</vt:i4>
      </vt:variant>
      <vt:variant>
        <vt:lpwstr/>
      </vt:variant>
      <vt:variant>
        <vt:lpwstr>_Toc449617165</vt:lpwstr>
      </vt:variant>
      <vt:variant>
        <vt:i4>1310781</vt:i4>
      </vt:variant>
      <vt:variant>
        <vt:i4>182</vt:i4>
      </vt:variant>
      <vt:variant>
        <vt:i4>0</vt:i4>
      </vt:variant>
      <vt:variant>
        <vt:i4>5</vt:i4>
      </vt:variant>
      <vt:variant>
        <vt:lpwstr/>
      </vt:variant>
      <vt:variant>
        <vt:lpwstr>_Toc449617164</vt:lpwstr>
      </vt:variant>
      <vt:variant>
        <vt:i4>1310781</vt:i4>
      </vt:variant>
      <vt:variant>
        <vt:i4>176</vt:i4>
      </vt:variant>
      <vt:variant>
        <vt:i4>0</vt:i4>
      </vt:variant>
      <vt:variant>
        <vt:i4>5</vt:i4>
      </vt:variant>
      <vt:variant>
        <vt:lpwstr/>
      </vt:variant>
      <vt:variant>
        <vt:lpwstr>_Toc449617163</vt:lpwstr>
      </vt:variant>
      <vt:variant>
        <vt:i4>1310781</vt:i4>
      </vt:variant>
      <vt:variant>
        <vt:i4>170</vt:i4>
      </vt:variant>
      <vt:variant>
        <vt:i4>0</vt:i4>
      </vt:variant>
      <vt:variant>
        <vt:i4>5</vt:i4>
      </vt:variant>
      <vt:variant>
        <vt:lpwstr/>
      </vt:variant>
      <vt:variant>
        <vt:lpwstr>_Toc449617162</vt:lpwstr>
      </vt:variant>
      <vt:variant>
        <vt:i4>1310781</vt:i4>
      </vt:variant>
      <vt:variant>
        <vt:i4>164</vt:i4>
      </vt:variant>
      <vt:variant>
        <vt:i4>0</vt:i4>
      </vt:variant>
      <vt:variant>
        <vt:i4>5</vt:i4>
      </vt:variant>
      <vt:variant>
        <vt:lpwstr/>
      </vt:variant>
      <vt:variant>
        <vt:lpwstr>_Toc449617161</vt:lpwstr>
      </vt:variant>
      <vt:variant>
        <vt:i4>1310781</vt:i4>
      </vt:variant>
      <vt:variant>
        <vt:i4>158</vt:i4>
      </vt:variant>
      <vt:variant>
        <vt:i4>0</vt:i4>
      </vt:variant>
      <vt:variant>
        <vt:i4>5</vt:i4>
      </vt:variant>
      <vt:variant>
        <vt:lpwstr/>
      </vt:variant>
      <vt:variant>
        <vt:lpwstr>_Toc449617160</vt:lpwstr>
      </vt:variant>
      <vt:variant>
        <vt:i4>1507389</vt:i4>
      </vt:variant>
      <vt:variant>
        <vt:i4>152</vt:i4>
      </vt:variant>
      <vt:variant>
        <vt:i4>0</vt:i4>
      </vt:variant>
      <vt:variant>
        <vt:i4>5</vt:i4>
      </vt:variant>
      <vt:variant>
        <vt:lpwstr/>
      </vt:variant>
      <vt:variant>
        <vt:lpwstr>_Toc449617159</vt:lpwstr>
      </vt:variant>
      <vt:variant>
        <vt:i4>1507389</vt:i4>
      </vt:variant>
      <vt:variant>
        <vt:i4>146</vt:i4>
      </vt:variant>
      <vt:variant>
        <vt:i4>0</vt:i4>
      </vt:variant>
      <vt:variant>
        <vt:i4>5</vt:i4>
      </vt:variant>
      <vt:variant>
        <vt:lpwstr/>
      </vt:variant>
      <vt:variant>
        <vt:lpwstr>_Toc449617158</vt:lpwstr>
      </vt:variant>
      <vt:variant>
        <vt:i4>1507389</vt:i4>
      </vt:variant>
      <vt:variant>
        <vt:i4>140</vt:i4>
      </vt:variant>
      <vt:variant>
        <vt:i4>0</vt:i4>
      </vt:variant>
      <vt:variant>
        <vt:i4>5</vt:i4>
      </vt:variant>
      <vt:variant>
        <vt:lpwstr/>
      </vt:variant>
      <vt:variant>
        <vt:lpwstr>_Toc449617157</vt:lpwstr>
      </vt:variant>
      <vt:variant>
        <vt:i4>1507389</vt:i4>
      </vt:variant>
      <vt:variant>
        <vt:i4>134</vt:i4>
      </vt:variant>
      <vt:variant>
        <vt:i4>0</vt:i4>
      </vt:variant>
      <vt:variant>
        <vt:i4>5</vt:i4>
      </vt:variant>
      <vt:variant>
        <vt:lpwstr/>
      </vt:variant>
      <vt:variant>
        <vt:lpwstr>_Toc449617156</vt:lpwstr>
      </vt:variant>
      <vt:variant>
        <vt:i4>1507389</vt:i4>
      </vt:variant>
      <vt:variant>
        <vt:i4>128</vt:i4>
      </vt:variant>
      <vt:variant>
        <vt:i4>0</vt:i4>
      </vt:variant>
      <vt:variant>
        <vt:i4>5</vt:i4>
      </vt:variant>
      <vt:variant>
        <vt:lpwstr/>
      </vt:variant>
      <vt:variant>
        <vt:lpwstr>_Toc449617155</vt:lpwstr>
      </vt:variant>
      <vt:variant>
        <vt:i4>1507389</vt:i4>
      </vt:variant>
      <vt:variant>
        <vt:i4>122</vt:i4>
      </vt:variant>
      <vt:variant>
        <vt:i4>0</vt:i4>
      </vt:variant>
      <vt:variant>
        <vt:i4>5</vt:i4>
      </vt:variant>
      <vt:variant>
        <vt:lpwstr/>
      </vt:variant>
      <vt:variant>
        <vt:lpwstr>_Toc449617154</vt:lpwstr>
      </vt:variant>
      <vt:variant>
        <vt:i4>1507389</vt:i4>
      </vt:variant>
      <vt:variant>
        <vt:i4>116</vt:i4>
      </vt:variant>
      <vt:variant>
        <vt:i4>0</vt:i4>
      </vt:variant>
      <vt:variant>
        <vt:i4>5</vt:i4>
      </vt:variant>
      <vt:variant>
        <vt:lpwstr/>
      </vt:variant>
      <vt:variant>
        <vt:lpwstr>_Toc449617153</vt:lpwstr>
      </vt:variant>
      <vt:variant>
        <vt:i4>1507389</vt:i4>
      </vt:variant>
      <vt:variant>
        <vt:i4>110</vt:i4>
      </vt:variant>
      <vt:variant>
        <vt:i4>0</vt:i4>
      </vt:variant>
      <vt:variant>
        <vt:i4>5</vt:i4>
      </vt:variant>
      <vt:variant>
        <vt:lpwstr/>
      </vt:variant>
      <vt:variant>
        <vt:lpwstr>_Toc449617152</vt:lpwstr>
      </vt:variant>
      <vt:variant>
        <vt:i4>1507389</vt:i4>
      </vt:variant>
      <vt:variant>
        <vt:i4>104</vt:i4>
      </vt:variant>
      <vt:variant>
        <vt:i4>0</vt:i4>
      </vt:variant>
      <vt:variant>
        <vt:i4>5</vt:i4>
      </vt:variant>
      <vt:variant>
        <vt:lpwstr/>
      </vt:variant>
      <vt:variant>
        <vt:lpwstr>_Toc449617151</vt:lpwstr>
      </vt:variant>
      <vt:variant>
        <vt:i4>1507389</vt:i4>
      </vt:variant>
      <vt:variant>
        <vt:i4>98</vt:i4>
      </vt:variant>
      <vt:variant>
        <vt:i4>0</vt:i4>
      </vt:variant>
      <vt:variant>
        <vt:i4>5</vt:i4>
      </vt:variant>
      <vt:variant>
        <vt:lpwstr/>
      </vt:variant>
      <vt:variant>
        <vt:lpwstr>_Toc449617150</vt:lpwstr>
      </vt:variant>
      <vt:variant>
        <vt:i4>1441853</vt:i4>
      </vt:variant>
      <vt:variant>
        <vt:i4>92</vt:i4>
      </vt:variant>
      <vt:variant>
        <vt:i4>0</vt:i4>
      </vt:variant>
      <vt:variant>
        <vt:i4>5</vt:i4>
      </vt:variant>
      <vt:variant>
        <vt:lpwstr/>
      </vt:variant>
      <vt:variant>
        <vt:lpwstr>_Toc449617149</vt:lpwstr>
      </vt:variant>
      <vt:variant>
        <vt:i4>1441853</vt:i4>
      </vt:variant>
      <vt:variant>
        <vt:i4>86</vt:i4>
      </vt:variant>
      <vt:variant>
        <vt:i4>0</vt:i4>
      </vt:variant>
      <vt:variant>
        <vt:i4>5</vt:i4>
      </vt:variant>
      <vt:variant>
        <vt:lpwstr/>
      </vt:variant>
      <vt:variant>
        <vt:lpwstr>_Toc449617148</vt:lpwstr>
      </vt:variant>
      <vt:variant>
        <vt:i4>1441853</vt:i4>
      </vt:variant>
      <vt:variant>
        <vt:i4>80</vt:i4>
      </vt:variant>
      <vt:variant>
        <vt:i4>0</vt:i4>
      </vt:variant>
      <vt:variant>
        <vt:i4>5</vt:i4>
      </vt:variant>
      <vt:variant>
        <vt:lpwstr/>
      </vt:variant>
      <vt:variant>
        <vt:lpwstr>_Toc449617147</vt:lpwstr>
      </vt:variant>
      <vt:variant>
        <vt:i4>1441853</vt:i4>
      </vt:variant>
      <vt:variant>
        <vt:i4>74</vt:i4>
      </vt:variant>
      <vt:variant>
        <vt:i4>0</vt:i4>
      </vt:variant>
      <vt:variant>
        <vt:i4>5</vt:i4>
      </vt:variant>
      <vt:variant>
        <vt:lpwstr/>
      </vt:variant>
      <vt:variant>
        <vt:lpwstr>_Toc449617146</vt:lpwstr>
      </vt:variant>
      <vt:variant>
        <vt:i4>1441853</vt:i4>
      </vt:variant>
      <vt:variant>
        <vt:i4>68</vt:i4>
      </vt:variant>
      <vt:variant>
        <vt:i4>0</vt:i4>
      </vt:variant>
      <vt:variant>
        <vt:i4>5</vt:i4>
      </vt:variant>
      <vt:variant>
        <vt:lpwstr/>
      </vt:variant>
      <vt:variant>
        <vt:lpwstr>_Toc449617145</vt:lpwstr>
      </vt:variant>
      <vt:variant>
        <vt:i4>1441853</vt:i4>
      </vt:variant>
      <vt:variant>
        <vt:i4>62</vt:i4>
      </vt:variant>
      <vt:variant>
        <vt:i4>0</vt:i4>
      </vt:variant>
      <vt:variant>
        <vt:i4>5</vt:i4>
      </vt:variant>
      <vt:variant>
        <vt:lpwstr/>
      </vt:variant>
      <vt:variant>
        <vt:lpwstr>_Toc449617144</vt:lpwstr>
      </vt:variant>
      <vt:variant>
        <vt:i4>1441853</vt:i4>
      </vt:variant>
      <vt:variant>
        <vt:i4>56</vt:i4>
      </vt:variant>
      <vt:variant>
        <vt:i4>0</vt:i4>
      </vt:variant>
      <vt:variant>
        <vt:i4>5</vt:i4>
      </vt:variant>
      <vt:variant>
        <vt:lpwstr/>
      </vt:variant>
      <vt:variant>
        <vt:lpwstr>_Toc449617143</vt:lpwstr>
      </vt:variant>
      <vt:variant>
        <vt:i4>1441853</vt:i4>
      </vt:variant>
      <vt:variant>
        <vt:i4>50</vt:i4>
      </vt:variant>
      <vt:variant>
        <vt:i4>0</vt:i4>
      </vt:variant>
      <vt:variant>
        <vt:i4>5</vt:i4>
      </vt:variant>
      <vt:variant>
        <vt:lpwstr/>
      </vt:variant>
      <vt:variant>
        <vt:lpwstr>_Toc449617142</vt:lpwstr>
      </vt:variant>
      <vt:variant>
        <vt:i4>1441853</vt:i4>
      </vt:variant>
      <vt:variant>
        <vt:i4>44</vt:i4>
      </vt:variant>
      <vt:variant>
        <vt:i4>0</vt:i4>
      </vt:variant>
      <vt:variant>
        <vt:i4>5</vt:i4>
      </vt:variant>
      <vt:variant>
        <vt:lpwstr/>
      </vt:variant>
      <vt:variant>
        <vt:lpwstr>_Toc449617141</vt:lpwstr>
      </vt:variant>
      <vt:variant>
        <vt:i4>1441853</vt:i4>
      </vt:variant>
      <vt:variant>
        <vt:i4>38</vt:i4>
      </vt:variant>
      <vt:variant>
        <vt:i4>0</vt:i4>
      </vt:variant>
      <vt:variant>
        <vt:i4>5</vt:i4>
      </vt:variant>
      <vt:variant>
        <vt:lpwstr/>
      </vt:variant>
      <vt:variant>
        <vt:lpwstr>_Toc449617140</vt:lpwstr>
      </vt:variant>
      <vt:variant>
        <vt:i4>1114173</vt:i4>
      </vt:variant>
      <vt:variant>
        <vt:i4>32</vt:i4>
      </vt:variant>
      <vt:variant>
        <vt:i4>0</vt:i4>
      </vt:variant>
      <vt:variant>
        <vt:i4>5</vt:i4>
      </vt:variant>
      <vt:variant>
        <vt:lpwstr/>
      </vt:variant>
      <vt:variant>
        <vt:lpwstr>_Toc449617139</vt:lpwstr>
      </vt:variant>
      <vt:variant>
        <vt:i4>1114173</vt:i4>
      </vt:variant>
      <vt:variant>
        <vt:i4>26</vt:i4>
      </vt:variant>
      <vt:variant>
        <vt:i4>0</vt:i4>
      </vt:variant>
      <vt:variant>
        <vt:i4>5</vt:i4>
      </vt:variant>
      <vt:variant>
        <vt:lpwstr/>
      </vt:variant>
      <vt:variant>
        <vt:lpwstr>_Toc449617138</vt:lpwstr>
      </vt:variant>
      <vt:variant>
        <vt:i4>1114173</vt:i4>
      </vt:variant>
      <vt:variant>
        <vt:i4>20</vt:i4>
      </vt:variant>
      <vt:variant>
        <vt:i4>0</vt:i4>
      </vt:variant>
      <vt:variant>
        <vt:i4>5</vt:i4>
      </vt:variant>
      <vt:variant>
        <vt:lpwstr/>
      </vt:variant>
      <vt:variant>
        <vt:lpwstr>_Toc449617137</vt:lpwstr>
      </vt:variant>
      <vt:variant>
        <vt:i4>1114173</vt:i4>
      </vt:variant>
      <vt:variant>
        <vt:i4>14</vt:i4>
      </vt:variant>
      <vt:variant>
        <vt:i4>0</vt:i4>
      </vt:variant>
      <vt:variant>
        <vt:i4>5</vt:i4>
      </vt:variant>
      <vt:variant>
        <vt:lpwstr/>
      </vt:variant>
      <vt:variant>
        <vt:lpwstr>_Toc449617136</vt:lpwstr>
      </vt:variant>
      <vt:variant>
        <vt:i4>1114173</vt:i4>
      </vt:variant>
      <vt:variant>
        <vt:i4>8</vt:i4>
      </vt:variant>
      <vt:variant>
        <vt:i4>0</vt:i4>
      </vt:variant>
      <vt:variant>
        <vt:i4>5</vt:i4>
      </vt:variant>
      <vt:variant>
        <vt:lpwstr/>
      </vt:variant>
      <vt:variant>
        <vt:lpwstr>_Toc449617135</vt:lpwstr>
      </vt:variant>
      <vt:variant>
        <vt:i4>1114173</vt:i4>
      </vt:variant>
      <vt:variant>
        <vt:i4>2</vt:i4>
      </vt:variant>
      <vt:variant>
        <vt:i4>0</vt:i4>
      </vt:variant>
      <vt:variant>
        <vt:i4>5</vt:i4>
      </vt:variant>
      <vt:variant>
        <vt:lpwstr/>
      </vt:variant>
      <vt:variant>
        <vt:lpwstr>_Toc449617134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creator>戢静漪</dc:creator>
  <cp:lastModifiedBy>leo</cp:lastModifiedBy>
  <cp:revision>2</cp:revision>
  <cp:lastPrinted>2016-04-27T12:46:00Z</cp:lastPrinted>
  <dcterms:created xsi:type="dcterms:W3CDTF">2016-04-29T06:40:00Z</dcterms:created>
  <dcterms:modified xsi:type="dcterms:W3CDTF">2016-04-29T06:40:00Z</dcterms:modified>
</cp:coreProperties>
</file>